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B8C38">
      <w:pPr>
        <w:ind w:firstLine="3654" w:firstLineChars="1300"/>
        <w:rPr>
          <w:rFonts w:ascii="宋体" w:hAnsi="宋体"/>
          <w:color w:val="FF0000"/>
          <w:szCs w:val="21"/>
        </w:rPr>
      </w:pPr>
      <w:bookmarkStart w:id="0" w:name="_Hlk71456902"/>
      <w:r>
        <w:rPr>
          <w:rFonts w:hint="eastAsia" w:ascii="宋体" w:hAnsi="宋体" w:eastAsia="黑体"/>
          <w:b/>
          <w:bCs/>
          <w:color w:val="FF0000"/>
          <w:kern w:val="44"/>
          <w:sz w:val="28"/>
          <w:szCs w:val="44"/>
          <w:lang w:val="en-US" w:eastAsia="zh-CN"/>
        </w:rPr>
        <w:t>特别</w:t>
      </w:r>
      <w:r>
        <w:rPr>
          <w:rFonts w:hint="eastAsia" w:ascii="宋体" w:hAnsi="宋体" w:eastAsia="黑体"/>
          <w:b/>
          <w:bCs/>
          <w:color w:val="FF0000"/>
          <w:kern w:val="44"/>
          <w:sz w:val="28"/>
          <w:szCs w:val="44"/>
        </w:rPr>
        <w:t>警示条款</w:t>
      </w:r>
    </w:p>
    <w:p w14:paraId="252C00F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after="313" w:afterLines="100" w:line="400" w:lineRule="exact"/>
        <w:ind w:firstLine="422" w:firstLineChars="200"/>
        <w:jc w:val="both"/>
        <w:textAlignment w:val="auto"/>
        <w:rPr>
          <w:rFonts w:hint="eastAsia" w:ascii="宋体" w:hAnsi="宋体" w:eastAsia="宋体" w:cs="宋体"/>
          <w:b/>
          <w:bCs/>
          <w:color w:val="FF0000"/>
          <w:sz w:val="21"/>
          <w:szCs w:val="21"/>
          <w:highlight w:val="yellow"/>
          <w:lang w:val="en-US" w:eastAsia="zh-CN"/>
        </w:rPr>
      </w:pPr>
      <w:r>
        <w:rPr>
          <w:rFonts w:hint="eastAsia" w:ascii="宋体" w:hAnsi="宋体" w:eastAsia="宋体" w:cs="宋体"/>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7711"/>
      </w:tblGrid>
      <w:tr w14:paraId="21F5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0" w:hRule="atLeast"/>
        </w:trPr>
        <w:tc>
          <w:tcPr>
            <w:tcW w:w="811" w:type="dxa"/>
            <w:tcBorders>
              <w:tl2br w:val="nil"/>
              <w:tr2bl w:val="nil"/>
            </w:tcBorders>
            <w:noWrap w:val="0"/>
            <w:vAlign w:val="center"/>
          </w:tcPr>
          <w:p w14:paraId="575B04F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序号</w:t>
            </w:r>
          </w:p>
        </w:tc>
        <w:tc>
          <w:tcPr>
            <w:tcW w:w="7711" w:type="dxa"/>
            <w:tcBorders>
              <w:tl2br w:val="nil"/>
              <w:tr2bl w:val="nil"/>
            </w:tcBorders>
            <w:noWrap w:val="0"/>
            <w:vAlign w:val="center"/>
          </w:tcPr>
          <w:p w14:paraId="7A7BA32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供应商参与投标禁止情形</w:t>
            </w:r>
          </w:p>
        </w:tc>
      </w:tr>
      <w:tr w14:paraId="45E2C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noWrap w:val="0"/>
            <w:vAlign w:val="center"/>
          </w:tcPr>
          <w:p w14:paraId="58A65E5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1</w:t>
            </w:r>
          </w:p>
        </w:tc>
        <w:tc>
          <w:tcPr>
            <w:tcW w:w="7711" w:type="dxa"/>
            <w:tcBorders>
              <w:tl2br w:val="nil"/>
              <w:tr2bl w:val="nil"/>
            </w:tcBorders>
            <w:noWrap w:val="0"/>
            <w:vAlign w:val="center"/>
          </w:tcPr>
          <w:p w14:paraId="57E71D5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FF0000"/>
                <w:sz w:val="21"/>
                <w:szCs w:val="21"/>
                <w:highlight w:val="none"/>
                <w:lang w:val="en-US" w:eastAsia="zh-CN"/>
              </w:rPr>
              <w:t>同一人、属同一单位或者在同一单位缴纳社会保险</w:t>
            </w:r>
            <w:r>
              <w:rPr>
                <w:rFonts w:hint="eastAsia" w:ascii="宋体" w:hAnsi="宋体" w:eastAsia="宋体" w:cs="宋体"/>
                <w:color w:val="FF0000"/>
                <w:sz w:val="21"/>
                <w:szCs w:val="21"/>
                <w:highlight w:val="none"/>
                <w:lang w:val="en-US" w:eastAsia="zh-CN"/>
              </w:rPr>
              <w:t>。</w:t>
            </w:r>
          </w:p>
        </w:tc>
      </w:tr>
      <w:tr w14:paraId="1341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7342994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2</w:t>
            </w:r>
          </w:p>
        </w:tc>
        <w:tc>
          <w:tcPr>
            <w:tcW w:w="7711" w:type="dxa"/>
            <w:tcBorders>
              <w:tl2br w:val="nil"/>
              <w:tr2bl w:val="nil"/>
            </w:tcBorders>
            <w:noWrap w:val="0"/>
            <w:vAlign w:val="center"/>
          </w:tcPr>
          <w:p w14:paraId="60791CF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参与本项目政府采购活动时，与其他投标供应商存在单位负责人为</w:t>
            </w:r>
            <w:r>
              <w:rPr>
                <w:rFonts w:hint="eastAsia" w:ascii="宋体" w:hAnsi="宋体" w:eastAsia="宋体" w:cs="宋体"/>
                <w:b/>
                <w:bCs/>
                <w:color w:val="FF0000"/>
                <w:sz w:val="21"/>
                <w:szCs w:val="21"/>
                <w:highlight w:val="none"/>
                <w:lang w:val="en-US" w:eastAsia="zh-CN"/>
              </w:rPr>
              <w:t>同一人或直接控股、管理关系</w:t>
            </w:r>
            <w:r>
              <w:rPr>
                <w:rFonts w:hint="eastAsia" w:ascii="宋体" w:hAnsi="宋体" w:eastAsia="宋体" w:cs="宋体"/>
                <w:color w:val="FF0000"/>
                <w:sz w:val="21"/>
                <w:szCs w:val="21"/>
                <w:highlight w:val="none"/>
                <w:lang w:val="en-US" w:eastAsia="zh-CN"/>
              </w:rPr>
              <w:t>。</w:t>
            </w:r>
          </w:p>
        </w:tc>
      </w:tr>
      <w:tr w14:paraId="5CBB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7296DE7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3</w:t>
            </w:r>
          </w:p>
        </w:tc>
        <w:tc>
          <w:tcPr>
            <w:tcW w:w="7711" w:type="dxa"/>
            <w:tcBorders>
              <w:tl2br w:val="nil"/>
              <w:tr2bl w:val="nil"/>
            </w:tcBorders>
            <w:noWrap w:val="0"/>
            <w:vAlign w:val="center"/>
          </w:tcPr>
          <w:p w14:paraId="61DB8D0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与其他投标供应商的投标文件或部分投标文件</w:t>
            </w:r>
            <w:r>
              <w:rPr>
                <w:rFonts w:hint="eastAsia" w:ascii="宋体" w:hAnsi="宋体" w:eastAsia="宋体" w:cs="宋体"/>
                <w:b/>
                <w:bCs/>
                <w:color w:val="FF0000"/>
                <w:sz w:val="21"/>
                <w:szCs w:val="21"/>
                <w:highlight w:val="none"/>
                <w:lang w:val="en-US" w:eastAsia="zh-CN"/>
              </w:rPr>
              <w:t>相互混装或存在非正常一致</w:t>
            </w:r>
            <w:r>
              <w:rPr>
                <w:rFonts w:hint="eastAsia" w:ascii="宋体" w:hAnsi="宋体" w:eastAsia="宋体" w:cs="宋体"/>
                <w:color w:val="FF0000"/>
                <w:sz w:val="21"/>
                <w:szCs w:val="21"/>
                <w:highlight w:val="none"/>
                <w:lang w:val="en-US" w:eastAsia="zh-CN"/>
              </w:rPr>
              <w:t>。</w:t>
            </w:r>
          </w:p>
        </w:tc>
      </w:tr>
      <w:tr w14:paraId="3D85C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811" w:type="dxa"/>
            <w:tcBorders>
              <w:tl2br w:val="nil"/>
              <w:tr2bl w:val="nil"/>
            </w:tcBorders>
            <w:noWrap w:val="0"/>
            <w:vAlign w:val="center"/>
          </w:tcPr>
          <w:p w14:paraId="4EB2391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4</w:t>
            </w:r>
          </w:p>
        </w:tc>
        <w:tc>
          <w:tcPr>
            <w:tcW w:w="7711" w:type="dxa"/>
            <w:tcBorders>
              <w:tl2br w:val="nil"/>
              <w:tr2bl w:val="nil"/>
            </w:tcBorders>
            <w:noWrap w:val="0"/>
            <w:vAlign w:val="center"/>
          </w:tcPr>
          <w:p w14:paraId="597A94B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与其他投标供应商的投标文件由</w:t>
            </w:r>
            <w:r>
              <w:rPr>
                <w:rFonts w:hint="eastAsia" w:ascii="宋体" w:hAnsi="宋体" w:eastAsia="宋体" w:cs="宋体"/>
                <w:b/>
                <w:bCs/>
                <w:color w:val="FF0000"/>
                <w:sz w:val="21"/>
                <w:szCs w:val="21"/>
                <w:highlight w:val="none"/>
                <w:lang w:val="en-US" w:eastAsia="zh-CN"/>
              </w:rPr>
              <w:t>同一单位或者同一人编制</w:t>
            </w:r>
            <w:r>
              <w:rPr>
                <w:rFonts w:hint="eastAsia" w:ascii="宋体" w:hAnsi="宋体" w:eastAsia="宋体" w:cs="宋体"/>
                <w:color w:val="FF0000"/>
                <w:sz w:val="21"/>
                <w:szCs w:val="21"/>
                <w:highlight w:val="none"/>
                <w:lang w:val="en-US" w:eastAsia="zh-CN"/>
              </w:rPr>
              <w:t>，或者使用</w:t>
            </w:r>
            <w:r>
              <w:rPr>
                <w:rFonts w:hint="eastAsia" w:ascii="宋体" w:hAnsi="宋体" w:eastAsia="宋体" w:cs="宋体"/>
                <w:b/>
                <w:bCs/>
                <w:color w:val="FF0000"/>
                <w:sz w:val="21"/>
                <w:szCs w:val="21"/>
                <w:highlight w:val="none"/>
                <w:lang w:val="en-US" w:eastAsia="zh-CN"/>
              </w:rPr>
              <w:t>同一设备编制</w:t>
            </w:r>
            <w:r>
              <w:rPr>
                <w:rFonts w:hint="eastAsia" w:ascii="宋体" w:hAnsi="宋体" w:eastAsia="宋体" w:cs="宋体"/>
                <w:color w:val="FF0000"/>
                <w:sz w:val="21"/>
                <w:szCs w:val="21"/>
                <w:highlight w:val="none"/>
                <w:lang w:val="en-US" w:eastAsia="zh-CN"/>
              </w:rPr>
              <w:t>（“文件制作机器码”“文件创建标识码”一致）。</w:t>
            </w:r>
          </w:p>
        </w:tc>
      </w:tr>
      <w:tr w14:paraId="4DB42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30BCACB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5</w:t>
            </w:r>
          </w:p>
        </w:tc>
        <w:tc>
          <w:tcPr>
            <w:tcW w:w="7711" w:type="dxa"/>
            <w:tcBorders>
              <w:tl2br w:val="nil"/>
              <w:tr2bl w:val="nil"/>
            </w:tcBorders>
            <w:noWrap w:val="0"/>
            <w:vAlign w:val="center"/>
          </w:tcPr>
          <w:p w14:paraId="48A10DD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提供</w:t>
            </w:r>
            <w:r>
              <w:rPr>
                <w:rFonts w:hint="eastAsia" w:ascii="宋体" w:hAnsi="宋体" w:eastAsia="宋体" w:cs="宋体"/>
                <w:b/>
                <w:bCs/>
                <w:color w:val="FF0000"/>
                <w:sz w:val="21"/>
                <w:szCs w:val="21"/>
                <w:highlight w:val="none"/>
                <w:lang w:val="en-US" w:eastAsia="zh-CN"/>
              </w:rPr>
              <w:t>未经出具机构核实</w:t>
            </w:r>
            <w:r>
              <w:rPr>
                <w:rFonts w:hint="eastAsia" w:ascii="宋体" w:hAnsi="宋体" w:eastAsia="宋体" w:cs="宋体"/>
                <w:color w:val="FF0000"/>
                <w:sz w:val="21"/>
                <w:szCs w:val="21"/>
                <w:highlight w:val="none"/>
                <w:lang w:val="en-US" w:eastAsia="zh-CN"/>
              </w:rPr>
              <w:t>的虚假的检验检测报告、业绩材料、社保缴纳证明、学历学位证书、职称认证证书等材料。</w:t>
            </w:r>
          </w:p>
        </w:tc>
      </w:tr>
      <w:tr w14:paraId="5F10A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1F7F500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6</w:t>
            </w:r>
          </w:p>
        </w:tc>
        <w:tc>
          <w:tcPr>
            <w:tcW w:w="7711" w:type="dxa"/>
            <w:tcBorders>
              <w:tl2br w:val="nil"/>
              <w:tr2bl w:val="nil"/>
            </w:tcBorders>
            <w:noWrap w:val="0"/>
            <w:vAlign w:val="center"/>
          </w:tcPr>
          <w:p w14:paraId="27A0B93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擅自将投标密钥</w:t>
            </w:r>
            <w:r>
              <w:rPr>
                <w:rFonts w:hint="eastAsia" w:ascii="宋体" w:hAnsi="宋体" w:eastAsia="宋体" w:cs="宋体"/>
                <w:color w:val="FF0000"/>
                <w:sz w:val="21"/>
                <w:szCs w:val="21"/>
                <w:highlight w:val="none"/>
                <w:lang w:eastAsia="zh-CN"/>
              </w:rPr>
              <w:t>或</w:t>
            </w:r>
            <w:r>
              <w:rPr>
                <w:rFonts w:hint="eastAsia" w:ascii="宋体" w:hAnsi="宋体" w:eastAsia="宋体" w:cs="宋体"/>
                <w:color w:val="FF0000"/>
                <w:sz w:val="21"/>
                <w:szCs w:val="21"/>
                <w:highlight w:val="none"/>
                <w:lang w:val="en-US" w:eastAsia="zh-CN"/>
              </w:rPr>
              <w:t>电子营业执照出借他人使用或未妥善保管。</w:t>
            </w:r>
          </w:p>
        </w:tc>
      </w:tr>
    </w:tbl>
    <w:p w14:paraId="47B58532">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ascii="宋体" w:hAnsi="宋体"/>
          <w:color w:val="FF0000"/>
          <w:sz w:val="20"/>
          <w:szCs w:val="20"/>
        </w:rPr>
      </w:pPr>
    </w:p>
    <w:p w14:paraId="23E6785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一、</w:t>
      </w:r>
      <w:r>
        <w:rPr>
          <w:rFonts w:hint="eastAsia" w:ascii="宋体" w:hAnsi="宋体"/>
          <w:b/>
          <w:bCs/>
          <w:color w:val="FF0000"/>
          <w:sz w:val="20"/>
          <w:szCs w:val="20"/>
        </w:rPr>
        <w:t>《深圳经济特区政府采购条例》第五十七条</w:t>
      </w:r>
      <w:r>
        <w:rPr>
          <w:rFonts w:hint="eastAsia" w:ascii="宋体" w:hAnsi="宋体"/>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729DF94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（一）在采购活动中应当回避而未回避的；</w:t>
      </w:r>
    </w:p>
    <w:p w14:paraId="0FFB5709">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（二）未按本条例规定签订、履行采购合同，造成严重后果的；</w:t>
      </w:r>
    </w:p>
    <w:p w14:paraId="6A81C51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（三）隐瞒真实情况，提供虚假资料的；</w:t>
      </w:r>
    </w:p>
    <w:p w14:paraId="35EE2ECF">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（四）以非法手段排斥其他供应商参与竞争的；</w:t>
      </w:r>
    </w:p>
    <w:p w14:paraId="0D836D9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（五）与其他采购参加人串通投标的；</w:t>
      </w:r>
    </w:p>
    <w:p w14:paraId="04A144CD">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（六）恶意投诉的；</w:t>
      </w:r>
    </w:p>
    <w:p w14:paraId="296EADAE">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（七）向采购项目相关人行贿或者提供其他不当利益的；</w:t>
      </w:r>
    </w:p>
    <w:p w14:paraId="37990D85">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（八）阻碍、抗拒主管部门监督检查的；</w:t>
      </w:r>
    </w:p>
    <w:p w14:paraId="7F8CFB82">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（九）其他违反本条例规定的行为。</w:t>
      </w:r>
    </w:p>
    <w:p w14:paraId="3E343AB1">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2" w:firstLineChars="200"/>
        <w:textAlignment w:val="auto"/>
        <w:rPr>
          <w:rFonts w:ascii="宋体" w:hAnsi="宋体"/>
          <w:color w:val="FF0000"/>
          <w:sz w:val="20"/>
          <w:szCs w:val="20"/>
        </w:rPr>
      </w:pPr>
      <w:r>
        <w:rPr>
          <w:rFonts w:hint="eastAsia" w:ascii="宋体" w:hAnsi="宋体"/>
          <w:b/>
          <w:bCs/>
          <w:color w:val="FF0000"/>
          <w:sz w:val="20"/>
          <w:szCs w:val="20"/>
        </w:rPr>
        <w:t>二、《深圳经济特区政府采购条例实施细则》第七十五条</w:t>
      </w:r>
      <w:r>
        <w:rPr>
          <w:rFonts w:hint="eastAsia" w:ascii="宋体" w:hAnsi="宋体"/>
          <w:b/>
          <w:bCs/>
          <w:color w:val="FF0000"/>
          <w:sz w:val="20"/>
          <w:szCs w:val="20"/>
          <w:lang w:val="en-US" w:eastAsia="zh-CN"/>
        </w:rPr>
        <w:t xml:space="preserve"> </w:t>
      </w:r>
      <w:r>
        <w:rPr>
          <w:rFonts w:hint="eastAsia" w:ascii="宋体" w:hAnsi="宋体"/>
          <w:color w:val="FF0000"/>
          <w:sz w:val="20"/>
          <w:szCs w:val="20"/>
        </w:rPr>
        <w:t>供应商有下列情形</w:t>
      </w:r>
      <w:r>
        <w:rPr>
          <w:rFonts w:hint="eastAsia" w:ascii="宋体" w:hAnsi="宋体"/>
          <w:color w:val="FF0000"/>
          <w:sz w:val="20"/>
          <w:szCs w:val="20"/>
          <w:lang w:val="en-US" w:eastAsia="zh-CN"/>
        </w:rPr>
        <w:t>之一</w:t>
      </w:r>
      <w:r>
        <w:rPr>
          <w:rFonts w:hint="eastAsia" w:ascii="宋体" w:hAnsi="宋体"/>
          <w:color w:val="FF0000"/>
          <w:sz w:val="20"/>
          <w:szCs w:val="20"/>
        </w:rPr>
        <w:t>的，属于采购条例所称的串通投标行为，按照采购条例第五十七条有关规定处理：（一）投标供应商之间相互约定给予未中标的供应商利益补偿</w:t>
      </w:r>
      <w:r>
        <w:rPr>
          <w:rFonts w:hint="eastAsia" w:ascii="宋体" w:hAnsi="宋体"/>
          <w:color w:val="FF0000"/>
          <w:sz w:val="20"/>
          <w:szCs w:val="20"/>
          <w:lang w:eastAsia="zh-CN"/>
        </w:rPr>
        <w:t>。</w:t>
      </w:r>
      <w:r>
        <w:rPr>
          <w:rFonts w:hint="eastAsia" w:ascii="宋体" w:hAnsi="宋体"/>
          <w:color w:val="FF0000"/>
          <w:sz w:val="20"/>
          <w:szCs w:val="20"/>
        </w:rPr>
        <w:t>（二）不同投标供应商的法定代表人、主要经营负责人、项目投标授权代表人、项目负责人、主要技术人员为同一人、属同一单位或者在同一单位缴纳社会保险</w:t>
      </w:r>
      <w:r>
        <w:rPr>
          <w:rFonts w:hint="eastAsia" w:ascii="宋体" w:hAnsi="宋体"/>
          <w:color w:val="FF0000"/>
          <w:sz w:val="20"/>
          <w:szCs w:val="20"/>
          <w:lang w:eastAsia="zh-CN"/>
        </w:rPr>
        <w:t>。</w:t>
      </w:r>
      <w:r>
        <w:rPr>
          <w:rFonts w:hint="eastAsia" w:ascii="宋体" w:hAnsi="宋体"/>
          <w:color w:val="FF0000"/>
          <w:sz w:val="20"/>
          <w:szCs w:val="20"/>
        </w:rPr>
        <w:t>（三）不同投标供应商的投标文件由同一单位或者同一人编制，或者由同一人分阶段参与编制的</w:t>
      </w:r>
      <w:r>
        <w:rPr>
          <w:rFonts w:hint="eastAsia" w:ascii="宋体" w:hAnsi="宋体"/>
          <w:color w:val="FF0000"/>
          <w:sz w:val="20"/>
          <w:szCs w:val="20"/>
          <w:lang w:eastAsia="zh-CN"/>
        </w:rPr>
        <w:t>。</w:t>
      </w:r>
      <w:r>
        <w:rPr>
          <w:rFonts w:hint="eastAsia" w:ascii="宋体" w:hAnsi="宋体"/>
          <w:color w:val="FF0000"/>
          <w:sz w:val="20"/>
          <w:szCs w:val="20"/>
        </w:rPr>
        <w:t>（四）不同投标供应商的投标文件或部分投标文件相互混装</w:t>
      </w:r>
      <w:r>
        <w:rPr>
          <w:rFonts w:hint="eastAsia" w:ascii="宋体" w:hAnsi="宋体"/>
          <w:color w:val="FF0000"/>
          <w:sz w:val="20"/>
          <w:szCs w:val="20"/>
          <w:lang w:eastAsia="zh-CN"/>
        </w:rPr>
        <w:t>。</w:t>
      </w:r>
      <w:r>
        <w:rPr>
          <w:rFonts w:hint="eastAsia" w:ascii="宋体" w:hAnsi="宋体"/>
          <w:color w:val="FF0000"/>
          <w:sz w:val="20"/>
          <w:szCs w:val="20"/>
        </w:rPr>
        <w:t>（五）不同投标供应商的投标文件内容存在非正常一致</w:t>
      </w:r>
      <w:r>
        <w:rPr>
          <w:rFonts w:hint="eastAsia" w:ascii="宋体" w:hAnsi="宋体"/>
          <w:color w:val="FF0000"/>
          <w:sz w:val="20"/>
          <w:szCs w:val="20"/>
          <w:lang w:eastAsia="zh-CN"/>
        </w:rPr>
        <w:t>。</w:t>
      </w:r>
      <w:r>
        <w:rPr>
          <w:rFonts w:hint="eastAsia" w:ascii="宋体" w:hAnsi="宋体"/>
          <w:color w:val="FF0000"/>
          <w:sz w:val="20"/>
          <w:szCs w:val="20"/>
        </w:rPr>
        <w:t>（六）由同一单位工作人员为两家以上（含两家）供应商进行同一项投标活动的</w:t>
      </w:r>
      <w:r>
        <w:rPr>
          <w:rFonts w:hint="eastAsia" w:ascii="宋体" w:hAnsi="宋体"/>
          <w:color w:val="FF0000"/>
          <w:sz w:val="20"/>
          <w:szCs w:val="20"/>
          <w:lang w:eastAsia="zh-CN"/>
        </w:rPr>
        <w:t>。</w:t>
      </w:r>
      <w:r>
        <w:rPr>
          <w:rFonts w:hint="eastAsia" w:ascii="宋体" w:hAnsi="宋体"/>
          <w:color w:val="FF0000"/>
          <w:sz w:val="20"/>
          <w:szCs w:val="20"/>
        </w:rPr>
        <w:t>（七）主管部门依照法律、法规认定的其他情形。</w:t>
      </w:r>
    </w:p>
    <w:p w14:paraId="4572C80C">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2" w:firstLineChars="200"/>
        <w:textAlignment w:val="auto"/>
        <w:rPr>
          <w:rFonts w:ascii="宋体" w:hAnsi="宋体"/>
          <w:color w:val="FF0000"/>
          <w:sz w:val="20"/>
          <w:szCs w:val="20"/>
        </w:rPr>
      </w:pPr>
      <w:r>
        <w:rPr>
          <w:rFonts w:hint="eastAsia" w:ascii="宋体" w:hAnsi="宋体"/>
          <w:b/>
          <w:bCs/>
          <w:color w:val="FF0000"/>
          <w:sz w:val="20"/>
          <w:szCs w:val="20"/>
        </w:rPr>
        <w:t>三、《深圳经济特区政府采购条例实施细则》第七十七条</w:t>
      </w:r>
      <w:r>
        <w:rPr>
          <w:rFonts w:hint="eastAsia" w:ascii="宋体" w:hAnsi="宋体"/>
          <w:b/>
          <w:bCs/>
          <w:color w:val="FF0000"/>
          <w:sz w:val="20"/>
          <w:szCs w:val="20"/>
          <w:lang w:val="en-US" w:eastAsia="zh-CN"/>
        </w:rPr>
        <w:t xml:space="preserve"> </w:t>
      </w:r>
      <w:r>
        <w:rPr>
          <w:rFonts w:hint="eastAsia" w:ascii="宋体" w:hAnsi="宋体"/>
          <w:color w:val="FF0000"/>
          <w:sz w:val="20"/>
          <w:szCs w:val="20"/>
        </w:rPr>
        <w:t>供应商有下列情形之一的，属于隐瞒真实情况，提供虚假资料，按照采购条例第五十七</w:t>
      </w:r>
      <w:r>
        <w:rPr>
          <w:rFonts w:hint="eastAsia" w:ascii="宋体" w:hAnsi="宋体"/>
          <w:color w:val="FF0000"/>
          <w:sz w:val="20"/>
          <w:szCs w:val="20"/>
          <w:lang w:val="en-US" w:eastAsia="zh-CN"/>
        </w:rPr>
        <w:t>条</w:t>
      </w:r>
      <w:r>
        <w:rPr>
          <w:rFonts w:hint="eastAsia" w:ascii="宋体" w:hAnsi="宋体"/>
          <w:color w:val="FF0000"/>
          <w:sz w:val="20"/>
          <w:szCs w:val="20"/>
        </w:rPr>
        <w:t>的有关规定处理：（一）通过转让或者租借等方式从其他单位获取资格或者资质证书投标的</w:t>
      </w:r>
      <w:r>
        <w:rPr>
          <w:rFonts w:hint="eastAsia" w:ascii="宋体" w:hAnsi="宋体"/>
          <w:color w:val="FF0000"/>
          <w:sz w:val="20"/>
          <w:szCs w:val="20"/>
          <w:lang w:eastAsia="zh-CN"/>
        </w:rPr>
        <w:t>。</w:t>
      </w:r>
      <w:r>
        <w:rPr>
          <w:rFonts w:hint="eastAsia" w:ascii="宋体" w:hAnsi="宋体"/>
          <w:color w:val="FF0000"/>
          <w:sz w:val="20"/>
          <w:szCs w:val="20"/>
        </w:rPr>
        <w:t>（二）由其他单位或者其他单位负责人在投标供应商编制的投标文件上加盖印章或者签字的</w:t>
      </w:r>
      <w:r>
        <w:rPr>
          <w:rFonts w:hint="eastAsia" w:ascii="宋体" w:hAnsi="宋体"/>
          <w:color w:val="FF0000"/>
          <w:sz w:val="20"/>
          <w:szCs w:val="20"/>
          <w:lang w:eastAsia="zh-CN"/>
        </w:rPr>
        <w:t>。</w:t>
      </w:r>
      <w:r>
        <w:rPr>
          <w:rFonts w:hint="eastAsia" w:ascii="宋体" w:hAnsi="宋体"/>
          <w:color w:val="FF0000"/>
          <w:sz w:val="20"/>
          <w:szCs w:val="20"/>
        </w:rPr>
        <w:t>（三）项目负责人或者主要技术人员不是本单位人员的</w:t>
      </w:r>
      <w:r>
        <w:rPr>
          <w:rFonts w:hint="eastAsia" w:ascii="宋体" w:hAnsi="宋体"/>
          <w:color w:val="FF0000"/>
          <w:sz w:val="20"/>
          <w:szCs w:val="20"/>
          <w:lang w:eastAsia="zh-CN"/>
        </w:rPr>
        <w:t>。</w:t>
      </w:r>
      <w:r>
        <w:rPr>
          <w:rFonts w:hint="eastAsia" w:ascii="宋体" w:hAnsi="宋体"/>
          <w:color w:val="FF0000"/>
          <w:sz w:val="20"/>
          <w:szCs w:val="20"/>
        </w:rPr>
        <w:t>（四）投标保证金不是从投标供应商基本账户转出的</w:t>
      </w:r>
      <w:r>
        <w:rPr>
          <w:rFonts w:hint="eastAsia" w:ascii="宋体" w:hAnsi="宋体"/>
          <w:color w:val="FF0000"/>
          <w:sz w:val="20"/>
          <w:szCs w:val="20"/>
          <w:lang w:eastAsia="zh-CN"/>
        </w:rPr>
        <w:t>。</w:t>
      </w:r>
      <w:r>
        <w:rPr>
          <w:rFonts w:hint="eastAsia" w:ascii="宋体" w:hAnsi="宋体"/>
          <w:color w:val="FF0000"/>
          <w:sz w:val="20"/>
          <w:szCs w:val="20"/>
        </w:rPr>
        <w:t>（五）其他隐瞒真实情况、提供虚假资料的行为。</w:t>
      </w:r>
    </w:p>
    <w:p w14:paraId="17DB922E">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投标供应商不能提供项目负责人或者主要技术人员的劳动合同、社会保险等劳动关系证明材料的，视为存在前款第（三）项规定的情形。</w:t>
      </w:r>
    </w:p>
    <w:p w14:paraId="52C0346E">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hint="eastAsia" w:ascii="Times New Roman" w:eastAsia="宋体"/>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3D96E4A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b w:val="0"/>
          <w:bCs/>
          <w:color w:val="FF0000"/>
          <w:sz w:val="20"/>
          <w:szCs w:val="20"/>
          <w:lang w:val="en-US" w:eastAsia="zh-CN"/>
        </w:rPr>
      </w:pPr>
      <w:r>
        <w:rPr>
          <w:rFonts w:hint="eastAsia" w:ascii="Times New Roman" w:eastAsia="宋体"/>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14:paraId="3AF7CCE6">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ascii="Times New Roman" w:eastAsia="宋体"/>
          <w:b w:val="0"/>
          <w:bCs/>
          <w:color w:val="FF0000"/>
          <w:sz w:val="20"/>
          <w:szCs w:val="20"/>
          <w:lang w:val="en-US" w:eastAsia="zh-CN"/>
        </w:rPr>
      </w:pPr>
      <w:r>
        <w:rPr>
          <w:rFonts w:hint="eastAsia" w:ascii="Times New Roman" w:eastAsia="宋体"/>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color w:val="FF0000"/>
          <w:sz w:val="20"/>
          <w:szCs w:val="20"/>
        </w:rPr>
        <w:t>取消参与本市政府采购资格</w:t>
      </w:r>
      <w:r>
        <w:rPr>
          <w:rFonts w:hint="eastAsia" w:hAnsi="宋体"/>
          <w:color w:val="FF0000"/>
          <w:sz w:val="20"/>
          <w:szCs w:val="20"/>
          <w:lang w:eastAsia="zh-CN"/>
        </w:rPr>
        <w:t>、</w:t>
      </w:r>
      <w:r>
        <w:rPr>
          <w:rFonts w:hint="eastAsia" w:ascii="宋体" w:hAnsi="宋体"/>
          <w:color w:val="FF0000"/>
          <w:sz w:val="20"/>
          <w:szCs w:val="20"/>
        </w:rPr>
        <w:t>依法吊销其营业</w:t>
      </w:r>
      <w:r>
        <w:rPr>
          <w:rFonts w:hint="eastAsia" w:hAnsi="宋体"/>
          <w:color w:val="FF0000"/>
          <w:sz w:val="20"/>
          <w:szCs w:val="20"/>
          <w:lang w:val="en-US" w:eastAsia="zh-CN"/>
        </w:rPr>
        <w:t>执照等行政处罚，</w:t>
      </w:r>
      <w:r>
        <w:rPr>
          <w:rFonts w:hint="eastAsia" w:ascii="宋体" w:hAnsi="宋体"/>
          <w:color w:val="FF0000"/>
          <w:sz w:val="20"/>
          <w:szCs w:val="20"/>
        </w:rPr>
        <w:t>构成犯罪的，依法追究刑事责任</w:t>
      </w:r>
      <w:r>
        <w:rPr>
          <w:rFonts w:hint="eastAsia" w:ascii="Times New Roman" w:eastAsia="宋体"/>
          <w:b w:val="0"/>
          <w:bCs/>
          <w:color w:val="FF0000"/>
          <w:sz w:val="20"/>
          <w:szCs w:val="20"/>
          <w:lang w:val="en-US" w:eastAsia="zh-CN"/>
        </w:rPr>
        <w:t>，请各供应商独立编制、上传投标文件，妥善保管和使用电子秘钥。</w:t>
      </w:r>
    </w:p>
    <w:p w14:paraId="21F6BB1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2" w:firstLineChars="200"/>
        <w:textAlignment w:val="auto"/>
        <w:rPr>
          <w:rFonts w:hint="eastAsia"/>
          <w:b/>
          <w:color w:val="FF0000"/>
        </w:rPr>
      </w:pPr>
      <w:r>
        <w:rPr>
          <w:rFonts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14:paraId="171E46CB">
      <w:pPr>
        <w:pStyle w:val="53"/>
        <w:rPr>
          <w:rFonts w:hint="eastAsia"/>
          <w:lang w:val="en-US" w:eastAsia="zh-CN"/>
        </w:rPr>
      </w:pPr>
    </w:p>
    <w:p w14:paraId="4BC4A7BB">
      <w:pPr>
        <w:pStyle w:val="38"/>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jc w:val="both"/>
        <w:textAlignment w:val="auto"/>
        <w:outlineLvl w:val="1"/>
        <w:rPr>
          <w:rFonts w:hint="eastAsia" w:ascii="Times New Roman" w:hAnsi="Times New Roman" w:eastAsia="宋体" w:cs="Times New Roman"/>
          <w:b/>
          <w:color w:val="FF0000"/>
          <w:kern w:val="2"/>
          <w:sz w:val="21"/>
          <w:szCs w:val="24"/>
          <w:lang w:val="en-US" w:eastAsia="zh-CN" w:bidi="ar-SA"/>
        </w:rPr>
      </w:pPr>
      <w:r>
        <w:rPr>
          <w:rFonts w:hint="eastAsia" w:ascii="Times New Roman" w:hAnsi="Times New Roman" w:eastAsia="宋体" w:cs="Times New Roman"/>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14:paraId="1B2966DB">
      <w:pPr>
        <w:rPr>
          <w:rFonts w:hint="eastAsia"/>
        </w:rPr>
      </w:pPr>
    </w:p>
    <w:p w14:paraId="034110D5">
      <w:pPr>
        <w:pStyle w:val="38"/>
        <w:widowControl/>
        <w:jc w:val="center"/>
        <w:outlineLvl w:val="1"/>
        <w:rPr>
          <w:rFonts w:hint="eastAsia" w:ascii="黑体" w:hAnsi="宋体" w:eastAsia="黑体" w:cs="黑体"/>
          <w:sz w:val="40"/>
          <w:szCs w:val="40"/>
        </w:rPr>
        <w:sectPr>
          <w:headerReference r:id="rId5" w:type="first"/>
          <w:footerReference r:id="rId6" w:type="default"/>
          <w:footerReference r:id="rId7" w:type="even"/>
          <w:pgSz w:w="11907" w:h="16840"/>
          <w:pgMar w:top="1440" w:right="1418" w:bottom="1440" w:left="1418" w:header="851" w:footer="992" w:gutter="0"/>
          <w:pgBorders>
            <w:top w:val="none" w:sz="0" w:space="0"/>
            <w:left w:val="none" w:sz="0" w:space="0"/>
            <w:bottom w:val="none" w:sz="0" w:space="0"/>
            <w:right w:val="none" w:sz="0" w:space="0"/>
          </w:pgBorders>
          <w:cols w:space="425" w:num="1"/>
          <w:titlePg/>
          <w:docGrid w:linePitch="462" w:charSpace="0"/>
        </w:sectPr>
      </w:pPr>
    </w:p>
    <w:p w14:paraId="4C87AE66">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14:paraId="238F8947">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F2EB0A5">
            <w:pPr>
              <w:widowControl/>
              <w:jc w:val="right"/>
              <w:rPr>
                <w:sz w:val="30"/>
                <w:szCs w:val="30"/>
              </w:rPr>
            </w:pPr>
            <w:r>
              <w:rPr>
                <w:rFonts w:ascii="宋体" w:hAnsi="宋体" w:cs="宋体"/>
                <w:kern w:val="0"/>
                <w:sz w:val="30"/>
                <w:szCs w:val="30"/>
                <w:lang w:bidi="ar"/>
              </w:rPr>
              <w:t>项目编号：</w:t>
            </w:r>
          </w:p>
        </w:tc>
        <w:tc>
          <w:tcPr>
            <w:tcW w:w="5220" w:type="dxa"/>
            <w:shd w:val="clear" w:color="auto" w:fill="auto"/>
            <w:vAlign w:val="center"/>
          </w:tcPr>
          <w:p w14:paraId="1C81BFE5">
            <w:pPr>
              <w:widowControl/>
              <w:jc w:val="left"/>
              <w:rPr>
                <w:sz w:val="30"/>
                <w:szCs w:val="30"/>
              </w:rPr>
            </w:pPr>
            <w:r>
              <w:rPr>
                <w:rFonts w:ascii="宋体" w:hAnsi="宋体" w:cs="宋体"/>
                <w:kern w:val="0"/>
                <w:sz w:val="30"/>
                <w:szCs w:val="30"/>
                <w:lang w:bidi="ar"/>
              </w:rPr>
              <w:t>**********</w:t>
            </w:r>
          </w:p>
        </w:tc>
      </w:tr>
      <w:tr w14:paraId="38AEE9B8">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E5E1F57">
            <w:pPr>
              <w:widowControl/>
              <w:jc w:val="right"/>
              <w:rPr>
                <w:sz w:val="30"/>
                <w:szCs w:val="30"/>
              </w:rPr>
            </w:pPr>
            <w:r>
              <w:rPr>
                <w:rFonts w:ascii="宋体" w:hAnsi="宋体" w:cs="宋体"/>
                <w:kern w:val="0"/>
                <w:sz w:val="30"/>
                <w:szCs w:val="30"/>
                <w:lang w:bidi="ar"/>
              </w:rPr>
              <w:t>项目名称：</w:t>
            </w:r>
          </w:p>
        </w:tc>
        <w:tc>
          <w:tcPr>
            <w:tcW w:w="5220" w:type="dxa"/>
            <w:shd w:val="clear" w:color="auto" w:fill="auto"/>
            <w:vAlign w:val="center"/>
          </w:tcPr>
          <w:p w14:paraId="6CDCBA4F">
            <w:pPr>
              <w:widowControl/>
              <w:jc w:val="left"/>
              <w:rPr>
                <w:sz w:val="30"/>
                <w:szCs w:val="30"/>
              </w:rPr>
            </w:pPr>
            <w:r>
              <w:rPr>
                <w:rFonts w:hint="eastAsia"/>
                <w:sz w:val="30"/>
                <w:szCs w:val="30"/>
              </w:rPr>
              <w:t>深圳河套学院窗帘采购项目</w:t>
            </w:r>
          </w:p>
        </w:tc>
      </w:tr>
      <w:tr w14:paraId="64BB51B5">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CB33808">
            <w:pPr>
              <w:widowControl/>
              <w:jc w:val="right"/>
              <w:rPr>
                <w:sz w:val="30"/>
                <w:szCs w:val="30"/>
              </w:rPr>
            </w:pPr>
            <w:r>
              <w:rPr>
                <w:rFonts w:ascii="宋体" w:hAnsi="宋体" w:cs="宋体"/>
                <w:kern w:val="0"/>
                <w:sz w:val="30"/>
                <w:szCs w:val="30"/>
                <w:lang w:bidi="ar"/>
              </w:rPr>
              <w:t xml:space="preserve">包 </w:t>
            </w:r>
            <w:r>
              <w:rPr>
                <w:rFonts w:hint="eastAsia" w:ascii="宋体" w:hAnsi="宋体" w:cs="宋体"/>
                <w:kern w:val="0"/>
                <w:sz w:val="30"/>
                <w:szCs w:val="30"/>
                <w:lang w:val="en-US" w:eastAsia="zh-CN" w:bidi="ar"/>
              </w:rPr>
              <w:t xml:space="preserve">   </w:t>
            </w:r>
            <w:r>
              <w:rPr>
                <w:rFonts w:ascii="宋体" w:hAnsi="宋体" w:cs="宋体"/>
                <w:kern w:val="0"/>
                <w:sz w:val="30"/>
                <w:szCs w:val="30"/>
                <w:lang w:bidi="ar"/>
              </w:rPr>
              <w:t>号：</w:t>
            </w:r>
          </w:p>
        </w:tc>
        <w:tc>
          <w:tcPr>
            <w:tcW w:w="5220" w:type="dxa"/>
            <w:shd w:val="clear" w:color="auto" w:fill="auto"/>
            <w:vAlign w:val="center"/>
          </w:tcPr>
          <w:p w14:paraId="6D3B83C4">
            <w:pPr>
              <w:widowControl/>
              <w:jc w:val="left"/>
              <w:rPr>
                <w:sz w:val="30"/>
                <w:szCs w:val="30"/>
              </w:rPr>
            </w:pPr>
            <w:r>
              <w:rPr>
                <w:rFonts w:ascii="宋体" w:hAnsi="宋体" w:cs="宋体"/>
                <w:kern w:val="0"/>
                <w:sz w:val="30"/>
                <w:szCs w:val="30"/>
                <w:lang w:bidi="ar"/>
              </w:rPr>
              <w:t>A</w:t>
            </w:r>
          </w:p>
        </w:tc>
      </w:tr>
      <w:tr w14:paraId="200CABC9">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E141D5B">
            <w:pPr>
              <w:widowControl/>
              <w:jc w:val="right"/>
              <w:rPr>
                <w:sz w:val="30"/>
                <w:szCs w:val="30"/>
              </w:rPr>
            </w:pPr>
            <w:r>
              <w:rPr>
                <w:rFonts w:ascii="宋体" w:hAnsi="宋体" w:cs="宋体"/>
                <w:kern w:val="0"/>
                <w:sz w:val="30"/>
                <w:szCs w:val="30"/>
                <w:lang w:bidi="ar"/>
              </w:rPr>
              <w:t>项目类型：</w:t>
            </w:r>
          </w:p>
        </w:tc>
        <w:tc>
          <w:tcPr>
            <w:tcW w:w="5220" w:type="dxa"/>
            <w:shd w:val="clear" w:color="auto" w:fill="auto"/>
            <w:vAlign w:val="center"/>
          </w:tcPr>
          <w:p w14:paraId="68938826">
            <w:pPr>
              <w:widowControl/>
              <w:jc w:val="left"/>
              <w:rPr>
                <w:sz w:val="30"/>
                <w:szCs w:val="30"/>
              </w:rPr>
            </w:pPr>
            <w:r>
              <w:rPr>
                <w:rFonts w:ascii="宋体" w:hAnsi="宋体" w:cs="宋体"/>
                <w:kern w:val="0"/>
                <w:sz w:val="30"/>
                <w:szCs w:val="30"/>
                <w:lang w:bidi="ar"/>
              </w:rPr>
              <w:t>货物类</w:t>
            </w:r>
          </w:p>
        </w:tc>
      </w:tr>
      <w:tr w14:paraId="2FA21A24">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9712859">
            <w:pPr>
              <w:widowControl/>
              <w:jc w:val="right"/>
              <w:rPr>
                <w:sz w:val="30"/>
                <w:szCs w:val="30"/>
              </w:rPr>
            </w:pPr>
            <w:r>
              <w:rPr>
                <w:rFonts w:ascii="宋体" w:hAnsi="宋体" w:cs="宋体"/>
                <w:kern w:val="0"/>
                <w:sz w:val="30"/>
                <w:szCs w:val="30"/>
                <w:lang w:bidi="ar"/>
              </w:rPr>
              <w:t>采购方式：</w:t>
            </w:r>
          </w:p>
        </w:tc>
        <w:tc>
          <w:tcPr>
            <w:tcW w:w="5220" w:type="dxa"/>
            <w:shd w:val="clear" w:color="auto" w:fill="auto"/>
            <w:vAlign w:val="center"/>
          </w:tcPr>
          <w:p w14:paraId="7F1E56C0">
            <w:pPr>
              <w:widowControl/>
              <w:jc w:val="left"/>
              <w:rPr>
                <w:sz w:val="30"/>
                <w:szCs w:val="30"/>
              </w:rPr>
            </w:pPr>
            <w:r>
              <w:rPr>
                <w:rFonts w:ascii="宋体" w:hAnsi="宋体" w:cs="宋体"/>
                <w:kern w:val="0"/>
                <w:sz w:val="30"/>
                <w:szCs w:val="30"/>
                <w:lang w:bidi="ar"/>
              </w:rPr>
              <w:t>公开招标</w:t>
            </w:r>
          </w:p>
        </w:tc>
      </w:tr>
      <w:tr w14:paraId="0C829FA2">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7D3CD5A9">
            <w:pPr>
              <w:widowControl/>
              <w:jc w:val="right"/>
              <w:rPr>
                <w:sz w:val="30"/>
                <w:szCs w:val="30"/>
              </w:rPr>
            </w:pPr>
            <w:r>
              <w:rPr>
                <w:rFonts w:ascii="宋体" w:hAnsi="宋体" w:cs="宋体"/>
                <w:kern w:val="0"/>
                <w:sz w:val="30"/>
                <w:szCs w:val="30"/>
                <w:lang w:bidi="ar"/>
              </w:rPr>
              <w:t>货币类型：</w:t>
            </w:r>
          </w:p>
        </w:tc>
        <w:tc>
          <w:tcPr>
            <w:tcW w:w="5220" w:type="dxa"/>
            <w:shd w:val="clear" w:color="auto" w:fill="auto"/>
            <w:vAlign w:val="center"/>
          </w:tcPr>
          <w:p w14:paraId="6BA77111">
            <w:pPr>
              <w:widowControl/>
              <w:jc w:val="left"/>
              <w:rPr>
                <w:sz w:val="30"/>
                <w:szCs w:val="30"/>
              </w:rPr>
            </w:pPr>
            <w:r>
              <w:rPr>
                <w:rFonts w:ascii="宋体" w:hAnsi="宋体" w:cs="宋体"/>
                <w:kern w:val="0"/>
                <w:sz w:val="30"/>
                <w:szCs w:val="30"/>
                <w:lang w:bidi="ar"/>
              </w:rPr>
              <w:t>人民币</w:t>
            </w:r>
          </w:p>
        </w:tc>
      </w:tr>
      <w:tr w14:paraId="140A3476">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8827669">
            <w:pPr>
              <w:widowControl/>
              <w:jc w:val="right"/>
              <w:rPr>
                <w:sz w:val="30"/>
                <w:szCs w:val="30"/>
              </w:rPr>
            </w:pPr>
            <w:r>
              <w:rPr>
                <w:rFonts w:ascii="宋体" w:hAnsi="宋体" w:cs="宋体"/>
                <w:kern w:val="0"/>
                <w:sz w:val="30"/>
                <w:szCs w:val="30"/>
                <w:lang w:bidi="ar"/>
              </w:rPr>
              <w:t>评标方法：</w:t>
            </w:r>
          </w:p>
        </w:tc>
        <w:tc>
          <w:tcPr>
            <w:tcW w:w="5220" w:type="dxa"/>
            <w:shd w:val="clear" w:color="auto" w:fill="auto"/>
            <w:vAlign w:val="center"/>
          </w:tcPr>
          <w:p w14:paraId="55264AD3">
            <w:pPr>
              <w:widowControl/>
              <w:jc w:val="left"/>
              <w:rPr>
                <w:sz w:val="30"/>
                <w:szCs w:val="30"/>
              </w:rPr>
            </w:pPr>
            <w:r>
              <w:rPr>
                <w:rFonts w:ascii="宋体" w:hAnsi="宋体" w:eastAsia="宋体" w:cs="宋体"/>
                <w:kern w:val="0"/>
                <w:sz w:val="30"/>
                <w:szCs w:val="30"/>
                <w:lang w:bidi="ar"/>
              </w:rPr>
              <w:t>综合评分法</w:t>
            </w:r>
          </w:p>
        </w:tc>
      </w:tr>
      <w:bookmarkEnd w:id="0"/>
    </w:tbl>
    <w:p w14:paraId="530D8BFB">
      <w:pPr>
        <w:pStyle w:val="38"/>
        <w:widowControl/>
        <w:jc w:val="center"/>
        <w:outlineLvl w:val="1"/>
        <w:rPr>
          <w:rFonts w:hint="eastAsia" w:ascii="黑体" w:hAnsi="宋体" w:eastAsia="黑体" w:cs="黑体"/>
          <w:sz w:val="40"/>
          <w:szCs w:val="40"/>
        </w:rPr>
        <w:sectPr>
          <w:pgSz w:w="11907" w:h="16840"/>
          <w:pgMar w:top="1497" w:right="1418" w:bottom="1440" w:left="1531" w:header="851" w:footer="992" w:gutter="0"/>
          <w:pgBorders>
            <w:top w:val="none" w:sz="0" w:space="0"/>
            <w:left w:val="none" w:sz="0" w:space="0"/>
            <w:bottom w:val="none" w:sz="0" w:space="0"/>
            <w:right w:val="none" w:sz="0" w:space="0"/>
          </w:pgBorders>
          <w:cols w:space="425" w:num="1"/>
          <w:titlePg/>
          <w:docGrid w:linePitch="462" w:charSpace="0"/>
        </w:sectPr>
      </w:pPr>
    </w:p>
    <w:p w14:paraId="0717B359">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2A9A14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0682B7E8">
            <w:pPr>
              <w:widowControl/>
              <w:jc w:val="center"/>
              <w:rPr>
                <w:sz w:val="28"/>
                <w:szCs w:val="28"/>
              </w:rPr>
            </w:pPr>
            <w:r>
              <w:rPr>
                <w:rFonts w:ascii="宋体" w:hAnsi="宋体" w:cs="宋体"/>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AD17466">
            <w:pPr>
              <w:widowControl/>
              <w:jc w:val="center"/>
              <w:rPr>
                <w:sz w:val="28"/>
                <w:szCs w:val="28"/>
              </w:rPr>
            </w:pPr>
            <w:r>
              <w:rPr>
                <w:rFonts w:ascii="宋体" w:hAnsi="宋体" w:cs="宋体"/>
                <w:kern w:val="0"/>
                <w:sz w:val="28"/>
                <w:szCs w:val="28"/>
                <w:lang w:bidi="ar"/>
              </w:rPr>
              <w:t>内容</w:t>
            </w:r>
          </w:p>
        </w:tc>
      </w:tr>
      <w:tr w14:paraId="38B426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14:paraId="731F0EA6">
            <w:pPr>
              <w:widowControl/>
              <w:jc w:val="center"/>
              <w:textAlignment w:val="top"/>
              <w:rPr>
                <w:szCs w:val="21"/>
              </w:rPr>
            </w:pPr>
            <w:r>
              <w:rPr>
                <w:rFonts w:ascii="宋体" w:hAnsi="宋体" w:cs="宋体"/>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E2679E6">
            <w:pPr>
              <w:widowControl/>
              <w:jc w:val="left"/>
              <w:textAlignment w:val="top"/>
              <w:rPr>
                <w:szCs w:val="21"/>
              </w:rPr>
            </w:pPr>
            <w:r>
              <w:rPr>
                <w:rFonts w:ascii="宋体" w:hAnsi="宋体" w:cs="宋体"/>
                <w:kern w:val="0"/>
                <w:szCs w:val="21"/>
                <w:lang w:bidi="ar"/>
              </w:rPr>
              <w:t>投标人不</w:t>
            </w:r>
            <w:r>
              <w:rPr>
                <w:rFonts w:hint="eastAsia" w:ascii="宋体" w:hAnsi="宋体" w:cs="宋体"/>
                <w:kern w:val="0"/>
                <w:szCs w:val="21"/>
                <w:lang w:bidi="ar"/>
              </w:rPr>
              <w:t>符合</w:t>
            </w:r>
            <w:r>
              <w:rPr>
                <w:rFonts w:ascii="宋体" w:hAnsi="宋体" w:cs="宋体"/>
                <w:kern w:val="0"/>
                <w:szCs w:val="21"/>
                <w:lang w:bidi="ar"/>
              </w:rPr>
              <w:t>资格要求，或未提交相应的资格证明资料（详见招标公告</w:t>
            </w:r>
            <w:r>
              <w:rPr>
                <w:rFonts w:hint="eastAsia" w:ascii="宋体" w:hAnsi="宋体"/>
                <w:szCs w:val="21"/>
              </w:rPr>
              <w:t>投标人资格要求，即申请人的资格要求</w:t>
            </w:r>
            <w:r>
              <w:rPr>
                <w:rFonts w:ascii="宋体" w:hAnsi="宋体" w:cs="宋体"/>
                <w:kern w:val="0"/>
                <w:szCs w:val="21"/>
                <w:lang w:bidi="ar"/>
              </w:rPr>
              <w:t>）</w:t>
            </w:r>
          </w:p>
        </w:tc>
      </w:tr>
    </w:tbl>
    <w:p w14:paraId="63A6CD26">
      <w:pPr>
        <w:pStyle w:val="38"/>
        <w:widowControl/>
        <w:spacing w:before="280" w:beforeAutospacing="0"/>
        <w:jc w:val="center"/>
        <w:outlineLvl w:val="1"/>
        <w:rPr>
          <w:rFonts w:ascii="黑体" w:hAnsi="宋体" w:eastAsia="黑体" w:cs="黑体"/>
          <w:sz w:val="40"/>
          <w:szCs w:val="40"/>
        </w:rPr>
      </w:pPr>
      <w:r>
        <w:rPr>
          <w:rFonts w:hint="eastAsia" w:ascii="黑体" w:hAnsi="宋体" w:eastAsia="黑体" w:cs="黑体"/>
          <w:sz w:val="40"/>
          <w:szCs w:val="40"/>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706CBB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29A3ED72">
            <w:pPr>
              <w:widowControl/>
              <w:jc w:val="center"/>
              <w:rPr>
                <w:sz w:val="28"/>
                <w:szCs w:val="28"/>
              </w:rPr>
            </w:pPr>
            <w:r>
              <w:rPr>
                <w:rFonts w:ascii="宋体" w:hAnsi="宋体" w:cs="宋体"/>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CA3564C">
            <w:pPr>
              <w:widowControl/>
              <w:jc w:val="center"/>
              <w:rPr>
                <w:sz w:val="28"/>
                <w:szCs w:val="28"/>
              </w:rPr>
            </w:pPr>
            <w:r>
              <w:rPr>
                <w:rFonts w:ascii="宋体" w:hAnsi="宋体" w:cs="宋体"/>
                <w:kern w:val="0"/>
                <w:sz w:val="28"/>
                <w:szCs w:val="28"/>
                <w:lang w:bidi="ar"/>
              </w:rPr>
              <w:t>内容</w:t>
            </w:r>
          </w:p>
        </w:tc>
      </w:tr>
      <w:tr w14:paraId="3B0A67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5C889B">
            <w:pPr>
              <w:widowControl/>
              <w:jc w:val="center"/>
              <w:textAlignment w:val="top"/>
              <w:rPr>
                <w:szCs w:val="21"/>
              </w:rPr>
            </w:pPr>
            <w:r>
              <w:rPr>
                <w:rFonts w:ascii="宋体" w:hAnsi="宋体" w:cs="宋体"/>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86F125F">
            <w:pPr>
              <w:widowControl/>
              <w:jc w:val="left"/>
              <w:textAlignment w:val="top"/>
              <w:rPr>
                <w:szCs w:val="21"/>
              </w:rPr>
            </w:pPr>
            <w:r>
              <w:rPr>
                <w:rFonts w:hint="eastAsia"/>
                <w:lang w:val="en-US" w:eastAsia="zh-CN"/>
              </w:rPr>
              <w:t>不得</w:t>
            </w:r>
            <w:r>
              <w:rPr>
                <w:rFonts w:hint="eastAsia"/>
              </w:rPr>
              <w:t>将一个包的内容拆开投标；</w:t>
            </w:r>
          </w:p>
        </w:tc>
      </w:tr>
      <w:tr w14:paraId="3FE927E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6FC86B">
            <w:pPr>
              <w:widowControl/>
              <w:jc w:val="center"/>
              <w:textAlignment w:val="top"/>
              <w:rPr>
                <w:szCs w:val="21"/>
              </w:rPr>
            </w:pPr>
            <w:r>
              <w:rPr>
                <w:rFonts w:ascii="宋体" w:hAnsi="宋体" w:cs="宋体"/>
                <w:kern w:val="0"/>
                <w:szCs w:val="21"/>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E26D829">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14:paraId="7D7E00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5A2FD7">
            <w:pPr>
              <w:widowControl/>
              <w:jc w:val="center"/>
              <w:textAlignment w:val="top"/>
              <w:rPr>
                <w:szCs w:val="21"/>
              </w:rPr>
            </w:pPr>
            <w:r>
              <w:rPr>
                <w:rFonts w:ascii="宋体" w:hAnsi="宋体" w:cs="宋体"/>
                <w:kern w:val="0"/>
                <w:szCs w:val="21"/>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E4C033A">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1" w:name="_Hlk71832186"/>
            <w:r>
              <w:rPr>
                <w:rFonts w:hint="eastAsia"/>
              </w:rPr>
              <w:t>相应预算金额（或设定的预算金额下的最高限价）</w:t>
            </w:r>
            <w:bookmarkEnd w:id="1"/>
            <w:r>
              <w:rPr>
                <w:rFonts w:hint="eastAsia"/>
              </w:rPr>
              <w:t>；</w:t>
            </w:r>
          </w:p>
        </w:tc>
      </w:tr>
      <w:tr w14:paraId="48FF16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527ED1E">
            <w:pPr>
              <w:widowControl/>
              <w:jc w:val="center"/>
              <w:textAlignment w:val="top"/>
              <w:rPr>
                <w:szCs w:val="21"/>
              </w:rPr>
            </w:pPr>
            <w:r>
              <w:rPr>
                <w:rFonts w:ascii="宋体" w:hAnsi="宋体" w:cs="宋体"/>
                <w:kern w:val="0"/>
                <w:szCs w:val="21"/>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29BA9AD">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1029BAE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15E4417">
            <w:pPr>
              <w:widowControl/>
              <w:jc w:val="center"/>
              <w:textAlignment w:val="top"/>
              <w:rPr>
                <w:szCs w:val="21"/>
              </w:rPr>
            </w:pPr>
            <w:r>
              <w:rPr>
                <w:rFonts w:ascii="宋体" w:hAnsi="宋体" w:cs="宋体"/>
                <w:kern w:val="0"/>
                <w:szCs w:val="21"/>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82BE2B2">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14:paraId="4EB8CB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10E171">
            <w:pPr>
              <w:widowControl/>
              <w:jc w:val="center"/>
              <w:textAlignment w:val="top"/>
              <w:rPr>
                <w:szCs w:val="21"/>
              </w:rPr>
            </w:pPr>
            <w:r>
              <w:rPr>
                <w:rFonts w:ascii="宋体" w:hAnsi="宋体" w:cs="宋体"/>
                <w:kern w:val="0"/>
                <w:szCs w:val="21"/>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FA63B9E">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14:paraId="29E05C8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B04C67E">
            <w:pPr>
              <w:widowControl/>
              <w:jc w:val="center"/>
              <w:textAlignment w:val="top"/>
              <w:rPr>
                <w:rFonts w:hint="eastAsia"/>
              </w:rPr>
            </w:pPr>
            <w:r>
              <w:rPr>
                <w:rFonts w:hint="eastAsia"/>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8CDE2AC">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14:paraId="6DAD03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1008EF">
            <w:pPr>
              <w:widowControl/>
              <w:jc w:val="center"/>
              <w:textAlignment w:val="top"/>
              <w:rPr>
                <w:szCs w:val="21"/>
              </w:rPr>
            </w:pPr>
            <w:r>
              <w:rPr>
                <w:rFonts w:ascii="宋体" w:hAnsi="宋体" w:cs="宋体"/>
                <w:kern w:val="0"/>
                <w:szCs w:val="21"/>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8610A01">
            <w:pPr>
              <w:widowControl/>
              <w:jc w:val="left"/>
              <w:textAlignment w:val="top"/>
              <w:rPr>
                <w:szCs w:val="21"/>
              </w:rPr>
            </w:pPr>
            <w:r>
              <w:rPr>
                <w:rFonts w:hint="eastAsia"/>
              </w:rPr>
              <w:t>投标文件存在列放位置错误，导致属于信息公开情形的没有被公开；</w:t>
            </w:r>
          </w:p>
        </w:tc>
      </w:tr>
      <w:tr w14:paraId="4A2153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391677">
            <w:pPr>
              <w:widowControl/>
              <w:jc w:val="center"/>
              <w:textAlignment w:val="top"/>
              <w:rPr>
                <w:szCs w:val="21"/>
              </w:rPr>
            </w:pPr>
            <w:r>
              <w:rPr>
                <w:rFonts w:ascii="宋体" w:hAnsi="宋体" w:cs="宋体"/>
                <w:kern w:val="0"/>
                <w:szCs w:val="21"/>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DF560FB">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14:paraId="6A9FD5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614DF8">
            <w:pPr>
              <w:widowControl/>
              <w:jc w:val="center"/>
              <w:textAlignment w:val="top"/>
              <w:rPr>
                <w:szCs w:val="21"/>
              </w:rPr>
            </w:pPr>
            <w:r>
              <w:rPr>
                <w:rFonts w:ascii="宋体" w:hAnsi="宋体" w:cs="宋体"/>
                <w:kern w:val="0"/>
                <w:szCs w:val="21"/>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A6C319F">
            <w:pPr>
              <w:widowControl/>
              <w:jc w:val="left"/>
              <w:textAlignment w:val="top"/>
              <w:rPr>
                <w:szCs w:val="21"/>
              </w:rPr>
            </w:pPr>
            <w:r>
              <w:rPr>
                <w:rFonts w:hint="eastAsia"/>
              </w:rPr>
              <w:t>投标文件用不属于本公司的电子密钥或电子营业执照进行加密的；</w:t>
            </w:r>
          </w:p>
        </w:tc>
      </w:tr>
      <w:tr w14:paraId="4DEA17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35C3BF">
            <w:pPr>
              <w:widowControl/>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91708CF">
            <w:pPr>
              <w:widowControl/>
              <w:jc w:val="left"/>
              <w:textAlignment w:val="top"/>
              <w:rPr>
                <w:rFonts w:hint="eastAsia" w:eastAsia="宋体"/>
                <w:szCs w:val="24"/>
                <w:lang w:eastAsia="zh-CN"/>
              </w:rPr>
            </w:pPr>
            <w:r>
              <w:rPr>
                <w:rFonts w:hint="eastAsia" w:ascii="Times New Roman" w:hAnsi="Times New Roman" w:eastAsia="宋体" w:cs="Times New Roman"/>
                <w:sz w:val="21"/>
                <w:szCs w:val="24"/>
              </w:rPr>
              <w:t>不同投标供应商投标文件“文件制作机器码”一致</w:t>
            </w:r>
            <w:r>
              <w:rPr>
                <w:rFonts w:hint="eastAsia" w:ascii="Times New Roman" w:hAnsi="Times New Roman" w:eastAsia="宋体" w:cs="Times New Roman"/>
                <w:sz w:val="21"/>
                <w:szCs w:val="24"/>
                <w:lang w:eastAsia="zh-CN"/>
              </w:rPr>
              <w:t>；</w:t>
            </w:r>
          </w:p>
        </w:tc>
      </w:tr>
      <w:tr w14:paraId="4FE966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BA61DD4">
            <w:pPr>
              <w:widowControl/>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5D07B6B">
            <w:pPr>
              <w:widowControl/>
              <w:jc w:val="left"/>
              <w:textAlignment w:val="top"/>
              <w:rPr>
                <w:rFonts w:hint="eastAsia" w:eastAsia="宋体"/>
                <w:szCs w:val="24"/>
                <w:lang w:eastAsia="zh-CN"/>
              </w:rPr>
            </w:pPr>
            <w:r>
              <w:rPr>
                <w:rFonts w:hint="eastAsia" w:ascii="Times New Roman" w:hAnsi="Times New Roman" w:eastAsia="宋体" w:cs="Times New Roman"/>
                <w:sz w:val="21"/>
                <w:szCs w:val="24"/>
              </w:rPr>
              <w:t>不同投标供应商投标文件“文件创建标识码”一致</w:t>
            </w:r>
            <w:r>
              <w:rPr>
                <w:rFonts w:hint="eastAsia" w:ascii="Times New Roman" w:hAnsi="Times New Roman" w:eastAsia="宋体" w:cs="Times New Roman"/>
                <w:sz w:val="21"/>
                <w:szCs w:val="24"/>
                <w:lang w:eastAsia="zh-CN"/>
              </w:rPr>
              <w:t>；</w:t>
            </w:r>
          </w:p>
        </w:tc>
      </w:tr>
      <w:tr w14:paraId="3263604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78206F">
            <w:pPr>
              <w:widowControl/>
              <w:jc w:val="center"/>
              <w:textAlignment w:val="top"/>
              <w:rPr>
                <w:rFonts w:hint="default" w:eastAsia="宋体"/>
                <w:szCs w:val="21"/>
                <w:lang w:val="en-US" w:eastAsia="zh-CN"/>
              </w:rPr>
            </w:pPr>
            <w:r>
              <w:rPr>
                <w:rFonts w:hint="eastAsia" w:ascii="宋体" w:hAnsi="宋体" w:cs="宋体"/>
                <w:kern w:val="0"/>
                <w:szCs w:val="21"/>
                <w:lang w:val="en-US" w:eastAsia="zh-CN" w:bidi="ar"/>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9CD6742">
            <w:pPr>
              <w:widowControl/>
              <w:jc w:val="left"/>
              <w:textAlignment w:val="top"/>
              <w:rPr>
                <w:szCs w:val="21"/>
              </w:rPr>
            </w:pPr>
            <w:r>
              <w:rPr>
                <w:rFonts w:hint="eastAsia"/>
              </w:rPr>
              <w:t>法律、法规、规章、规范性文件规定的其他情形。</w:t>
            </w:r>
          </w:p>
        </w:tc>
      </w:tr>
    </w:tbl>
    <w:p w14:paraId="0D1FE8BD">
      <w:pPr>
        <w:pStyle w:val="38"/>
        <w:widowControl/>
        <w:jc w:val="center"/>
        <w:outlineLvl w:val="1"/>
        <w:rPr>
          <w:rFonts w:hint="eastAsia" w:ascii="黑体" w:hAnsi="宋体" w:eastAsia="黑体" w:cs="黑体"/>
          <w:sz w:val="40"/>
          <w:szCs w:val="40"/>
        </w:rPr>
        <w:sectPr>
          <w:pgSz w:w="11907" w:h="16840"/>
          <w:pgMar w:top="1440" w:right="1418" w:bottom="1440" w:left="1418" w:header="851" w:footer="992" w:gutter="0"/>
          <w:pgBorders>
            <w:top w:val="none" w:sz="0" w:space="0"/>
            <w:left w:val="none" w:sz="0" w:space="0"/>
            <w:bottom w:val="none" w:sz="0" w:space="0"/>
            <w:right w:val="none" w:sz="0" w:space="0"/>
          </w:pgBorders>
          <w:cols w:space="425" w:num="1"/>
          <w:titlePg/>
          <w:docGrid w:linePitch="462" w:charSpace="0"/>
        </w:sectPr>
      </w:pPr>
    </w:p>
    <w:p w14:paraId="61DE31C0">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评标信息</w:t>
      </w:r>
    </w:p>
    <w:tbl>
      <w:tblPr>
        <w:tblStyle w:val="43"/>
        <w:tblW w:w="9204"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126"/>
        <w:gridCol w:w="291"/>
        <w:gridCol w:w="416"/>
        <w:gridCol w:w="1814"/>
        <w:gridCol w:w="720"/>
        <w:gridCol w:w="755"/>
        <w:gridCol w:w="4328"/>
        <w:gridCol w:w="754"/>
      </w:tblGrid>
      <w:tr w14:paraId="3C6182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gridBefore w:val="1"/>
          <w:wBefore w:w="126" w:type="dxa"/>
          <w:tblCellSpacing w:w="0" w:type="dxa"/>
          <w:jc w:val="center"/>
        </w:trPr>
        <w:tc>
          <w:tcPr>
            <w:tcW w:w="9078" w:type="dxa"/>
            <w:gridSpan w:val="7"/>
            <w:shd w:val="clear" w:color="auto" w:fill="auto"/>
            <w:vAlign w:val="center"/>
          </w:tcPr>
          <w:p w14:paraId="03E732F3">
            <w:pPr>
              <w:jc w:val="left"/>
              <w:rPr>
                <w:rFonts w:ascii="宋体"/>
                <w:b/>
                <w:bCs/>
                <w:sz w:val="24"/>
              </w:rPr>
            </w:pPr>
            <w:r>
              <w:rPr>
                <w:b/>
                <w:bCs/>
              </w:rPr>
              <w:t>评标方法：</w:t>
            </w:r>
            <w:r>
              <w:rPr>
                <w:b/>
                <w:bCs/>
                <w:strike w:val="0"/>
                <w:dstrike w:val="0"/>
              </w:rPr>
              <w:t>综合评分法</w:t>
            </w:r>
            <w:r>
              <w:commentReference w:id="0"/>
            </w:r>
          </w:p>
        </w:tc>
      </w:tr>
      <w:tr w14:paraId="071A82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gridBefore w:val="1"/>
          <w:wBefore w:w="126" w:type="dxa"/>
          <w:tblCellSpacing w:w="0" w:type="dxa"/>
          <w:jc w:val="center"/>
        </w:trPr>
        <w:tc>
          <w:tcPr>
            <w:tcW w:w="9078" w:type="dxa"/>
            <w:gridSpan w:val="7"/>
            <w:shd w:val="clear" w:color="auto" w:fill="auto"/>
            <w:vAlign w:val="center"/>
          </w:tcPr>
          <w:p w14:paraId="2ED22F98">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szCs w:val="21"/>
              </w:rPr>
            </w:pPr>
            <w:commentRangeStart w:id="1"/>
            <w:r>
              <w:rPr>
                <w:rFonts w:hint="eastAsia"/>
              </w:rPr>
              <w:sym w:font="Wingdings" w:char="00A8"/>
            </w:r>
            <w:r>
              <w:rPr>
                <w:rFonts w:hint="eastAsia"/>
                <w:szCs w:val="21"/>
              </w:rPr>
              <w:t>最低价法，是指投标文件满足招标文件全部实质性要求，且投标报价最低的投标人为中标候选人的评标方法。</w:t>
            </w:r>
          </w:p>
          <w:p w14:paraId="7179B5BF">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szCs w:val="21"/>
              </w:rPr>
            </w:pPr>
            <w:r>
              <w:rPr>
                <w:rFonts w:hint="eastAsia"/>
                <w:szCs w:val="21"/>
              </w:rPr>
              <w:t>采用最低价法评标时，除了算术修正和落实政府采购政策需进行的价格扣除外，不能对投标人的投标价格进行任何调整。</w:t>
            </w:r>
          </w:p>
          <w:p w14:paraId="487E007C">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p>
          <w:p w14:paraId="516DC022">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lang w:eastAsia="zh-CN"/>
              </w:rPr>
            </w:pPr>
            <w:r>
              <w:rPr>
                <w:szCs w:val="21"/>
              </w:rPr>
              <w:sym w:font="Wingdings" w:char="00A8"/>
            </w:r>
            <w:r>
              <w:rPr>
                <w:szCs w:val="21"/>
              </w:rPr>
              <w:t>综合评分法，</w:t>
            </w:r>
            <w:r>
              <w:rPr>
                <w:rFonts w:hint="eastAsia"/>
                <w:szCs w:val="21"/>
              </w:rPr>
              <w:t>是指投标文件满足招标文件全部实质性要求，且按照评审因素的量化指标评审得分最高的投标人为中标候选人的评标方法。</w:t>
            </w:r>
            <w:r>
              <w:rPr>
                <w:rFonts w:hint="eastAsia"/>
                <w:szCs w:val="21"/>
                <w:lang w:eastAsia="zh-CN"/>
              </w:rPr>
              <w:t>（</w:t>
            </w:r>
            <w:r>
              <w:rPr>
                <w:rFonts w:hint="eastAsia"/>
                <w:szCs w:val="21"/>
                <w:lang w:val="en-US" w:eastAsia="zh-CN"/>
              </w:rPr>
              <w:t>适用于中标候选人为1家的情形</w:t>
            </w:r>
            <w:r>
              <w:rPr>
                <w:rFonts w:hint="eastAsia"/>
                <w:szCs w:val="21"/>
                <w:lang w:eastAsia="zh-CN"/>
              </w:rPr>
              <w:t>）</w:t>
            </w:r>
          </w:p>
          <w:p w14:paraId="0B603055">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lang w:eastAsia="zh-CN"/>
              </w:rPr>
            </w:pPr>
            <w:r>
              <w:rPr>
                <w:szCs w:val="21"/>
              </w:rPr>
              <w:sym w:font="Wingdings" w:char="00A8"/>
            </w:r>
            <w:r>
              <w:rPr>
                <w:szCs w:val="21"/>
              </w:rPr>
              <w:t>综合评分法，</w:t>
            </w:r>
            <w:r>
              <w:rPr>
                <w:rFonts w:hint="eastAsia"/>
                <w:szCs w:val="21"/>
              </w:rPr>
              <w:t>是指投标文件满足招标文件全部实质性要求，且按照评审因素的量化指标评审得分</w:t>
            </w:r>
            <w:r>
              <w:rPr>
                <w:rFonts w:hint="eastAsia"/>
                <w:szCs w:val="21"/>
                <w:lang w:val="en-US" w:eastAsia="zh-CN"/>
              </w:rPr>
              <w:t>排名前列</w:t>
            </w:r>
            <w:r>
              <w:rPr>
                <w:szCs w:val="21"/>
              </w:rPr>
              <w:t>的投标人为中标候选人的评标方法。</w:t>
            </w:r>
            <w:r>
              <w:rPr>
                <w:rFonts w:hint="eastAsia" w:eastAsia="宋体"/>
                <w:szCs w:val="21"/>
                <w:lang w:eastAsia="zh-CN"/>
              </w:rPr>
              <w:t>（</w:t>
            </w:r>
            <w:r>
              <w:rPr>
                <w:rFonts w:hint="eastAsia" w:ascii="Times New Roman" w:eastAsia="宋体"/>
                <w:szCs w:val="21"/>
                <w:lang w:val="en-US" w:eastAsia="zh-CN"/>
              </w:rPr>
              <w:t>适用于中标候选人为</w:t>
            </w:r>
            <w:r>
              <w:rPr>
                <w:rFonts w:hint="eastAsia"/>
                <w:szCs w:val="21"/>
                <w:lang w:val="en-US" w:eastAsia="zh-CN"/>
              </w:rPr>
              <w:t>2家或以上</w:t>
            </w:r>
            <w:r>
              <w:rPr>
                <w:rFonts w:hint="eastAsia" w:ascii="Times New Roman" w:eastAsia="宋体"/>
                <w:szCs w:val="21"/>
                <w:lang w:val="en-US" w:eastAsia="zh-CN"/>
              </w:rPr>
              <w:t>的情形</w:t>
            </w:r>
            <w:r>
              <w:rPr>
                <w:rFonts w:hint="eastAsia" w:eastAsia="宋体"/>
                <w:szCs w:val="21"/>
                <w:lang w:eastAsia="zh-CN"/>
              </w:rPr>
              <w:t>）</w:t>
            </w:r>
            <w:commentRangeEnd w:id="1"/>
            <w:r>
              <w:commentReference w:id="1"/>
            </w:r>
          </w:p>
          <w:p w14:paraId="252D7AA3">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pPr>
          </w:p>
          <w:p w14:paraId="30EF059B">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r>
              <w:rPr>
                <w:szCs w:val="21"/>
              </w:rPr>
              <w:t>价格分计算方法：</w:t>
            </w:r>
          </w:p>
          <w:p w14:paraId="05B404CC">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采用低价优先法计算，即满足招标文件要求且投标价格最低的投标报价为评标基准价，其价格分为满分。其他投标人的价格分统一按照下列公式计算： </w:t>
            </w:r>
          </w:p>
          <w:p w14:paraId="5E660473">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投标报价得分=(评标基准价／投标报价)×100 </w:t>
            </w:r>
          </w:p>
          <w:p w14:paraId="37A6A391">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评标总得分＝F1×A1＋F2×A2＋……＋Fn×An </w:t>
            </w:r>
          </w:p>
          <w:p w14:paraId="562A9E2A">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F1、F2……Fn分别为各项评审因素的得分； </w:t>
            </w:r>
          </w:p>
          <w:p w14:paraId="10BE67FB">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eastAsia="宋体"/>
                <w:kern w:val="2"/>
                <w:sz w:val="21"/>
                <w:szCs w:val="21"/>
                <w:lang w:eastAsia="zh-CN"/>
              </w:rPr>
            </w:pPr>
            <w:r>
              <w:rPr>
                <w:kern w:val="2"/>
                <w:sz w:val="21"/>
                <w:szCs w:val="21"/>
              </w:rPr>
              <w:t xml:space="preserve">A1、A2、……An 分别为各项评审因素所占的权重(A1＋A2＋……＋An＝1)。 </w:t>
            </w:r>
          </w:p>
          <w:p w14:paraId="1B6D9861">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rPr>
            </w:pPr>
            <w:r>
              <w:rPr>
                <w:kern w:val="2"/>
                <w:sz w:val="21"/>
                <w:szCs w:val="21"/>
              </w:rPr>
              <w:t>评标过程中，不得去掉报价中的最高报价和最低报价。</w:t>
            </w:r>
          </w:p>
          <w:p w14:paraId="4DAEFF2F">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14:paraId="78602962">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pPr>
          </w:p>
          <w:p w14:paraId="515F8740">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pPr>
            <w:r>
              <w:rPr>
                <w:rFonts w:hint="eastAsia"/>
                <w:b/>
                <w:bCs/>
                <w:highlight w:val="none"/>
              </w:rPr>
              <w:t>注：投标人的“投标技术响应”“技术要求偏离表</w:t>
            </w:r>
            <w:r>
              <w:rPr>
                <w:rFonts w:hint="eastAsia" w:ascii="Times New Roman" w:eastAsia="宋体"/>
                <w:b/>
                <w:bCs/>
                <w:highlight w:val="none"/>
                <w:lang w:val="en-US" w:eastAsia="zh-CN"/>
              </w:rPr>
              <w:t>中</w:t>
            </w:r>
            <w:r>
              <w:rPr>
                <w:rFonts w:hint="eastAsia"/>
                <w:b/>
                <w:bCs/>
                <w:highlight w:val="none"/>
              </w:rPr>
              <w:t>偏离情况”等必须与客观实际保持一致，响应不实且情节严重的，经查实，将依法记入供应商诚信档案或受到行政处罚。</w:t>
            </w:r>
          </w:p>
          <w:p w14:paraId="1C39249C">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pPr>
          </w:p>
        </w:tc>
      </w:tr>
      <w:tr w14:paraId="3070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2C549ED2">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序号</w:t>
            </w:r>
          </w:p>
        </w:tc>
        <w:tc>
          <w:tcPr>
            <w:tcW w:w="3705" w:type="dxa"/>
            <w:gridSpan w:val="4"/>
            <w:vAlign w:val="center"/>
          </w:tcPr>
          <w:p w14:paraId="09DBA0C9">
            <w:pPr>
              <w:spacing w:line="240" w:lineRule="exact"/>
              <w:jc w:val="center"/>
              <w:rPr>
                <w:rFonts w:ascii="宋体" w:hAnsi="宋体" w:eastAsia="宋体" w:cs="Times New Roman"/>
                <w:b/>
                <w:bCs/>
                <w:sz w:val="20"/>
                <w:szCs w:val="20"/>
                <w:highlight w:val="none"/>
              </w:rPr>
            </w:pPr>
            <w:commentRangeStart w:id="2"/>
            <w:r>
              <w:rPr>
                <w:rFonts w:hint="eastAsia" w:ascii="宋体" w:hAnsi="宋体" w:eastAsia="宋体" w:cs="Times New Roman"/>
                <w:b/>
                <w:bCs/>
                <w:sz w:val="20"/>
                <w:szCs w:val="20"/>
                <w:highlight w:val="none"/>
              </w:rPr>
              <w:t>评分项</w:t>
            </w:r>
            <w:commentRangeEnd w:id="2"/>
            <w:r>
              <w:rPr>
                <w:rFonts w:ascii="Times New Roman" w:hAnsi="Times New Roman" w:eastAsia="宋体" w:cs="Times New Roman"/>
                <w:b/>
                <w:bCs/>
                <w:sz w:val="20"/>
                <w:szCs w:val="22"/>
                <w:highlight w:val="none"/>
              </w:rPr>
              <w:commentReference w:id="2"/>
            </w:r>
          </w:p>
        </w:tc>
        <w:tc>
          <w:tcPr>
            <w:tcW w:w="4328" w:type="dxa"/>
            <w:vAlign w:val="center"/>
          </w:tcPr>
          <w:p w14:paraId="68EB6CB6">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权重</w:t>
            </w:r>
          </w:p>
        </w:tc>
      </w:tr>
      <w:tr w14:paraId="7DCF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3B39703F">
            <w:pPr>
              <w:spacing w:line="240" w:lineRule="exact"/>
              <w:jc w:val="center"/>
              <w:rPr>
                <w:rFonts w:ascii="宋体" w:hAnsi="宋体" w:eastAsia="宋体" w:cs="Times New Roman"/>
                <w:b/>
                <w:bCs/>
                <w:sz w:val="20"/>
                <w:szCs w:val="20"/>
                <w:highlight w:val="none"/>
              </w:rPr>
            </w:pPr>
            <w:r>
              <w:rPr>
                <w:rFonts w:ascii="宋体" w:hAnsi="宋体" w:eastAsia="宋体" w:cs="Times New Roman"/>
                <w:b/>
                <w:bCs/>
                <w:sz w:val="20"/>
                <w:szCs w:val="20"/>
                <w:highlight w:val="none"/>
              </w:rPr>
              <w:t>1</w:t>
            </w:r>
          </w:p>
        </w:tc>
        <w:tc>
          <w:tcPr>
            <w:tcW w:w="3705" w:type="dxa"/>
            <w:gridSpan w:val="4"/>
            <w:vAlign w:val="center"/>
          </w:tcPr>
          <w:p w14:paraId="61E5A11D">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价格</w:t>
            </w:r>
          </w:p>
        </w:tc>
        <w:tc>
          <w:tcPr>
            <w:tcW w:w="4328" w:type="dxa"/>
            <w:vAlign w:val="center"/>
          </w:tcPr>
          <w:p w14:paraId="2AA36811">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w:t>
            </w:r>
            <w:r>
              <w:rPr>
                <w:rFonts w:ascii="宋体" w:hAnsi="宋体" w:eastAsia="宋体" w:cs="Times New Roman"/>
                <w:b/>
                <w:bCs/>
                <w:sz w:val="20"/>
                <w:szCs w:val="20"/>
                <w:highlight w:val="none"/>
              </w:rPr>
              <w:t>30</w:t>
            </w:r>
          </w:p>
        </w:tc>
      </w:tr>
      <w:tr w14:paraId="2EF5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6AE84973">
            <w:pPr>
              <w:spacing w:line="240" w:lineRule="exact"/>
              <w:jc w:val="center"/>
              <w:rPr>
                <w:rFonts w:ascii="宋体" w:hAnsi="宋体" w:eastAsia="宋体" w:cs="Times New Roman"/>
                <w:b/>
                <w:bCs/>
                <w:sz w:val="20"/>
                <w:szCs w:val="20"/>
                <w:highlight w:val="none"/>
              </w:rPr>
            </w:pPr>
            <w:r>
              <w:rPr>
                <w:rFonts w:ascii="宋体" w:hAnsi="宋体" w:eastAsia="宋体" w:cs="Times New Roman"/>
                <w:b/>
                <w:bCs/>
                <w:sz w:val="20"/>
                <w:szCs w:val="20"/>
                <w:highlight w:val="none"/>
              </w:rPr>
              <w:t>2</w:t>
            </w:r>
          </w:p>
        </w:tc>
        <w:tc>
          <w:tcPr>
            <w:tcW w:w="3705" w:type="dxa"/>
            <w:gridSpan w:val="4"/>
            <w:vAlign w:val="center"/>
          </w:tcPr>
          <w:p w14:paraId="4B2AA577">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技术部分</w:t>
            </w:r>
          </w:p>
        </w:tc>
        <w:tc>
          <w:tcPr>
            <w:tcW w:w="4328" w:type="dxa"/>
            <w:vAlign w:val="center"/>
          </w:tcPr>
          <w:p w14:paraId="29023F3E">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w:t>
            </w:r>
            <w:r>
              <w:rPr>
                <w:rFonts w:ascii="宋体" w:hAnsi="宋体" w:eastAsia="宋体" w:cs="Times New Roman"/>
                <w:b/>
                <w:bCs/>
                <w:sz w:val="20"/>
                <w:szCs w:val="20"/>
                <w:highlight w:val="none"/>
              </w:rPr>
              <w:t>5</w:t>
            </w:r>
            <w:r>
              <w:rPr>
                <w:rFonts w:hint="eastAsia" w:ascii="宋体" w:hAnsi="宋体" w:eastAsia="宋体" w:cs="Times New Roman"/>
                <w:b/>
                <w:bCs/>
                <w:sz w:val="20"/>
                <w:szCs w:val="20"/>
                <w:highlight w:val="none"/>
              </w:rPr>
              <w:t>4</w:t>
            </w:r>
          </w:p>
        </w:tc>
      </w:tr>
      <w:tr w14:paraId="0B72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restart"/>
            <w:vAlign w:val="center"/>
          </w:tcPr>
          <w:p w14:paraId="5C9463B2">
            <w:pPr>
              <w:spacing w:line="240" w:lineRule="exact"/>
              <w:jc w:val="center"/>
              <w:rPr>
                <w:rFonts w:ascii="宋体" w:hAnsi="宋体" w:eastAsia="宋体" w:cs="Times New Roman"/>
                <w:sz w:val="20"/>
                <w:szCs w:val="20"/>
                <w:highlight w:val="none"/>
              </w:rPr>
            </w:pPr>
          </w:p>
        </w:tc>
        <w:tc>
          <w:tcPr>
            <w:tcW w:w="416" w:type="dxa"/>
            <w:vAlign w:val="center"/>
          </w:tcPr>
          <w:p w14:paraId="233CAB77">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814" w:type="dxa"/>
            <w:vAlign w:val="center"/>
          </w:tcPr>
          <w:p w14:paraId="26E155EC">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评审因素</w:t>
            </w:r>
          </w:p>
        </w:tc>
        <w:tc>
          <w:tcPr>
            <w:tcW w:w="720" w:type="dxa"/>
            <w:vAlign w:val="center"/>
          </w:tcPr>
          <w:p w14:paraId="4F7761D8">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权重</w:t>
            </w:r>
          </w:p>
        </w:tc>
        <w:tc>
          <w:tcPr>
            <w:tcW w:w="755" w:type="dxa"/>
            <w:vAlign w:val="center"/>
          </w:tcPr>
          <w:p w14:paraId="2F592778">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328" w:type="dxa"/>
            <w:vAlign w:val="center"/>
          </w:tcPr>
          <w:p w14:paraId="33EE7F2C">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评分准则</w:t>
            </w:r>
          </w:p>
        </w:tc>
      </w:tr>
      <w:tr w14:paraId="2389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401CE08E">
            <w:pPr>
              <w:keepNext/>
              <w:keepLines/>
              <w:spacing w:before="340" w:after="330" w:line="240" w:lineRule="exact"/>
              <w:jc w:val="center"/>
              <w:outlineLvl w:val="0"/>
              <w:rPr>
                <w:rFonts w:ascii="宋体" w:hAnsi="宋体" w:eastAsia="宋体" w:cs="Times New Roman"/>
                <w:sz w:val="20"/>
                <w:szCs w:val="20"/>
                <w:highlight w:val="none"/>
              </w:rPr>
            </w:pPr>
          </w:p>
        </w:tc>
        <w:tc>
          <w:tcPr>
            <w:tcW w:w="416" w:type="dxa"/>
            <w:vAlign w:val="center"/>
          </w:tcPr>
          <w:p w14:paraId="7E48AFAB">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1</w:t>
            </w:r>
          </w:p>
        </w:tc>
        <w:tc>
          <w:tcPr>
            <w:tcW w:w="1814" w:type="dxa"/>
            <w:vAlign w:val="center"/>
          </w:tcPr>
          <w:p w14:paraId="732BD34E">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技术保障措施</w:t>
            </w:r>
          </w:p>
          <w:p w14:paraId="560A9F97">
            <w:pPr>
              <w:spacing w:line="240" w:lineRule="exact"/>
              <w:jc w:val="center"/>
              <w:rPr>
                <w:rFonts w:ascii="宋体" w:hAnsi="宋体" w:eastAsia="宋体" w:cs="Times New Roman"/>
                <w:b/>
                <w:color w:val="FF0000"/>
                <w:sz w:val="20"/>
                <w:szCs w:val="20"/>
                <w:highlight w:val="none"/>
              </w:rPr>
            </w:pPr>
            <w:r>
              <w:rPr>
                <w:rFonts w:hint="eastAsia" w:ascii="宋体" w:hAnsi="宋体" w:eastAsia="宋体" w:cs="Times New Roman"/>
                <w:bCs/>
                <w:color w:val="FF0000"/>
                <w:sz w:val="20"/>
                <w:szCs w:val="20"/>
                <w:highlight w:val="none"/>
              </w:rPr>
              <w:t>（可选）</w:t>
            </w:r>
          </w:p>
        </w:tc>
        <w:tc>
          <w:tcPr>
            <w:tcW w:w="720" w:type="dxa"/>
            <w:vAlign w:val="center"/>
          </w:tcPr>
          <w:p w14:paraId="3049EAE0">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w:t>
            </w:r>
            <w:r>
              <w:rPr>
                <w:rFonts w:ascii="宋体" w:hAnsi="宋体" w:eastAsia="宋体" w:cs="Times New Roman"/>
                <w:sz w:val="20"/>
                <w:szCs w:val="20"/>
                <w:highlight w:val="none"/>
              </w:rPr>
              <w:t>3</w:t>
            </w:r>
          </w:p>
        </w:tc>
        <w:tc>
          <w:tcPr>
            <w:tcW w:w="755" w:type="dxa"/>
            <w:vAlign w:val="center"/>
          </w:tcPr>
          <w:p w14:paraId="25A82792">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vAlign w:val="center"/>
          </w:tcPr>
          <w:p w14:paraId="442D5D56">
            <w:pPr>
              <w:rPr>
                <w:rFonts w:ascii="宋体" w:hAnsi="宋体" w:eastAsia="宋体" w:cs="宋体"/>
                <w:b/>
                <w:color w:val="FF0000"/>
                <w:sz w:val="20"/>
                <w:szCs w:val="20"/>
                <w:highlight w:val="none"/>
              </w:rPr>
            </w:pPr>
            <w:r>
              <w:rPr>
                <w:rFonts w:hint="eastAsia" w:ascii="宋体" w:hAnsi="宋体" w:eastAsia="宋体" w:cs="宋体"/>
                <w:b/>
                <w:color w:val="FF0000"/>
                <w:sz w:val="20"/>
                <w:szCs w:val="20"/>
                <w:highlight w:val="none"/>
              </w:rPr>
              <w:t>（示例）</w:t>
            </w:r>
          </w:p>
          <w:p w14:paraId="26E5B09D">
            <w:pPr>
              <w:jc w:val="left"/>
              <w:rPr>
                <w:rFonts w:hint="default" w:ascii="宋体" w:hAnsi="宋体" w:eastAsia="宋体" w:cs="Times New Roman"/>
                <w:color w:val="auto"/>
                <w:szCs w:val="21"/>
                <w:highlight w:val="none"/>
                <w:lang w:val="en-US" w:eastAsia="zh-CN"/>
              </w:rPr>
            </w:pPr>
            <w:r>
              <w:rPr>
                <w:rFonts w:hint="eastAsia" w:ascii="宋体" w:hAnsi="宋体" w:eastAsia="宋体" w:cs="Times New Roman"/>
                <w:color w:val="auto"/>
                <w:szCs w:val="21"/>
                <w:highlight w:val="none"/>
                <w:lang w:val="en-US" w:eastAsia="zh-CN"/>
              </w:rPr>
              <w:t>（一）评分内容：</w:t>
            </w:r>
          </w:p>
          <w:p w14:paraId="560BBFBC">
            <w:pPr>
              <w:jc w:val="left"/>
              <w:rPr>
                <w:rFonts w:ascii="宋体" w:hAnsi="宋体" w:eastAsia="宋体" w:cs="Times New Roman"/>
                <w:szCs w:val="21"/>
                <w:highlight w:val="none"/>
              </w:rPr>
            </w:pPr>
            <w:r>
              <w:rPr>
                <w:rFonts w:hint="eastAsia" w:ascii="宋体" w:hAnsi="宋体" w:eastAsia="宋体" w:cs="Times New Roman"/>
                <w:szCs w:val="21"/>
                <w:highlight w:val="none"/>
              </w:rPr>
              <w:t>1.拟安排项目主要团队成员为投标单位员工，否则该人员情况不计分：</w:t>
            </w:r>
          </w:p>
          <w:p w14:paraId="707A8270">
            <w:pPr>
              <w:jc w:val="left"/>
              <w:rPr>
                <w:rFonts w:ascii="宋体" w:hAnsi="宋体" w:eastAsia="宋体" w:cs="Times New Roman"/>
                <w:szCs w:val="21"/>
                <w:highlight w:val="none"/>
              </w:rPr>
            </w:pPr>
            <w:r>
              <w:rPr>
                <w:rFonts w:hint="eastAsia" w:ascii="宋体" w:hAnsi="宋体" w:eastAsia="宋体" w:cs="Times New Roman"/>
                <w:szCs w:val="21"/>
                <w:highlight w:val="none"/>
              </w:rPr>
              <w:t>（1）</w:t>
            </w:r>
            <w:commentRangeStart w:id="3"/>
            <w:r>
              <w:rPr>
                <w:rFonts w:hint="eastAsia" w:ascii="宋体" w:hAnsi="宋体" w:eastAsia="宋体" w:cs="Times New Roman"/>
                <w:szCs w:val="21"/>
                <w:highlight w:val="none"/>
              </w:rPr>
              <w:t>_____________；</w:t>
            </w:r>
          </w:p>
          <w:p w14:paraId="5B10A9BD">
            <w:pPr>
              <w:jc w:val="left"/>
              <w:rPr>
                <w:rFonts w:ascii="宋体" w:hAnsi="宋体" w:eastAsia="宋体" w:cs="Times New Roman"/>
                <w:szCs w:val="21"/>
                <w:highlight w:val="none"/>
              </w:rPr>
            </w:pPr>
            <w:r>
              <w:rPr>
                <w:rFonts w:hint="eastAsia" w:ascii="宋体" w:hAnsi="宋体" w:eastAsia="宋体" w:cs="Times New Roman"/>
                <w:szCs w:val="21"/>
                <w:highlight w:val="none"/>
              </w:rPr>
              <w:t>（2）_____________；</w:t>
            </w:r>
          </w:p>
          <w:p w14:paraId="0A8940CB">
            <w:pPr>
              <w:jc w:val="left"/>
              <w:rPr>
                <w:rFonts w:ascii="宋体" w:hAnsi="宋体" w:eastAsia="宋体" w:cs="Times New Roman"/>
                <w:szCs w:val="21"/>
                <w:highlight w:val="none"/>
              </w:rPr>
            </w:pPr>
            <w:r>
              <w:rPr>
                <w:rFonts w:hint="eastAsia" w:ascii="宋体" w:hAnsi="宋体" w:eastAsia="宋体" w:cs="Times New Roman"/>
                <w:szCs w:val="21"/>
                <w:highlight w:val="none"/>
              </w:rPr>
              <w:t>（3）_____________；</w:t>
            </w:r>
            <w:commentRangeEnd w:id="3"/>
            <w:r>
              <w:rPr>
                <w:rFonts w:ascii="Times New Roman" w:hAnsi="Times New Roman" w:eastAsia="宋体" w:cs="Times New Roman"/>
                <w:highlight w:val="none"/>
              </w:rPr>
              <w:commentReference w:id="3"/>
            </w:r>
          </w:p>
          <w:p w14:paraId="2929735C">
            <w:pPr>
              <w:wordWrap w:val="0"/>
              <w:jc w:val="left"/>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w:t>
            </w:r>
            <w:r>
              <w:rPr>
                <w:rFonts w:ascii="Times New Roman" w:hAnsi="Times New Roman" w:eastAsia="宋体" w:cs="Times New Roman"/>
                <w:szCs w:val="21"/>
                <w:highlight w:val="none"/>
              </w:rPr>
              <w:t>在投标文件中投标人需提供以下技术保障措施，包括1.</w:t>
            </w:r>
            <w:r>
              <w:rPr>
                <w:rFonts w:hint="eastAsia" w:ascii="Times New Roman" w:hAnsi="Times New Roman" w:eastAsia="宋体" w:cs="Times New Roman"/>
                <w:szCs w:val="21"/>
                <w:highlight w:val="none"/>
              </w:rPr>
              <w:t>XX</w:t>
            </w:r>
            <w:r>
              <w:rPr>
                <w:rFonts w:ascii="Times New Roman" w:hAnsi="Times New Roman" w:eastAsia="宋体" w:cs="Times New Roman"/>
                <w:szCs w:val="21"/>
                <w:highlight w:val="none"/>
              </w:rPr>
              <w:t>、2.</w:t>
            </w:r>
            <w:r>
              <w:rPr>
                <w:rFonts w:hint="eastAsia" w:ascii="Times New Roman" w:hAnsi="Times New Roman" w:eastAsia="宋体" w:cs="Times New Roman"/>
                <w:szCs w:val="21"/>
                <w:highlight w:val="none"/>
              </w:rPr>
              <w:t>XX</w:t>
            </w:r>
            <w:r>
              <w:rPr>
                <w:rFonts w:ascii="Times New Roman" w:hAnsi="Times New Roman" w:eastAsia="宋体" w:cs="Times New Roman"/>
                <w:szCs w:val="21"/>
                <w:highlight w:val="none"/>
              </w:rPr>
              <w:t>、3.</w:t>
            </w:r>
            <w:r>
              <w:rPr>
                <w:rFonts w:hint="eastAsia" w:ascii="Times New Roman" w:hAnsi="Times New Roman" w:eastAsia="宋体" w:cs="Times New Roman"/>
                <w:szCs w:val="21"/>
                <w:highlight w:val="none"/>
              </w:rPr>
              <w:t>XX</w:t>
            </w:r>
            <w:r>
              <w:rPr>
                <w:rFonts w:ascii="Times New Roman" w:hAnsi="Times New Roman" w:eastAsia="宋体" w:cs="Times New Roman"/>
                <w:szCs w:val="21"/>
                <w:highlight w:val="none"/>
              </w:rPr>
              <w:t xml:space="preserve">共3项保障措施: </w:t>
            </w:r>
          </w:p>
          <w:p w14:paraId="33B27224">
            <w:pPr>
              <w:wordWrap w:val="0"/>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w:t>
            </w:r>
            <w:commentRangeStart w:id="4"/>
            <w:r>
              <w:rPr>
                <w:rFonts w:ascii="Times New Roman" w:hAnsi="Times New Roman" w:eastAsia="宋体" w:cs="Times New Roman"/>
                <w:szCs w:val="21"/>
                <w:highlight w:val="none"/>
              </w:rPr>
              <w:t xml:space="preserve">提供保障措施3项的，得100分； </w:t>
            </w:r>
          </w:p>
          <w:p w14:paraId="6190E9CF">
            <w:pPr>
              <w:wordWrap w:val="0"/>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w:t>
            </w:r>
            <w:r>
              <w:rPr>
                <w:rFonts w:ascii="Times New Roman" w:hAnsi="Times New Roman" w:eastAsia="宋体" w:cs="Times New Roman"/>
                <w:szCs w:val="21"/>
                <w:highlight w:val="none"/>
              </w:rPr>
              <w:t>提供保障措施2项的，得</w:t>
            </w:r>
            <w:r>
              <w:rPr>
                <w:rFonts w:hint="eastAsia" w:ascii="Times New Roman" w:hAnsi="Times New Roman" w:eastAsia="宋体" w:cs="Times New Roman"/>
                <w:szCs w:val="21"/>
                <w:highlight w:val="none"/>
              </w:rPr>
              <w:t>X</w:t>
            </w:r>
            <w:r>
              <w:rPr>
                <w:rFonts w:ascii="Times New Roman" w:hAnsi="Times New Roman" w:eastAsia="宋体" w:cs="Times New Roman"/>
                <w:szCs w:val="21"/>
                <w:highlight w:val="none"/>
              </w:rPr>
              <w:t xml:space="preserve">分； </w:t>
            </w:r>
          </w:p>
          <w:p w14:paraId="57ABE92B">
            <w:pPr>
              <w:jc w:val="left"/>
              <w:rPr>
                <w:rFonts w:ascii="Times New Roman" w:hAnsi="Times New Roman" w:eastAsia="宋体" w:cs="Times New Roman"/>
                <w:highlight w:val="none"/>
              </w:rPr>
            </w:pPr>
            <w:r>
              <w:rPr>
                <w:rFonts w:hint="eastAsia" w:ascii="Times New Roman" w:hAnsi="Times New Roman" w:eastAsia="宋体" w:cs="Times New Roman"/>
                <w:szCs w:val="21"/>
                <w:highlight w:val="none"/>
              </w:rPr>
              <w:t>（3）</w:t>
            </w:r>
            <w:r>
              <w:rPr>
                <w:rFonts w:ascii="Times New Roman" w:hAnsi="Times New Roman" w:eastAsia="宋体" w:cs="Times New Roman"/>
                <w:szCs w:val="21"/>
                <w:highlight w:val="none"/>
              </w:rPr>
              <w:t>提供保障措施1项的，</w:t>
            </w:r>
            <w:r>
              <w:rPr>
                <w:rFonts w:hint="eastAsia" w:ascii="Times New Roman" w:hAnsi="Times New Roman" w:eastAsia="宋体" w:cs="Times New Roman"/>
                <w:szCs w:val="21"/>
                <w:highlight w:val="none"/>
              </w:rPr>
              <w:t>得X分</w:t>
            </w:r>
            <w:commentRangeEnd w:id="4"/>
            <w:r>
              <w:rPr>
                <w:rFonts w:ascii="Times New Roman" w:hAnsi="Times New Roman" w:eastAsia="宋体" w:cs="Times New Roman"/>
                <w:highlight w:val="none"/>
              </w:rPr>
              <w:commentReference w:id="4"/>
            </w:r>
            <w:r>
              <w:rPr>
                <w:rFonts w:hint="eastAsia" w:ascii="Times New Roman" w:hAnsi="Times New Roman" w:eastAsia="宋体" w:cs="Times New Roman"/>
                <w:highlight w:val="none"/>
              </w:rPr>
              <w:t>；</w:t>
            </w:r>
          </w:p>
          <w:p w14:paraId="635154CF">
            <w:pPr>
              <w:wordWrap w:val="0"/>
              <w:rPr>
                <w:rFonts w:ascii="Times New Roman" w:hAnsi="Times New Roman" w:eastAsia="宋体" w:cs="Times New Roman"/>
                <w:szCs w:val="21"/>
                <w:highlight w:val="none"/>
              </w:rPr>
            </w:pPr>
            <w:r>
              <w:rPr>
                <w:rFonts w:ascii="Times New Roman" w:hAnsi="Times New Roman" w:eastAsia="宋体" w:cs="Times New Roman"/>
                <w:szCs w:val="21"/>
                <w:highlight w:val="none"/>
              </w:rPr>
              <w:t>（4）提供保障措施</w:t>
            </w:r>
            <w:r>
              <w:rPr>
                <w:rFonts w:hint="eastAsia" w:ascii="Times New Roman" w:hAnsi="Times New Roman" w:eastAsia="宋体" w:cs="Times New Roman"/>
                <w:szCs w:val="21"/>
                <w:highlight w:val="none"/>
              </w:rPr>
              <w:t>0</w:t>
            </w:r>
            <w:r>
              <w:rPr>
                <w:rFonts w:ascii="Times New Roman" w:hAnsi="Times New Roman" w:eastAsia="宋体" w:cs="Times New Roman"/>
                <w:szCs w:val="21"/>
                <w:highlight w:val="none"/>
              </w:rPr>
              <w:t>项的，不得分</w:t>
            </w:r>
            <w:r>
              <w:rPr>
                <w:rFonts w:hint="eastAsia" w:ascii="Times New Roman" w:hAnsi="Times New Roman" w:eastAsia="宋体" w:cs="Times New Roman"/>
                <w:szCs w:val="21"/>
                <w:highlight w:val="none"/>
              </w:rPr>
              <w:t>；</w:t>
            </w:r>
          </w:p>
          <w:p w14:paraId="40E2F278">
            <w:pPr>
              <w:jc w:val="left"/>
              <w:rPr>
                <w:rFonts w:ascii="宋体" w:hAnsi="宋体" w:eastAsia="宋体" w:cs="Times New Roman"/>
                <w:szCs w:val="21"/>
                <w:highlight w:val="none"/>
              </w:rPr>
            </w:pPr>
          </w:p>
          <w:p w14:paraId="7EBE2FB6">
            <w:pPr>
              <w:jc w:val="left"/>
              <w:rPr>
                <w:rFonts w:hint="eastAsia" w:ascii="宋体" w:hAnsi="宋体" w:eastAsia="宋体" w:cs="Times New Roman"/>
                <w:szCs w:val="21"/>
                <w:highlight w:val="none"/>
              </w:rPr>
            </w:pPr>
            <w:r>
              <w:rPr>
                <w:rFonts w:hint="eastAsia" w:ascii="宋体" w:hAnsi="宋体" w:eastAsia="宋体" w:cs="Times New Roman"/>
                <w:szCs w:val="21"/>
                <w:highlight w:val="none"/>
                <w:lang w:eastAsia="zh-CN"/>
              </w:rPr>
              <w:t>（二）评分依据</w:t>
            </w:r>
            <w:r>
              <w:rPr>
                <w:rFonts w:hint="eastAsia" w:ascii="宋体" w:hAnsi="宋体" w:eastAsia="宋体" w:cs="Times New Roman"/>
                <w:szCs w:val="21"/>
                <w:highlight w:val="none"/>
              </w:rPr>
              <w:t>：</w:t>
            </w:r>
          </w:p>
          <w:p w14:paraId="2C2818D0">
            <w:pPr>
              <w:jc w:val="left"/>
              <w:rPr>
                <w:rFonts w:hint="eastAsia" w:ascii="宋体" w:hAnsi="宋体" w:eastAsia="宋体" w:cs="Times New Roman"/>
                <w:szCs w:val="21"/>
                <w:highlight w:val="none"/>
              </w:rPr>
            </w:pPr>
            <w:r>
              <w:rPr>
                <w:rFonts w:hint="eastAsia" w:ascii="宋体" w:hAnsi="宋体" w:eastAsia="宋体" w:cs="Times New Roman"/>
                <w:szCs w:val="21"/>
                <w:highlight w:val="none"/>
              </w:rPr>
              <w:t>1. 通过投标人缴纳的近三个月（含开标当月）的任意一个月的社保证明作为本单位员工的证明依据，如供应商成立不足一个月或员工入职不足一个月的，提供情况说明函（格式自拟），无需提供相关人员社保，亦可得分。</w:t>
            </w:r>
            <w:r>
              <w:rPr>
                <w:rFonts w:ascii="Times New Roman" w:hAnsi="Times New Roman" w:eastAsia="宋体" w:cs="Times New Roman"/>
                <w:highlight w:val="none"/>
              </w:rPr>
              <w:commentReference w:id="5"/>
            </w:r>
          </w:p>
          <w:p w14:paraId="2EAC784F">
            <w:pPr>
              <w:spacing w:line="240" w:lineRule="exact"/>
              <w:jc w:val="left"/>
              <w:rPr>
                <w:rFonts w:ascii="宋体" w:hAnsi="宋体" w:eastAsia="宋体" w:cs="Times New Roman"/>
                <w:szCs w:val="21"/>
                <w:highlight w:val="none"/>
              </w:rPr>
            </w:pPr>
            <w:r>
              <w:rPr>
                <w:rFonts w:hint="eastAsia" w:ascii="宋体" w:hAnsi="宋体" w:eastAsia="宋体" w:cs="Times New Roman"/>
                <w:szCs w:val="21"/>
                <w:highlight w:val="none"/>
              </w:rPr>
              <w:t>2.</w:t>
            </w:r>
            <w:r>
              <w:rPr>
                <w:rFonts w:ascii="宋体" w:hAnsi="宋体" w:eastAsia="宋体" w:cs="Times New Roman"/>
                <w:szCs w:val="21"/>
                <w:highlight w:val="none"/>
              </w:rPr>
              <w:t xml:space="preserve"> </w:t>
            </w:r>
            <w:r>
              <w:rPr>
                <w:rFonts w:hint="eastAsia" w:ascii="宋体" w:hAnsi="宋体" w:eastAsia="宋体" w:cs="Times New Roman"/>
                <w:szCs w:val="21"/>
                <w:highlight w:val="none"/>
              </w:rPr>
              <w:t>要求提供投标人相关证明资料作为得分依据。</w:t>
            </w:r>
          </w:p>
          <w:p w14:paraId="53E5DE21">
            <w:pPr>
              <w:jc w:val="left"/>
              <w:rPr>
                <w:rFonts w:ascii="宋体" w:hAnsi="宋体" w:eastAsia="宋体" w:cs="宋体"/>
                <w:sz w:val="20"/>
                <w:szCs w:val="20"/>
                <w:highlight w:val="none"/>
              </w:rPr>
            </w:pPr>
            <w:r>
              <w:rPr>
                <w:rFonts w:hint="eastAsia" w:ascii="宋体" w:hAnsi="宋体" w:eastAsia="宋体" w:cs="Times New Roman"/>
                <w:szCs w:val="21"/>
                <w:highlight w:val="none"/>
              </w:rPr>
              <w:t>3.</w:t>
            </w:r>
            <w:r>
              <w:rPr>
                <w:rFonts w:ascii="宋体" w:hAnsi="宋体" w:eastAsia="宋体" w:cs="Times New Roman"/>
                <w:szCs w:val="21"/>
                <w:highlight w:val="none"/>
              </w:rPr>
              <w:t xml:space="preserve"> </w:t>
            </w:r>
            <w:r>
              <w:rPr>
                <w:rFonts w:hint="eastAsia" w:ascii="宋体" w:hAnsi="宋体" w:eastAsia="宋体" w:cs="Times New Roman"/>
                <w:szCs w:val="21"/>
                <w:highlight w:val="none"/>
              </w:rPr>
              <w:t>以上资料均要求提供扫描件。</w:t>
            </w:r>
            <w:r>
              <w:rPr>
                <w:rFonts w:ascii="宋体" w:hAnsi="宋体" w:eastAsia="宋体" w:cs="Times New Roman"/>
                <w:szCs w:val="21"/>
                <w:highlight w:val="none"/>
              </w:rPr>
              <w:t>评分中出现无证明资料或专家无法凭所提供资料判断是否得分的情况，一律作不得分处理。</w:t>
            </w:r>
          </w:p>
        </w:tc>
      </w:tr>
      <w:tr w14:paraId="4F9C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14173D39">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5221C636">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2</w:t>
            </w:r>
          </w:p>
        </w:tc>
        <w:tc>
          <w:tcPr>
            <w:tcW w:w="1814" w:type="dxa"/>
            <w:vAlign w:val="center"/>
          </w:tcPr>
          <w:p w14:paraId="639DFFD7">
            <w:pPr>
              <w:spacing w:line="240" w:lineRule="exact"/>
              <w:jc w:val="center"/>
              <w:rPr>
                <w:rFonts w:ascii="宋体" w:hAnsi="宋体" w:eastAsia="宋体" w:cs="Times New Roman"/>
                <w:sz w:val="20"/>
                <w:szCs w:val="20"/>
                <w:highlight w:val="none"/>
              </w:rPr>
            </w:pPr>
            <w:r>
              <w:rPr>
                <w:rFonts w:hint="eastAsia" w:ascii="宋体" w:hAnsi="宋体" w:eastAsia="宋体" w:cs="宋体"/>
                <w:kern w:val="0"/>
                <w:sz w:val="20"/>
                <w:szCs w:val="20"/>
                <w:highlight w:val="none"/>
              </w:rPr>
              <w:t>技术要求偏离情况</w:t>
            </w:r>
          </w:p>
        </w:tc>
        <w:tc>
          <w:tcPr>
            <w:tcW w:w="720" w:type="dxa"/>
            <w:vAlign w:val="center"/>
          </w:tcPr>
          <w:p w14:paraId="0661D75D">
            <w:pPr>
              <w:spacing w:line="240" w:lineRule="exact"/>
              <w:jc w:val="center"/>
              <w:rPr>
                <w:rFonts w:ascii="宋体" w:hAnsi="宋体" w:eastAsia="宋体" w:cs="Times New Roman"/>
                <w:sz w:val="20"/>
                <w:szCs w:val="20"/>
                <w:highlight w:val="none"/>
              </w:rPr>
            </w:pPr>
            <w:r>
              <w:rPr>
                <w:rFonts w:hint="eastAsia" w:ascii="宋体" w:hAnsi="宋体" w:eastAsia="宋体" w:cs="宋体"/>
                <w:sz w:val="20"/>
                <w:szCs w:val="20"/>
                <w:highlight w:val="none"/>
              </w:rPr>
              <w:t>≤</w:t>
            </w:r>
            <w:r>
              <w:rPr>
                <w:rFonts w:ascii="宋体" w:hAnsi="宋体" w:eastAsia="宋体" w:cs="宋体"/>
                <w:sz w:val="20"/>
                <w:szCs w:val="20"/>
                <w:highlight w:val="none"/>
              </w:rPr>
              <w:t>5</w:t>
            </w:r>
            <w:r>
              <w:rPr>
                <w:rFonts w:hint="eastAsia" w:ascii="宋体" w:hAnsi="宋体" w:eastAsia="宋体" w:cs="宋体"/>
                <w:sz w:val="20"/>
                <w:szCs w:val="20"/>
                <w:highlight w:val="none"/>
              </w:rPr>
              <w:t>4</w:t>
            </w:r>
          </w:p>
        </w:tc>
        <w:tc>
          <w:tcPr>
            <w:tcW w:w="755" w:type="dxa"/>
            <w:vAlign w:val="center"/>
          </w:tcPr>
          <w:p w14:paraId="16BE7AFF">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vAlign w:val="center"/>
          </w:tcPr>
          <w:p w14:paraId="7FCE86E7">
            <w:pPr>
              <w:widowControl/>
              <w:jc w:val="left"/>
              <w:rPr>
                <w:rFonts w:ascii="Times New Roman" w:hAnsi="Times New Roman" w:eastAsia="宋体" w:cs="宋体"/>
                <w:sz w:val="20"/>
                <w:szCs w:val="20"/>
                <w:highlight w:val="none"/>
              </w:rPr>
            </w:pPr>
            <w:r>
              <w:rPr>
                <w:rFonts w:hint="eastAsia" w:ascii="宋体" w:hAnsi="宋体" w:eastAsia="宋体" w:cs="宋体"/>
                <w:kern w:val="0"/>
                <w:sz w:val="20"/>
                <w:szCs w:val="20"/>
                <w:highlight w:val="none"/>
                <w:lang w:eastAsia="zh-CN"/>
              </w:rPr>
              <w:t>（一）评分内容</w:t>
            </w:r>
            <w:r>
              <w:rPr>
                <w:rFonts w:hint="eastAsia" w:ascii="宋体" w:hAnsi="宋体" w:eastAsia="宋体" w:cs="宋体"/>
                <w:kern w:val="0"/>
                <w:sz w:val="20"/>
                <w:szCs w:val="20"/>
                <w:highlight w:val="none"/>
              </w:rPr>
              <w:t>：投标人应如实填写《技术要求偏离表》，评审委员会根据技术需求参数响应情况进行打分，各项技术参数指标及要求全部满足的得100分，</w:t>
            </w:r>
            <w:commentRangeStart w:id="6"/>
            <w:r>
              <w:rPr>
                <w:rFonts w:hint="eastAsia" w:ascii="宋体" w:hAnsi="宋体" w:eastAsia="宋体" w:cs="宋体"/>
                <w:kern w:val="0"/>
                <w:sz w:val="20"/>
                <w:szCs w:val="20"/>
                <w:highlight w:val="none"/>
              </w:rPr>
              <w:t>所有标注“▲”的重要参数每项负偏离一扣X分，一般参数每负偏离一条扣X分</w:t>
            </w:r>
            <w:commentRangeEnd w:id="6"/>
            <w:r>
              <w:rPr>
                <w:rFonts w:ascii="Times New Roman" w:hAnsi="Times New Roman" w:eastAsia="宋体" w:cs="Times New Roman"/>
                <w:highlight w:val="none"/>
              </w:rPr>
              <w:commentReference w:id="6"/>
            </w:r>
            <w:r>
              <w:rPr>
                <w:rFonts w:hint="eastAsia" w:ascii="宋体" w:hAnsi="宋体" w:eastAsia="宋体" w:cs="宋体"/>
                <w:kern w:val="0"/>
                <w:sz w:val="20"/>
                <w:szCs w:val="20"/>
                <w:highlight w:val="none"/>
              </w:rPr>
              <w:t>，扣完为止。</w:t>
            </w:r>
          </w:p>
        </w:tc>
      </w:tr>
      <w:tr w14:paraId="1015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5FE593B6">
            <w:pPr>
              <w:spacing w:line="240" w:lineRule="exact"/>
              <w:jc w:val="center"/>
              <w:rPr>
                <w:rFonts w:ascii="宋体" w:hAnsi="宋体" w:eastAsia="宋体" w:cs="Times New Roman"/>
                <w:sz w:val="20"/>
                <w:szCs w:val="20"/>
                <w:highlight w:val="none"/>
              </w:rPr>
            </w:pPr>
          </w:p>
        </w:tc>
        <w:tc>
          <w:tcPr>
            <w:tcW w:w="416" w:type="dxa"/>
            <w:vAlign w:val="center"/>
          </w:tcPr>
          <w:p w14:paraId="60233B74">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3</w:t>
            </w:r>
          </w:p>
        </w:tc>
        <w:tc>
          <w:tcPr>
            <w:tcW w:w="1814" w:type="dxa"/>
            <w:vAlign w:val="center"/>
          </w:tcPr>
          <w:p w14:paraId="2E08FCE3">
            <w:pPr>
              <w:spacing w:line="240" w:lineRule="exact"/>
              <w:jc w:val="center"/>
              <w:rPr>
                <w:rFonts w:ascii="宋体" w:hAnsi="宋体" w:eastAsia="宋体" w:cs="Times New Roman"/>
                <w:color w:val="FF0000"/>
                <w:sz w:val="20"/>
                <w:szCs w:val="20"/>
                <w:highlight w:val="none"/>
              </w:rPr>
            </w:pPr>
            <w:r>
              <w:rPr>
                <w:rFonts w:hint="eastAsia" w:ascii="宋体" w:hAnsi="宋体" w:eastAsia="宋体" w:cs="Times New Roman"/>
                <w:sz w:val="20"/>
                <w:szCs w:val="20"/>
                <w:highlight w:val="none"/>
              </w:rPr>
              <w:t>施工安全保障措施</w:t>
            </w:r>
          </w:p>
        </w:tc>
        <w:tc>
          <w:tcPr>
            <w:tcW w:w="720" w:type="dxa"/>
            <w:vAlign w:val="center"/>
          </w:tcPr>
          <w:p w14:paraId="354850B7">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w:t>
            </w:r>
            <w:r>
              <w:rPr>
                <w:rFonts w:ascii="宋体" w:hAnsi="宋体" w:eastAsia="宋体" w:cs="Times New Roman"/>
                <w:sz w:val="20"/>
                <w:szCs w:val="20"/>
                <w:highlight w:val="none"/>
              </w:rPr>
              <w:t>3</w:t>
            </w:r>
          </w:p>
        </w:tc>
        <w:tc>
          <w:tcPr>
            <w:tcW w:w="755" w:type="dxa"/>
            <w:vAlign w:val="center"/>
          </w:tcPr>
          <w:p w14:paraId="614B955C">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vAlign w:val="center"/>
          </w:tcPr>
          <w:p w14:paraId="037CDC9D">
            <w:pPr>
              <w:widowControl/>
              <w:textAlignment w:val="center"/>
              <w:rPr>
                <w:rFonts w:ascii="宋体" w:hAnsi="宋体" w:eastAsia="宋体" w:cs="Times New Roman"/>
                <w:szCs w:val="21"/>
                <w:highlight w:val="none"/>
              </w:rPr>
            </w:pPr>
            <w:commentRangeStart w:id="7"/>
            <w:r>
              <w:rPr>
                <w:rFonts w:hint="eastAsia" w:ascii="宋体" w:hAnsi="宋体" w:eastAsia="宋体" w:cs="宋体"/>
                <w:b/>
                <w:color w:val="FF0000"/>
                <w:kern w:val="0"/>
                <w:sz w:val="20"/>
                <w:szCs w:val="20"/>
                <w:highlight w:val="none"/>
              </w:rPr>
              <w:t>（示例）</w:t>
            </w:r>
            <w:r>
              <w:rPr>
                <w:rFonts w:hint="eastAsia" w:ascii="宋体" w:hAnsi="宋体" w:eastAsia="宋体" w:cs="宋体"/>
                <w:b w:val="0"/>
                <w:bCs/>
                <w:color w:val="auto"/>
                <w:kern w:val="0"/>
                <w:sz w:val="20"/>
                <w:szCs w:val="20"/>
                <w:highlight w:val="none"/>
                <w:lang w:eastAsia="zh-CN"/>
              </w:rPr>
              <w:t>（一）评分内容</w:t>
            </w:r>
            <w:r>
              <w:rPr>
                <w:rFonts w:hint="eastAsia" w:ascii="宋体" w:hAnsi="宋体" w:eastAsia="宋体" w:cs="宋体"/>
                <w:b w:val="0"/>
                <w:bCs/>
                <w:color w:val="auto"/>
                <w:kern w:val="0"/>
                <w:sz w:val="20"/>
                <w:szCs w:val="20"/>
                <w:highlight w:val="none"/>
              </w:rPr>
              <w:t>：</w:t>
            </w:r>
            <w:r>
              <w:rPr>
                <w:rFonts w:hint="eastAsia" w:ascii="宋体" w:hAnsi="宋体" w:eastAsia="宋体" w:cs="宋体"/>
                <w:color w:val="000000"/>
                <w:kern w:val="0"/>
                <w:sz w:val="20"/>
                <w:szCs w:val="20"/>
                <w:highlight w:val="none"/>
              </w:rPr>
              <w:t>拟安</w:t>
            </w:r>
            <w:r>
              <w:rPr>
                <w:rFonts w:hint="eastAsia" w:ascii="宋体" w:hAnsi="宋体" w:eastAsia="宋体" w:cs="Times New Roman"/>
                <w:szCs w:val="21"/>
                <w:highlight w:val="none"/>
              </w:rPr>
              <w:t>排项目主要团队成员为投标单位员工，否则该人员情况不计分。</w:t>
            </w:r>
          </w:p>
          <w:p w14:paraId="562A4BAF">
            <w:pPr>
              <w:widowControl/>
              <w:textAlignment w:val="center"/>
              <w:rPr>
                <w:rFonts w:ascii="宋体" w:hAnsi="宋体" w:eastAsia="宋体" w:cs="Times New Roman"/>
                <w:szCs w:val="21"/>
                <w:highlight w:val="none"/>
              </w:rPr>
            </w:pPr>
            <w:r>
              <w:rPr>
                <w:rFonts w:hint="eastAsia" w:ascii="宋体" w:hAnsi="宋体" w:eastAsia="宋体" w:cs="Times New Roman"/>
                <w:szCs w:val="21"/>
                <w:highlight w:val="none"/>
              </w:rPr>
              <w:t>1.投标人须为本项目配备一名项目实施总负责人，该负责人具有系统集成高级项目经理证书的得50分；</w:t>
            </w:r>
          </w:p>
          <w:p w14:paraId="7A31EAA4">
            <w:pPr>
              <w:widowControl/>
              <w:textAlignment w:val="center"/>
              <w:rPr>
                <w:rFonts w:ascii="宋体" w:hAnsi="宋体" w:eastAsia="宋体" w:cs="Times New Roman"/>
                <w:szCs w:val="21"/>
                <w:highlight w:val="none"/>
              </w:rPr>
            </w:pPr>
            <w:r>
              <w:rPr>
                <w:rFonts w:hint="eastAsia" w:ascii="宋体" w:hAnsi="宋体" w:eastAsia="宋体" w:cs="Times New Roman"/>
                <w:szCs w:val="21"/>
                <w:highlight w:val="none"/>
              </w:rPr>
              <w:t>2.投标人须为本项目配备不少于五名项目组网络技术人员，每提供一名具有网络工程师认证证书的技术人员，得10分，最多得50分；</w:t>
            </w:r>
            <w:commentRangeEnd w:id="7"/>
            <w:r>
              <w:rPr>
                <w:rFonts w:hint="eastAsia" w:ascii="宋体" w:hAnsi="宋体" w:eastAsia="宋体" w:cs="Times New Roman"/>
                <w:szCs w:val="21"/>
                <w:highlight w:val="none"/>
              </w:rPr>
              <w:commentReference w:id="7"/>
            </w:r>
          </w:p>
          <w:p w14:paraId="683BBCB1">
            <w:pPr>
              <w:widowControl/>
              <w:jc w:val="left"/>
              <w:textAlignment w:val="center"/>
              <w:rPr>
                <w:rFonts w:ascii="宋体" w:hAnsi="宋体" w:eastAsia="宋体" w:cs="Times New Roman"/>
                <w:szCs w:val="21"/>
                <w:highlight w:val="none"/>
              </w:rPr>
            </w:pPr>
            <w:r>
              <w:rPr>
                <w:rFonts w:hint="eastAsia" w:ascii="宋体" w:hAnsi="宋体" w:eastAsia="宋体" w:cs="Times New Roman"/>
                <w:szCs w:val="21"/>
                <w:highlight w:val="none"/>
                <w:lang w:eastAsia="zh-CN"/>
              </w:rPr>
              <w:t>（二）评分依据</w:t>
            </w:r>
            <w:r>
              <w:rPr>
                <w:rFonts w:hint="eastAsia" w:ascii="宋体" w:hAnsi="宋体" w:eastAsia="宋体" w:cs="Times New Roman"/>
                <w:szCs w:val="21"/>
                <w:highlight w:val="none"/>
              </w:rPr>
              <w:t>：</w:t>
            </w:r>
          </w:p>
          <w:p w14:paraId="4F5CFAEB">
            <w:pPr>
              <w:widowControl/>
              <w:jc w:val="left"/>
              <w:textAlignment w:val="center"/>
              <w:rPr>
                <w:rFonts w:ascii="宋体" w:hAnsi="宋体" w:eastAsia="宋体" w:cs="Times New Roman"/>
                <w:szCs w:val="21"/>
                <w:highlight w:val="none"/>
              </w:rPr>
            </w:pPr>
            <w:r>
              <w:rPr>
                <w:rFonts w:hint="eastAsia" w:ascii="宋体" w:hAnsi="宋体" w:eastAsia="宋体" w:cs="Times New Roman"/>
                <w:szCs w:val="21"/>
                <w:highlight w:val="none"/>
              </w:rPr>
              <w:t>1. 通过投标人缴纳的近三个月（含开标当月）的任意一个月的社保证明作为本单位员工的证明依据，如供应商成立不足一个月或员工入职不足一个月的，提供情况说明函（格式自拟），无需提供相关人员社保，亦可得分。</w:t>
            </w:r>
            <w:r>
              <w:rPr>
                <w:rFonts w:ascii="Times New Roman" w:hAnsi="Times New Roman" w:eastAsia="宋体" w:cs="Times New Roman"/>
                <w:highlight w:val="none"/>
              </w:rPr>
              <w:commentReference w:id="8"/>
            </w:r>
          </w:p>
          <w:p w14:paraId="3686CBCD">
            <w:pPr>
              <w:widowControl/>
              <w:jc w:val="left"/>
              <w:textAlignment w:val="center"/>
              <w:rPr>
                <w:rFonts w:ascii="宋体" w:hAnsi="宋体" w:eastAsia="宋体" w:cs="Times New Roman"/>
                <w:szCs w:val="21"/>
                <w:highlight w:val="none"/>
              </w:rPr>
            </w:pPr>
            <w:r>
              <w:rPr>
                <w:rFonts w:hint="eastAsia" w:ascii="宋体" w:hAnsi="宋体" w:eastAsia="宋体" w:cs="Times New Roman"/>
                <w:szCs w:val="21"/>
                <w:highlight w:val="none"/>
              </w:rPr>
              <w:t>2.</w:t>
            </w:r>
            <w:r>
              <w:rPr>
                <w:rFonts w:ascii="宋体" w:hAnsi="宋体" w:eastAsia="宋体" w:cs="Times New Roman"/>
                <w:szCs w:val="21"/>
                <w:highlight w:val="none"/>
              </w:rPr>
              <w:t xml:space="preserve"> </w:t>
            </w:r>
            <w:r>
              <w:rPr>
                <w:rFonts w:hint="eastAsia" w:ascii="宋体" w:hAnsi="宋体" w:eastAsia="宋体" w:cs="Times New Roman"/>
                <w:szCs w:val="21"/>
                <w:highlight w:val="none"/>
              </w:rPr>
              <w:t>要求提供投标人相关证明资料作为得分依据。</w:t>
            </w:r>
          </w:p>
          <w:p w14:paraId="78A43387">
            <w:pPr>
              <w:widowControl/>
              <w:textAlignment w:val="center"/>
              <w:rPr>
                <w:rFonts w:ascii="宋体" w:hAnsi="宋体" w:eastAsia="宋体" w:cs="宋体"/>
                <w:color w:val="000000"/>
                <w:kern w:val="0"/>
                <w:sz w:val="20"/>
                <w:szCs w:val="20"/>
                <w:highlight w:val="none"/>
              </w:rPr>
            </w:pPr>
            <w:r>
              <w:rPr>
                <w:rFonts w:hint="eastAsia" w:ascii="宋体" w:hAnsi="宋体" w:eastAsia="宋体" w:cs="Times New Roman"/>
                <w:szCs w:val="21"/>
                <w:highlight w:val="none"/>
              </w:rPr>
              <w:t>3.</w:t>
            </w:r>
            <w:r>
              <w:rPr>
                <w:rFonts w:ascii="宋体" w:hAnsi="宋体" w:eastAsia="宋体" w:cs="Times New Roman"/>
                <w:szCs w:val="21"/>
                <w:highlight w:val="none"/>
              </w:rPr>
              <w:t xml:space="preserve"> </w:t>
            </w:r>
            <w:r>
              <w:rPr>
                <w:rFonts w:hint="eastAsia" w:ascii="宋体" w:hAnsi="宋体" w:eastAsia="宋体" w:cs="Times New Roman"/>
                <w:szCs w:val="21"/>
                <w:highlight w:val="none"/>
              </w:rPr>
              <w:t>以上资料均要求提供扫描件。</w:t>
            </w:r>
            <w:r>
              <w:rPr>
                <w:rFonts w:ascii="宋体" w:hAnsi="宋体" w:eastAsia="宋体" w:cs="Times New Roman"/>
                <w:szCs w:val="21"/>
                <w:highlight w:val="none"/>
              </w:rPr>
              <w:t>评分中出现无证明资料或专家无法凭所提供资料判断是否得分的情况，一律作不得分处理。</w:t>
            </w:r>
          </w:p>
        </w:tc>
      </w:tr>
      <w:tr w14:paraId="0C19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41958A82">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3DE1E727">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4</w:t>
            </w:r>
          </w:p>
        </w:tc>
        <w:tc>
          <w:tcPr>
            <w:tcW w:w="1814" w:type="dxa"/>
            <w:vAlign w:val="center"/>
          </w:tcPr>
          <w:p w14:paraId="46F0ABC7">
            <w:pPr>
              <w:spacing w:line="240" w:lineRule="exact"/>
              <w:jc w:val="center"/>
              <w:rPr>
                <w:rFonts w:ascii="宋体" w:hAnsi="Times New Roman" w:eastAsia="宋体" w:cs="Times New Roman"/>
                <w:sz w:val="20"/>
                <w:szCs w:val="20"/>
                <w:highlight w:val="none"/>
              </w:rPr>
            </w:pPr>
            <w:r>
              <w:rPr>
                <w:rFonts w:hint="eastAsia" w:ascii="宋体" w:hAnsi="宋体" w:eastAsia="宋体" w:cs="宋体"/>
                <w:sz w:val="20"/>
                <w:szCs w:val="20"/>
                <w:highlight w:val="none"/>
              </w:rPr>
              <w:t>检测报告</w:t>
            </w:r>
          </w:p>
          <w:p w14:paraId="71EA8762">
            <w:pPr>
              <w:spacing w:line="240" w:lineRule="exact"/>
              <w:jc w:val="center"/>
              <w:rPr>
                <w:rFonts w:ascii="宋体" w:hAnsi="宋体" w:eastAsia="宋体" w:cs="Times New Roman"/>
                <w:color w:val="FF0000"/>
                <w:sz w:val="20"/>
                <w:szCs w:val="20"/>
                <w:highlight w:val="none"/>
              </w:rPr>
            </w:pPr>
            <w:r>
              <w:rPr>
                <w:rFonts w:hint="eastAsia" w:ascii="宋体" w:hAnsi="宋体" w:eastAsia="宋体" w:cs="宋体"/>
                <w:color w:val="FF0000"/>
                <w:sz w:val="20"/>
                <w:szCs w:val="20"/>
                <w:highlight w:val="none"/>
              </w:rPr>
              <w:t>（可选，仅适用于对产品有检测要求的项目）</w:t>
            </w:r>
          </w:p>
        </w:tc>
        <w:tc>
          <w:tcPr>
            <w:tcW w:w="720" w:type="dxa"/>
            <w:vAlign w:val="center"/>
          </w:tcPr>
          <w:p w14:paraId="09017D7A">
            <w:pPr>
              <w:spacing w:line="240" w:lineRule="exact"/>
              <w:jc w:val="center"/>
              <w:rPr>
                <w:rFonts w:ascii="宋体" w:hAnsi="宋体" w:eastAsia="宋体" w:cs="Times New Roman"/>
                <w:sz w:val="20"/>
                <w:szCs w:val="20"/>
                <w:highlight w:val="none"/>
              </w:rPr>
            </w:pPr>
            <w:r>
              <w:rPr>
                <w:rFonts w:hint="eastAsia" w:ascii="宋体" w:hAnsi="宋体" w:eastAsia="宋体" w:cs="宋体"/>
                <w:sz w:val="20"/>
                <w:szCs w:val="20"/>
                <w:highlight w:val="none"/>
              </w:rPr>
              <w:t>≤</w:t>
            </w:r>
            <w:r>
              <w:rPr>
                <w:rFonts w:ascii="宋体" w:hAnsi="宋体" w:eastAsia="宋体" w:cs="宋体"/>
                <w:sz w:val="20"/>
                <w:szCs w:val="20"/>
                <w:highlight w:val="none"/>
              </w:rPr>
              <w:t>5</w:t>
            </w:r>
          </w:p>
        </w:tc>
        <w:tc>
          <w:tcPr>
            <w:tcW w:w="755" w:type="dxa"/>
            <w:vAlign w:val="center"/>
          </w:tcPr>
          <w:p w14:paraId="33ACBF1B">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vAlign w:val="center"/>
          </w:tcPr>
          <w:p w14:paraId="2107EEAC">
            <w:pPr>
              <w:spacing w:line="240" w:lineRule="exact"/>
              <w:rPr>
                <w:rFonts w:ascii="宋体" w:hAnsi="宋体" w:eastAsia="宋体" w:cs="宋体"/>
                <w:sz w:val="20"/>
                <w:szCs w:val="20"/>
                <w:highlight w:val="none"/>
              </w:rPr>
            </w:pPr>
            <w:r>
              <w:rPr>
                <w:rFonts w:hint="eastAsia" w:ascii="宋体" w:hAnsi="宋体" w:eastAsia="宋体" w:cs="宋体"/>
                <w:b/>
                <w:color w:val="FF0000"/>
                <w:sz w:val="20"/>
                <w:szCs w:val="20"/>
                <w:highlight w:val="none"/>
              </w:rPr>
              <w:t>（示例）</w:t>
            </w:r>
            <w:r>
              <w:rPr>
                <w:rFonts w:hint="eastAsia" w:ascii="宋体" w:hAnsi="宋体" w:eastAsia="宋体" w:cs="宋体"/>
                <w:b w:val="0"/>
                <w:bCs/>
                <w:color w:val="auto"/>
                <w:sz w:val="20"/>
                <w:szCs w:val="20"/>
                <w:highlight w:val="none"/>
                <w:lang w:eastAsia="zh-CN"/>
              </w:rPr>
              <w:t>（一）评分内容</w:t>
            </w:r>
            <w:r>
              <w:rPr>
                <w:rFonts w:hint="eastAsia" w:ascii="宋体" w:hAnsi="宋体" w:eastAsia="宋体" w:cs="宋体"/>
                <w:b w:val="0"/>
                <w:bCs/>
                <w:color w:val="auto"/>
                <w:sz w:val="20"/>
                <w:szCs w:val="20"/>
                <w:highlight w:val="none"/>
              </w:rPr>
              <w:t>：</w:t>
            </w:r>
            <w:r>
              <w:rPr>
                <w:rFonts w:hint="eastAsia" w:ascii="宋体" w:hAnsi="宋体" w:eastAsia="宋体" w:cs="宋体"/>
                <w:sz w:val="20"/>
                <w:szCs w:val="20"/>
                <w:highlight w:val="none"/>
              </w:rPr>
              <w:t>招标</w:t>
            </w:r>
            <w:commentRangeStart w:id="9"/>
            <w:r>
              <w:rPr>
                <w:rFonts w:ascii="宋体" w:hAnsi="宋体" w:eastAsia="宋体" w:cs="宋体"/>
                <w:sz w:val="20"/>
                <w:szCs w:val="20"/>
                <w:highlight w:val="none"/>
              </w:rPr>
              <w:t>文件</w:t>
            </w:r>
            <w:r>
              <w:rPr>
                <w:rFonts w:hint="eastAsia" w:ascii="宋体" w:hAnsi="宋体" w:eastAsia="宋体" w:cs="宋体"/>
                <w:sz w:val="20"/>
                <w:szCs w:val="20"/>
                <w:highlight w:val="none"/>
              </w:rPr>
              <w:t>第三章 用户需求书“七、检测报告”中</w:t>
            </w:r>
            <w:r>
              <w:rPr>
                <w:rFonts w:ascii="宋体" w:hAnsi="宋体" w:eastAsia="宋体" w:cs="宋体"/>
                <w:sz w:val="20"/>
                <w:szCs w:val="20"/>
                <w:highlight w:val="none"/>
              </w:rPr>
              <w:t xml:space="preserve">列明的需提供检测报告的5项合格检验报告得100分，4项得80分，3项得60分，2项得30分，不足两项不得分。 </w:t>
            </w:r>
          </w:p>
          <w:p w14:paraId="7EB58D5E">
            <w:pPr>
              <w:spacing w:line="240" w:lineRule="exact"/>
              <w:rPr>
                <w:rFonts w:ascii="宋体" w:hAnsi="宋体" w:eastAsia="宋体" w:cs="宋体"/>
                <w:sz w:val="20"/>
                <w:szCs w:val="20"/>
                <w:highlight w:val="none"/>
              </w:rPr>
            </w:pPr>
            <w:r>
              <w:rPr>
                <w:rFonts w:hint="eastAsia" w:ascii="宋体" w:hAnsi="宋体" w:eastAsia="宋体" w:cs="宋体"/>
                <w:sz w:val="20"/>
                <w:szCs w:val="20"/>
                <w:highlight w:val="none"/>
                <w:lang w:eastAsia="zh-CN"/>
              </w:rPr>
              <w:t>（二）评分依据</w:t>
            </w:r>
            <w:r>
              <w:rPr>
                <w:rFonts w:hint="eastAsia" w:ascii="宋体" w:hAnsi="宋体" w:eastAsia="宋体" w:cs="宋体"/>
                <w:sz w:val="20"/>
                <w:szCs w:val="20"/>
                <w:highlight w:val="none"/>
              </w:rPr>
              <w:t>：要求提供报告扫描件作为得分依据。评分中出现无证明资料或专家无法凭所提供资料判断是否得分的情况，一律作不得分处理。</w:t>
            </w:r>
            <w:commentRangeEnd w:id="9"/>
            <w:r>
              <w:rPr>
                <w:rFonts w:ascii="Times New Roman" w:hAnsi="Times New Roman" w:eastAsia="宋体" w:cs="Times New Roman"/>
                <w:sz w:val="20"/>
                <w:szCs w:val="22"/>
                <w:highlight w:val="none"/>
              </w:rPr>
              <w:commentReference w:id="9"/>
            </w:r>
          </w:p>
        </w:tc>
      </w:tr>
      <w:tr w14:paraId="178C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04B7669D">
            <w:pPr>
              <w:keepNext/>
              <w:keepLines/>
              <w:spacing w:before="260" w:after="160" w:line="240" w:lineRule="exact"/>
              <w:jc w:val="center"/>
              <w:outlineLvl w:val="2"/>
              <w:rPr>
                <w:rFonts w:ascii="宋体" w:hAnsi="宋体" w:eastAsia="仿宋_GB2312" w:cs="Times New Roman"/>
                <w:sz w:val="20"/>
                <w:szCs w:val="20"/>
                <w:highlight w:val="none"/>
              </w:rPr>
            </w:pPr>
          </w:p>
        </w:tc>
        <w:tc>
          <w:tcPr>
            <w:tcW w:w="416" w:type="dxa"/>
            <w:vAlign w:val="center"/>
          </w:tcPr>
          <w:p w14:paraId="14BCE078">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5</w:t>
            </w:r>
          </w:p>
        </w:tc>
        <w:tc>
          <w:tcPr>
            <w:tcW w:w="1814" w:type="dxa"/>
            <w:vAlign w:val="center"/>
          </w:tcPr>
          <w:p w14:paraId="428F77F0">
            <w:pPr>
              <w:spacing w:line="240" w:lineRule="exact"/>
              <w:jc w:val="center"/>
              <w:rPr>
                <w:rFonts w:ascii="宋体" w:hAnsi="Times New Roman" w:eastAsia="宋体" w:cs="Times New Roman"/>
                <w:sz w:val="20"/>
                <w:szCs w:val="20"/>
                <w:highlight w:val="none"/>
              </w:rPr>
            </w:pPr>
            <w:commentRangeStart w:id="10"/>
            <w:r>
              <w:rPr>
                <w:rFonts w:hint="eastAsia" w:ascii="宋体" w:hAnsi="宋体" w:eastAsia="宋体" w:cs="宋体"/>
                <w:sz w:val="20"/>
                <w:szCs w:val="20"/>
                <w:highlight w:val="none"/>
              </w:rPr>
              <w:t>样品</w:t>
            </w:r>
            <w:r>
              <w:rPr>
                <w:rFonts w:ascii="宋体" w:hAnsi="宋体" w:eastAsia="宋体" w:cs="宋体"/>
                <w:sz w:val="20"/>
                <w:szCs w:val="20"/>
                <w:highlight w:val="none"/>
              </w:rPr>
              <w:t>/</w:t>
            </w:r>
            <w:r>
              <w:rPr>
                <w:rFonts w:hint="eastAsia" w:ascii="宋体" w:hAnsi="宋体" w:eastAsia="宋体" w:cs="宋体"/>
                <w:sz w:val="20"/>
                <w:szCs w:val="20"/>
                <w:highlight w:val="none"/>
              </w:rPr>
              <w:t>演示</w:t>
            </w:r>
            <w:commentRangeEnd w:id="10"/>
            <w:r>
              <w:rPr>
                <w:rFonts w:ascii="Times New Roman" w:hAnsi="Times New Roman" w:eastAsia="宋体" w:cs="Times New Roman"/>
                <w:highlight w:val="none"/>
              </w:rPr>
              <w:commentReference w:id="10"/>
            </w:r>
          </w:p>
          <w:p w14:paraId="2E469438">
            <w:pPr>
              <w:spacing w:line="240" w:lineRule="exact"/>
              <w:jc w:val="center"/>
              <w:rPr>
                <w:rFonts w:ascii="宋体" w:hAnsi="宋体" w:eastAsia="宋体" w:cs="Times New Roman"/>
                <w:color w:val="FF0000"/>
                <w:sz w:val="20"/>
                <w:szCs w:val="20"/>
                <w:highlight w:val="none"/>
              </w:rPr>
            </w:pPr>
            <w:r>
              <w:rPr>
                <w:rFonts w:hint="eastAsia" w:ascii="宋体" w:hAnsi="宋体" w:eastAsia="宋体" w:cs="宋体"/>
                <w:color w:val="FF0000"/>
                <w:sz w:val="20"/>
                <w:szCs w:val="20"/>
                <w:highlight w:val="none"/>
              </w:rPr>
              <w:t>（可选）</w:t>
            </w:r>
          </w:p>
        </w:tc>
        <w:tc>
          <w:tcPr>
            <w:tcW w:w="720" w:type="dxa"/>
            <w:vAlign w:val="center"/>
          </w:tcPr>
          <w:p w14:paraId="1AEABF6B">
            <w:pPr>
              <w:spacing w:line="240" w:lineRule="exact"/>
              <w:jc w:val="center"/>
              <w:rPr>
                <w:rFonts w:ascii="宋体" w:hAnsi="宋体" w:eastAsia="宋体" w:cs="Times New Roman"/>
                <w:sz w:val="20"/>
                <w:szCs w:val="20"/>
                <w:highlight w:val="none"/>
              </w:rPr>
            </w:pPr>
            <w:r>
              <w:rPr>
                <w:rFonts w:hint="eastAsia" w:ascii="宋体" w:hAnsi="宋体" w:eastAsia="宋体" w:cs="宋体"/>
                <w:sz w:val="20"/>
                <w:szCs w:val="20"/>
                <w:highlight w:val="none"/>
              </w:rPr>
              <w:t>≤</w:t>
            </w:r>
            <w:r>
              <w:rPr>
                <w:rFonts w:ascii="宋体" w:hAnsi="宋体" w:eastAsia="宋体" w:cs="宋体"/>
                <w:sz w:val="20"/>
                <w:szCs w:val="20"/>
                <w:highlight w:val="none"/>
              </w:rPr>
              <w:t>3</w:t>
            </w:r>
          </w:p>
        </w:tc>
        <w:tc>
          <w:tcPr>
            <w:tcW w:w="755" w:type="dxa"/>
            <w:vAlign w:val="center"/>
          </w:tcPr>
          <w:p w14:paraId="6FBE653E">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vAlign w:val="center"/>
          </w:tcPr>
          <w:p w14:paraId="58DFAD55">
            <w:pPr>
              <w:rPr>
                <w:rFonts w:ascii="宋体" w:hAnsi="宋体" w:eastAsia="宋体" w:cs="宋体"/>
                <w:sz w:val="20"/>
                <w:szCs w:val="20"/>
                <w:highlight w:val="none"/>
              </w:rPr>
            </w:pPr>
            <w:r>
              <w:rPr>
                <w:rFonts w:hint="eastAsia" w:ascii="Times New Roman" w:hAnsi="Times New Roman" w:eastAsia="宋体" w:cs="宋体"/>
                <w:sz w:val="20"/>
                <w:szCs w:val="20"/>
                <w:highlight w:val="none"/>
                <w:lang w:eastAsia="zh-CN"/>
              </w:rPr>
              <w:t>（一）评分内容</w:t>
            </w:r>
            <w:r>
              <w:rPr>
                <w:rFonts w:hint="eastAsia" w:ascii="Times New Roman" w:hAnsi="Times New Roman" w:eastAsia="宋体" w:cs="宋体"/>
                <w:sz w:val="20"/>
                <w:szCs w:val="20"/>
                <w:highlight w:val="none"/>
              </w:rPr>
              <w:t>：评审委员会根据“五、样品要求”、“六、演示要求”的内容进行打分，全部样品/演示满足的得</w:t>
            </w:r>
            <w:r>
              <w:rPr>
                <w:rFonts w:ascii="Times New Roman" w:hAnsi="Times New Roman" w:eastAsia="宋体" w:cs="Times New Roman"/>
                <w:sz w:val="20"/>
                <w:szCs w:val="20"/>
                <w:highlight w:val="none"/>
              </w:rPr>
              <w:t>100</w:t>
            </w:r>
            <w:r>
              <w:rPr>
                <w:rFonts w:hint="eastAsia" w:ascii="Times New Roman" w:hAnsi="Times New Roman" w:eastAsia="宋体" w:cs="宋体"/>
                <w:sz w:val="20"/>
                <w:szCs w:val="20"/>
                <w:highlight w:val="none"/>
              </w:rPr>
              <w:t>分，每一项样品/演示不满足扣</w:t>
            </w:r>
            <w:commentRangeStart w:id="11"/>
            <w:r>
              <w:rPr>
                <w:rFonts w:ascii="Times New Roman" w:hAnsi="Times New Roman" w:eastAsia="宋体" w:cs="Times New Roman"/>
                <w:sz w:val="20"/>
                <w:szCs w:val="20"/>
                <w:highlight w:val="none"/>
              </w:rPr>
              <w:t>x</w:t>
            </w:r>
            <w:commentRangeEnd w:id="11"/>
            <w:r>
              <w:rPr>
                <w:rFonts w:ascii="Times New Roman" w:hAnsi="Times New Roman" w:eastAsia="宋体" w:cs="Times New Roman"/>
                <w:sz w:val="20"/>
                <w:szCs w:val="22"/>
                <w:highlight w:val="none"/>
              </w:rPr>
              <w:commentReference w:id="11"/>
            </w:r>
            <w:r>
              <w:rPr>
                <w:rFonts w:hint="eastAsia" w:ascii="Times New Roman" w:hAnsi="Times New Roman" w:eastAsia="宋体" w:cs="宋体"/>
                <w:sz w:val="20"/>
                <w:szCs w:val="20"/>
                <w:highlight w:val="none"/>
              </w:rPr>
              <w:t>分，扣完为止，不提供样品/演示不得分。</w:t>
            </w:r>
          </w:p>
        </w:tc>
      </w:tr>
      <w:tr w14:paraId="7305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7C1F79B5">
            <w:pPr>
              <w:keepNext/>
              <w:keepLines/>
              <w:spacing w:before="260" w:after="160" w:line="240" w:lineRule="exact"/>
              <w:jc w:val="center"/>
              <w:outlineLvl w:val="2"/>
              <w:rPr>
                <w:rFonts w:ascii="宋体" w:hAnsi="宋体" w:eastAsia="仿宋_GB2312" w:cs="Times New Roman"/>
                <w:sz w:val="20"/>
                <w:szCs w:val="20"/>
                <w:highlight w:val="none"/>
              </w:rPr>
            </w:pPr>
          </w:p>
        </w:tc>
        <w:tc>
          <w:tcPr>
            <w:tcW w:w="416" w:type="dxa"/>
            <w:vAlign w:val="center"/>
          </w:tcPr>
          <w:p w14:paraId="37A9B3BF">
            <w:pPr>
              <w:spacing w:line="240" w:lineRule="exact"/>
              <w:jc w:val="center"/>
              <w:rPr>
                <w:rFonts w:hint="eastAsia" w:ascii="宋体" w:hAnsi="宋体" w:eastAsia="宋体" w:cs="Times New Roman"/>
                <w:sz w:val="20"/>
                <w:szCs w:val="20"/>
                <w:highlight w:val="none"/>
                <w:lang w:val="en-US" w:eastAsia="zh-CN"/>
              </w:rPr>
            </w:pPr>
            <w:r>
              <w:rPr>
                <w:rFonts w:hint="eastAsia" w:ascii="宋体" w:hAnsi="宋体" w:eastAsia="宋体" w:cs="Times New Roman"/>
                <w:sz w:val="20"/>
                <w:szCs w:val="20"/>
                <w:highlight w:val="none"/>
                <w:lang w:val="en-US" w:eastAsia="zh-CN"/>
              </w:rPr>
              <w:t>6</w:t>
            </w:r>
          </w:p>
        </w:tc>
        <w:tc>
          <w:tcPr>
            <w:tcW w:w="1814" w:type="dxa"/>
            <w:vAlign w:val="center"/>
          </w:tcPr>
          <w:p w14:paraId="55B95A75">
            <w:pPr>
              <w:wordWrap w:val="0"/>
              <w:jc w:val="center"/>
              <w:rPr>
                <w:rFonts w:ascii="Times New Roman" w:hAnsi="Times New Roman" w:eastAsia="宋体" w:cs="Times New Roman"/>
                <w:highlight w:val="none"/>
              </w:rPr>
            </w:pPr>
            <w:commentRangeStart w:id="12"/>
            <w:r>
              <w:rPr>
                <w:rFonts w:hint="eastAsia" w:ascii="Times New Roman" w:hAnsi="Times New Roman" w:eastAsia="宋体" w:cs="Times New Roman"/>
                <w:highlight w:val="none"/>
              </w:rPr>
              <w:t>节能环保情况</w:t>
            </w:r>
            <w:commentRangeEnd w:id="12"/>
            <w:r>
              <w:rPr>
                <w:rFonts w:ascii="Times New Roman" w:hAnsi="Times New Roman" w:eastAsia="宋体" w:cs="Times New Roman"/>
                <w:highlight w:val="none"/>
              </w:rPr>
              <w:commentReference w:id="12"/>
            </w:r>
          </w:p>
          <w:p w14:paraId="3895DD1B">
            <w:pPr>
              <w:widowControl w:val="0"/>
              <w:spacing w:line="360" w:lineRule="auto"/>
              <w:jc w:val="center"/>
              <w:rPr>
                <w:rFonts w:hint="eastAsia" w:ascii="宋体" w:hAnsi="宋体" w:eastAsia="宋体" w:cs="宋体"/>
                <w:color w:val="FF0000"/>
                <w:sz w:val="20"/>
                <w:szCs w:val="20"/>
                <w:highlight w:val="none"/>
              </w:rPr>
            </w:pPr>
            <w:r>
              <w:rPr>
                <w:rFonts w:hint="eastAsia" w:ascii="宋体" w:hAnsi="宋体" w:eastAsia="宋体" w:cs="Times New Roman"/>
                <w:b w:val="0"/>
                <w:bCs w:val="0"/>
                <w:color w:val="FF0000"/>
                <w:kern w:val="2"/>
                <w:sz w:val="20"/>
                <w:szCs w:val="20"/>
                <w:highlight w:val="none"/>
                <w:lang w:val="en-US" w:eastAsia="zh-CN" w:bidi="ar-SA"/>
              </w:rPr>
              <w:t>（可选）</w:t>
            </w:r>
          </w:p>
        </w:tc>
        <w:tc>
          <w:tcPr>
            <w:tcW w:w="720" w:type="dxa"/>
            <w:vAlign w:val="center"/>
          </w:tcPr>
          <w:p w14:paraId="6E53AD2D">
            <w:pPr>
              <w:wordWrap w:val="0"/>
              <w:jc w:val="center"/>
              <w:rPr>
                <w:rFonts w:hint="eastAsia" w:ascii="宋体" w:hAnsi="宋体" w:eastAsia="宋体" w:cs="宋体"/>
                <w:sz w:val="20"/>
                <w:szCs w:val="20"/>
                <w:highlight w:val="none"/>
              </w:rPr>
            </w:pPr>
            <w:r>
              <w:rPr>
                <w:rFonts w:hint="eastAsia" w:ascii="宋体" w:hAnsi="宋体" w:eastAsia="宋体" w:cs="Times New Roman"/>
                <w:szCs w:val="21"/>
                <w:highlight w:val="none"/>
              </w:rPr>
              <w:t>≤3</w:t>
            </w:r>
          </w:p>
        </w:tc>
        <w:tc>
          <w:tcPr>
            <w:tcW w:w="755" w:type="dxa"/>
            <w:vAlign w:val="center"/>
          </w:tcPr>
          <w:p w14:paraId="6162C3EC">
            <w:pPr>
              <w:spacing w:line="240" w:lineRule="exact"/>
              <w:jc w:val="center"/>
              <w:rPr>
                <w:rFonts w:hint="eastAsia"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vAlign w:val="top"/>
          </w:tcPr>
          <w:p w14:paraId="0A958A72">
            <w:pPr>
              <w:widowControl/>
              <w:wordWrap w:val="0"/>
              <w:ind w:firstLine="420" w:firstLineChars="200"/>
              <w:jc w:val="left"/>
              <w:textAlignment w:val="top"/>
              <w:rPr>
                <w:rFonts w:hint="eastAsia" w:ascii="Times New Roman" w:hAnsi="Times New Roman" w:eastAsia="宋体" w:cs="Times New Roman"/>
                <w:szCs w:val="21"/>
                <w:highlight w:val="none"/>
              </w:rPr>
            </w:pPr>
            <w:r>
              <w:rPr>
                <w:rFonts w:hint="eastAsia" w:ascii="Times New Roman" w:hAnsi="Times New Roman" w:eastAsia="宋体" w:cs="Times New Roman"/>
                <w:szCs w:val="21"/>
                <w:highlight w:val="none"/>
              </w:rPr>
              <w:t>（一）评分内容：</w:t>
            </w:r>
          </w:p>
          <w:p w14:paraId="038EFB2A">
            <w:pPr>
              <w:widowControl/>
              <w:wordWrap w:val="0"/>
              <w:ind w:firstLine="420" w:firstLineChars="200"/>
              <w:jc w:val="left"/>
              <w:textAlignment w:val="top"/>
              <w:rPr>
                <w:rFonts w:hint="eastAsia" w:ascii="Times New Roman" w:hAnsi="Times New Roman" w:eastAsia="宋体" w:cs="Times New Roman"/>
                <w:szCs w:val="21"/>
                <w:highlight w:val="none"/>
              </w:rPr>
            </w:pPr>
            <w:r>
              <w:rPr>
                <w:rFonts w:hint="eastAsia" w:ascii="Times New Roman" w:hAnsi="Times New Roman" w:eastAsia="宋体" w:cs="Times New Roman"/>
                <w:szCs w:val="21"/>
                <w:highlight w:val="none"/>
              </w:rPr>
              <w:t>根据《关于印发节能产品政府采购品目清单的通知 》（财库〔2019〕19号）以及《关于印发环境标志产品政府采购品目清单的通知》（财库〔2019〕18号）的要求，</w:t>
            </w:r>
            <w:r>
              <w:rPr>
                <w:rFonts w:hint="eastAsia" w:ascii="Times New Roman" w:hAnsi="Times New Roman" w:eastAsia="宋体" w:cs="Times New Roman"/>
                <w:szCs w:val="21"/>
                <w:highlight w:val="none"/>
                <w:lang w:val="en-US" w:eastAsia="zh-CN"/>
              </w:rPr>
              <w:t>供应商</w:t>
            </w:r>
            <w:r>
              <w:rPr>
                <w:rFonts w:hint="eastAsia" w:ascii="Times New Roman" w:hAnsi="Times New Roman" w:eastAsia="宋体" w:cs="Times New Roman"/>
                <w:szCs w:val="21"/>
                <w:highlight w:val="none"/>
              </w:rPr>
              <w:t>所投任一产品（以第三章 用户需求书 二、</w:t>
            </w:r>
            <w:r>
              <w:rPr>
                <w:rFonts w:hint="eastAsia" w:cs="Times New Roman"/>
                <w:szCs w:val="21"/>
                <w:highlight w:val="none"/>
                <w:lang w:eastAsia="zh-CN"/>
              </w:rPr>
              <w:t>货物清单明细</w:t>
            </w:r>
            <w:r>
              <w:rPr>
                <w:rFonts w:hint="eastAsia" w:ascii="Times New Roman" w:hAnsi="Times New Roman" w:eastAsia="宋体" w:cs="Times New Roman"/>
                <w:szCs w:val="21"/>
                <w:highlight w:val="none"/>
              </w:rPr>
              <w:t>中“货物名称”为准）被列入节能产品政府采购品目清单（政府强制采购产品除外）或环境标志产品政府采购品目清单的得100分。</w:t>
            </w:r>
          </w:p>
          <w:p w14:paraId="01086416">
            <w:pPr>
              <w:widowControl/>
              <w:wordWrap w:val="0"/>
              <w:ind w:firstLine="420" w:firstLineChars="200"/>
              <w:jc w:val="left"/>
              <w:textAlignment w:val="top"/>
              <w:rPr>
                <w:rFonts w:hint="eastAsia" w:ascii="Times New Roman" w:hAnsi="Times New Roman" w:eastAsia="宋体" w:cs="Times New Roman"/>
                <w:szCs w:val="21"/>
                <w:highlight w:val="none"/>
              </w:rPr>
            </w:pPr>
            <w:r>
              <w:rPr>
                <w:rFonts w:hint="eastAsia" w:ascii="Times New Roman" w:hAnsi="Times New Roman" w:eastAsia="宋体" w:cs="Times New Roman"/>
                <w:szCs w:val="21"/>
                <w:highlight w:val="none"/>
              </w:rPr>
              <w:t>（二）评分依据：</w:t>
            </w:r>
          </w:p>
          <w:p w14:paraId="719EAAD9">
            <w:pPr>
              <w:widowControl/>
              <w:wordWrap w:val="0"/>
              <w:ind w:firstLine="420" w:firstLineChars="200"/>
              <w:jc w:val="left"/>
              <w:textAlignment w:val="top"/>
              <w:rPr>
                <w:rFonts w:hint="eastAsia" w:ascii="Times New Roman" w:hAnsi="Times New Roman" w:eastAsia="宋体" w:cs="宋体"/>
                <w:sz w:val="20"/>
                <w:szCs w:val="20"/>
                <w:highlight w:val="none"/>
                <w:lang w:eastAsia="zh-CN"/>
              </w:rPr>
            </w:pPr>
            <w:r>
              <w:rPr>
                <w:rFonts w:hint="eastAsia" w:ascii="Times New Roman" w:hAnsi="Times New Roman" w:eastAsia="宋体" w:cs="Times New Roman"/>
                <w:szCs w:val="21"/>
                <w:highlight w:val="none"/>
              </w:rPr>
              <w:t>需提供依据《市场监管总局关于发布参与实施政府采购节能产品、环境标志产品认证机构名录的公告》（2019年第16号）确定的认证机构出具的、处于有效期之内的节能产品、环境标志产品认证证书扫描件。未提供或不符合的不得分。</w:t>
            </w:r>
          </w:p>
        </w:tc>
      </w:tr>
      <w:tr w14:paraId="1895B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6C6C297C">
            <w:pPr>
              <w:keepNext/>
              <w:keepLines/>
              <w:spacing w:before="260" w:after="160" w:line="240" w:lineRule="exact"/>
              <w:jc w:val="center"/>
              <w:outlineLvl w:val="2"/>
              <w:rPr>
                <w:rFonts w:ascii="宋体" w:hAnsi="宋体" w:eastAsia="仿宋_GB2312" w:cs="Times New Roman"/>
                <w:sz w:val="20"/>
                <w:szCs w:val="20"/>
                <w:highlight w:val="none"/>
              </w:rPr>
            </w:pPr>
          </w:p>
        </w:tc>
        <w:tc>
          <w:tcPr>
            <w:tcW w:w="416" w:type="dxa"/>
            <w:vAlign w:val="center"/>
          </w:tcPr>
          <w:p w14:paraId="6FE8E360">
            <w:pPr>
              <w:spacing w:line="240" w:lineRule="exact"/>
              <w:jc w:val="center"/>
              <w:rPr>
                <w:rFonts w:hint="eastAsia" w:ascii="宋体" w:hAnsi="宋体" w:eastAsia="宋体" w:cs="Times New Roman"/>
                <w:sz w:val="20"/>
                <w:szCs w:val="20"/>
                <w:highlight w:val="none"/>
                <w:lang w:val="en-US" w:eastAsia="zh-CN"/>
              </w:rPr>
            </w:pPr>
            <w:r>
              <w:rPr>
                <w:rFonts w:hint="eastAsia" w:ascii="宋体" w:hAnsi="宋体" w:eastAsia="宋体" w:cs="Times New Roman"/>
                <w:sz w:val="20"/>
                <w:szCs w:val="20"/>
                <w:highlight w:val="none"/>
                <w:lang w:val="en-US" w:eastAsia="zh-CN"/>
              </w:rPr>
              <w:t>7</w:t>
            </w:r>
          </w:p>
        </w:tc>
        <w:tc>
          <w:tcPr>
            <w:tcW w:w="1814" w:type="dxa"/>
            <w:vAlign w:val="center"/>
          </w:tcPr>
          <w:p w14:paraId="276DA57B">
            <w:pPr>
              <w:widowControl w:val="0"/>
              <w:spacing w:line="360" w:lineRule="auto"/>
              <w:jc w:val="center"/>
              <w:rPr>
                <w:rFonts w:hint="eastAsia" w:ascii="宋体" w:hAnsi="宋体" w:eastAsia="宋体" w:cs="宋体"/>
                <w:color w:val="FF0000"/>
                <w:sz w:val="20"/>
                <w:szCs w:val="20"/>
                <w:highlight w:val="none"/>
              </w:rPr>
            </w:pPr>
            <w:r>
              <w:rPr>
                <w:rFonts w:hint="eastAsia" w:ascii="宋体" w:hAnsi="宋体" w:eastAsia="宋体" w:cs="Times New Roman"/>
                <w:b w:val="0"/>
                <w:bCs w:val="0"/>
                <w:color w:val="auto"/>
                <w:kern w:val="2"/>
                <w:sz w:val="20"/>
                <w:szCs w:val="20"/>
                <w:highlight w:val="none"/>
                <w:lang w:val="en-US" w:eastAsia="zh-CN" w:bidi="ar-SA"/>
              </w:rPr>
              <w:t>绿色采购情况</w:t>
            </w:r>
            <w:r>
              <w:rPr>
                <w:rFonts w:hint="eastAsia" w:ascii="宋体" w:hAnsi="宋体" w:eastAsia="宋体" w:cs="Times New Roman"/>
                <w:b w:val="0"/>
                <w:bCs w:val="0"/>
                <w:color w:val="FF0000"/>
                <w:kern w:val="2"/>
                <w:sz w:val="20"/>
                <w:szCs w:val="20"/>
                <w:highlight w:val="none"/>
                <w:lang w:val="en-US" w:eastAsia="zh-CN" w:bidi="ar-SA"/>
              </w:rPr>
              <w:t>（可选）</w:t>
            </w:r>
          </w:p>
        </w:tc>
        <w:tc>
          <w:tcPr>
            <w:tcW w:w="720" w:type="dxa"/>
            <w:vAlign w:val="center"/>
          </w:tcPr>
          <w:p w14:paraId="6BCC4288">
            <w:pPr>
              <w:wordWrap w:val="0"/>
              <w:jc w:val="center"/>
              <w:rPr>
                <w:rFonts w:hint="eastAsia" w:ascii="宋体" w:hAnsi="宋体" w:eastAsia="宋体" w:cs="宋体"/>
                <w:sz w:val="20"/>
                <w:szCs w:val="20"/>
                <w:highlight w:val="none"/>
              </w:rPr>
            </w:pPr>
            <w:r>
              <w:rPr>
                <w:rFonts w:hint="eastAsia" w:ascii="宋体" w:hAnsi="宋体" w:eastAsia="宋体" w:cs="Times New Roman"/>
                <w:szCs w:val="21"/>
                <w:highlight w:val="none"/>
              </w:rPr>
              <w:t>≤2</w:t>
            </w:r>
          </w:p>
        </w:tc>
        <w:tc>
          <w:tcPr>
            <w:tcW w:w="755" w:type="dxa"/>
            <w:vAlign w:val="center"/>
          </w:tcPr>
          <w:p w14:paraId="771C7A75">
            <w:pPr>
              <w:spacing w:line="240" w:lineRule="exact"/>
              <w:jc w:val="center"/>
              <w:rPr>
                <w:rFonts w:hint="eastAsia"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vAlign w:val="top"/>
          </w:tcPr>
          <w:p w14:paraId="5F648D2C">
            <w:pPr>
              <w:widowControl/>
              <w:wordWrap w:val="0"/>
              <w:ind w:firstLine="420" w:firstLineChars="200"/>
              <w:jc w:val="left"/>
              <w:textAlignment w:val="top"/>
              <w:rPr>
                <w:rFonts w:hint="eastAsia" w:ascii="Times New Roman" w:hAnsi="Times New Roman" w:eastAsia="宋体" w:cs="Times New Roman"/>
                <w:szCs w:val="21"/>
                <w:highlight w:val="none"/>
              </w:rPr>
            </w:pPr>
            <w:r>
              <w:rPr>
                <w:rFonts w:hint="eastAsia" w:ascii="Times New Roman" w:hAnsi="Times New Roman" w:eastAsia="宋体" w:cs="Times New Roman"/>
                <w:szCs w:val="21"/>
                <w:highlight w:val="none"/>
              </w:rPr>
              <w:t>（一）评分内容：</w:t>
            </w:r>
          </w:p>
          <w:p w14:paraId="01DA89CF">
            <w:pPr>
              <w:widowControl/>
              <w:wordWrap w:val="0"/>
              <w:ind w:firstLine="420" w:firstLineChars="200"/>
              <w:jc w:val="left"/>
              <w:textAlignment w:val="top"/>
              <w:rPr>
                <w:rFonts w:hint="eastAsia" w:ascii="Times New Roman" w:hAnsi="Times New Roman" w:eastAsia="宋体" w:cs="Times New Roman"/>
                <w:szCs w:val="21"/>
                <w:highlight w:val="none"/>
              </w:rPr>
            </w:pPr>
            <w:r>
              <w:rPr>
                <w:rFonts w:hint="eastAsia" w:ascii="Times New Roman" w:hAnsi="Times New Roman" w:eastAsia="宋体" w:cs="Times New Roman"/>
                <w:szCs w:val="21"/>
                <w:highlight w:val="none"/>
              </w:rPr>
              <w:t>项目采购内容中包含需要对相关产品需要进行商品包装和快递包装的，投标人承诺所进行的商品包装和快递包装满足财政部《商品包装政府采购需求标准（试行）》《快递包装政府采购需求标准（试行）》（财办库〔2020〕123号）的要求，采用环保材料进行包装。</w:t>
            </w:r>
          </w:p>
          <w:p w14:paraId="2388EA28">
            <w:pPr>
              <w:widowControl/>
              <w:wordWrap w:val="0"/>
              <w:ind w:firstLine="420" w:firstLineChars="200"/>
              <w:jc w:val="left"/>
              <w:textAlignment w:val="top"/>
              <w:rPr>
                <w:rFonts w:hint="eastAsia" w:ascii="Times New Roman" w:hAnsi="Times New Roman" w:eastAsia="宋体" w:cs="Times New Roman"/>
                <w:szCs w:val="21"/>
                <w:highlight w:val="none"/>
              </w:rPr>
            </w:pPr>
            <w:r>
              <w:rPr>
                <w:rFonts w:hint="eastAsia" w:ascii="Times New Roman" w:hAnsi="Times New Roman" w:eastAsia="宋体" w:cs="Times New Roman"/>
                <w:szCs w:val="21"/>
                <w:highlight w:val="none"/>
              </w:rPr>
              <w:t>（二）评分依据：</w:t>
            </w:r>
          </w:p>
          <w:p w14:paraId="6CC63F04">
            <w:pPr>
              <w:widowControl/>
              <w:wordWrap w:val="0"/>
              <w:ind w:firstLine="420" w:firstLineChars="200"/>
              <w:jc w:val="left"/>
              <w:textAlignment w:val="top"/>
              <w:rPr>
                <w:rFonts w:hint="eastAsia" w:ascii="Times New Roman" w:hAnsi="Times New Roman" w:eastAsia="宋体" w:cs="宋体"/>
                <w:sz w:val="20"/>
                <w:szCs w:val="20"/>
                <w:highlight w:val="none"/>
                <w:lang w:eastAsia="zh-CN"/>
              </w:rPr>
            </w:pPr>
            <w:r>
              <w:rPr>
                <w:rFonts w:hint="eastAsia" w:ascii="Times New Roman" w:hAnsi="Times New Roman" w:eastAsia="宋体" w:cs="Times New Roman"/>
                <w:szCs w:val="21"/>
                <w:highlight w:val="none"/>
                <w:lang w:val="en-US" w:eastAsia="zh-CN"/>
              </w:rPr>
              <w:t>供应商</w:t>
            </w:r>
            <w:r>
              <w:rPr>
                <w:rFonts w:hint="eastAsia" w:ascii="Times New Roman" w:hAnsi="Times New Roman" w:eastAsia="宋体" w:cs="Times New Roman"/>
                <w:szCs w:val="21"/>
                <w:highlight w:val="none"/>
              </w:rPr>
              <w:t>提供符合相关要求的承诺函</w:t>
            </w:r>
            <w:r>
              <w:rPr>
                <w:rFonts w:hint="eastAsia" w:ascii="Times New Roman" w:hAnsi="Times New Roman" w:eastAsia="宋体" w:cs="Times New Roman"/>
                <w:szCs w:val="21"/>
                <w:highlight w:val="none"/>
                <w:lang w:val="en-US" w:eastAsia="zh-CN"/>
              </w:rPr>
              <w:t>得100分</w:t>
            </w:r>
            <w:r>
              <w:rPr>
                <w:rFonts w:hint="eastAsia" w:ascii="Times New Roman" w:hAnsi="Times New Roman" w:eastAsia="宋体" w:cs="Times New Roman"/>
                <w:szCs w:val="21"/>
                <w:highlight w:val="none"/>
              </w:rPr>
              <w:t>（格式自定，</w:t>
            </w:r>
            <w:r>
              <w:rPr>
                <w:rFonts w:hint="eastAsia" w:ascii="Times New Roman" w:hAnsi="Times New Roman" w:eastAsia="宋体" w:cs="Times New Roman"/>
                <w:szCs w:val="21"/>
                <w:highlight w:val="none"/>
                <w:lang w:val="en-US" w:eastAsia="zh-CN"/>
              </w:rPr>
              <w:t>应在《政府采购投标及履约承诺函》外另起承诺函）可视为符合规定，</w:t>
            </w:r>
            <w:r>
              <w:rPr>
                <w:rFonts w:hint="eastAsia" w:ascii="Times New Roman" w:hAnsi="Times New Roman" w:eastAsia="宋体" w:cs="Times New Roman"/>
                <w:szCs w:val="21"/>
                <w:highlight w:val="none"/>
              </w:rPr>
              <w:t>无需提供检测报告、认证报告。未提供或不符合的不得分。</w:t>
            </w:r>
          </w:p>
        </w:tc>
      </w:tr>
      <w:tr w14:paraId="3BAA5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08D23BC1">
            <w:pPr>
              <w:spacing w:line="240" w:lineRule="exact"/>
              <w:jc w:val="center"/>
              <w:rPr>
                <w:rFonts w:ascii="宋体" w:hAnsi="宋体" w:eastAsia="宋体" w:cs="Times New Roman"/>
                <w:b/>
                <w:bCs/>
                <w:sz w:val="20"/>
                <w:szCs w:val="20"/>
                <w:highlight w:val="none"/>
              </w:rPr>
            </w:pPr>
            <w:r>
              <w:rPr>
                <w:rFonts w:ascii="宋体" w:hAnsi="宋体" w:eastAsia="宋体" w:cs="Times New Roman"/>
                <w:b/>
                <w:bCs/>
                <w:sz w:val="20"/>
                <w:szCs w:val="20"/>
                <w:highlight w:val="none"/>
              </w:rPr>
              <w:t>3</w:t>
            </w:r>
          </w:p>
        </w:tc>
        <w:tc>
          <w:tcPr>
            <w:tcW w:w="3705" w:type="dxa"/>
            <w:gridSpan w:val="4"/>
            <w:vAlign w:val="center"/>
          </w:tcPr>
          <w:p w14:paraId="1F4F81D5">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商务部分</w:t>
            </w:r>
          </w:p>
        </w:tc>
        <w:tc>
          <w:tcPr>
            <w:tcW w:w="4328" w:type="dxa"/>
            <w:vAlign w:val="center"/>
          </w:tcPr>
          <w:p w14:paraId="38C3CAD0">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w:t>
            </w:r>
            <w:r>
              <w:rPr>
                <w:rFonts w:ascii="宋体" w:hAnsi="宋体" w:eastAsia="宋体" w:cs="Times New Roman"/>
                <w:b/>
                <w:bCs/>
                <w:sz w:val="20"/>
                <w:szCs w:val="20"/>
                <w:highlight w:val="none"/>
              </w:rPr>
              <w:t>1</w:t>
            </w:r>
            <w:r>
              <w:rPr>
                <w:rFonts w:hint="eastAsia" w:ascii="宋体" w:hAnsi="宋体" w:eastAsia="宋体" w:cs="Times New Roman"/>
                <w:b/>
                <w:bCs/>
                <w:sz w:val="20"/>
                <w:szCs w:val="20"/>
                <w:highlight w:val="none"/>
              </w:rPr>
              <w:t>4</w:t>
            </w:r>
          </w:p>
        </w:tc>
      </w:tr>
      <w:tr w14:paraId="1F8E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restart"/>
            <w:vAlign w:val="center"/>
          </w:tcPr>
          <w:p w14:paraId="15373C3A">
            <w:pPr>
              <w:keepNext/>
              <w:keepLines/>
              <w:spacing w:before="340" w:after="330" w:line="240" w:lineRule="exact"/>
              <w:jc w:val="center"/>
              <w:outlineLvl w:val="0"/>
              <w:rPr>
                <w:rFonts w:ascii="宋体" w:hAnsi="宋体" w:eastAsia="宋体" w:cs="Times New Roman"/>
                <w:sz w:val="20"/>
                <w:szCs w:val="20"/>
                <w:highlight w:val="none"/>
              </w:rPr>
            </w:pPr>
          </w:p>
        </w:tc>
        <w:tc>
          <w:tcPr>
            <w:tcW w:w="416" w:type="dxa"/>
            <w:vAlign w:val="center"/>
          </w:tcPr>
          <w:p w14:paraId="58DB15AE">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814" w:type="dxa"/>
            <w:vAlign w:val="center"/>
          </w:tcPr>
          <w:p w14:paraId="16EB1DC3">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评审因素</w:t>
            </w:r>
          </w:p>
        </w:tc>
        <w:tc>
          <w:tcPr>
            <w:tcW w:w="720" w:type="dxa"/>
            <w:vAlign w:val="center"/>
          </w:tcPr>
          <w:p w14:paraId="25EB47B3">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权重</w:t>
            </w:r>
          </w:p>
        </w:tc>
        <w:tc>
          <w:tcPr>
            <w:tcW w:w="755" w:type="dxa"/>
            <w:vAlign w:val="center"/>
          </w:tcPr>
          <w:p w14:paraId="7FC4070C">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328" w:type="dxa"/>
            <w:vAlign w:val="center"/>
          </w:tcPr>
          <w:p w14:paraId="0941C1C7">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评分准则</w:t>
            </w:r>
          </w:p>
        </w:tc>
      </w:tr>
      <w:tr w14:paraId="5B580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7A04CFC6">
            <w:pPr>
              <w:keepNext/>
              <w:keepLines/>
              <w:spacing w:before="340" w:after="330" w:line="240" w:lineRule="exact"/>
              <w:jc w:val="center"/>
              <w:outlineLvl w:val="0"/>
              <w:rPr>
                <w:rFonts w:ascii="宋体" w:hAnsi="宋体" w:eastAsia="宋体" w:cs="Times New Roman"/>
                <w:sz w:val="20"/>
                <w:szCs w:val="20"/>
                <w:highlight w:val="none"/>
              </w:rPr>
            </w:pPr>
          </w:p>
        </w:tc>
        <w:tc>
          <w:tcPr>
            <w:tcW w:w="416" w:type="dxa"/>
            <w:vAlign w:val="center"/>
          </w:tcPr>
          <w:p w14:paraId="4AF36701">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1</w:t>
            </w:r>
          </w:p>
        </w:tc>
        <w:tc>
          <w:tcPr>
            <w:tcW w:w="1814" w:type="dxa"/>
            <w:vAlign w:val="center"/>
          </w:tcPr>
          <w:p w14:paraId="0C8A7653">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免费保修期内售后服务条款偏离情况</w:t>
            </w:r>
          </w:p>
        </w:tc>
        <w:tc>
          <w:tcPr>
            <w:tcW w:w="720" w:type="dxa"/>
            <w:vAlign w:val="center"/>
          </w:tcPr>
          <w:p w14:paraId="7588BE42">
            <w:pPr>
              <w:spacing w:line="240" w:lineRule="exact"/>
              <w:jc w:val="center"/>
              <w:rPr>
                <w:rFonts w:ascii="宋体" w:hAnsi="宋体" w:eastAsia="宋体" w:cs="Times New Roman"/>
                <w:sz w:val="20"/>
                <w:szCs w:val="20"/>
                <w:highlight w:val="none"/>
              </w:rPr>
            </w:pPr>
            <w:r>
              <w:rPr>
                <w:rFonts w:hint="eastAsia" w:ascii="宋体" w:hAnsi="宋体" w:eastAsia="宋体" w:cs="宋体"/>
                <w:sz w:val="20"/>
                <w:szCs w:val="20"/>
                <w:highlight w:val="none"/>
              </w:rPr>
              <w:t>≤7</w:t>
            </w:r>
          </w:p>
        </w:tc>
        <w:tc>
          <w:tcPr>
            <w:tcW w:w="755" w:type="dxa"/>
            <w:vAlign w:val="center"/>
          </w:tcPr>
          <w:p w14:paraId="6DAE230A">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328" w:type="dxa"/>
            <w:vAlign w:val="center"/>
          </w:tcPr>
          <w:p w14:paraId="62388CCC">
            <w:pPr>
              <w:rPr>
                <w:rFonts w:ascii="Times New Roman" w:hAnsi="Times New Roman" w:eastAsia="宋体" w:cs="宋体"/>
                <w:sz w:val="20"/>
                <w:szCs w:val="20"/>
                <w:highlight w:val="none"/>
              </w:rPr>
            </w:pPr>
            <w:r>
              <w:rPr>
                <w:rFonts w:hint="eastAsia" w:ascii="Times New Roman" w:hAnsi="Times New Roman" w:eastAsia="宋体" w:cs="宋体"/>
                <w:sz w:val="20"/>
                <w:szCs w:val="20"/>
                <w:highlight w:val="none"/>
                <w:lang w:eastAsia="zh-CN"/>
              </w:rPr>
              <w:t>（一）评分内容</w:t>
            </w:r>
            <w:r>
              <w:rPr>
                <w:rFonts w:hint="eastAsia" w:ascii="Times New Roman" w:hAnsi="Times New Roman" w:eastAsia="宋体" w:cs="宋体"/>
                <w:sz w:val="20"/>
                <w:szCs w:val="20"/>
                <w:highlight w:val="none"/>
              </w:rPr>
              <w:t>：投标人应如实填写《商务要求偏离表（免费保修期内售后服务要求）》，评审委员会根据响应情况进行打分，全部满足要求的得</w:t>
            </w:r>
            <w:r>
              <w:rPr>
                <w:rFonts w:ascii="Times New Roman" w:hAnsi="Times New Roman" w:eastAsia="宋体" w:cs="Times New Roman"/>
                <w:sz w:val="20"/>
                <w:szCs w:val="20"/>
                <w:highlight w:val="none"/>
              </w:rPr>
              <w:t>100</w:t>
            </w:r>
            <w:r>
              <w:rPr>
                <w:rFonts w:hint="eastAsia" w:ascii="Times New Roman" w:hAnsi="Times New Roman" w:eastAsia="宋体" w:cs="宋体"/>
                <w:sz w:val="20"/>
                <w:szCs w:val="20"/>
                <w:highlight w:val="none"/>
              </w:rPr>
              <w:t>分，每负偏离一项扣</w:t>
            </w:r>
            <w:commentRangeStart w:id="13"/>
            <w:r>
              <w:rPr>
                <w:rFonts w:ascii="Times New Roman" w:hAnsi="Times New Roman" w:eastAsia="宋体" w:cs="Times New Roman"/>
                <w:sz w:val="20"/>
                <w:szCs w:val="20"/>
                <w:highlight w:val="none"/>
              </w:rPr>
              <w:t>x</w:t>
            </w:r>
            <w:commentRangeEnd w:id="13"/>
            <w:r>
              <w:rPr>
                <w:rFonts w:ascii="Times New Roman" w:hAnsi="Times New Roman" w:eastAsia="宋体" w:cs="Times New Roman"/>
                <w:sz w:val="20"/>
                <w:szCs w:val="22"/>
                <w:highlight w:val="none"/>
              </w:rPr>
              <w:commentReference w:id="13"/>
            </w:r>
            <w:r>
              <w:rPr>
                <w:rFonts w:hint="eastAsia" w:ascii="Times New Roman" w:hAnsi="Times New Roman" w:eastAsia="宋体" w:cs="宋体"/>
                <w:sz w:val="20"/>
                <w:szCs w:val="20"/>
                <w:highlight w:val="none"/>
              </w:rPr>
              <w:t>分，扣完为止。</w:t>
            </w:r>
          </w:p>
        </w:tc>
      </w:tr>
      <w:tr w14:paraId="1A19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798A03D6">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4B9D0BC0">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2</w:t>
            </w:r>
          </w:p>
        </w:tc>
        <w:tc>
          <w:tcPr>
            <w:tcW w:w="1814" w:type="dxa"/>
            <w:vAlign w:val="center"/>
          </w:tcPr>
          <w:p w14:paraId="0BA8D364">
            <w:pPr>
              <w:spacing w:line="240" w:lineRule="exact"/>
              <w:jc w:val="center"/>
              <w:rPr>
                <w:rFonts w:ascii="宋体" w:hAnsi="宋体" w:eastAsia="宋体" w:cs="宋体"/>
                <w:sz w:val="20"/>
                <w:szCs w:val="20"/>
                <w:highlight w:val="none"/>
              </w:rPr>
            </w:pPr>
            <w:r>
              <w:rPr>
                <w:rFonts w:hint="eastAsia" w:ascii="宋体" w:hAnsi="宋体" w:eastAsia="宋体" w:cs="宋体"/>
                <w:sz w:val="20"/>
                <w:szCs w:val="20"/>
                <w:highlight w:val="none"/>
              </w:rPr>
              <w:t>免费保修期外售后服务条款偏离情况</w:t>
            </w:r>
          </w:p>
          <w:p w14:paraId="1CCD4380">
            <w:pPr>
              <w:spacing w:line="240" w:lineRule="exact"/>
              <w:jc w:val="center"/>
              <w:rPr>
                <w:rFonts w:ascii="宋体" w:hAnsi="宋体" w:eastAsia="宋体" w:cs="Times New Roman"/>
                <w:color w:val="FF0000"/>
                <w:sz w:val="20"/>
                <w:szCs w:val="20"/>
                <w:highlight w:val="none"/>
              </w:rPr>
            </w:pPr>
            <w:r>
              <w:rPr>
                <w:rFonts w:hint="eastAsia" w:ascii="宋体" w:hAnsi="宋体" w:eastAsia="宋体" w:cs="宋体"/>
                <w:color w:val="FF0000"/>
                <w:sz w:val="20"/>
                <w:szCs w:val="20"/>
                <w:highlight w:val="none"/>
              </w:rPr>
              <w:t>（可选）</w:t>
            </w:r>
          </w:p>
        </w:tc>
        <w:tc>
          <w:tcPr>
            <w:tcW w:w="720" w:type="dxa"/>
            <w:vAlign w:val="center"/>
          </w:tcPr>
          <w:p w14:paraId="73B19985">
            <w:pPr>
              <w:spacing w:line="240" w:lineRule="exact"/>
              <w:jc w:val="center"/>
              <w:rPr>
                <w:rFonts w:ascii="宋体" w:hAnsi="宋体" w:eastAsia="宋体" w:cs="Times New Roman"/>
                <w:sz w:val="20"/>
                <w:szCs w:val="20"/>
                <w:highlight w:val="none"/>
              </w:rPr>
            </w:pPr>
            <w:r>
              <w:rPr>
                <w:rFonts w:hint="eastAsia" w:ascii="宋体" w:hAnsi="宋体" w:eastAsia="宋体" w:cs="宋体"/>
                <w:sz w:val="20"/>
                <w:szCs w:val="20"/>
                <w:highlight w:val="none"/>
              </w:rPr>
              <w:t>≤</w:t>
            </w:r>
            <w:r>
              <w:rPr>
                <w:rFonts w:ascii="宋体" w:hAnsi="宋体" w:eastAsia="宋体" w:cs="Times New Roman"/>
                <w:sz w:val="20"/>
                <w:szCs w:val="20"/>
                <w:highlight w:val="none"/>
              </w:rPr>
              <w:t>4</w:t>
            </w:r>
          </w:p>
        </w:tc>
        <w:tc>
          <w:tcPr>
            <w:tcW w:w="755" w:type="dxa"/>
            <w:vAlign w:val="center"/>
          </w:tcPr>
          <w:p w14:paraId="1A472919">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328" w:type="dxa"/>
            <w:vAlign w:val="center"/>
          </w:tcPr>
          <w:p w14:paraId="23F133B3">
            <w:pPr>
              <w:rPr>
                <w:rFonts w:ascii="Times New Roman" w:hAnsi="Times New Roman" w:eastAsia="宋体" w:cs="宋体"/>
                <w:sz w:val="20"/>
                <w:szCs w:val="20"/>
                <w:highlight w:val="none"/>
              </w:rPr>
            </w:pPr>
            <w:r>
              <w:rPr>
                <w:rFonts w:hint="eastAsia" w:ascii="Times New Roman" w:hAnsi="Times New Roman" w:eastAsia="宋体" w:cs="宋体"/>
                <w:sz w:val="20"/>
                <w:szCs w:val="20"/>
                <w:highlight w:val="none"/>
                <w:lang w:eastAsia="zh-CN"/>
              </w:rPr>
              <w:t>（一）评分内容</w:t>
            </w:r>
            <w:r>
              <w:rPr>
                <w:rFonts w:hint="eastAsia" w:ascii="Times New Roman" w:hAnsi="Times New Roman" w:eastAsia="宋体" w:cs="宋体"/>
                <w:sz w:val="20"/>
                <w:szCs w:val="20"/>
                <w:highlight w:val="none"/>
              </w:rPr>
              <w:t>：投标人应如实填写《商务要求偏离表（免费保修期外售后服务要求）》，评审委员会根据响应情况进行打分，全部满足要求的得</w:t>
            </w:r>
            <w:r>
              <w:rPr>
                <w:rFonts w:ascii="Times New Roman" w:hAnsi="Times New Roman" w:eastAsia="宋体" w:cs="Times New Roman"/>
                <w:sz w:val="20"/>
                <w:szCs w:val="20"/>
                <w:highlight w:val="none"/>
              </w:rPr>
              <w:t>100</w:t>
            </w:r>
            <w:r>
              <w:rPr>
                <w:rFonts w:hint="eastAsia" w:ascii="Times New Roman" w:hAnsi="Times New Roman" w:eastAsia="宋体" w:cs="宋体"/>
                <w:sz w:val="20"/>
                <w:szCs w:val="20"/>
                <w:highlight w:val="none"/>
              </w:rPr>
              <w:t>分，每负偏离一项扣</w:t>
            </w:r>
            <w:commentRangeStart w:id="14"/>
            <w:r>
              <w:rPr>
                <w:rFonts w:ascii="Times New Roman" w:hAnsi="Times New Roman" w:eastAsia="宋体" w:cs="Times New Roman"/>
                <w:sz w:val="20"/>
                <w:szCs w:val="20"/>
                <w:highlight w:val="none"/>
              </w:rPr>
              <w:t>x</w:t>
            </w:r>
            <w:commentRangeEnd w:id="14"/>
            <w:r>
              <w:rPr>
                <w:rFonts w:ascii="Times New Roman" w:hAnsi="Times New Roman" w:eastAsia="宋体" w:cs="Times New Roman"/>
                <w:sz w:val="20"/>
                <w:szCs w:val="22"/>
                <w:highlight w:val="none"/>
              </w:rPr>
              <w:commentReference w:id="14"/>
            </w:r>
            <w:r>
              <w:rPr>
                <w:rFonts w:hint="eastAsia" w:ascii="Times New Roman" w:hAnsi="Times New Roman" w:eastAsia="宋体" w:cs="宋体"/>
                <w:sz w:val="20"/>
                <w:szCs w:val="20"/>
                <w:highlight w:val="none"/>
              </w:rPr>
              <w:t>分，扣完为止。</w:t>
            </w:r>
          </w:p>
        </w:tc>
      </w:tr>
      <w:tr w14:paraId="3B97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56D0B3D4">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7A3B55E5">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3</w:t>
            </w:r>
          </w:p>
        </w:tc>
        <w:tc>
          <w:tcPr>
            <w:tcW w:w="1814" w:type="dxa"/>
            <w:vAlign w:val="center"/>
          </w:tcPr>
          <w:p w14:paraId="6997CE3D">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其他商务条款偏离情况</w:t>
            </w:r>
          </w:p>
        </w:tc>
        <w:tc>
          <w:tcPr>
            <w:tcW w:w="720" w:type="dxa"/>
            <w:vAlign w:val="center"/>
          </w:tcPr>
          <w:p w14:paraId="150BF6FA">
            <w:pPr>
              <w:spacing w:line="240" w:lineRule="exact"/>
              <w:jc w:val="center"/>
              <w:rPr>
                <w:rFonts w:ascii="宋体" w:hAnsi="宋体" w:eastAsia="宋体" w:cs="Times New Roman"/>
                <w:sz w:val="20"/>
                <w:szCs w:val="20"/>
                <w:highlight w:val="none"/>
              </w:rPr>
            </w:pPr>
            <w:r>
              <w:rPr>
                <w:rFonts w:hint="eastAsia" w:ascii="宋体" w:hAnsi="宋体" w:eastAsia="宋体" w:cs="宋体"/>
                <w:sz w:val="20"/>
                <w:szCs w:val="20"/>
                <w:highlight w:val="none"/>
              </w:rPr>
              <w:t>≤</w:t>
            </w:r>
            <w:r>
              <w:rPr>
                <w:rFonts w:ascii="宋体" w:hAnsi="宋体" w:eastAsia="宋体" w:cs="宋体"/>
                <w:sz w:val="20"/>
                <w:szCs w:val="20"/>
                <w:highlight w:val="none"/>
              </w:rPr>
              <w:t>3</w:t>
            </w:r>
          </w:p>
        </w:tc>
        <w:tc>
          <w:tcPr>
            <w:tcW w:w="755" w:type="dxa"/>
            <w:vAlign w:val="center"/>
          </w:tcPr>
          <w:p w14:paraId="63ED4F21">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328" w:type="dxa"/>
            <w:vAlign w:val="center"/>
          </w:tcPr>
          <w:p w14:paraId="39BF3BB6">
            <w:pPr>
              <w:rPr>
                <w:rFonts w:ascii="Times New Roman" w:hAnsi="Times New Roman" w:eastAsia="宋体" w:cs="宋体"/>
                <w:sz w:val="20"/>
                <w:szCs w:val="20"/>
                <w:highlight w:val="none"/>
              </w:rPr>
            </w:pPr>
            <w:r>
              <w:rPr>
                <w:rFonts w:hint="eastAsia" w:ascii="Times New Roman" w:hAnsi="Times New Roman" w:eastAsia="宋体" w:cs="宋体"/>
                <w:sz w:val="20"/>
                <w:szCs w:val="20"/>
                <w:highlight w:val="none"/>
                <w:lang w:eastAsia="zh-CN"/>
              </w:rPr>
              <w:t>（一）评分内容</w:t>
            </w:r>
            <w:r>
              <w:rPr>
                <w:rFonts w:hint="eastAsia" w:ascii="Times New Roman" w:hAnsi="Times New Roman" w:eastAsia="宋体" w:cs="宋体"/>
                <w:sz w:val="20"/>
                <w:szCs w:val="20"/>
                <w:highlight w:val="none"/>
              </w:rPr>
              <w:t>：投标人应如实填写《商务要求偏离表（其他商务要求）》，评审委员会根据响应情况进行打分，全部满足要求的得</w:t>
            </w:r>
            <w:r>
              <w:rPr>
                <w:rFonts w:ascii="Times New Roman" w:hAnsi="Times New Roman" w:eastAsia="宋体" w:cs="Times New Roman"/>
                <w:sz w:val="20"/>
                <w:szCs w:val="20"/>
                <w:highlight w:val="none"/>
              </w:rPr>
              <w:t>100</w:t>
            </w:r>
            <w:r>
              <w:rPr>
                <w:rFonts w:hint="eastAsia" w:ascii="Times New Roman" w:hAnsi="Times New Roman" w:eastAsia="宋体" w:cs="宋体"/>
                <w:sz w:val="20"/>
                <w:szCs w:val="20"/>
                <w:highlight w:val="none"/>
              </w:rPr>
              <w:t>分，每负偏离一项扣</w:t>
            </w:r>
            <w:commentRangeStart w:id="15"/>
            <w:r>
              <w:rPr>
                <w:rFonts w:ascii="Times New Roman" w:hAnsi="Times New Roman" w:eastAsia="宋体" w:cs="Times New Roman"/>
                <w:sz w:val="20"/>
                <w:szCs w:val="20"/>
                <w:highlight w:val="none"/>
              </w:rPr>
              <w:t>x</w:t>
            </w:r>
            <w:commentRangeEnd w:id="15"/>
            <w:r>
              <w:rPr>
                <w:rFonts w:ascii="Times New Roman" w:hAnsi="Times New Roman" w:eastAsia="宋体" w:cs="Times New Roman"/>
                <w:sz w:val="20"/>
                <w:szCs w:val="22"/>
                <w:highlight w:val="none"/>
              </w:rPr>
              <w:commentReference w:id="15"/>
            </w:r>
            <w:r>
              <w:rPr>
                <w:rFonts w:hint="eastAsia" w:ascii="Times New Roman" w:hAnsi="Times New Roman" w:eastAsia="宋体" w:cs="宋体"/>
                <w:sz w:val="20"/>
                <w:szCs w:val="20"/>
                <w:highlight w:val="none"/>
              </w:rPr>
              <w:t>分，扣完为止。</w:t>
            </w:r>
          </w:p>
        </w:tc>
      </w:tr>
      <w:tr w14:paraId="356D6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11197FE6">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4</w:t>
            </w:r>
          </w:p>
        </w:tc>
        <w:tc>
          <w:tcPr>
            <w:tcW w:w="3705" w:type="dxa"/>
            <w:gridSpan w:val="4"/>
            <w:vAlign w:val="center"/>
          </w:tcPr>
          <w:p w14:paraId="451E27EA">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诚信情况</w:t>
            </w:r>
          </w:p>
        </w:tc>
        <w:tc>
          <w:tcPr>
            <w:tcW w:w="4328" w:type="dxa"/>
            <w:vAlign w:val="center"/>
          </w:tcPr>
          <w:p w14:paraId="736E769A">
            <w:pPr>
              <w:widowControl w:val="0"/>
              <w:pBdr>
                <w:bottom w:val="none" w:color="auto" w:sz="0" w:space="0"/>
              </w:pBdr>
              <w:snapToGrid w:val="0"/>
              <w:spacing w:line="300" w:lineRule="auto"/>
              <w:jc w:val="center"/>
              <w:rPr>
                <w:rFonts w:ascii="宋体" w:hAnsi="宋体" w:eastAsia="宋体" w:cs="Times New Roman"/>
                <w:kern w:val="2"/>
                <w:sz w:val="20"/>
                <w:szCs w:val="20"/>
                <w:highlight w:val="none"/>
                <w:lang w:val="en-US" w:eastAsia="zh-CN" w:bidi="ar-SA"/>
              </w:rPr>
            </w:pPr>
            <w:r>
              <w:rPr>
                <w:rFonts w:hint="eastAsia" w:ascii="宋体" w:hAnsi="宋体" w:eastAsia="宋体" w:cs="Times New Roman"/>
                <w:kern w:val="2"/>
                <w:sz w:val="20"/>
                <w:szCs w:val="20"/>
                <w:highlight w:val="none"/>
                <w:lang w:val="en-US" w:eastAsia="zh-CN" w:bidi="ar-SA"/>
              </w:rPr>
              <w:t>≤5</w:t>
            </w:r>
          </w:p>
        </w:tc>
      </w:tr>
      <w:tr w14:paraId="6D11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restart"/>
            <w:vAlign w:val="center"/>
          </w:tcPr>
          <w:p w14:paraId="4F5D9013">
            <w:pPr>
              <w:spacing w:line="240" w:lineRule="exact"/>
              <w:jc w:val="center"/>
              <w:rPr>
                <w:rFonts w:ascii="宋体" w:hAnsi="宋体" w:eastAsia="宋体" w:cs="Times New Roman"/>
                <w:sz w:val="20"/>
                <w:szCs w:val="20"/>
                <w:highlight w:val="none"/>
              </w:rPr>
            </w:pPr>
          </w:p>
        </w:tc>
        <w:tc>
          <w:tcPr>
            <w:tcW w:w="416" w:type="dxa"/>
            <w:vAlign w:val="center"/>
          </w:tcPr>
          <w:p w14:paraId="6F3C0D74">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814" w:type="dxa"/>
            <w:vAlign w:val="center"/>
          </w:tcPr>
          <w:p w14:paraId="1D7E2A59">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评审因素</w:t>
            </w:r>
          </w:p>
        </w:tc>
        <w:tc>
          <w:tcPr>
            <w:tcW w:w="720" w:type="dxa"/>
            <w:vAlign w:val="center"/>
          </w:tcPr>
          <w:p w14:paraId="2A2C5275">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权重</w:t>
            </w:r>
          </w:p>
        </w:tc>
        <w:tc>
          <w:tcPr>
            <w:tcW w:w="755" w:type="dxa"/>
            <w:vAlign w:val="center"/>
          </w:tcPr>
          <w:p w14:paraId="39D51602">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328" w:type="dxa"/>
            <w:vAlign w:val="center"/>
          </w:tcPr>
          <w:p w14:paraId="67FD1887">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评分准则</w:t>
            </w:r>
          </w:p>
        </w:tc>
      </w:tr>
      <w:tr w14:paraId="32D99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90" w:hRule="atLeast"/>
          <w:tblCellSpacing w:w="0" w:type="dxa"/>
          <w:jc w:val="center"/>
        </w:trPr>
        <w:tc>
          <w:tcPr>
            <w:tcW w:w="417" w:type="dxa"/>
            <w:gridSpan w:val="2"/>
            <w:vMerge w:val="continue"/>
            <w:vAlign w:val="center"/>
          </w:tcPr>
          <w:p w14:paraId="26E7A420">
            <w:pPr>
              <w:keepNext/>
              <w:keepLines/>
              <w:spacing w:before="340" w:after="330" w:line="240" w:lineRule="exact"/>
              <w:jc w:val="center"/>
              <w:outlineLvl w:val="0"/>
              <w:rPr>
                <w:rFonts w:ascii="宋体" w:hAnsi="宋体" w:eastAsia="宋体" w:cs="Times New Roman"/>
                <w:sz w:val="20"/>
                <w:szCs w:val="20"/>
                <w:highlight w:val="none"/>
              </w:rPr>
            </w:pPr>
          </w:p>
        </w:tc>
        <w:tc>
          <w:tcPr>
            <w:tcW w:w="416" w:type="dxa"/>
            <w:vAlign w:val="center"/>
          </w:tcPr>
          <w:p w14:paraId="53E86D41">
            <w:pPr>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1</w:t>
            </w:r>
          </w:p>
        </w:tc>
        <w:tc>
          <w:tcPr>
            <w:tcW w:w="1814" w:type="dxa"/>
            <w:vAlign w:val="center"/>
          </w:tcPr>
          <w:p w14:paraId="22E51B3A">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诚信</w:t>
            </w:r>
          </w:p>
        </w:tc>
        <w:tc>
          <w:tcPr>
            <w:tcW w:w="720" w:type="dxa"/>
            <w:vAlign w:val="center"/>
          </w:tcPr>
          <w:p w14:paraId="7E51F603">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w:t>
            </w:r>
            <w:r>
              <w:rPr>
                <w:rFonts w:ascii="宋体" w:hAnsi="宋体" w:eastAsia="宋体" w:cs="Times New Roman"/>
                <w:sz w:val="20"/>
                <w:szCs w:val="20"/>
                <w:highlight w:val="none"/>
              </w:rPr>
              <w:t>5</w:t>
            </w:r>
          </w:p>
        </w:tc>
        <w:tc>
          <w:tcPr>
            <w:tcW w:w="755" w:type="dxa"/>
            <w:vAlign w:val="center"/>
          </w:tcPr>
          <w:p w14:paraId="4682EC6E">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328" w:type="dxa"/>
          </w:tcPr>
          <w:p w14:paraId="5682F519">
            <w:pPr>
              <w:widowControl w:val="0"/>
              <w:spacing w:after="120"/>
              <w:jc w:val="both"/>
              <w:rPr>
                <w:rFonts w:ascii="Times New Roman" w:hAnsi="Times New Roman" w:eastAsia="宋体" w:cs="Times New Roman"/>
                <w:kern w:val="2"/>
                <w:sz w:val="21"/>
                <w:szCs w:val="21"/>
                <w:highlight w:val="yellow"/>
                <w:lang w:val="en-US" w:eastAsia="zh-CN" w:bidi="ar-SA"/>
              </w:rPr>
            </w:pPr>
            <w:r>
              <w:rPr>
                <w:rFonts w:hint="eastAsia" w:ascii="Times New Roman" w:hAnsi="Times New Roman" w:eastAsia="宋体" w:cs="Times New Roman"/>
                <w:kern w:val="2"/>
                <w:sz w:val="21"/>
                <w:szCs w:val="21"/>
                <w:highlight w:val="yellow"/>
                <w:lang w:val="en-US" w:eastAsia="zh-CN" w:bidi="ar-SA"/>
              </w:rPr>
              <w:t>（一）评分内容：</w:t>
            </w:r>
          </w:p>
          <w:p w14:paraId="32F57F8D">
            <w:pPr>
              <w:rPr>
                <w:rFonts w:hint="eastAsia" w:ascii="Times New Roman" w:hAnsi="Times New Roman" w:eastAsia="宋体" w:cs="Times New Roman"/>
                <w:highlight w:val="none"/>
              </w:rPr>
            </w:pPr>
            <w:r>
              <w:rPr>
                <w:rFonts w:hint="eastAsia" w:ascii="Times New Roman" w:hAnsi="Times New Roman" w:eastAsia="宋体" w:cs="Times New Roman"/>
                <w:highlight w:val="none"/>
              </w:rPr>
              <w:t>供应商存在《深圳市财政局政府采购供应商信用信息管理办法》（深财规〔2023〕3号）列明的</w:t>
            </w:r>
            <w:commentRangeStart w:id="16"/>
            <w:r>
              <w:rPr>
                <w:rFonts w:hint="eastAsia" w:ascii="Times New Roman" w:hAnsi="Times New Roman" w:eastAsia="宋体" w:cs="Times New Roman"/>
                <w:highlight w:val="none"/>
              </w:rPr>
              <w:t>一般行政处罚信息、一般违法失信记录信息</w:t>
            </w:r>
            <w:commentRangeEnd w:id="16"/>
            <w:r>
              <w:rPr>
                <w:rFonts w:ascii="Times New Roman" w:hAnsi="Times New Roman" w:eastAsia="宋体" w:cs="Times New Roman"/>
                <w:highlight w:val="none"/>
              </w:rPr>
              <w:commentReference w:id="16"/>
            </w:r>
            <w:r>
              <w:rPr>
                <w:rFonts w:hint="eastAsia" w:ascii="Times New Roman" w:hAnsi="Times New Roman" w:eastAsia="宋体" w:cs="Times New Roman"/>
                <w:highlight w:val="none"/>
              </w:rPr>
              <w:t>的，本项不得分，不存在上述情形的本项得100分。供应商无需提供任何证明材料，评标过程中由工作人员向评审委员会提供有关供应商诚信查询结果。</w:t>
            </w:r>
          </w:p>
          <w:p w14:paraId="3A8F310C">
            <w:pPr>
              <w:widowControl w:val="0"/>
              <w:spacing w:after="120"/>
              <w:jc w:val="both"/>
              <w:rPr>
                <w:rFonts w:ascii="Times New Roman" w:hAnsi="Times New Roman" w:eastAsia="宋体" w:cs="Times New Roman"/>
                <w:kern w:val="2"/>
                <w:sz w:val="21"/>
                <w:szCs w:val="21"/>
                <w:highlight w:val="yellow"/>
                <w:lang w:val="en-US" w:eastAsia="zh-CN" w:bidi="ar-SA"/>
              </w:rPr>
            </w:pPr>
            <w:r>
              <w:rPr>
                <w:rFonts w:hint="eastAsia" w:ascii="Times New Roman" w:hAnsi="Times New Roman" w:eastAsia="宋体" w:cs="Times New Roman"/>
                <w:kern w:val="2"/>
                <w:sz w:val="21"/>
                <w:szCs w:val="21"/>
                <w:highlight w:val="yellow"/>
                <w:lang w:val="en-US" w:eastAsia="zh-CN" w:bidi="ar-SA"/>
              </w:rPr>
              <w:t>（二）评分依据：</w:t>
            </w:r>
          </w:p>
          <w:p w14:paraId="22B5AC7C">
            <w:pPr>
              <w:rPr>
                <w:rFonts w:ascii="宋体" w:hAnsi="宋体" w:eastAsia="宋体" w:cs="Times New Roman"/>
                <w:sz w:val="20"/>
                <w:szCs w:val="20"/>
                <w:highlight w:val="none"/>
              </w:rPr>
            </w:pPr>
            <w:r>
              <w:rPr>
                <w:rFonts w:hint="eastAsia" w:ascii="Times New Roman" w:hAnsi="Times New Roman" w:eastAsia="宋体" w:cs="Times New Roman"/>
                <w:highlight w:val="none"/>
              </w:rPr>
              <w:t>查询渠道：通过“信用中国”（www.creditchina.gov.cn，</w:t>
            </w:r>
            <w:r>
              <w:rPr>
                <w:rFonts w:hint="eastAsia" w:ascii="Times New Roman" w:hAnsi="Times New Roman" w:eastAsia="宋体" w:cs="Times New Roman"/>
                <w:b/>
                <w:bCs/>
                <w:highlight w:val="none"/>
              </w:rPr>
              <w:t>下载信用信息报告</w:t>
            </w:r>
            <w:r>
              <w:rPr>
                <w:rFonts w:hint="eastAsia" w:ascii="Times New Roman" w:hAnsi="Times New Roman" w:eastAsia="宋体" w:cs="Times New Roman"/>
                <w:highlight w:val="none"/>
              </w:rPr>
              <w:t>）、“中国政府采购网”（www.ccgp.gov.cn）以及“深圳市政府采购监管网”（http://zfcg.sz.gov.cn）查询供应商信用信息，信用信息以开标当日的查询结果为准。</w:t>
            </w:r>
          </w:p>
        </w:tc>
      </w:tr>
      <w:tr w14:paraId="4C6E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Align w:val="center"/>
          </w:tcPr>
          <w:p w14:paraId="3BFB922C">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5</w:t>
            </w:r>
          </w:p>
        </w:tc>
        <w:tc>
          <w:tcPr>
            <w:tcW w:w="3705" w:type="dxa"/>
            <w:gridSpan w:val="4"/>
            <w:vAlign w:val="center"/>
          </w:tcPr>
          <w:p w14:paraId="29E8F75D">
            <w:pPr>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综合实力</w:t>
            </w:r>
          </w:p>
        </w:tc>
        <w:tc>
          <w:tcPr>
            <w:tcW w:w="4328" w:type="dxa"/>
            <w:vAlign w:val="center"/>
          </w:tcPr>
          <w:p w14:paraId="53206749">
            <w:pPr>
              <w:widowControl w:val="0"/>
              <w:pBdr>
                <w:bottom w:val="none" w:color="auto" w:sz="0" w:space="0"/>
              </w:pBdr>
              <w:snapToGrid w:val="0"/>
              <w:spacing w:line="300" w:lineRule="auto"/>
              <w:jc w:val="center"/>
              <w:rPr>
                <w:rFonts w:ascii="宋体" w:hAnsi="宋体" w:eastAsia="宋体" w:cs="Times New Roman"/>
                <w:b/>
                <w:bCs/>
                <w:kern w:val="2"/>
                <w:sz w:val="20"/>
                <w:szCs w:val="20"/>
                <w:highlight w:val="none"/>
                <w:lang w:val="en-US" w:eastAsia="zh-CN" w:bidi="ar-SA"/>
              </w:rPr>
            </w:pPr>
            <w:r>
              <w:rPr>
                <w:rFonts w:hint="eastAsia" w:ascii="宋体" w:hAnsi="宋体" w:eastAsia="宋体" w:cs="Times New Roman"/>
                <w:b/>
                <w:bCs/>
                <w:kern w:val="2"/>
                <w:sz w:val="16"/>
                <w:szCs w:val="20"/>
                <w:highlight w:val="none"/>
                <w:lang w:val="en-US" w:eastAsia="zh-CN" w:bidi="ar-SA"/>
              </w:rPr>
              <w:t>≤</w:t>
            </w:r>
            <w:r>
              <w:rPr>
                <w:rFonts w:hint="eastAsia" w:ascii="宋体" w:hAnsi="宋体" w:eastAsia="宋体" w:cs="Times New Roman"/>
                <w:b/>
                <w:bCs/>
                <w:kern w:val="2"/>
                <w:sz w:val="20"/>
                <w:szCs w:val="22"/>
                <w:highlight w:val="none"/>
                <w:lang w:val="en-US" w:eastAsia="zh-CN" w:bidi="ar-SA"/>
              </w:rPr>
              <w:t>9</w:t>
            </w:r>
          </w:p>
        </w:tc>
      </w:tr>
      <w:tr w14:paraId="2718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restart"/>
            <w:vAlign w:val="center"/>
          </w:tcPr>
          <w:p w14:paraId="7E9D4E25">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6071596F">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814" w:type="dxa"/>
            <w:vAlign w:val="center"/>
          </w:tcPr>
          <w:p w14:paraId="487756E8">
            <w:pPr>
              <w:spacing w:line="240" w:lineRule="exact"/>
              <w:jc w:val="center"/>
              <w:rPr>
                <w:rFonts w:ascii="宋体" w:hAnsi="宋体" w:eastAsia="宋体" w:cs="Times New Roman"/>
                <w:szCs w:val="21"/>
                <w:highlight w:val="none"/>
              </w:rPr>
            </w:pPr>
            <w:r>
              <w:rPr>
                <w:rFonts w:hint="eastAsia" w:ascii="宋体" w:hAnsi="宋体" w:eastAsia="宋体" w:cs="Times New Roman"/>
                <w:sz w:val="20"/>
                <w:szCs w:val="20"/>
                <w:highlight w:val="none"/>
              </w:rPr>
              <w:t>评审因素</w:t>
            </w:r>
          </w:p>
        </w:tc>
        <w:tc>
          <w:tcPr>
            <w:tcW w:w="720" w:type="dxa"/>
            <w:vAlign w:val="center"/>
          </w:tcPr>
          <w:p w14:paraId="1526BE4F">
            <w:pPr>
              <w:spacing w:line="240" w:lineRule="exact"/>
              <w:jc w:val="center"/>
              <w:rPr>
                <w:rFonts w:ascii="宋体" w:hAnsi="宋体" w:eastAsia="宋体" w:cs="宋体"/>
                <w:sz w:val="20"/>
                <w:szCs w:val="20"/>
                <w:highlight w:val="none"/>
              </w:rPr>
            </w:pPr>
            <w:r>
              <w:rPr>
                <w:rFonts w:hint="eastAsia" w:ascii="宋体" w:hAnsi="宋体" w:eastAsia="宋体" w:cs="Times New Roman"/>
                <w:sz w:val="20"/>
                <w:szCs w:val="20"/>
                <w:highlight w:val="none"/>
              </w:rPr>
              <w:t>权重</w:t>
            </w:r>
          </w:p>
        </w:tc>
        <w:tc>
          <w:tcPr>
            <w:tcW w:w="755" w:type="dxa"/>
            <w:vAlign w:val="center"/>
          </w:tcPr>
          <w:p w14:paraId="63B758F0">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328" w:type="dxa"/>
            <w:vAlign w:val="center"/>
          </w:tcPr>
          <w:p w14:paraId="1F625B7B">
            <w:pPr>
              <w:spacing w:line="240" w:lineRule="exact"/>
              <w:jc w:val="center"/>
              <w:rPr>
                <w:rFonts w:ascii="宋体" w:hAnsi="宋体" w:eastAsia="宋体" w:cs="Times New Roman"/>
                <w:szCs w:val="21"/>
                <w:highlight w:val="none"/>
              </w:rPr>
            </w:pPr>
            <w:r>
              <w:rPr>
                <w:rFonts w:hint="eastAsia" w:ascii="宋体" w:hAnsi="宋体" w:eastAsia="宋体" w:cs="Times New Roman"/>
                <w:sz w:val="20"/>
                <w:szCs w:val="20"/>
                <w:highlight w:val="none"/>
              </w:rPr>
              <w:t>评分准则</w:t>
            </w:r>
          </w:p>
        </w:tc>
      </w:tr>
      <w:tr w14:paraId="5C186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34AD35A1">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050F8081">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1</w:t>
            </w:r>
          </w:p>
        </w:tc>
        <w:tc>
          <w:tcPr>
            <w:tcW w:w="1814" w:type="dxa"/>
            <w:vAlign w:val="center"/>
          </w:tcPr>
          <w:p w14:paraId="4574CFD4">
            <w:pPr>
              <w:spacing w:line="240" w:lineRule="exact"/>
              <w:jc w:val="center"/>
              <w:rPr>
                <w:rFonts w:ascii="宋体" w:hAnsi="宋体" w:eastAsia="宋体" w:cs="Times New Roman"/>
                <w:color w:val="FF0000"/>
                <w:sz w:val="20"/>
                <w:szCs w:val="20"/>
                <w:highlight w:val="none"/>
              </w:rPr>
            </w:pPr>
            <w:r>
              <w:rPr>
                <w:rFonts w:hint="eastAsia" w:ascii="宋体" w:hAnsi="宋体" w:eastAsia="宋体" w:cs="Times New Roman"/>
                <w:szCs w:val="21"/>
                <w:highlight w:val="none"/>
                <w:lang w:eastAsia="zh-CN"/>
              </w:rPr>
              <w:t>供应商认证情况</w:t>
            </w:r>
            <w:r>
              <w:rPr>
                <w:rFonts w:hint="eastAsia" w:ascii="宋体" w:hAnsi="宋体" w:eastAsia="宋体" w:cs="Times New Roman"/>
                <w:color w:val="FF0000"/>
                <w:szCs w:val="21"/>
                <w:highlight w:val="none"/>
              </w:rPr>
              <w:t>（可选）</w:t>
            </w:r>
          </w:p>
        </w:tc>
        <w:tc>
          <w:tcPr>
            <w:tcW w:w="720" w:type="dxa"/>
            <w:vAlign w:val="center"/>
          </w:tcPr>
          <w:p w14:paraId="5D39A97A">
            <w:pPr>
              <w:spacing w:line="240" w:lineRule="exact"/>
              <w:jc w:val="center"/>
              <w:rPr>
                <w:rFonts w:ascii="宋体" w:hAnsi="宋体" w:eastAsia="宋体" w:cs="Times New Roman"/>
                <w:sz w:val="20"/>
                <w:szCs w:val="20"/>
                <w:highlight w:val="none"/>
              </w:rPr>
            </w:pPr>
            <w:r>
              <w:rPr>
                <w:rFonts w:hint="eastAsia" w:ascii="宋体" w:hAnsi="宋体" w:eastAsia="宋体" w:cs="宋体"/>
                <w:sz w:val="20"/>
                <w:szCs w:val="20"/>
                <w:highlight w:val="none"/>
              </w:rPr>
              <w:t>≤</w:t>
            </w:r>
            <w:r>
              <w:rPr>
                <w:rFonts w:ascii="宋体" w:hAnsi="宋体" w:eastAsia="宋体" w:cs="宋体"/>
                <w:sz w:val="20"/>
                <w:szCs w:val="20"/>
                <w:highlight w:val="none"/>
              </w:rPr>
              <w:t>3</w:t>
            </w:r>
          </w:p>
        </w:tc>
        <w:tc>
          <w:tcPr>
            <w:tcW w:w="755" w:type="dxa"/>
            <w:vAlign w:val="center"/>
          </w:tcPr>
          <w:p w14:paraId="73E2A6B6">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tcPr>
          <w:p w14:paraId="73004CFF">
            <w:pPr>
              <w:widowControl w:val="0"/>
              <w:spacing w:after="120"/>
              <w:jc w:val="both"/>
              <w:rPr>
                <w:rFonts w:ascii="Times New Roman" w:hAnsi="Times New Roman" w:eastAsia="宋体" w:cs="Times New Roman"/>
                <w:kern w:val="2"/>
                <w:sz w:val="21"/>
                <w:szCs w:val="21"/>
                <w:highlight w:val="none"/>
                <w:lang w:val="en-US" w:eastAsia="zh-CN" w:bidi="ar-SA"/>
              </w:rPr>
            </w:pPr>
            <w:r>
              <w:rPr>
                <w:rFonts w:hint="eastAsia" w:ascii="Times New Roman" w:hAnsi="Times New Roman" w:eastAsia="宋体" w:cs="Times New Roman"/>
                <w:kern w:val="2"/>
                <w:sz w:val="21"/>
                <w:szCs w:val="21"/>
                <w:highlight w:val="none"/>
                <w:lang w:val="en-US" w:eastAsia="zh-CN" w:bidi="ar-SA"/>
              </w:rPr>
              <w:t>（一）评分内容：</w:t>
            </w:r>
          </w:p>
          <w:p w14:paraId="4E5831C2">
            <w:pPr>
              <w:widowControl w:val="0"/>
              <w:spacing w:after="120"/>
              <w:jc w:val="both"/>
              <w:rPr>
                <w:rFonts w:ascii="Times New Roman" w:hAnsi="Times New Roman" w:eastAsia="宋体" w:cs="Times New Roman"/>
                <w:kern w:val="2"/>
                <w:sz w:val="21"/>
                <w:szCs w:val="21"/>
                <w:highlight w:val="none"/>
                <w:lang w:val="en-US" w:eastAsia="zh-CN" w:bidi="ar-SA"/>
              </w:rPr>
            </w:pPr>
            <w:commentRangeStart w:id="17"/>
            <w:r>
              <w:rPr>
                <w:rFonts w:hint="eastAsia" w:ascii="Times New Roman" w:hAnsi="Times New Roman" w:eastAsia="宋体" w:cs="Times New Roman"/>
                <w:kern w:val="2"/>
                <w:sz w:val="21"/>
                <w:szCs w:val="21"/>
                <w:highlight w:val="none"/>
                <w:lang w:val="en-US" w:eastAsia="zh-CN" w:bidi="ar-SA"/>
              </w:rPr>
              <w:t>1._____________；</w:t>
            </w:r>
          </w:p>
          <w:p w14:paraId="37A74D21">
            <w:pPr>
              <w:widowControl w:val="0"/>
              <w:spacing w:after="120"/>
              <w:jc w:val="both"/>
              <w:rPr>
                <w:rFonts w:ascii="Times New Roman" w:hAnsi="Times New Roman" w:eastAsia="宋体" w:cs="Times New Roman"/>
                <w:kern w:val="2"/>
                <w:sz w:val="21"/>
                <w:szCs w:val="21"/>
                <w:highlight w:val="none"/>
                <w:lang w:val="en-US" w:eastAsia="zh-CN" w:bidi="ar-SA"/>
              </w:rPr>
            </w:pPr>
            <w:r>
              <w:rPr>
                <w:rFonts w:hint="eastAsia" w:ascii="Times New Roman" w:hAnsi="Times New Roman" w:eastAsia="宋体" w:cs="Times New Roman"/>
                <w:kern w:val="2"/>
                <w:sz w:val="21"/>
                <w:szCs w:val="21"/>
                <w:highlight w:val="none"/>
                <w:lang w:val="en-US" w:eastAsia="zh-CN" w:bidi="ar-SA"/>
              </w:rPr>
              <w:t>2._____________；</w:t>
            </w:r>
          </w:p>
          <w:p w14:paraId="3EDAF920">
            <w:pPr>
              <w:widowControl w:val="0"/>
              <w:spacing w:after="120"/>
              <w:jc w:val="both"/>
              <w:rPr>
                <w:rFonts w:ascii="Times New Roman" w:hAnsi="Times New Roman" w:eastAsia="宋体" w:cs="Times New Roman"/>
                <w:kern w:val="2"/>
                <w:sz w:val="21"/>
                <w:szCs w:val="21"/>
                <w:highlight w:val="none"/>
                <w:lang w:val="en-US" w:eastAsia="zh-CN" w:bidi="ar-SA"/>
              </w:rPr>
            </w:pPr>
            <w:r>
              <w:rPr>
                <w:rFonts w:hint="eastAsia" w:ascii="Times New Roman" w:hAnsi="Times New Roman" w:eastAsia="宋体" w:cs="Times New Roman"/>
                <w:kern w:val="2"/>
                <w:sz w:val="21"/>
                <w:szCs w:val="21"/>
                <w:highlight w:val="none"/>
                <w:lang w:val="en-US" w:eastAsia="zh-CN" w:bidi="ar-SA"/>
              </w:rPr>
              <w:t>3._____________；</w:t>
            </w:r>
          </w:p>
          <w:p w14:paraId="71FDCF1F">
            <w:pPr>
              <w:widowControl w:val="0"/>
              <w:spacing w:after="120"/>
              <w:jc w:val="both"/>
              <w:rPr>
                <w:rFonts w:ascii="Times New Roman" w:hAnsi="Times New Roman" w:eastAsia="宋体" w:cs="Times New Roman"/>
                <w:kern w:val="2"/>
                <w:sz w:val="21"/>
                <w:szCs w:val="21"/>
                <w:highlight w:val="none"/>
                <w:lang w:val="en-US" w:eastAsia="zh-CN" w:bidi="ar-SA"/>
              </w:rPr>
            </w:pPr>
            <w:r>
              <w:rPr>
                <w:rFonts w:hint="eastAsia" w:ascii="Times New Roman" w:hAnsi="Times New Roman" w:eastAsia="宋体" w:cs="Times New Roman"/>
                <w:kern w:val="2"/>
                <w:sz w:val="21"/>
                <w:szCs w:val="21"/>
                <w:highlight w:val="none"/>
                <w:lang w:val="en-US" w:eastAsia="zh-CN" w:bidi="ar-SA"/>
              </w:rPr>
              <w:t>……</w:t>
            </w:r>
            <w:commentRangeEnd w:id="17"/>
            <w:r>
              <w:rPr>
                <w:rFonts w:ascii="Times New Roman" w:hAnsi="Times New Roman" w:eastAsia="宋体" w:cs="Times New Roman"/>
                <w:kern w:val="2"/>
                <w:sz w:val="21"/>
                <w:szCs w:val="21"/>
                <w:highlight w:val="none"/>
                <w:lang w:val="en-US" w:eastAsia="zh-CN" w:bidi="ar-SA"/>
              </w:rPr>
              <w:commentReference w:id="17"/>
            </w:r>
          </w:p>
          <w:p w14:paraId="00555616">
            <w:pPr>
              <w:widowControl w:val="0"/>
              <w:spacing w:after="120"/>
              <w:jc w:val="both"/>
              <w:rPr>
                <w:rFonts w:ascii="Times New Roman" w:hAnsi="Times New Roman" w:eastAsia="宋体" w:cs="Times New Roman"/>
                <w:kern w:val="2"/>
                <w:sz w:val="21"/>
                <w:szCs w:val="21"/>
                <w:highlight w:val="none"/>
                <w:lang w:val="en-US" w:eastAsia="zh-CN" w:bidi="ar-SA"/>
              </w:rPr>
            </w:pPr>
            <w:r>
              <w:rPr>
                <w:rFonts w:hint="eastAsia" w:ascii="Times New Roman" w:hAnsi="Times New Roman" w:eastAsia="宋体" w:cs="Times New Roman"/>
                <w:kern w:val="2"/>
                <w:sz w:val="21"/>
                <w:szCs w:val="21"/>
                <w:highlight w:val="none"/>
                <w:lang w:val="en-US" w:eastAsia="zh-CN" w:bidi="ar-SA"/>
              </w:rPr>
              <w:t>（二）评分依据：</w:t>
            </w:r>
          </w:p>
          <w:p w14:paraId="0FBBF4C1">
            <w:pPr>
              <w:widowControl w:val="0"/>
              <w:spacing w:after="120"/>
              <w:jc w:val="both"/>
              <w:rPr>
                <w:rFonts w:ascii="Times New Roman" w:hAnsi="Times New Roman" w:eastAsia="宋体" w:cs="Times New Roman"/>
                <w:kern w:val="2"/>
                <w:sz w:val="21"/>
                <w:szCs w:val="21"/>
                <w:highlight w:val="none"/>
                <w:lang w:val="en-US" w:eastAsia="zh-CN" w:bidi="ar-SA"/>
              </w:rPr>
            </w:pPr>
            <w:commentRangeStart w:id="18"/>
            <w:r>
              <w:rPr>
                <w:rFonts w:hint="eastAsia" w:ascii="Times New Roman" w:hAnsi="Times New Roman" w:eastAsia="宋体" w:cs="Times New Roman"/>
                <w:kern w:val="2"/>
                <w:sz w:val="21"/>
                <w:szCs w:val="21"/>
                <w:highlight w:val="none"/>
                <w:lang w:val="en-US" w:eastAsia="zh-CN" w:bidi="ar-SA"/>
              </w:rPr>
              <w:t>1.要求提供有效的认证证书作为得分依据。</w:t>
            </w:r>
          </w:p>
          <w:p w14:paraId="2542252D">
            <w:pPr>
              <w:widowControl w:val="0"/>
              <w:spacing w:after="120"/>
              <w:jc w:val="both"/>
              <w:rPr>
                <w:rFonts w:ascii="Times New Roman" w:hAnsi="Times New Roman" w:eastAsia="宋体" w:cs="Times New Roman"/>
                <w:kern w:val="2"/>
                <w:sz w:val="16"/>
                <w:szCs w:val="16"/>
                <w:highlight w:val="none"/>
                <w:lang w:val="en-US" w:eastAsia="zh-CN" w:bidi="ar-SA"/>
              </w:rPr>
            </w:pPr>
            <w:r>
              <w:rPr>
                <w:rFonts w:hint="eastAsia" w:ascii="Times New Roman" w:hAnsi="Times New Roman" w:eastAsia="宋体" w:cs="Times New Roman"/>
                <w:kern w:val="2"/>
                <w:sz w:val="21"/>
                <w:szCs w:val="21"/>
                <w:highlight w:val="none"/>
                <w:lang w:val="en-US" w:eastAsia="zh-CN" w:bidi="ar-SA"/>
              </w:rPr>
              <w:t>2.以上资料均要求提供扫描件。</w:t>
            </w:r>
            <w:r>
              <w:rPr>
                <w:rFonts w:ascii="Times New Roman" w:hAnsi="Times New Roman" w:eastAsia="宋体" w:cs="Times New Roman"/>
                <w:kern w:val="2"/>
                <w:sz w:val="21"/>
                <w:szCs w:val="21"/>
                <w:highlight w:val="none"/>
                <w:lang w:val="en-US" w:eastAsia="zh-CN" w:bidi="ar-SA"/>
              </w:rPr>
              <w:t>评分中出现无证明资料或专家无法凭所提供资料判断是否得分的情况，一律作不得分处理。</w:t>
            </w:r>
            <w:commentRangeEnd w:id="18"/>
            <w:r>
              <w:rPr>
                <w:rFonts w:ascii="Times New Roman" w:hAnsi="Times New Roman" w:eastAsia="宋体" w:cs="Times New Roman"/>
                <w:kern w:val="2"/>
                <w:sz w:val="16"/>
                <w:szCs w:val="16"/>
                <w:highlight w:val="none"/>
                <w:lang w:val="en-US" w:eastAsia="zh-CN" w:bidi="ar-SA"/>
              </w:rPr>
              <w:commentReference w:id="18"/>
            </w:r>
            <w:r>
              <w:rPr>
                <w:rFonts w:ascii="Times New Roman" w:hAnsi="Times New Roman" w:eastAsia="宋体" w:cs="Times New Roman"/>
              </w:rPr>
              <w:commentReference w:id="19"/>
            </w:r>
          </w:p>
        </w:tc>
      </w:tr>
      <w:tr w14:paraId="3FD5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57" w:hRule="atLeast"/>
          <w:tblCellSpacing w:w="0" w:type="dxa"/>
          <w:jc w:val="center"/>
        </w:trPr>
        <w:tc>
          <w:tcPr>
            <w:tcW w:w="417" w:type="dxa"/>
            <w:gridSpan w:val="2"/>
            <w:vMerge w:val="continue"/>
            <w:vAlign w:val="center"/>
          </w:tcPr>
          <w:p w14:paraId="4853D6B1">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3ABC8148">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2</w:t>
            </w:r>
          </w:p>
        </w:tc>
        <w:tc>
          <w:tcPr>
            <w:tcW w:w="1814" w:type="dxa"/>
            <w:vAlign w:val="center"/>
          </w:tcPr>
          <w:p w14:paraId="40E519BE">
            <w:pPr>
              <w:spacing w:line="240" w:lineRule="exact"/>
              <w:jc w:val="center"/>
              <w:rPr>
                <w:rFonts w:ascii="宋体" w:hAnsi="宋体" w:eastAsia="宋体" w:cs="Times New Roman"/>
                <w:szCs w:val="21"/>
                <w:highlight w:val="none"/>
              </w:rPr>
            </w:pPr>
            <w:r>
              <w:rPr>
                <w:rFonts w:hint="eastAsia" w:ascii="宋体" w:hAnsi="宋体" w:eastAsia="宋体" w:cs="Times New Roman"/>
                <w:szCs w:val="21"/>
                <w:highlight w:val="none"/>
              </w:rPr>
              <w:t>奖项</w:t>
            </w:r>
          </w:p>
          <w:p w14:paraId="23E4C812">
            <w:pPr>
              <w:spacing w:line="240" w:lineRule="exact"/>
              <w:jc w:val="center"/>
              <w:rPr>
                <w:rFonts w:ascii="宋体" w:hAnsi="宋体" w:eastAsia="宋体" w:cs="Times New Roman"/>
                <w:color w:val="FF0000"/>
                <w:sz w:val="20"/>
                <w:szCs w:val="20"/>
                <w:highlight w:val="none"/>
              </w:rPr>
            </w:pPr>
            <w:r>
              <w:rPr>
                <w:rFonts w:hint="eastAsia" w:ascii="宋体" w:hAnsi="宋体" w:eastAsia="宋体" w:cs="Times New Roman"/>
                <w:color w:val="FF0000"/>
                <w:szCs w:val="21"/>
                <w:highlight w:val="none"/>
              </w:rPr>
              <w:t>（可选）</w:t>
            </w:r>
          </w:p>
        </w:tc>
        <w:tc>
          <w:tcPr>
            <w:tcW w:w="720" w:type="dxa"/>
            <w:vAlign w:val="center"/>
          </w:tcPr>
          <w:p w14:paraId="6D0A1E50">
            <w:pPr>
              <w:spacing w:line="240" w:lineRule="exact"/>
              <w:jc w:val="center"/>
              <w:rPr>
                <w:rFonts w:ascii="宋体" w:hAnsi="宋体" w:eastAsia="宋体" w:cs="Times New Roman"/>
                <w:sz w:val="20"/>
                <w:szCs w:val="20"/>
                <w:highlight w:val="none"/>
              </w:rPr>
            </w:pPr>
            <w:r>
              <w:rPr>
                <w:rFonts w:hint="eastAsia" w:ascii="宋体" w:hAnsi="宋体" w:eastAsia="宋体" w:cs="宋体"/>
                <w:sz w:val="20"/>
                <w:szCs w:val="20"/>
                <w:highlight w:val="none"/>
              </w:rPr>
              <w:t>≤</w:t>
            </w:r>
            <w:r>
              <w:rPr>
                <w:rFonts w:ascii="宋体" w:hAnsi="宋体" w:eastAsia="宋体" w:cs="宋体"/>
                <w:sz w:val="20"/>
                <w:szCs w:val="20"/>
                <w:highlight w:val="none"/>
              </w:rPr>
              <w:t>3</w:t>
            </w:r>
          </w:p>
        </w:tc>
        <w:tc>
          <w:tcPr>
            <w:tcW w:w="755" w:type="dxa"/>
            <w:vAlign w:val="center"/>
          </w:tcPr>
          <w:p w14:paraId="368B72C3">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tcPr>
          <w:p w14:paraId="08023628">
            <w:pPr>
              <w:rPr>
                <w:rFonts w:ascii="宋体" w:hAnsi="宋体" w:eastAsia="宋体" w:cs="宋体"/>
                <w:sz w:val="20"/>
                <w:szCs w:val="20"/>
                <w:highlight w:val="none"/>
              </w:rPr>
            </w:pPr>
            <w:r>
              <w:rPr>
                <w:rFonts w:hint="eastAsia" w:ascii="宋体" w:hAnsi="宋体" w:eastAsia="宋体" w:cs="宋体"/>
                <w:sz w:val="20"/>
                <w:szCs w:val="20"/>
                <w:highlight w:val="none"/>
                <w:lang w:eastAsia="zh-CN"/>
              </w:rPr>
              <w:t>（一）评分内容</w:t>
            </w:r>
            <w:r>
              <w:rPr>
                <w:rFonts w:hint="eastAsia" w:ascii="宋体" w:hAnsi="宋体" w:eastAsia="宋体" w:cs="宋体"/>
                <w:sz w:val="20"/>
                <w:szCs w:val="20"/>
                <w:highlight w:val="none"/>
              </w:rPr>
              <w:t>：</w:t>
            </w:r>
            <w:r>
              <w:rPr>
                <w:rFonts w:ascii="Times New Roman" w:hAnsi="Times New Roman" w:eastAsia="宋体" w:cs="Times New Roman"/>
                <w:highlight w:val="none"/>
              </w:rPr>
              <w:commentReference w:id="20"/>
            </w:r>
          </w:p>
          <w:p w14:paraId="785B176A">
            <w:pPr>
              <w:rPr>
                <w:rFonts w:ascii="宋体" w:hAnsi="宋体" w:eastAsia="宋体" w:cs="宋体"/>
                <w:sz w:val="20"/>
                <w:szCs w:val="20"/>
                <w:highlight w:val="none"/>
              </w:rPr>
            </w:pPr>
            <w:r>
              <w:rPr>
                <w:rFonts w:hint="eastAsia" w:ascii="宋体" w:hAnsi="宋体" w:eastAsia="宋体" w:cs="宋体"/>
                <w:sz w:val="20"/>
                <w:szCs w:val="20"/>
                <w:highlight w:val="none"/>
              </w:rPr>
              <w:t>1._____________；</w:t>
            </w:r>
          </w:p>
          <w:p w14:paraId="76D9855B">
            <w:pPr>
              <w:rPr>
                <w:rFonts w:ascii="宋体" w:hAnsi="宋体" w:eastAsia="宋体" w:cs="宋体"/>
                <w:sz w:val="20"/>
                <w:szCs w:val="20"/>
                <w:highlight w:val="none"/>
              </w:rPr>
            </w:pPr>
            <w:r>
              <w:rPr>
                <w:rFonts w:hint="eastAsia" w:ascii="宋体" w:hAnsi="宋体" w:eastAsia="宋体" w:cs="宋体"/>
                <w:sz w:val="20"/>
                <w:szCs w:val="20"/>
                <w:highlight w:val="none"/>
              </w:rPr>
              <w:t>2._____________；</w:t>
            </w:r>
          </w:p>
          <w:p w14:paraId="723260ED">
            <w:pPr>
              <w:rPr>
                <w:rFonts w:ascii="宋体" w:hAnsi="宋体" w:eastAsia="宋体" w:cs="宋体"/>
                <w:sz w:val="20"/>
                <w:szCs w:val="20"/>
                <w:highlight w:val="none"/>
              </w:rPr>
            </w:pPr>
            <w:r>
              <w:rPr>
                <w:rFonts w:hint="eastAsia" w:ascii="宋体" w:hAnsi="宋体" w:eastAsia="宋体" w:cs="宋体"/>
                <w:sz w:val="20"/>
                <w:szCs w:val="20"/>
                <w:highlight w:val="none"/>
              </w:rPr>
              <w:t>3._____________；</w:t>
            </w:r>
          </w:p>
          <w:p w14:paraId="58878104">
            <w:pPr>
              <w:rPr>
                <w:rFonts w:ascii="宋体" w:hAnsi="宋体" w:eastAsia="宋体" w:cs="宋体"/>
                <w:sz w:val="20"/>
                <w:szCs w:val="20"/>
                <w:highlight w:val="none"/>
              </w:rPr>
            </w:pPr>
            <w:r>
              <w:rPr>
                <w:rFonts w:hint="eastAsia" w:ascii="宋体" w:hAnsi="宋体" w:eastAsia="宋体" w:cs="宋体"/>
                <w:sz w:val="20"/>
                <w:szCs w:val="20"/>
                <w:highlight w:val="none"/>
              </w:rPr>
              <w:t>……</w:t>
            </w:r>
          </w:p>
          <w:p w14:paraId="6F2DD1A6">
            <w:pPr>
              <w:rPr>
                <w:rFonts w:ascii="宋体" w:hAnsi="宋体" w:eastAsia="宋体" w:cs="宋体"/>
                <w:sz w:val="20"/>
                <w:szCs w:val="20"/>
                <w:highlight w:val="none"/>
              </w:rPr>
            </w:pPr>
            <w:r>
              <w:rPr>
                <w:rFonts w:hint="eastAsia" w:ascii="宋体" w:hAnsi="宋体" w:eastAsia="宋体" w:cs="宋体"/>
                <w:sz w:val="20"/>
                <w:szCs w:val="20"/>
                <w:highlight w:val="none"/>
                <w:lang w:eastAsia="zh-CN"/>
              </w:rPr>
              <w:t>（二）评分依据</w:t>
            </w:r>
            <w:r>
              <w:rPr>
                <w:rFonts w:hint="eastAsia" w:ascii="宋体" w:hAnsi="宋体" w:eastAsia="宋体" w:cs="宋体"/>
                <w:sz w:val="20"/>
                <w:szCs w:val="20"/>
                <w:highlight w:val="none"/>
              </w:rPr>
              <w:t>：</w:t>
            </w:r>
          </w:p>
          <w:p w14:paraId="38498DF2">
            <w:pPr>
              <w:rPr>
                <w:rFonts w:ascii="Times New Roman" w:hAnsi="Times New Roman" w:eastAsia="宋体" w:cs="Times New Roman"/>
                <w:highlight w:val="none"/>
              </w:rPr>
            </w:pPr>
            <w:r>
              <w:rPr>
                <w:rFonts w:hint="eastAsia" w:ascii="Times New Roman" w:hAnsi="Times New Roman" w:eastAsia="宋体" w:cs="Times New Roman"/>
                <w:highlight w:val="none"/>
              </w:rPr>
              <w:t>1.要求提供奖项照片或获奖（荣誉）证书等证明材料作为得分依据。</w:t>
            </w:r>
          </w:p>
          <w:p w14:paraId="01DE58C3">
            <w:pPr>
              <w:rPr>
                <w:rFonts w:ascii="宋体" w:hAnsi="宋体" w:eastAsia="宋体" w:cs="宋体"/>
                <w:szCs w:val="20"/>
                <w:highlight w:val="none"/>
              </w:rPr>
            </w:pPr>
            <w:r>
              <w:rPr>
                <w:rFonts w:hint="eastAsia" w:ascii="Times New Roman" w:hAnsi="Times New Roman" w:eastAsia="宋体" w:cs="Times New Roman"/>
                <w:highlight w:val="none"/>
              </w:rPr>
              <w:t>2.以上资料均要求提供扫描件。评分中出现无证明资料或专家无法凭所提供资料判断是否得分的情况，一律作不得分处理。</w:t>
            </w:r>
          </w:p>
        </w:tc>
      </w:tr>
      <w:tr w14:paraId="08D8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4" w:type="dxa"/>
          <w:trHeight w:val="1923" w:hRule="atLeast"/>
          <w:tblCellSpacing w:w="0" w:type="dxa"/>
          <w:jc w:val="center"/>
        </w:trPr>
        <w:tc>
          <w:tcPr>
            <w:tcW w:w="417" w:type="dxa"/>
            <w:gridSpan w:val="2"/>
            <w:vMerge w:val="continue"/>
            <w:vAlign w:val="center"/>
          </w:tcPr>
          <w:p w14:paraId="567E3731">
            <w:pPr>
              <w:keepNext/>
              <w:keepLines/>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11408EE3">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3</w:t>
            </w:r>
          </w:p>
        </w:tc>
        <w:tc>
          <w:tcPr>
            <w:tcW w:w="1814" w:type="dxa"/>
            <w:vAlign w:val="center"/>
          </w:tcPr>
          <w:p w14:paraId="649E8F84">
            <w:pPr>
              <w:widowControl w:val="0"/>
              <w:pBdr>
                <w:bottom w:val="none" w:color="auto" w:sz="0" w:space="0"/>
              </w:pBdr>
              <w:snapToGrid w:val="0"/>
              <w:spacing w:line="300" w:lineRule="auto"/>
              <w:jc w:val="center"/>
              <w:rPr>
                <w:rFonts w:ascii="宋体" w:hAnsi="宋体" w:eastAsia="宋体" w:cs="Times New Roman"/>
                <w:kern w:val="2"/>
                <w:sz w:val="18"/>
                <w:szCs w:val="21"/>
                <w:highlight w:val="none"/>
                <w:lang w:val="en-US" w:eastAsia="zh-CN" w:bidi="ar-SA"/>
              </w:rPr>
            </w:pPr>
            <w:r>
              <w:rPr>
                <w:rFonts w:hint="eastAsia" w:ascii="宋体" w:hAnsi="宋体" w:eastAsia="宋体" w:cs="宋体"/>
                <w:kern w:val="2"/>
                <w:sz w:val="20"/>
                <w:szCs w:val="20"/>
                <w:highlight w:val="none"/>
                <w:lang w:val="en-US" w:eastAsia="zh-CN" w:bidi="ar-SA"/>
              </w:rPr>
              <w:t>供应商同类业绩</w:t>
            </w:r>
            <w:r>
              <w:rPr>
                <w:rFonts w:hint="eastAsia" w:ascii="宋体" w:hAnsi="宋体" w:eastAsia="宋体" w:cs="Times New Roman"/>
                <w:color w:val="FF0000"/>
                <w:kern w:val="2"/>
                <w:sz w:val="20"/>
                <w:szCs w:val="20"/>
                <w:highlight w:val="none"/>
                <w:lang w:val="en-US" w:eastAsia="zh-CN" w:bidi="ar-SA"/>
              </w:rPr>
              <w:t>（可选）</w:t>
            </w:r>
          </w:p>
        </w:tc>
        <w:tc>
          <w:tcPr>
            <w:tcW w:w="720" w:type="dxa"/>
            <w:vAlign w:val="center"/>
          </w:tcPr>
          <w:p w14:paraId="4FF4FCD1">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≤3</w:t>
            </w:r>
          </w:p>
        </w:tc>
        <w:tc>
          <w:tcPr>
            <w:tcW w:w="755" w:type="dxa"/>
            <w:vAlign w:val="center"/>
          </w:tcPr>
          <w:p w14:paraId="1A1602F3">
            <w:pPr>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tcPr>
          <w:p w14:paraId="2F4B9935">
            <w:pPr>
              <w:spacing w:line="240" w:lineRule="exact"/>
              <w:jc w:val="center"/>
              <w:rPr>
                <w:rFonts w:hint="eastAsia" w:ascii="宋体" w:hAnsi="宋体" w:eastAsia="宋体" w:cs="宋体"/>
                <w:sz w:val="20"/>
                <w:szCs w:val="20"/>
                <w:highlight w:val="none"/>
              </w:rPr>
            </w:pPr>
            <w:r>
              <w:rPr>
                <w:rFonts w:hint="eastAsia" w:ascii="宋体" w:hAnsi="宋体" w:eastAsia="宋体" w:cs="宋体"/>
                <w:sz w:val="20"/>
                <w:szCs w:val="20"/>
                <w:highlight w:val="none"/>
                <w:lang w:eastAsia="zh-CN"/>
              </w:rPr>
              <w:t>（一）评分内容</w:t>
            </w:r>
            <w:r>
              <w:rPr>
                <w:rFonts w:hint="eastAsia" w:ascii="宋体" w:hAnsi="宋体" w:eastAsia="宋体" w:cs="宋体"/>
                <w:sz w:val="20"/>
                <w:szCs w:val="20"/>
                <w:highlight w:val="none"/>
              </w:rPr>
              <w:t>：提供自20XX年X月X日至本项目投标截止日，以合同签订时间为准</w:t>
            </w:r>
            <w:r>
              <w:rPr>
                <w:rFonts w:hint="eastAsia" w:ascii="宋体" w:hAnsi="宋体" w:eastAsia="宋体" w:cs="宋体"/>
                <w:sz w:val="20"/>
                <w:szCs w:val="20"/>
                <w:highlight w:val="none"/>
                <w:lang w:eastAsia="zh-CN"/>
              </w:rPr>
              <w:t>的</w:t>
            </w:r>
            <w:commentRangeStart w:id="21"/>
            <w:r>
              <w:rPr>
                <w:rFonts w:hint="eastAsia" w:ascii="宋体" w:hAnsi="宋体" w:eastAsia="宋体" w:cs="宋体"/>
                <w:sz w:val="20"/>
                <w:szCs w:val="20"/>
                <w:highlight w:val="none"/>
              </w:rPr>
              <w:t>xx类</w:t>
            </w:r>
            <w:commentRangeEnd w:id="21"/>
            <w:r>
              <w:rPr>
                <w:rFonts w:ascii="Times New Roman" w:hAnsi="Times New Roman" w:eastAsia="宋体" w:cs="Times New Roman"/>
                <w:highlight w:val="none"/>
              </w:rPr>
              <w:commentReference w:id="21"/>
            </w:r>
            <w:r>
              <w:rPr>
                <w:rFonts w:hint="eastAsia" w:ascii="宋体" w:hAnsi="宋体" w:eastAsia="宋体" w:cs="宋体"/>
                <w:sz w:val="20"/>
                <w:szCs w:val="20"/>
                <w:highlight w:val="none"/>
              </w:rPr>
              <w:t>同类业绩，提供</w:t>
            </w:r>
            <w:r>
              <w:rPr>
                <w:rFonts w:ascii="宋体" w:hAnsi="宋体" w:eastAsia="宋体" w:cs="宋体"/>
                <w:sz w:val="20"/>
                <w:szCs w:val="20"/>
                <w:highlight w:val="none"/>
              </w:rPr>
              <w:t>3</w:t>
            </w:r>
            <w:r>
              <w:rPr>
                <w:rFonts w:hint="eastAsia" w:ascii="宋体" w:hAnsi="宋体" w:eastAsia="宋体" w:cs="宋体"/>
                <w:sz w:val="20"/>
                <w:szCs w:val="20"/>
                <w:highlight w:val="none"/>
              </w:rPr>
              <w:t>个即得满分，提供</w:t>
            </w:r>
            <w:r>
              <w:rPr>
                <w:rFonts w:ascii="宋体" w:hAnsi="宋体" w:eastAsia="宋体" w:cs="宋体"/>
                <w:sz w:val="20"/>
                <w:szCs w:val="20"/>
                <w:highlight w:val="none"/>
              </w:rPr>
              <w:t>2</w:t>
            </w:r>
            <w:r>
              <w:rPr>
                <w:rFonts w:hint="eastAsia" w:ascii="宋体" w:hAnsi="宋体" w:eastAsia="宋体" w:cs="宋体"/>
                <w:sz w:val="20"/>
                <w:szCs w:val="20"/>
                <w:highlight w:val="none"/>
              </w:rPr>
              <w:t>个得</w:t>
            </w:r>
            <w:r>
              <w:rPr>
                <w:rFonts w:ascii="宋体" w:hAnsi="宋体" w:eastAsia="宋体" w:cs="宋体"/>
                <w:sz w:val="20"/>
                <w:szCs w:val="20"/>
                <w:highlight w:val="none"/>
              </w:rPr>
              <w:t>60</w:t>
            </w:r>
            <w:r>
              <w:rPr>
                <w:rFonts w:hint="eastAsia" w:ascii="宋体" w:hAnsi="宋体" w:eastAsia="宋体" w:cs="宋体"/>
                <w:sz w:val="20"/>
                <w:szCs w:val="20"/>
                <w:highlight w:val="none"/>
              </w:rPr>
              <w:t>分，提供</w:t>
            </w:r>
            <w:r>
              <w:rPr>
                <w:rFonts w:ascii="宋体" w:hAnsi="宋体" w:eastAsia="宋体" w:cs="宋体"/>
                <w:sz w:val="20"/>
                <w:szCs w:val="20"/>
                <w:highlight w:val="none"/>
              </w:rPr>
              <w:t>1</w:t>
            </w:r>
            <w:r>
              <w:rPr>
                <w:rFonts w:hint="eastAsia" w:ascii="宋体" w:hAnsi="宋体" w:eastAsia="宋体" w:cs="宋体"/>
                <w:sz w:val="20"/>
                <w:szCs w:val="20"/>
                <w:highlight w:val="none"/>
              </w:rPr>
              <w:t>个得</w:t>
            </w:r>
            <w:r>
              <w:rPr>
                <w:rFonts w:ascii="宋体" w:hAnsi="宋体" w:eastAsia="宋体" w:cs="宋体"/>
                <w:sz w:val="20"/>
                <w:szCs w:val="20"/>
                <w:highlight w:val="none"/>
              </w:rPr>
              <w:t>30</w:t>
            </w:r>
            <w:r>
              <w:rPr>
                <w:rFonts w:hint="eastAsia" w:ascii="宋体" w:hAnsi="宋体" w:eastAsia="宋体" w:cs="宋体"/>
                <w:sz w:val="20"/>
                <w:szCs w:val="20"/>
                <w:highlight w:val="none"/>
              </w:rPr>
              <w:t>分，未提供的不得分。</w:t>
            </w:r>
          </w:p>
          <w:p w14:paraId="784AF7B4">
            <w:pPr>
              <w:spacing w:line="240" w:lineRule="exact"/>
              <w:jc w:val="center"/>
              <w:rPr>
                <w:rFonts w:ascii="宋体" w:hAnsi="宋体" w:eastAsia="宋体" w:cs="宋体"/>
                <w:sz w:val="20"/>
                <w:szCs w:val="20"/>
                <w:highlight w:val="none"/>
              </w:rPr>
            </w:pPr>
            <w:r>
              <w:rPr>
                <w:rFonts w:hint="eastAsia" w:ascii="宋体" w:hAnsi="宋体" w:eastAsia="宋体" w:cs="宋体"/>
                <w:sz w:val="20"/>
                <w:szCs w:val="20"/>
                <w:highlight w:val="none"/>
                <w:lang w:eastAsia="zh-CN"/>
              </w:rPr>
              <w:t>（二）评分依据</w:t>
            </w:r>
            <w:r>
              <w:rPr>
                <w:rFonts w:hint="eastAsia" w:ascii="宋体" w:hAnsi="宋体" w:eastAsia="宋体" w:cs="宋体"/>
                <w:sz w:val="20"/>
                <w:szCs w:val="20"/>
                <w:highlight w:val="none"/>
              </w:rPr>
              <w:t>：投标人必须在投标文件中提供每一个项目的合同和验收报告（均加盖合同甲方公章或业务章）扫描件，否则不得分。</w:t>
            </w:r>
          </w:p>
        </w:tc>
      </w:tr>
    </w:tbl>
    <w:p w14:paraId="6663C6DA">
      <w:pPr>
        <w:sectPr>
          <w:pgSz w:w="11907" w:h="16840"/>
          <w:pgMar w:top="1440" w:right="1418" w:bottom="1440" w:left="1418" w:header="851" w:footer="992" w:gutter="0"/>
          <w:pgBorders>
            <w:top w:val="none" w:sz="0" w:space="0"/>
            <w:left w:val="none" w:sz="0" w:space="0"/>
            <w:bottom w:val="none" w:sz="0" w:space="0"/>
            <w:right w:val="none" w:sz="0" w:space="0"/>
          </w:pgBorders>
          <w:cols w:space="425" w:num="1"/>
          <w:titlePg/>
          <w:docGrid w:linePitch="462" w:charSpace="0"/>
        </w:sectPr>
      </w:pPr>
    </w:p>
    <w:p w14:paraId="1CCBD9ED">
      <w:pPr>
        <w:jc w:val="center"/>
        <w:rPr>
          <w:b/>
          <w:sz w:val="84"/>
          <w:szCs w:val="84"/>
        </w:rPr>
      </w:pPr>
    </w:p>
    <w:p w14:paraId="796B7DCB">
      <w:pPr>
        <w:jc w:val="center"/>
        <w:rPr>
          <w:b/>
          <w:sz w:val="84"/>
          <w:szCs w:val="84"/>
        </w:rPr>
      </w:pPr>
    </w:p>
    <w:p w14:paraId="6CE3A66F">
      <w:pPr>
        <w:jc w:val="center"/>
        <w:rPr>
          <w:b/>
          <w:sz w:val="84"/>
          <w:szCs w:val="84"/>
        </w:rPr>
      </w:pPr>
    </w:p>
    <w:p w14:paraId="10E7E443">
      <w:pPr>
        <w:jc w:val="center"/>
        <w:rPr>
          <w:b/>
          <w:sz w:val="120"/>
          <w:szCs w:val="120"/>
        </w:rPr>
      </w:pPr>
      <w:r>
        <w:rPr>
          <w:rFonts w:hint="eastAsia"/>
          <w:b/>
          <w:sz w:val="120"/>
          <w:szCs w:val="120"/>
        </w:rPr>
        <w:t>政府采购</w:t>
      </w:r>
    </w:p>
    <w:p w14:paraId="244CEBF5">
      <w:pPr>
        <w:jc w:val="center"/>
        <w:rPr>
          <w:b/>
          <w:sz w:val="120"/>
          <w:szCs w:val="120"/>
        </w:rPr>
      </w:pPr>
      <w:r>
        <w:rPr>
          <w:rFonts w:hint="eastAsia"/>
          <w:b/>
          <w:sz w:val="120"/>
          <w:szCs w:val="120"/>
        </w:rPr>
        <w:t>招标文件</w:t>
      </w:r>
    </w:p>
    <w:p w14:paraId="4400E7B6">
      <w:pPr>
        <w:jc w:val="center"/>
        <w:rPr>
          <w:b/>
          <w:sz w:val="52"/>
          <w:szCs w:val="52"/>
        </w:rPr>
      </w:pPr>
      <w:r>
        <w:rPr>
          <w:rFonts w:hint="eastAsia"/>
          <w:b/>
          <w:sz w:val="52"/>
          <w:szCs w:val="52"/>
        </w:rPr>
        <w:t>（货物类）</w:t>
      </w:r>
    </w:p>
    <w:p w14:paraId="15BEE3D4"/>
    <w:p w14:paraId="02685391"/>
    <w:p w14:paraId="643EA923"/>
    <w:p w14:paraId="7C5B3BCA"/>
    <w:p w14:paraId="3A24C475"/>
    <w:p w14:paraId="428C106C"/>
    <w:p w14:paraId="2CD740FE"/>
    <w:p w14:paraId="70191ED6"/>
    <w:p w14:paraId="51E07869"/>
    <w:p w14:paraId="4BE2C5BF"/>
    <w:p w14:paraId="4A379167"/>
    <w:p w14:paraId="4B326AFA"/>
    <w:p w14:paraId="4FB913F6"/>
    <w:p w14:paraId="74D83376"/>
    <w:p w14:paraId="2286DA6B"/>
    <w:p w14:paraId="05542B7C"/>
    <w:p w14:paraId="480B8AE5"/>
    <w:p w14:paraId="0D07F1CD"/>
    <w:p w14:paraId="0FB56770"/>
    <w:p w14:paraId="5AC8930B">
      <w:pPr>
        <w:jc w:val="center"/>
        <w:rPr>
          <w:b/>
          <w:sz w:val="44"/>
          <w:szCs w:val="44"/>
        </w:rPr>
      </w:pPr>
      <w:bookmarkStart w:id="2" w:name="_Hlk71465316"/>
      <w:r>
        <w:rPr>
          <w:rFonts w:hint="eastAsia"/>
          <w:b/>
          <w:sz w:val="44"/>
          <w:szCs w:val="44"/>
        </w:rPr>
        <w:t>深圳公共资源交易中心</w:t>
      </w:r>
    </w:p>
    <w:p w14:paraId="333AC27F">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5</w:t>
      </w:r>
      <w:r>
        <w:rPr>
          <w:rFonts w:hint="eastAsia"/>
          <w:b/>
          <w:sz w:val="44"/>
          <w:szCs w:val="44"/>
        </w:rPr>
        <w:t>）</w:t>
      </w:r>
    </w:p>
    <w:bookmarkEnd w:id="2"/>
    <w:p w14:paraId="659FCE15">
      <w:pPr>
        <w:widowControl/>
        <w:jc w:val="center"/>
      </w:pPr>
      <w:r>
        <w:br w:type="page"/>
      </w:r>
    </w:p>
    <w:p w14:paraId="05A97FF4">
      <w:pPr>
        <w:keepNext w:val="0"/>
        <w:keepLines w:val="0"/>
        <w:pageBreakBefore w:val="0"/>
        <w:widowControl w:val="0"/>
        <w:kinsoku/>
        <w:wordWrap/>
        <w:overflowPunct/>
        <w:topLinePunct w:val="0"/>
        <w:autoSpaceDE/>
        <w:autoSpaceDN/>
        <w:bidi w:val="0"/>
        <w:adjustRightInd/>
        <w:snapToGrid/>
        <w:spacing w:before="464" w:beforeLines="100" w:after="464" w:afterLines="100"/>
        <w:jc w:val="center"/>
        <w:textAlignment w:val="auto"/>
        <w:rPr>
          <w:rFonts w:hint="eastAsia" w:ascii="黑体" w:hAnsi="黑体" w:eastAsia="黑体" w:cs="黑体"/>
          <w:b/>
          <w:bCs/>
          <w:sz w:val="28"/>
          <w:szCs w:val="36"/>
        </w:rPr>
      </w:pPr>
      <w:bookmarkStart w:id="3" w:name="_Hlk72218009"/>
      <w:r>
        <w:rPr>
          <w:rFonts w:hint="eastAsia" w:ascii="黑体" w:hAnsi="黑体" w:eastAsia="黑体" w:cs="黑体"/>
          <w:b/>
          <w:bCs/>
          <w:sz w:val="28"/>
          <w:szCs w:val="36"/>
        </w:rPr>
        <w:t>目   录</w:t>
      </w:r>
    </w:p>
    <w:p w14:paraId="1EABC097">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14:paraId="6D2C61E3">
      <w:pPr>
        <w:ind w:firstLine="960" w:firstLineChars="400"/>
        <w:rPr>
          <w:sz w:val="24"/>
        </w:rPr>
      </w:pPr>
      <w:r>
        <w:rPr>
          <w:rFonts w:hint="eastAsia"/>
          <w:sz w:val="24"/>
        </w:rPr>
        <w:t>关键信息</w:t>
      </w:r>
    </w:p>
    <w:p w14:paraId="5943D0C3">
      <w:pPr>
        <w:ind w:left="630" w:leftChars="300" w:firstLine="630" w:firstLineChars="300"/>
        <w:rPr>
          <w:rFonts w:ascii="宋体" w:hAnsi="宋体"/>
          <w:szCs w:val="21"/>
        </w:rPr>
      </w:pPr>
      <w:r>
        <w:rPr>
          <w:rFonts w:hint="eastAsia" w:ascii="宋体" w:hAnsi="宋体"/>
          <w:szCs w:val="21"/>
        </w:rPr>
        <w:t>第一章  招标公告</w:t>
      </w:r>
    </w:p>
    <w:p w14:paraId="1A48417D">
      <w:pPr>
        <w:ind w:left="630" w:leftChars="300" w:firstLine="630" w:firstLineChars="300"/>
        <w:rPr>
          <w:rFonts w:ascii="宋体" w:hAnsi="宋体"/>
          <w:szCs w:val="21"/>
        </w:rPr>
      </w:pPr>
      <w:r>
        <w:rPr>
          <w:rFonts w:hint="eastAsia" w:ascii="宋体" w:hAnsi="宋体"/>
          <w:szCs w:val="21"/>
        </w:rPr>
        <w:t xml:space="preserve">第二章  </w:t>
      </w:r>
      <w:bookmarkStart w:id="4" w:name="_Hlk71994379"/>
      <w:r>
        <w:rPr>
          <w:rFonts w:hint="eastAsia" w:ascii="宋体" w:hAnsi="宋体"/>
          <w:szCs w:val="21"/>
        </w:rPr>
        <w:t>对通用条款的补充内容及其他关键信息</w:t>
      </w:r>
      <w:bookmarkEnd w:id="4"/>
    </w:p>
    <w:p w14:paraId="7551B3D6">
      <w:pPr>
        <w:ind w:left="630" w:leftChars="300" w:firstLine="630" w:firstLineChars="300"/>
        <w:rPr>
          <w:rFonts w:ascii="宋体" w:hAnsi="宋体"/>
          <w:szCs w:val="21"/>
        </w:rPr>
      </w:pPr>
      <w:r>
        <w:rPr>
          <w:rFonts w:hint="eastAsia" w:ascii="宋体" w:hAnsi="宋体"/>
          <w:szCs w:val="21"/>
        </w:rPr>
        <w:t xml:space="preserve">第三章 </w:t>
      </w:r>
      <w:r>
        <w:rPr>
          <w:rFonts w:ascii="宋体" w:hAnsi="宋体"/>
          <w:szCs w:val="21"/>
        </w:rPr>
        <w:t xml:space="preserve"> </w:t>
      </w:r>
      <w:r>
        <w:rPr>
          <w:rFonts w:hint="eastAsia" w:ascii="宋体" w:hAnsi="宋体"/>
          <w:szCs w:val="21"/>
        </w:rPr>
        <w:t>用户需求书</w:t>
      </w:r>
    </w:p>
    <w:p w14:paraId="4E958C72">
      <w:pPr>
        <w:ind w:left="630" w:leftChars="300" w:firstLine="630" w:firstLineChars="300"/>
        <w:rPr>
          <w:rFonts w:ascii="宋体" w:hAnsi="宋体"/>
          <w:szCs w:val="21"/>
        </w:rPr>
      </w:pPr>
      <w:r>
        <w:rPr>
          <w:rFonts w:hint="eastAsia" w:ascii="宋体" w:hAnsi="宋体"/>
          <w:szCs w:val="21"/>
        </w:rPr>
        <w:t xml:space="preserve">第四章 </w:t>
      </w:r>
      <w:r>
        <w:rPr>
          <w:rFonts w:ascii="宋体" w:hAnsi="宋体"/>
          <w:szCs w:val="21"/>
        </w:rPr>
        <w:t xml:space="preserve"> </w:t>
      </w:r>
      <w:r>
        <w:rPr>
          <w:rFonts w:hint="eastAsia" w:ascii="宋体" w:hAnsi="宋体"/>
          <w:szCs w:val="21"/>
        </w:rPr>
        <w:t>投标文件组成要求及格式</w:t>
      </w:r>
    </w:p>
    <w:p w14:paraId="5F12F403">
      <w:pPr>
        <w:ind w:left="630" w:leftChars="300" w:firstLine="630" w:firstLineChars="300"/>
        <w:rPr>
          <w:rFonts w:ascii="宋体" w:hAnsi="宋体"/>
          <w:szCs w:val="21"/>
        </w:rPr>
      </w:pPr>
      <w:r>
        <w:rPr>
          <w:rFonts w:hint="eastAsia" w:ascii="宋体" w:hAnsi="宋体"/>
          <w:szCs w:val="21"/>
        </w:rPr>
        <w:t>第五章  合同条款及格式</w:t>
      </w:r>
    </w:p>
    <w:p w14:paraId="50269C95">
      <w:pPr>
        <w:rPr>
          <w:b/>
          <w:sz w:val="24"/>
        </w:rPr>
      </w:pPr>
    </w:p>
    <w:p w14:paraId="643A6AE8">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14:paraId="078676AC">
      <w:pPr>
        <w:ind w:left="630" w:leftChars="300" w:firstLine="411" w:firstLineChars="196"/>
        <w:rPr>
          <w:rFonts w:ascii="宋体" w:hAnsi="宋体"/>
          <w:szCs w:val="21"/>
        </w:rPr>
      </w:pPr>
      <w:r>
        <w:rPr>
          <w:rFonts w:hint="eastAsia" w:ascii="宋体" w:hAnsi="宋体"/>
          <w:szCs w:val="21"/>
        </w:rPr>
        <w:t>第一章  总则</w:t>
      </w:r>
    </w:p>
    <w:p w14:paraId="787ABFAE">
      <w:pPr>
        <w:ind w:left="630" w:leftChars="300" w:firstLine="411" w:firstLineChars="196"/>
        <w:rPr>
          <w:rFonts w:ascii="宋体" w:hAnsi="宋体"/>
          <w:szCs w:val="21"/>
        </w:rPr>
      </w:pPr>
      <w:r>
        <w:rPr>
          <w:rFonts w:hint="eastAsia" w:ascii="宋体" w:hAnsi="宋体"/>
          <w:szCs w:val="21"/>
        </w:rPr>
        <w:t>第二章  招标文件</w:t>
      </w:r>
    </w:p>
    <w:p w14:paraId="5C90E9D4">
      <w:pPr>
        <w:ind w:left="630" w:leftChars="300" w:firstLine="411" w:firstLineChars="196"/>
        <w:rPr>
          <w:rFonts w:ascii="宋体" w:hAnsi="宋体"/>
          <w:szCs w:val="21"/>
        </w:rPr>
      </w:pPr>
      <w:r>
        <w:rPr>
          <w:rFonts w:hint="eastAsia" w:ascii="宋体" w:hAnsi="宋体"/>
          <w:szCs w:val="21"/>
        </w:rPr>
        <w:t>第三章  投标文件的编制</w:t>
      </w:r>
    </w:p>
    <w:p w14:paraId="748F062A">
      <w:pPr>
        <w:ind w:left="630" w:leftChars="300" w:firstLine="411" w:firstLineChars="196"/>
        <w:rPr>
          <w:rFonts w:ascii="宋体" w:hAnsi="宋体"/>
          <w:szCs w:val="21"/>
        </w:rPr>
      </w:pPr>
      <w:r>
        <w:rPr>
          <w:rFonts w:hint="eastAsia" w:ascii="宋体" w:hAnsi="宋体"/>
          <w:szCs w:val="21"/>
        </w:rPr>
        <w:t>第四章  投标文件的递交</w:t>
      </w:r>
    </w:p>
    <w:p w14:paraId="1D952AA4">
      <w:pPr>
        <w:ind w:left="630" w:leftChars="300" w:firstLine="411" w:firstLineChars="196"/>
        <w:rPr>
          <w:rFonts w:ascii="宋体" w:hAnsi="宋体"/>
          <w:szCs w:val="21"/>
        </w:rPr>
      </w:pPr>
      <w:r>
        <w:rPr>
          <w:rFonts w:hint="eastAsia" w:ascii="宋体" w:hAnsi="宋体"/>
          <w:szCs w:val="21"/>
        </w:rPr>
        <w:t>第五章  开标</w:t>
      </w:r>
    </w:p>
    <w:p w14:paraId="0963232A">
      <w:pPr>
        <w:ind w:left="630" w:leftChars="300" w:firstLine="411" w:firstLineChars="196"/>
        <w:rPr>
          <w:rFonts w:ascii="宋体" w:hAnsi="宋体"/>
          <w:szCs w:val="21"/>
        </w:rPr>
      </w:pPr>
      <w:r>
        <w:rPr>
          <w:rFonts w:hint="eastAsia" w:ascii="宋体" w:hAnsi="宋体"/>
          <w:szCs w:val="21"/>
        </w:rPr>
        <w:t>第六章  评审要求</w:t>
      </w:r>
    </w:p>
    <w:p w14:paraId="5026F302">
      <w:pPr>
        <w:ind w:left="630" w:leftChars="300" w:firstLine="411" w:firstLineChars="196"/>
        <w:rPr>
          <w:rFonts w:ascii="宋体" w:hAnsi="宋体"/>
          <w:szCs w:val="21"/>
        </w:rPr>
      </w:pPr>
      <w:r>
        <w:rPr>
          <w:rFonts w:hint="eastAsia" w:ascii="宋体" w:hAnsi="宋体"/>
          <w:szCs w:val="21"/>
        </w:rPr>
        <w:t>第七章  评审程序及评审方法</w:t>
      </w:r>
    </w:p>
    <w:p w14:paraId="12DE55AE">
      <w:pPr>
        <w:ind w:left="630" w:leftChars="300" w:firstLine="411" w:firstLineChars="196"/>
        <w:rPr>
          <w:rFonts w:ascii="宋体" w:hAnsi="宋体"/>
          <w:szCs w:val="21"/>
        </w:rPr>
      </w:pPr>
      <w:r>
        <w:rPr>
          <w:rFonts w:hint="eastAsia" w:ascii="宋体" w:hAnsi="宋体"/>
          <w:szCs w:val="21"/>
        </w:rPr>
        <w:t>第八章  定标及公示</w:t>
      </w:r>
    </w:p>
    <w:p w14:paraId="50DC8CCE">
      <w:pPr>
        <w:ind w:left="630" w:leftChars="300" w:firstLine="411" w:firstLineChars="196"/>
        <w:rPr>
          <w:rFonts w:ascii="宋体" w:hAnsi="宋体"/>
          <w:szCs w:val="21"/>
        </w:rPr>
      </w:pPr>
      <w:r>
        <w:rPr>
          <w:rFonts w:hint="eastAsia" w:ascii="宋体" w:hAnsi="宋体"/>
          <w:szCs w:val="21"/>
        </w:rPr>
        <w:t>第九章  公开招标失败的后续处理</w:t>
      </w:r>
    </w:p>
    <w:p w14:paraId="3E60292F">
      <w:pPr>
        <w:ind w:left="630" w:leftChars="300" w:firstLine="411" w:firstLineChars="196"/>
        <w:rPr>
          <w:rFonts w:ascii="宋体" w:hAnsi="宋体"/>
          <w:szCs w:val="21"/>
        </w:rPr>
      </w:pPr>
      <w:r>
        <w:rPr>
          <w:rFonts w:hint="eastAsia" w:ascii="宋体" w:hAnsi="宋体"/>
          <w:szCs w:val="21"/>
        </w:rPr>
        <w:t>第十章  合同的授予与备案</w:t>
      </w:r>
    </w:p>
    <w:p w14:paraId="210329B6">
      <w:pPr>
        <w:ind w:firstLine="1050" w:firstLineChars="500"/>
        <w:rPr>
          <w:rFonts w:hint="eastAsia"/>
        </w:rPr>
      </w:pPr>
      <w:r>
        <w:rPr>
          <w:rFonts w:hint="eastAsia"/>
        </w:rPr>
        <w:t>第十一章  质疑处理</w:t>
      </w:r>
    </w:p>
    <w:p w14:paraId="25B81611">
      <w:pPr>
        <w:pStyle w:val="36"/>
        <w:rPr>
          <w:rFonts w:hint="eastAsia"/>
        </w:rPr>
      </w:pPr>
    </w:p>
    <w:p w14:paraId="03BDAD93">
      <w:pPr>
        <w:pStyle w:val="2"/>
        <w:rPr>
          <w:rFonts w:hint="eastAsia"/>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bookmarkEnd w:id="3"/>
    <w:p w14:paraId="2A2F48C6">
      <w:pPr>
        <w:pStyle w:val="3"/>
        <w:rPr>
          <w:color w:val="FF0000"/>
          <w:sz w:val="24"/>
        </w:rPr>
      </w:pPr>
      <w:bookmarkStart w:id="5" w:name="bt说明"/>
      <w:bookmarkEnd w:id="5"/>
      <w:bookmarkStart w:id="6" w:name="bt其他资料2"/>
      <w:bookmarkEnd w:id="6"/>
      <w:bookmarkStart w:id="7" w:name="合同格式"/>
      <w:bookmarkEnd w:id="7"/>
      <w:bookmarkStart w:id="8" w:name="bt投标文件签署授权委托书"/>
      <w:bookmarkEnd w:id="8"/>
      <w:bookmarkStart w:id="9" w:name="bt投标人情况介绍"/>
      <w:bookmarkEnd w:id="9"/>
      <w:bookmarkStart w:id="10" w:name="bt投标人须知"/>
      <w:bookmarkEnd w:id="10"/>
      <w:bookmarkStart w:id="11" w:name="bt合同条款"/>
      <w:bookmarkEnd w:id="11"/>
      <w:bookmarkStart w:id="12" w:name="bt项目管理班子配备情况"/>
      <w:bookmarkEnd w:id="12"/>
      <w:bookmarkStart w:id="13" w:name="bt合同条款及格式"/>
      <w:bookmarkEnd w:id="13"/>
      <w:bookmarkStart w:id="14" w:name="bt合同格式"/>
      <w:bookmarkEnd w:id="14"/>
      <w:bookmarkStart w:id="15" w:name="bt投标报价汇总表"/>
      <w:bookmarkEnd w:id="15"/>
      <w:bookmarkStart w:id="16" w:name="bt投标函"/>
      <w:bookmarkEnd w:id="16"/>
      <w:bookmarkStart w:id="17" w:name="bt本工程承诺书"/>
      <w:bookmarkEnd w:id="17"/>
      <w:bookmarkStart w:id="18" w:name="bt商务标投标文件格式"/>
      <w:bookmarkEnd w:id="18"/>
      <w:bookmarkStart w:id="19" w:name="bt技术标投标文件格式"/>
      <w:bookmarkEnd w:id="19"/>
      <w:bookmarkStart w:id="20" w:name="bt开标一览表"/>
      <w:bookmarkEnd w:id="20"/>
      <w:bookmarkStart w:id="21" w:name="bt其他资料由投标人自定"/>
      <w:bookmarkEnd w:id="21"/>
      <w:r>
        <w:rPr>
          <w:rFonts w:hint="eastAsia"/>
        </w:rPr>
        <w:t>第一册  专用条款</w:t>
      </w:r>
    </w:p>
    <w:p w14:paraId="7D73119E">
      <w:pPr>
        <w:pStyle w:val="6"/>
        <w:rPr>
          <w:sz w:val="28"/>
          <w:szCs w:val="28"/>
        </w:rPr>
      </w:pPr>
      <w:r>
        <w:rPr>
          <w:rFonts w:hint="eastAsia"/>
          <w:sz w:val="28"/>
          <w:szCs w:val="28"/>
        </w:rPr>
        <w:t>第一章  招标公告</w:t>
      </w:r>
    </w:p>
    <w:p w14:paraId="7E4FA71B">
      <w:pPr>
        <w:spacing w:line="360" w:lineRule="auto"/>
        <w:rPr>
          <w:rFonts w:ascii="宋体" w:hAnsi="宋体" w:cs="宋体"/>
          <w:b/>
          <w:bCs/>
          <w:kern w:val="0"/>
          <w:szCs w:val="21"/>
        </w:rPr>
      </w:pPr>
      <w:r>
        <w:rPr>
          <w:rFonts w:hint="eastAsia" w:ascii="宋体" w:hAnsi="宋体" w:cs="宋体"/>
          <w:b/>
          <w:bCs/>
          <w:kern w:val="0"/>
          <w:szCs w:val="21"/>
        </w:rPr>
        <w:t>申请人的资格要求：</w:t>
      </w:r>
    </w:p>
    <w:p w14:paraId="2909DABD">
      <w:pPr>
        <w:ind w:firstLine="420" w:firstLineChars="200"/>
        <w:rPr>
          <w:rFonts w:hint="eastAsia" w:ascii="宋体" w:hAnsi="宋体" w:cs="宋体"/>
          <w:color w:val="FF0000"/>
          <w:kern w:val="0"/>
          <w:szCs w:val="21"/>
        </w:rPr>
      </w:pPr>
      <w:r>
        <w:rPr>
          <w:rFonts w:hint="eastAsia" w:ascii="宋体" w:hAnsi="宋体" w:cs="宋体"/>
          <w:kern w:val="0"/>
          <w:szCs w:val="21"/>
        </w:rPr>
        <w:t>1</w:t>
      </w:r>
      <w:r>
        <w:rPr>
          <w:rFonts w:ascii="宋体" w:hAnsi="宋体" w:cs="宋体"/>
          <w:kern w:val="0"/>
          <w:szCs w:val="21"/>
        </w:rPr>
        <w:t>.</w:t>
      </w:r>
      <w:bookmarkStart w:id="22" w:name="_Hlk72162904"/>
      <w:r>
        <w:rPr>
          <w:rFonts w:hint="eastAsia" w:ascii="宋体" w:hAnsi="宋体" w:cs="宋体"/>
          <w:kern w:val="0"/>
          <w:szCs w:val="21"/>
        </w:rPr>
        <w:t>具有独立法人资格或是具有独立承担民事责任能力的其他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bookmarkEnd w:id="22"/>
    </w:p>
    <w:p w14:paraId="76113165">
      <w:pPr>
        <w:ind w:firstLine="420" w:firstLineChars="200"/>
        <w:rPr>
          <w:rFonts w:ascii="宋体" w:hAnsi="宋体" w:cs="宋体"/>
          <w:kern w:val="0"/>
          <w:szCs w:val="21"/>
        </w:rPr>
      </w:pPr>
      <w:r>
        <w:rPr>
          <w:rFonts w:hint="eastAsia" w:ascii="宋体" w:hAnsi="宋体" w:cs="宋体"/>
          <w:color w:val="FF0000"/>
          <w:kern w:val="0"/>
          <w:szCs w:val="21"/>
        </w:rPr>
        <w:t>2.本项目不接受联合体投标</w:t>
      </w:r>
      <w:r>
        <w:rPr>
          <w:rFonts w:hint="eastAsia" w:ascii="宋体" w:hAnsi="宋体" w:cs="宋体"/>
          <w:color w:val="FF0000"/>
          <w:kern w:val="0"/>
          <w:szCs w:val="21"/>
          <w:lang w:val="en-US" w:eastAsia="zh-CN"/>
        </w:rPr>
        <w:t>，</w:t>
      </w:r>
      <w:del w:id="0" w:author="大白熊与小花花" w:date="2025-05-26T12:57:50Z">
        <w:r>
          <w:rPr>
            <w:rFonts w:hint="default" w:ascii="宋体" w:hAnsi="宋体" w:cs="宋体"/>
            <w:color w:val="FF0000"/>
            <w:kern w:val="0"/>
            <w:szCs w:val="21"/>
            <w:lang w:val="en-US" w:eastAsia="zh-CN"/>
          </w:rPr>
          <w:delText>不</w:delText>
        </w:r>
      </w:del>
      <w:ins w:id="1" w:author="大白熊与小花花" w:date="2025-05-26T12:57:50Z">
        <w:r>
          <w:rPr>
            <w:rFonts w:hint="eastAsia" w:ascii="宋体" w:hAnsi="宋体" w:cs="宋体"/>
            <w:color w:val="FF0000"/>
            <w:kern w:val="0"/>
            <w:szCs w:val="21"/>
            <w:lang w:val="en-US" w:eastAsia="zh-CN"/>
          </w:rPr>
          <w:t>是否</w:t>
        </w:r>
      </w:ins>
      <w:r>
        <w:rPr>
          <w:rFonts w:hint="eastAsia" w:ascii="宋体" w:hAnsi="宋体" w:cs="宋体"/>
          <w:color w:val="FF0000"/>
          <w:kern w:val="0"/>
          <w:szCs w:val="21"/>
          <w:lang w:val="en-US" w:eastAsia="zh-CN"/>
        </w:rPr>
        <w:t>接受</w:t>
      </w:r>
      <w:r>
        <w:rPr>
          <w:rFonts w:hint="eastAsia" w:ascii="宋体" w:hAnsi="宋体" w:cs="宋体"/>
          <w:color w:val="FF0000"/>
          <w:kern w:val="0"/>
          <w:szCs w:val="21"/>
        </w:rPr>
        <w:t>投标人选用进口产品参与投标，详见招标文件</w:t>
      </w:r>
      <w:r>
        <w:rPr>
          <w:rFonts w:hint="eastAsia" w:ascii="宋体" w:hAnsi="宋体" w:cs="宋体"/>
          <w:color w:val="FF0000"/>
          <w:kern w:val="0"/>
          <w:szCs w:val="21"/>
          <w:lang w:eastAsia="zh-CN"/>
        </w:rPr>
        <w:t>“</w:t>
      </w:r>
      <w:r>
        <w:rPr>
          <w:rFonts w:hint="eastAsia" w:ascii="宋体" w:hAnsi="宋体" w:cs="宋体"/>
          <w:color w:val="FF0000"/>
          <w:kern w:val="0"/>
          <w:szCs w:val="21"/>
          <w:lang w:val="en-US" w:eastAsia="zh-CN"/>
        </w:rPr>
        <w:t>第三章 用户需求书</w:t>
      </w:r>
      <w:r>
        <w:rPr>
          <w:rFonts w:hint="eastAsia" w:ascii="宋体" w:hAnsi="宋体" w:cs="宋体"/>
          <w:color w:val="FF0000"/>
          <w:kern w:val="0"/>
          <w:szCs w:val="21"/>
        </w:rPr>
        <w:t>”；</w:t>
      </w:r>
    </w:p>
    <w:p w14:paraId="3E9329DA">
      <w:pPr>
        <w:ind w:firstLine="420" w:firstLineChars="200"/>
        <w:rPr>
          <w:rFonts w:ascii="宋体" w:hAnsi="宋体" w:cs="宋体"/>
          <w:kern w:val="0"/>
          <w:szCs w:val="21"/>
        </w:rPr>
      </w:pPr>
      <w:r>
        <w:rPr>
          <w:rFonts w:hint="eastAsia" w:ascii="宋体" w:hAnsi="宋体" w:cs="宋体"/>
          <w:kern w:val="0"/>
          <w:szCs w:val="21"/>
        </w:rPr>
        <w:t>3</w:t>
      </w:r>
      <w:r>
        <w:rPr>
          <w:rFonts w:ascii="宋体" w:hAnsi="宋体" w:cs="宋体"/>
          <w:kern w:val="0"/>
          <w:szCs w:val="21"/>
        </w:rPr>
        <w:t>.</w:t>
      </w:r>
      <w:r>
        <w:rPr>
          <w:rFonts w:hint="eastAsia" w:ascii="宋体" w:hAnsi="宋体" w:cs="宋体"/>
          <w:kern w:val="0"/>
          <w:szCs w:val="21"/>
        </w:rPr>
        <w:t>参与本项目政府采购活动时不存在被有关部门禁止参与政府采购活动且在有效期内的情况（由供应商在《政府采购投标及履约承诺函》中作出声明）；</w:t>
      </w:r>
    </w:p>
    <w:p w14:paraId="2524475A">
      <w:pPr>
        <w:ind w:firstLine="420" w:firstLineChars="200"/>
        <w:rPr>
          <w:rFonts w:ascii="宋体" w:hAnsi="宋体" w:cs="宋体"/>
          <w:kern w:val="0"/>
          <w:szCs w:val="21"/>
        </w:rPr>
      </w:pPr>
      <w:r>
        <w:rPr>
          <w:rFonts w:hint="eastAsia" w:ascii="宋体" w:hAnsi="宋体" w:cs="宋体"/>
          <w:kern w:val="0"/>
          <w:szCs w:val="21"/>
          <w:lang w:val="en-US" w:eastAsia="zh-CN"/>
        </w:rPr>
        <w:t>4</w:t>
      </w:r>
      <w:r>
        <w:rPr>
          <w:rFonts w:ascii="宋体" w:hAnsi="宋体" w:cs="宋体"/>
          <w:kern w:val="0"/>
          <w:szCs w:val="21"/>
        </w:rPr>
        <w:t>.</w:t>
      </w:r>
      <w:r>
        <w:rPr>
          <w:rFonts w:hint="eastAsia" w:ascii="宋体" w:hAnsi="宋体" w:cs="宋体"/>
          <w:kern w:val="0"/>
          <w:szCs w:val="21"/>
        </w:rPr>
        <w:t>具备《中华人民共和国政府采购法》第二十二条第一款的条件（由供应商在《政府采购投标及履约承诺函》中作出声明）；</w:t>
      </w:r>
    </w:p>
    <w:p w14:paraId="511AC533">
      <w:pPr>
        <w:ind w:firstLine="420" w:firstLineChars="200"/>
        <w:rPr>
          <w:rFonts w:hint="eastAsia" w:ascii="宋体" w:hAnsi="宋体" w:cs="宋体"/>
          <w:kern w:val="0"/>
          <w:szCs w:val="21"/>
          <w:lang w:val="en-US" w:eastAsia="zh-CN"/>
        </w:rPr>
      </w:pPr>
      <w:r>
        <w:rPr>
          <w:rFonts w:hint="eastAsia" w:ascii="宋体" w:hAnsi="宋体" w:cs="宋体"/>
          <w:kern w:val="0"/>
          <w:szCs w:val="21"/>
          <w:lang w:val="en-US" w:eastAsia="zh-CN"/>
        </w:rPr>
        <w:t>5</w:t>
      </w:r>
      <w:r>
        <w:rPr>
          <w:rFonts w:ascii="宋体" w:hAnsi="宋体" w:cs="宋体"/>
          <w:kern w:val="0"/>
          <w:szCs w:val="21"/>
        </w:rPr>
        <w:t>.</w:t>
      </w:r>
      <w:r>
        <w:rPr>
          <w:rFonts w:hint="eastAsia" w:ascii="宋体" w:hAnsi="宋体" w:cs="宋体"/>
          <w:kern w:val="0"/>
          <w:szCs w:val="21"/>
        </w:rPr>
        <w:t>未被列入失信被执行人、重大税收违法案件当事人名单、政府采购严重违法失信行为记录名单（由供应商在《政府采购投标及履约承诺函》中作出声明）</w:t>
      </w:r>
      <w:r>
        <w:rPr>
          <w:rFonts w:hint="eastAsia" w:ascii="宋体" w:hAnsi="宋体" w:cs="宋体"/>
          <w:kern w:val="0"/>
          <w:szCs w:val="21"/>
          <w:lang w:val="en-US" w:eastAsia="zh-CN"/>
        </w:rPr>
        <w:t>；</w:t>
      </w:r>
    </w:p>
    <w:p w14:paraId="058488BA">
      <w:pPr>
        <w:ind w:firstLine="420" w:firstLineChars="200"/>
        <w:rPr>
          <w:rFonts w:hint="default" w:ascii="宋体" w:hAnsi="宋体" w:cs="宋体"/>
          <w:color w:val="FF0000"/>
          <w:kern w:val="0"/>
          <w:szCs w:val="21"/>
          <w:lang w:val="en-US" w:eastAsia="zh-CN"/>
        </w:rPr>
      </w:pPr>
      <w:r>
        <w:rPr>
          <w:rFonts w:hint="eastAsia" w:ascii="宋体" w:hAnsi="宋体" w:cs="宋体"/>
          <w:color w:val="FF0000"/>
          <w:kern w:val="0"/>
          <w:szCs w:val="21"/>
          <w:lang w:val="en-US" w:eastAsia="zh-CN"/>
        </w:rPr>
        <w:t>6.不存在《深圳市财政局政府采购供应商信用信息管理办法》（深财规〔2023〕3号）列明的严重违法失信行为</w:t>
      </w:r>
      <w:r>
        <w:rPr>
          <w:rFonts w:hint="eastAsia" w:ascii="宋体" w:hAnsi="宋体" w:cs="宋体"/>
          <w:color w:val="FF0000"/>
          <w:kern w:val="0"/>
          <w:szCs w:val="21"/>
        </w:rPr>
        <w:t>（由供应商在《政府采购投标及履约承诺函》中作出声明）</w:t>
      </w:r>
      <w:r>
        <w:rPr>
          <w:rFonts w:hint="eastAsia" w:ascii="宋体" w:hAnsi="宋体" w:cs="宋体"/>
          <w:color w:val="FF0000"/>
          <w:kern w:val="0"/>
          <w:szCs w:val="21"/>
          <w:lang w:val="en-US" w:eastAsia="zh-CN"/>
        </w:rPr>
        <w:t>；</w:t>
      </w:r>
    </w:p>
    <w:p w14:paraId="1702D38C">
      <w:pPr>
        <w:ind w:firstLine="420" w:firstLineChars="200"/>
        <w:rPr>
          <w:rFonts w:hint="eastAsia" w:ascii="宋体" w:hAnsi="宋体" w:cs="宋体"/>
          <w:kern w:val="0"/>
          <w:szCs w:val="21"/>
          <w:lang w:val="en-US" w:eastAsia="zh-CN"/>
        </w:rPr>
      </w:pPr>
      <w:r>
        <w:rPr>
          <w:rFonts w:hint="eastAsia" w:ascii="宋体" w:hAnsi="宋体" w:cs="宋体"/>
          <w:kern w:val="0"/>
          <w:szCs w:val="21"/>
          <w:lang w:val="en-US" w:eastAsia="zh-CN"/>
        </w:rPr>
        <w:t>7</w:t>
      </w:r>
      <w:r>
        <w:rPr>
          <w:rFonts w:hint="eastAsia" w:ascii="宋体" w:hAnsi="宋体" w:cs="宋体"/>
          <w:kern w:val="0"/>
          <w:szCs w:val="21"/>
        </w:rPr>
        <w:t>.为采购项目提供整体设计、规范编制或者项目管理、监理、检测等服务的供应商，不得再参加该采购项目的其他采购活动（由供应商在《政府采购投标及履约承诺函》中作出声明）</w:t>
      </w:r>
      <w:r>
        <w:rPr>
          <w:rFonts w:hint="eastAsia" w:ascii="宋体" w:hAnsi="宋体" w:cs="宋体"/>
          <w:kern w:val="0"/>
          <w:szCs w:val="21"/>
          <w:lang w:val="en-US" w:eastAsia="zh-CN"/>
        </w:rPr>
        <w:t>；</w:t>
      </w:r>
    </w:p>
    <w:p w14:paraId="5CC3F164">
      <w:pPr>
        <w:pStyle w:val="53"/>
        <w:ind w:firstLine="420" w:firstLineChars="200"/>
        <w:rPr>
          <w:rFonts w:hint="default" w:ascii="宋体" w:hAnsi="宋体" w:eastAsia="宋体" w:cs="宋体"/>
          <w:color w:val="FF0000"/>
          <w:kern w:val="0"/>
          <w:sz w:val="21"/>
          <w:szCs w:val="21"/>
          <w:lang w:val="en-US" w:eastAsia="zh-CN" w:bidi="ar-SA"/>
        </w:rPr>
      </w:pPr>
      <w:r>
        <w:rPr>
          <w:rFonts w:hint="eastAsia" w:ascii="宋体" w:hAnsi="宋体" w:eastAsia="宋体" w:cs="宋体"/>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r>
        <w:rPr>
          <w:rFonts w:hint="eastAsia" w:ascii="宋体" w:hAnsi="宋体" w:cs="宋体"/>
          <w:color w:val="FF0000"/>
          <w:kern w:val="0"/>
          <w:sz w:val="21"/>
          <w:szCs w:val="21"/>
          <w:lang w:val="en-US" w:eastAsia="zh-CN" w:bidi="ar-SA"/>
        </w:rPr>
        <w:t>；</w:t>
      </w:r>
    </w:p>
    <w:p w14:paraId="31EBF2EE">
      <w:pPr>
        <w:ind w:firstLine="420" w:firstLineChars="200"/>
        <w:rPr>
          <w:rFonts w:hint="eastAsia" w:ascii="宋体" w:hAnsi="宋体" w:cs="宋体"/>
          <w:kern w:val="0"/>
          <w:szCs w:val="21"/>
          <w:lang w:val="en-US" w:eastAsia="zh-CN"/>
        </w:rPr>
      </w:pPr>
      <w:r>
        <w:rPr>
          <w:rFonts w:hint="eastAsia" w:ascii="宋体" w:hAnsi="宋体" w:cs="宋体"/>
          <w:kern w:val="0"/>
          <w:szCs w:val="21"/>
          <w:lang w:val="en-US" w:eastAsia="zh-CN"/>
        </w:rPr>
        <w:t>9.本项目为非专门面向中小企业采购项目。</w:t>
      </w:r>
    </w:p>
    <w:p w14:paraId="46DB26D7">
      <w:pPr>
        <w:pStyle w:val="2"/>
        <w:rPr>
          <w:rFonts w:hint="eastAsia"/>
          <w:lang w:val="en-US" w:eastAsia="zh-CN"/>
        </w:rPr>
      </w:pPr>
    </w:p>
    <w:p w14:paraId="725CB15B">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hint="eastAsia" w:ascii="宋体" w:hAnsi="宋体" w:cs="宋体"/>
          <w:kern w:val="0"/>
          <w:szCs w:val="21"/>
        </w:rPr>
        <w:t>注：（1）“信用中国”（www.creditchina.gov.cn</w:t>
      </w:r>
      <w:r>
        <w:rPr>
          <w:rFonts w:hint="eastAsia" w:ascii="宋体" w:hAnsi="宋体" w:cs="宋体"/>
          <w:kern w:val="0"/>
          <w:szCs w:val="21"/>
          <w:lang w:eastAsia="zh-CN"/>
        </w:rPr>
        <w:t>，</w:t>
      </w:r>
      <w:r>
        <w:rPr>
          <w:rFonts w:hint="eastAsia" w:ascii="宋体" w:hAnsi="宋体" w:cs="宋体"/>
          <w:kern w:val="0"/>
          <w:szCs w:val="21"/>
          <w:lang w:val="en-US" w:eastAsia="zh-CN"/>
        </w:rPr>
        <w:t>查询</w:t>
      </w:r>
      <w:r>
        <w:rPr>
          <w:rFonts w:hint="eastAsia" w:ascii="宋体" w:hAnsi="宋体" w:cs="宋体"/>
          <w:kern w:val="0"/>
          <w:szCs w:val="21"/>
        </w:rPr>
        <w:t>“信用服务”栏的“重大税收违法失信主体”“失信被执行人”</w:t>
      </w:r>
      <w:r>
        <w:rPr>
          <w:rFonts w:hint="eastAsia" w:ascii="宋体" w:hAnsi="宋体" w:cs="宋体"/>
          <w:kern w:val="0"/>
          <w:szCs w:val="21"/>
          <w:lang w:val="en-US" w:eastAsia="zh-CN"/>
        </w:rPr>
        <w:t>或者下载信用信息报告）</w:t>
      </w:r>
      <w:r>
        <w:rPr>
          <w:rFonts w:hint="eastAsia" w:ascii="宋体" w:hAnsi="宋体" w:cs="宋体"/>
          <w:kern w:val="0"/>
          <w:szCs w:val="21"/>
        </w:rPr>
        <w:t>，“中国政府采购网”（www.ccgp.gov.cn）中的“政府采购严重违法失信行为记录名单”，以及“深圳市政府采购监管网”（http://zfcg.sz.gov.cn）为供应商信用信息的查询渠道，相关信息以开标当日的查询结果为准；</w:t>
      </w:r>
    </w:p>
    <w:p w14:paraId="44EE3913">
      <w:pPr>
        <w:ind w:firstLine="420" w:firstLineChars="200"/>
        <w:rPr>
          <w:rFonts w:ascii="宋体" w:hAnsi="宋体"/>
        </w:rPr>
      </w:pPr>
      <w:r>
        <w:rPr>
          <w:rFonts w:hint="eastAsia" w:ascii="宋体" w:hAnsi="宋体"/>
        </w:rPr>
        <w:t>（2）供应商投标（上传投标文件）必须先行办理注册手续，具体请按照本公告“六、其他补充事宜</w:t>
      </w:r>
      <w:r>
        <w:rPr>
          <w:rFonts w:ascii="宋体" w:hAnsi="宋体"/>
        </w:rPr>
        <w:t>”</w:t>
      </w:r>
      <w:r>
        <w:rPr>
          <w:rFonts w:hint="eastAsia" w:ascii="宋体" w:hAnsi="宋体"/>
        </w:rPr>
        <w:t>相关内容指引办理。</w:t>
      </w:r>
    </w:p>
    <w:p w14:paraId="4FFBD6EF">
      <w:pPr>
        <w:ind w:firstLine="420" w:firstLineChars="200"/>
        <w:rPr>
          <w:rFonts w:ascii="宋体" w:hAnsi="宋体"/>
        </w:rPr>
      </w:pPr>
    </w:p>
    <w:p w14:paraId="33695F3A">
      <w:pPr>
        <w:ind w:firstLine="442"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14:paraId="33050F2D">
      <w:pPr>
        <w:ind w:firstLine="422" w:firstLineChars="200"/>
        <w:rPr>
          <w:b/>
        </w:rPr>
      </w:pPr>
    </w:p>
    <w:p w14:paraId="64277738">
      <w:pPr>
        <w:rPr>
          <w:sz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4FDFC0D0">
      <w:pPr>
        <w:pStyle w:val="6"/>
        <w:rPr>
          <w:sz w:val="28"/>
          <w:szCs w:val="28"/>
        </w:rPr>
      </w:pPr>
      <w:r>
        <w:rPr>
          <w:rFonts w:hint="eastAsia"/>
          <w:sz w:val="28"/>
          <w:szCs w:val="28"/>
        </w:rPr>
        <w:t xml:space="preserve">第二章 </w:t>
      </w:r>
      <w:bookmarkStart w:id="23" w:name="_Hlk71926094"/>
      <w:r>
        <w:rPr>
          <w:rFonts w:hint="eastAsia"/>
          <w:sz w:val="28"/>
          <w:szCs w:val="28"/>
        </w:rPr>
        <w:t>对通用条款的补充内容及其他关键信息</w:t>
      </w:r>
      <w:bookmarkEnd w:id="23"/>
    </w:p>
    <w:p w14:paraId="3938C131">
      <w:pPr>
        <w:pStyle w:val="6"/>
        <w:spacing w:before="120" w:beforeLines="50" w:after="120" w:afterLines="50"/>
        <w:rPr>
          <w:szCs w:val="24"/>
        </w:rPr>
      </w:pPr>
      <w:bookmarkStart w:id="24" w:name="_Toc73521547"/>
      <w:bookmarkStart w:id="25" w:name="_Toc73521635"/>
      <w:bookmarkStart w:id="26" w:name="_Toc60560625"/>
      <w:bookmarkStart w:id="27" w:name="_Toc100052364"/>
      <w:bookmarkStart w:id="28" w:name="_Toc73517639"/>
      <w:bookmarkStart w:id="29" w:name="_Toc60631620"/>
      <w:bookmarkStart w:id="30" w:name="_Toc73518117"/>
      <w:bookmarkStart w:id="31" w:name="_Toc101074876"/>
      <w:r>
        <w:rPr>
          <w:rFonts w:hint="eastAsia"/>
          <w:szCs w:val="24"/>
        </w:rPr>
        <w:t>一、对通用条款的补充内容</w:t>
      </w:r>
    </w:p>
    <w:bookmarkEnd w:id="24"/>
    <w:bookmarkEnd w:id="25"/>
    <w:bookmarkEnd w:id="26"/>
    <w:bookmarkEnd w:id="27"/>
    <w:bookmarkEnd w:id="28"/>
    <w:bookmarkEnd w:id="29"/>
    <w:bookmarkEnd w:id="30"/>
    <w:bookmarkEnd w:id="31"/>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4837397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7786F98">
            <w:pPr>
              <w:jc w:val="center"/>
              <w:rPr>
                <w:rFonts w:ascii="宋体" w:hAnsi="宋体" w:eastAsia="宋体" w:cs="Times New Roman"/>
                <w:b/>
                <w:bCs/>
                <w:highlight w:val="none"/>
              </w:rPr>
            </w:pPr>
            <w:bookmarkStart w:id="32" w:name="_Hlk72218097"/>
            <w:r>
              <w:rPr>
                <w:rFonts w:hint="eastAsia" w:ascii="宋体" w:hAnsi="宋体" w:eastAsia="宋体" w:cs="Times New Roman"/>
                <w:b/>
                <w:bCs/>
                <w:highlight w:val="none"/>
              </w:rPr>
              <w:t>通用条款序号</w:t>
            </w:r>
          </w:p>
        </w:tc>
        <w:tc>
          <w:tcPr>
            <w:tcW w:w="2409" w:type="dxa"/>
            <w:vAlign w:val="center"/>
          </w:tcPr>
          <w:p w14:paraId="13285CC1">
            <w:pPr>
              <w:jc w:val="center"/>
              <w:rPr>
                <w:rFonts w:ascii="宋体" w:hAnsi="宋体" w:eastAsia="宋体" w:cs="Times New Roman"/>
                <w:b/>
                <w:bCs/>
                <w:highlight w:val="none"/>
              </w:rPr>
            </w:pPr>
            <w:r>
              <w:rPr>
                <w:rFonts w:hint="eastAsia" w:ascii="宋体" w:hAnsi="宋体" w:eastAsia="宋体" w:cs="Times New Roman"/>
                <w:b/>
                <w:bCs/>
                <w:highlight w:val="none"/>
              </w:rPr>
              <w:t>涉及事项</w:t>
            </w:r>
          </w:p>
        </w:tc>
        <w:tc>
          <w:tcPr>
            <w:tcW w:w="4980" w:type="dxa"/>
            <w:vAlign w:val="center"/>
          </w:tcPr>
          <w:p w14:paraId="767133D7">
            <w:pPr>
              <w:jc w:val="center"/>
              <w:rPr>
                <w:rFonts w:ascii="宋体" w:hAnsi="宋体" w:eastAsia="宋体" w:cs="Times New Roman"/>
                <w:b/>
                <w:bCs/>
                <w:highlight w:val="none"/>
              </w:rPr>
            </w:pPr>
            <w:r>
              <w:rPr>
                <w:rFonts w:hint="eastAsia" w:ascii="宋体" w:hAnsi="宋体" w:eastAsia="宋体" w:cs="Times New Roman"/>
                <w:b/>
                <w:bCs/>
                <w:highlight w:val="none"/>
              </w:rPr>
              <w:t xml:space="preserve">具 </w:t>
            </w:r>
            <w:r>
              <w:rPr>
                <w:rFonts w:ascii="宋体" w:hAnsi="宋体" w:eastAsia="宋体" w:cs="Times New Roman"/>
                <w:b/>
                <w:bCs/>
                <w:highlight w:val="none"/>
              </w:rPr>
              <w:t xml:space="preserve"> </w:t>
            </w:r>
            <w:r>
              <w:rPr>
                <w:rFonts w:hint="eastAsia" w:ascii="宋体" w:hAnsi="宋体" w:eastAsia="宋体" w:cs="Times New Roman"/>
                <w:b/>
                <w:bCs/>
                <w:highlight w:val="none"/>
              </w:rPr>
              <w:t xml:space="preserve">体 </w:t>
            </w:r>
            <w:r>
              <w:rPr>
                <w:rFonts w:ascii="宋体" w:hAnsi="宋体" w:eastAsia="宋体" w:cs="Times New Roman"/>
                <w:b/>
                <w:bCs/>
                <w:highlight w:val="none"/>
              </w:rPr>
              <w:t xml:space="preserve"> </w:t>
            </w:r>
            <w:r>
              <w:rPr>
                <w:rFonts w:hint="eastAsia" w:ascii="宋体" w:hAnsi="宋体" w:eastAsia="宋体" w:cs="Times New Roman"/>
                <w:b/>
                <w:bCs/>
                <w:highlight w:val="none"/>
              </w:rPr>
              <w:t xml:space="preserve">补 </w:t>
            </w:r>
            <w:r>
              <w:rPr>
                <w:rFonts w:ascii="宋体" w:hAnsi="宋体" w:eastAsia="宋体" w:cs="Times New Roman"/>
                <w:b/>
                <w:bCs/>
                <w:highlight w:val="none"/>
              </w:rPr>
              <w:t xml:space="preserve"> </w:t>
            </w:r>
            <w:r>
              <w:rPr>
                <w:rFonts w:hint="eastAsia" w:ascii="宋体" w:hAnsi="宋体" w:eastAsia="宋体" w:cs="Times New Roman"/>
                <w:b/>
                <w:bCs/>
                <w:highlight w:val="none"/>
              </w:rPr>
              <w:t xml:space="preserve">充 </w:t>
            </w:r>
            <w:r>
              <w:rPr>
                <w:rFonts w:ascii="宋体" w:hAnsi="宋体" w:eastAsia="宋体" w:cs="Times New Roman"/>
                <w:b/>
                <w:bCs/>
                <w:highlight w:val="none"/>
              </w:rPr>
              <w:t xml:space="preserve"> </w:t>
            </w:r>
            <w:r>
              <w:rPr>
                <w:rFonts w:hint="eastAsia" w:ascii="宋体" w:hAnsi="宋体" w:eastAsia="宋体" w:cs="Times New Roman"/>
                <w:b/>
                <w:bCs/>
                <w:highlight w:val="none"/>
              </w:rPr>
              <w:t xml:space="preserve">内 </w:t>
            </w:r>
            <w:r>
              <w:rPr>
                <w:rFonts w:ascii="宋体" w:hAnsi="宋体" w:eastAsia="宋体" w:cs="Times New Roman"/>
                <w:b/>
                <w:bCs/>
                <w:highlight w:val="none"/>
              </w:rPr>
              <w:t xml:space="preserve"> </w:t>
            </w:r>
            <w:r>
              <w:rPr>
                <w:rFonts w:hint="eastAsia" w:ascii="宋体" w:hAnsi="宋体" w:eastAsia="宋体" w:cs="Times New Roman"/>
                <w:b/>
                <w:bCs/>
                <w:highlight w:val="none"/>
              </w:rPr>
              <w:t>容</w:t>
            </w:r>
          </w:p>
        </w:tc>
      </w:tr>
      <w:tr w14:paraId="0386FCF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30DB1CA">
            <w:pPr>
              <w:jc w:val="center"/>
              <w:rPr>
                <w:rFonts w:ascii="宋体" w:hAnsi="宋体" w:eastAsia="宋体" w:cs="Times New Roman"/>
                <w:highlight w:val="none"/>
              </w:rPr>
            </w:pPr>
            <w:r>
              <w:rPr>
                <w:rFonts w:hint="eastAsia" w:ascii="宋体" w:hAnsi="宋体" w:eastAsia="宋体" w:cs="Times New Roman"/>
                <w:highlight w:val="none"/>
              </w:rPr>
              <w:t>3</w:t>
            </w:r>
            <w:r>
              <w:rPr>
                <w:rFonts w:ascii="宋体" w:hAnsi="宋体" w:eastAsia="宋体" w:cs="Times New Roman"/>
                <w:highlight w:val="none"/>
              </w:rPr>
              <w:t>.1</w:t>
            </w:r>
          </w:p>
        </w:tc>
        <w:tc>
          <w:tcPr>
            <w:tcW w:w="2409" w:type="dxa"/>
            <w:vAlign w:val="center"/>
          </w:tcPr>
          <w:p w14:paraId="1DB5CFE7">
            <w:pPr>
              <w:jc w:val="center"/>
              <w:rPr>
                <w:rFonts w:ascii="Times New Roman" w:hAnsi="Times New Roman" w:eastAsia="宋体" w:cs="Times New Roman"/>
                <w:highlight w:val="none"/>
              </w:rPr>
            </w:pPr>
            <w:r>
              <w:rPr>
                <w:rFonts w:hint="eastAsia" w:ascii="Times New Roman" w:hAnsi="Times New Roman" w:eastAsia="宋体" w:cs="Times New Roman"/>
                <w:highlight w:val="none"/>
              </w:rPr>
              <w:t>采购人</w:t>
            </w:r>
          </w:p>
        </w:tc>
        <w:tc>
          <w:tcPr>
            <w:tcW w:w="4980" w:type="dxa"/>
            <w:vAlign w:val="center"/>
          </w:tcPr>
          <w:p w14:paraId="6CF5974E">
            <w:pPr>
              <w:jc w:val="center"/>
              <w:rPr>
                <w:rFonts w:ascii="宋体" w:hAnsi="宋体" w:eastAsia="宋体" w:cs="Times New Roman"/>
                <w:highlight w:val="none"/>
              </w:rPr>
            </w:pPr>
            <w:r>
              <w:rPr>
                <w:rFonts w:hint="eastAsia" w:ascii="宋体" w:hAnsi="宋体" w:eastAsia="宋体" w:cs="Times New Roman"/>
                <w:highlight w:val="none"/>
              </w:rPr>
              <w:t>深圳河套学院</w:t>
            </w:r>
          </w:p>
        </w:tc>
      </w:tr>
      <w:tr w14:paraId="3FA19F3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8A4272F">
            <w:pPr>
              <w:jc w:val="center"/>
              <w:rPr>
                <w:rFonts w:ascii="宋体" w:hAnsi="宋体" w:eastAsia="宋体" w:cs="Times New Roman"/>
                <w:highlight w:val="none"/>
              </w:rPr>
            </w:pPr>
            <w:r>
              <w:rPr>
                <w:rFonts w:hint="eastAsia" w:ascii="宋体" w:hAnsi="宋体" w:eastAsia="宋体" w:cs="Times New Roman"/>
                <w:highlight w:val="none"/>
              </w:rPr>
              <w:t>3</w:t>
            </w:r>
            <w:r>
              <w:rPr>
                <w:rFonts w:ascii="宋体" w:hAnsi="宋体" w:eastAsia="宋体" w:cs="Times New Roman"/>
                <w:highlight w:val="none"/>
              </w:rPr>
              <w:t>.2</w:t>
            </w:r>
          </w:p>
        </w:tc>
        <w:tc>
          <w:tcPr>
            <w:tcW w:w="2409" w:type="dxa"/>
            <w:vAlign w:val="center"/>
          </w:tcPr>
          <w:p w14:paraId="42E7061F">
            <w:pPr>
              <w:jc w:val="center"/>
              <w:rPr>
                <w:rFonts w:ascii="宋体" w:hAnsi="宋体" w:eastAsia="宋体" w:cs="Times New Roman"/>
                <w:highlight w:val="none"/>
              </w:rPr>
            </w:pPr>
            <w:r>
              <w:rPr>
                <w:rFonts w:hint="eastAsia" w:ascii="宋体" w:hAnsi="宋体" w:eastAsia="宋体" w:cs="Times New Roman"/>
                <w:highlight w:val="none"/>
              </w:rPr>
              <w:t>政府集中采购机构</w:t>
            </w:r>
          </w:p>
        </w:tc>
        <w:tc>
          <w:tcPr>
            <w:tcW w:w="4980" w:type="dxa"/>
            <w:vAlign w:val="center"/>
          </w:tcPr>
          <w:p w14:paraId="3E60197B">
            <w:pPr>
              <w:jc w:val="center"/>
              <w:rPr>
                <w:rFonts w:hint="eastAsia" w:ascii="宋体" w:hAnsi="宋体" w:eastAsia="宋体" w:cs="Times New Roman"/>
                <w:highlight w:val="none"/>
              </w:rPr>
            </w:pPr>
            <w:r>
              <w:rPr>
                <w:rFonts w:hint="eastAsia" w:ascii="宋体" w:hAnsi="宋体" w:eastAsia="宋体" w:cs="Times New Roman"/>
                <w:highlight w:val="none"/>
              </w:rPr>
              <w:t>深圳公共资源交易中心</w:t>
            </w:r>
          </w:p>
          <w:p w14:paraId="1F4B3304">
            <w:pPr>
              <w:jc w:val="center"/>
              <w:rPr>
                <w:rFonts w:ascii="宋体" w:hAnsi="宋体" w:eastAsia="宋体" w:cs="Times New Roman"/>
                <w:highlight w:val="none"/>
              </w:rPr>
            </w:pPr>
            <w:r>
              <w:rPr>
                <w:rFonts w:hint="eastAsia" w:ascii="宋体" w:hAnsi="宋体" w:eastAsia="宋体" w:cs="Times New Roman"/>
                <w:highlight w:val="none"/>
              </w:rPr>
              <w:t>（深圳交易集团有限公司政府采购业务分公司）</w:t>
            </w:r>
          </w:p>
        </w:tc>
      </w:tr>
      <w:tr w14:paraId="702EBCB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A9338BA">
            <w:pPr>
              <w:jc w:val="center"/>
              <w:rPr>
                <w:rFonts w:ascii="宋体" w:hAnsi="宋体" w:eastAsia="宋体" w:cs="Times New Roman"/>
                <w:highlight w:val="none"/>
              </w:rPr>
            </w:pPr>
            <w:r>
              <w:rPr>
                <w:rFonts w:hint="eastAsia" w:ascii="宋体" w:hAnsi="宋体" w:eastAsia="宋体" w:cs="Times New Roman"/>
                <w:highlight w:val="none"/>
              </w:rPr>
              <w:t>9</w:t>
            </w:r>
          </w:p>
        </w:tc>
        <w:tc>
          <w:tcPr>
            <w:tcW w:w="2409" w:type="dxa"/>
            <w:vAlign w:val="center"/>
          </w:tcPr>
          <w:p w14:paraId="71FA4410">
            <w:pPr>
              <w:jc w:val="center"/>
              <w:rPr>
                <w:rFonts w:ascii="宋体" w:hAnsi="宋体" w:eastAsia="宋体" w:cs="Times New Roman"/>
                <w:highlight w:val="none"/>
              </w:rPr>
            </w:pPr>
            <w:r>
              <w:rPr>
                <w:rFonts w:hint="eastAsia" w:ascii="宋体" w:hAnsi="宋体" w:eastAsia="宋体" w:cs="Times New Roman"/>
                <w:highlight w:val="none"/>
              </w:rPr>
              <w:t>踏勘现场</w:t>
            </w:r>
          </w:p>
        </w:tc>
        <w:tc>
          <w:tcPr>
            <w:tcW w:w="4980" w:type="dxa"/>
            <w:vAlign w:val="center"/>
          </w:tcPr>
          <w:p w14:paraId="1003AB9C">
            <w:pPr>
              <w:jc w:val="center"/>
              <w:rPr>
                <w:rFonts w:ascii="宋体" w:hAnsi="宋体" w:eastAsia="宋体" w:cs="Times New Roman"/>
                <w:highlight w:val="none"/>
              </w:rPr>
            </w:pPr>
            <w:r>
              <w:rPr>
                <w:rFonts w:hint="eastAsia" w:ascii="宋体" w:hAnsi="宋体" w:eastAsia="宋体" w:cs="Times New Roman"/>
                <w:highlight w:val="none"/>
              </w:rPr>
              <w:t>不组织</w:t>
            </w:r>
          </w:p>
        </w:tc>
      </w:tr>
      <w:tr w14:paraId="0D78648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A75801D">
            <w:pPr>
              <w:jc w:val="center"/>
              <w:rPr>
                <w:rFonts w:ascii="宋体" w:hAnsi="宋体" w:eastAsia="宋体" w:cs="Times New Roman"/>
                <w:highlight w:val="none"/>
              </w:rPr>
            </w:pPr>
            <w:r>
              <w:rPr>
                <w:rFonts w:hint="eastAsia" w:ascii="宋体" w:hAnsi="宋体" w:eastAsia="宋体" w:cs="Times New Roman"/>
                <w:highlight w:val="none"/>
              </w:rPr>
              <w:t>1</w:t>
            </w:r>
            <w:r>
              <w:rPr>
                <w:rFonts w:ascii="宋体" w:hAnsi="宋体" w:eastAsia="宋体" w:cs="Times New Roman"/>
                <w:highlight w:val="none"/>
              </w:rPr>
              <w:t>0</w:t>
            </w:r>
          </w:p>
        </w:tc>
        <w:tc>
          <w:tcPr>
            <w:tcW w:w="2409" w:type="dxa"/>
            <w:vAlign w:val="center"/>
          </w:tcPr>
          <w:p w14:paraId="78DF7D1B">
            <w:pPr>
              <w:jc w:val="center"/>
              <w:rPr>
                <w:rFonts w:ascii="宋体" w:hAnsi="宋体" w:eastAsia="宋体" w:cs="Times New Roman"/>
                <w:highlight w:val="none"/>
              </w:rPr>
            </w:pPr>
            <w:r>
              <w:rPr>
                <w:rFonts w:hint="eastAsia" w:ascii="宋体" w:hAnsi="宋体" w:eastAsia="宋体" w:cs="Times New Roman"/>
                <w:highlight w:val="none"/>
              </w:rPr>
              <w:t>标前会议</w:t>
            </w:r>
          </w:p>
        </w:tc>
        <w:tc>
          <w:tcPr>
            <w:tcW w:w="4980" w:type="dxa"/>
            <w:vAlign w:val="center"/>
          </w:tcPr>
          <w:p w14:paraId="3B17AA7D">
            <w:pPr>
              <w:jc w:val="center"/>
              <w:rPr>
                <w:rFonts w:ascii="宋体" w:hAnsi="宋体" w:eastAsia="宋体" w:cs="Times New Roman"/>
                <w:highlight w:val="none"/>
              </w:rPr>
            </w:pPr>
            <w:r>
              <w:rPr>
                <w:rFonts w:hint="eastAsia" w:ascii="宋体" w:hAnsi="宋体" w:eastAsia="宋体" w:cs="Times New Roman"/>
                <w:highlight w:val="none"/>
              </w:rPr>
              <w:t>不组织</w:t>
            </w:r>
          </w:p>
        </w:tc>
      </w:tr>
      <w:tr w14:paraId="549126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AE2D3B1">
            <w:pPr>
              <w:jc w:val="center"/>
              <w:rPr>
                <w:rFonts w:ascii="宋体" w:hAnsi="宋体" w:eastAsia="宋体" w:cs="Times New Roman"/>
                <w:highlight w:val="none"/>
              </w:rPr>
            </w:pPr>
            <w:r>
              <w:rPr>
                <w:rFonts w:hint="eastAsia" w:ascii="宋体" w:hAnsi="宋体" w:eastAsia="宋体" w:cs="Times New Roman"/>
                <w:highlight w:val="none"/>
              </w:rPr>
              <w:t>1</w:t>
            </w:r>
            <w:r>
              <w:rPr>
                <w:rFonts w:ascii="宋体" w:hAnsi="宋体" w:eastAsia="宋体" w:cs="Times New Roman"/>
                <w:highlight w:val="none"/>
              </w:rPr>
              <w:t>2</w:t>
            </w:r>
            <w:r>
              <w:rPr>
                <w:rFonts w:hint="eastAsia" w:ascii="宋体" w:hAnsi="宋体" w:eastAsia="宋体" w:cs="Times New Roman"/>
                <w:highlight w:val="none"/>
              </w:rPr>
              <w:t>/1</w:t>
            </w:r>
            <w:r>
              <w:rPr>
                <w:rFonts w:ascii="宋体" w:hAnsi="宋体" w:eastAsia="宋体" w:cs="Times New Roman"/>
                <w:highlight w:val="none"/>
              </w:rPr>
              <w:t>3</w:t>
            </w:r>
          </w:p>
        </w:tc>
        <w:tc>
          <w:tcPr>
            <w:tcW w:w="2409" w:type="dxa"/>
            <w:vAlign w:val="center"/>
          </w:tcPr>
          <w:p w14:paraId="0FE0EBA7">
            <w:pPr>
              <w:jc w:val="center"/>
              <w:rPr>
                <w:rFonts w:ascii="宋体" w:hAnsi="宋体" w:eastAsia="宋体" w:cs="Times New Roman"/>
                <w:highlight w:val="none"/>
              </w:rPr>
            </w:pPr>
            <w:r>
              <w:rPr>
                <w:rFonts w:hint="eastAsia" w:ascii="宋体" w:hAnsi="宋体" w:eastAsia="宋体" w:cs="Times New Roman"/>
                <w:highlight w:val="none"/>
              </w:rPr>
              <w:t>招标文件的澄清和修改</w:t>
            </w:r>
          </w:p>
        </w:tc>
        <w:tc>
          <w:tcPr>
            <w:tcW w:w="4980" w:type="dxa"/>
            <w:vAlign w:val="center"/>
          </w:tcPr>
          <w:p w14:paraId="054A817C">
            <w:pPr>
              <w:jc w:val="center"/>
              <w:rPr>
                <w:rFonts w:ascii="宋体" w:hAnsi="宋体" w:eastAsia="宋体" w:cs="Times New Roman"/>
                <w:highlight w:val="none"/>
              </w:rPr>
            </w:pPr>
            <w:r>
              <w:rPr>
                <w:rFonts w:hint="eastAsia" w:ascii="宋体" w:hAnsi="宋体" w:eastAsia="宋体" w:cs="Times New Roman"/>
                <w:highlight w:val="none"/>
              </w:rPr>
              <w:t>投标截止日三日前，投标人有义务在招标期间在政府集中采购机构网站浏览与本项目有关的澄清和修改信息</w:t>
            </w:r>
          </w:p>
        </w:tc>
      </w:tr>
      <w:tr w14:paraId="59930CC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5C34AF4">
            <w:pPr>
              <w:jc w:val="center"/>
              <w:rPr>
                <w:rFonts w:ascii="宋体" w:hAnsi="宋体" w:eastAsia="宋体" w:cs="Times New Roman"/>
                <w:highlight w:val="none"/>
              </w:rPr>
            </w:pPr>
            <w:r>
              <w:rPr>
                <w:rFonts w:hint="eastAsia" w:ascii="宋体" w:hAnsi="宋体" w:eastAsia="宋体" w:cs="Times New Roman"/>
                <w:highlight w:val="none"/>
              </w:rPr>
              <w:t>2</w:t>
            </w:r>
            <w:r>
              <w:rPr>
                <w:rFonts w:ascii="宋体" w:hAnsi="宋体" w:eastAsia="宋体" w:cs="Times New Roman"/>
                <w:highlight w:val="none"/>
              </w:rPr>
              <w:t>0</w:t>
            </w:r>
          </w:p>
        </w:tc>
        <w:tc>
          <w:tcPr>
            <w:tcW w:w="2409" w:type="dxa"/>
            <w:vAlign w:val="center"/>
          </w:tcPr>
          <w:p w14:paraId="673DAFE6">
            <w:pPr>
              <w:jc w:val="center"/>
              <w:rPr>
                <w:rFonts w:ascii="宋体" w:hAnsi="宋体" w:eastAsia="宋体" w:cs="Times New Roman"/>
                <w:highlight w:val="none"/>
              </w:rPr>
            </w:pPr>
            <w:r>
              <w:rPr>
                <w:rFonts w:hint="eastAsia" w:ascii="宋体" w:hAnsi="宋体" w:eastAsia="宋体" w:cs="Times New Roman"/>
                <w:highlight w:val="none"/>
              </w:rPr>
              <w:t>投标有效期</w:t>
            </w:r>
          </w:p>
        </w:tc>
        <w:tc>
          <w:tcPr>
            <w:tcW w:w="4980" w:type="dxa"/>
            <w:vAlign w:val="center"/>
          </w:tcPr>
          <w:p w14:paraId="3CD852AC">
            <w:pPr>
              <w:jc w:val="center"/>
              <w:rPr>
                <w:rFonts w:ascii="宋体" w:hAnsi="宋体" w:eastAsia="宋体" w:cs="Times New Roman"/>
                <w:highlight w:val="none"/>
              </w:rPr>
            </w:pPr>
            <w:r>
              <w:rPr>
                <w:rFonts w:hint="eastAsia" w:ascii="宋体" w:hAnsi="宋体" w:eastAsia="宋体" w:cs="Times New Roman"/>
                <w:highlight w:val="none"/>
              </w:rPr>
              <w:t>120个日历日</w:t>
            </w:r>
          </w:p>
        </w:tc>
      </w:tr>
      <w:tr w14:paraId="0B6E7F5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560D599">
            <w:pPr>
              <w:jc w:val="center"/>
              <w:rPr>
                <w:rFonts w:ascii="宋体" w:hAnsi="宋体" w:eastAsia="宋体" w:cs="Times New Roman"/>
                <w:highlight w:val="none"/>
              </w:rPr>
            </w:pPr>
            <w:r>
              <w:rPr>
                <w:rFonts w:hint="eastAsia" w:ascii="宋体" w:hAnsi="宋体" w:eastAsia="宋体" w:cs="Times New Roman"/>
                <w:highlight w:val="none"/>
              </w:rPr>
              <w:t>2</w:t>
            </w:r>
            <w:r>
              <w:rPr>
                <w:rFonts w:ascii="宋体" w:hAnsi="宋体" w:eastAsia="宋体" w:cs="Times New Roman"/>
                <w:highlight w:val="none"/>
              </w:rPr>
              <w:t>2</w:t>
            </w:r>
          </w:p>
        </w:tc>
        <w:tc>
          <w:tcPr>
            <w:tcW w:w="2409" w:type="dxa"/>
            <w:vAlign w:val="center"/>
          </w:tcPr>
          <w:p w14:paraId="59E13BC9">
            <w:pPr>
              <w:jc w:val="center"/>
              <w:rPr>
                <w:rFonts w:ascii="宋体" w:hAnsi="宋体" w:eastAsia="宋体" w:cs="Times New Roman"/>
                <w:highlight w:val="none"/>
              </w:rPr>
            </w:pPr>
            <w:r>
              <w:rPr>
                <w:rFonts w:hint="eastAsia" w:ascii="宋体" w:hAnsi="宋体" w:eastAsia="宋体" w:cs="Times New Roman"/>
                <w:highlight w:val="none"/>
              </w:rPr>
              <w:t>投标人的替代方案</w:t>
            </w:r>
          </w:p>
        </w:tc>
        <w:tc>
          <w:tcPr>
            <w:tcW w:w="4980" w:type="dxa"/>
            <w:vAlign w:val="center"/>
          </w:tcPr>
          <w:p w14:paraId="51C1CA62">
            <w:pPr>
              <w:jc w:val="center"/>
              <w:rPr>
                <w:rFonts w:ascii="宋体" w:hAnsi="宋体" w:eastAsia="宋体" w:cs="Times New Roman"/>
                <w:highlight w:val="none"/>
              </w:rPr>
            </w:pPr>
            <w:r>
              <w:rPr>
                <w:rFonts w:hint="eastAsia" w:ascii="宋体" w:hAnsi="宋体" w:eastAsia="宋体" w:cs="Times New Roman"/>
                <w:highlight w:val="none"/>
              </w:rPr>
              <w:t>不接受</w:t>
            </w:r>
          </w:p>
        </w:tc>
      </w:tr>
      <w:tr w14:paraId="055D912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F45E131">
            <w:pPr>
              <w:jc w:val="center"/>
              <w:rPr>
                <w:rFonts w:ascii="宋体" w:hAnsi="宋体" w:eastAsia="宋体" w:cs="Times New Roman"/>
                <w:highlight w:val="none"/>
              </w:rPr>
            </w:pPr>
            <w:r>
              <w:rPr>
                <w:rFonts w:hint="eastAsia" w:ascii="宋体" w:hAnsi="宋体" w:eastAsia="宋体" w:cs="Times New Roman"/>
                <w:highlight w:val="none"/>
              </w:rPr>
              <w:t>2</w:t>
            </w:r>
            <w:r>
              <w:rPr>
                <w:rFonts w:ascii="宋体" w:hAnsi="宋体" w:eastAsia="宋体" w:cs="Times New Roman"/>
                <w:highlight w:val="none"/>
              </w:rPr>
              <w:t>5</w:t>
            </w:r>
          </w:p>
        </w:tc>
        <w:tc>
          <w:tcPr>
            <w:tcW w:w="2409" w:type="dxa"/>
            <w:vAlign w:val="center"/>
          </w:tcPr>
          <w:p w14:paraId="28769E86">
            <w:pPr>
              <w:jc w:val="center"/>
              <w:rPr>
                <w:rFonts w:ascii="宋体" w:hAnsi="宋体" w:eastAsia="宋体" w:cs="Times New Roman"/>
                <w:highlight w:val="none"/>
              </w:rPr>
            </w:pPr>
            <w:r>
              <w:rPr>
                <w:rFonts w:hint="eastAsia" w:ascii="宋体" w:hAnsi="宋体" w:eastAsia="宋体" w:cs="Times New Roman"/>
                <w:highlight w:val="none"/>
              </w:rPr>
              <w:t>投标文件的大小</w:t>
            </w:r>
          </w:p>
        </w:tc>
        <w:tc>
          <w:tcPr>
            <w:tcW w:w="4980" w:type="dxa"/>
            <w:vAlign w:val="center"/>
          </w:tcPr>
          <w:p w14:paraId="7C1D3A55">
            <w:pPr>
              <w:jc w:val="center"/>
              <w:rPr>
                <w:rFonts w:ascii="宋体" w:hAnsi="宋体" w:eastAsia="宋体" w:cs="Times New Roman"/>
                <w:highlight w:val="none"/>
              </w:rPr>
            </w:pPr>
            <w:r>
              <w:rPr>
                <w:rFonts w:hint="eastAsia" w:ascii="宋体" w:hAnsi="宋体" w:eastAsia="宋体" w:cs="Times New Roman"/>
                <w:highlight w:val="none"/>
              </w:rPr>
              <w:t>投标文件大小不得超过100MB</w:t>
            </w:r>
          </w:p>
        </w:tc>
      </w:tr>
      <w:tr w14:paraId="401237E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7A806DC">
            <w:pPr>
              <w:jc w:val="center"/>
              <w:rPr>
                <w:rFonts w:ascii="宋体" w:hAnsi="宋体" w:eastAsia="宋体" w:cs="Times New Roman"/>
                <w:highlight w:val="none"/>
              </w:rPr>
            </w:pPr>
            <w:r>
              <w:rPr>
                <w:rFonts w:hint="eastAsia" w:ascii="宋体" w:hAnsi="宋体" w:eastAsia="宋体" w:cs="Times New Roman"/>
                <w:highlight w:val="none"/>
              </w:rPr>
              <w:t>2</w:t>
            </w:r>
            <w:r>
              <w:rPr>
                <w:rFonts w:ascii="宋体" w:hAnsi="宋体" w:eastAsia="宋体" w:cs="Times New Roman"/>
                <w:highlight w:val="none"/>
              </w:rPr>
              <w:t>6</w:t>
            </w:r>
          </w:p>
        </w:tc>
        <w:tc>
          <w:tcPr>
            <w:tcW w:w="2409" w:type="dxa"/>
            <w:vAlign w:val="center"/>
          </w:tcPr>
          <w:p w14:paraId="3CF6AFF9">
            <w:pPr>
              <w:jc w:val="center"/>
              <w:rPr>
                <w:rFonts w:ascii="宋体" w:hAnsi="宋体" w:eastAsia="宋体" w:cs="Times New Roman"/>
                <w:highlight w:val="none"/>
              </w:rPr>
            </w:pPr>
            <w:bookmarkStart w:id="33" w:name="_Hlk71664860"/>
            <w:r>
              <w:rPr>
                <w:rFonts w:hint="eastAsia" w:ascii="宋体" w:hAnsi="宋体" w:eastAsia="宋体" w:cs="Times New Roman"/>
                <w:highlight w:val="none"/>
              </w:rPr>
              <w:t>样品、现场演示、方案讲解</w:t>
            </w:r>
            <w:bookmarkEnd w:id="33"/>
          </w:p>
        </w:tc>
        <w:tc>
          <w:tcPr>
            <w:tcW w:w="4980" w:type="dxa"/>
            <w:vAlign w:val="center"/>
          </w:tcPr>
          <w:p w14:paraId="677744E6">
            <w:pPr>
              <w:jc w:val="center"/>
              <w:rPr>
                <w:rFonts w:ascii="宋体" w:hAnsi="宋体" w:eastAsia="宋体" w:cs="Times New Roman"/>
                <w:highlight w:val="none"/>
              </w:rPr>
            </w:pPr>
            <w:r>
              <w:rPr>
                <w:rFonts w:hint="eastAsia" w:ascii="宋体" w:hAnsi="宋体" w:eastAsia="宋体" w:cs="Times New Roman"/>
                <w:highlight w:val="none"/>
              </w:rPr>
              <w:t>如有样品、演示、方案讲解，具体安排见第三章 用户需求书相关要求</w:t>
            </w:r>
          </w:p>
        </w:tc>
      </w:tr>
      <w:tr w14:paraId="50CF22E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CE301C4">
            <w:pPr>
              <w:jc w:val="center"/>
              <w:rPr>
                <w:rFonts w:ascii="宋体" w:hAnsi="宋体" w:eastAsia="宋体" w:cs="Times New Roman"/>
                <w:highlight w:val="none"/>
              </w:rPr>
            </w:pPr>
            <w:r>
              <w:rPr>
                <w:rFonts w:hint="eastAsia" w:ascii="宋体" w:hAnsi="宋体" w:eastAsia="宋体" w:cs="Times New Roman"/>
                <w:highlight w:val="none"/>
              </w:rPr>
              <w:t>3</w:t>
            </w:r>
            <w:r>
              <w:rPr>
                <w:rFonts w:ascii="宋体" w:hAnsi="宋体" w:eastAsia="宋体" w:cs="Times New Roman"/>
                <w:highlight w:val="none"/>
              </w:rPr>
              <w:t>7</w:t>
            </w:r>
          </w:p>
        </w:tc>
        <w:tc>
          <w:tcPr>
            <w:tcW w:w="2409" w:type="dxa"/>
            <w:vAlign w:val="center"/>
          </w:tcPr>
          <w:p w14:paraId="2EE40A5A">
            <w:pPr>
              <w:jc w:val="center"/>
              <w:rPr>
                <w:rFonts w:ascii="宋体" w:hAnsi="宋体" w:eastAsia="宋体" w:cs="Times New Roman"/>
                <w:highlight w:val="none"/>
              </w:rPr>
            </w:pPr>
            <w:r>
              <w:rPr>
                <w:rFonts w:hint="eastAsia" w:ascii="宋体" w:hAnsi="宋体" w:eastAsia="宋体" w:cs="Times New Roman"/>
                <w:highlight w:val="none"/>
              </w:rPr>
              <w:t>评审方法</w:t>
            </w:r>
          </w:p>
        </w:tc>
        <w:tc>
          <w:tcPr>
            <w:tcW w:w="4980" w:type="dxa"/>
            <w:vAlign w:val="center"/>
          </w:tcPr>
          <w:p w14:paraId="131F8C2D">
            <w:pPr>
              <w:jc w:val="center"/>
              <w:rPr>
                <w:rFonts w:ascii="宋体" w:hAnsi="宋体" w:eastAsia="宋体" w:cs="Times New Roman"/>
                <w:highlight w:val="none"/>
              </w:rPr>
            </w:pPr>
            <w:r>
              <w:rPr>
                <w:rFonts w:hint="eastAsia" w:ascii="宋体" w:hAnsi="宋体" w:eastAsia="宋体" w:cs="Times New Roman"/>
                <w:highlight w:val="none"/>
              </w:rPr>
              <w:t>综合评分法</w:t>
            </w:r>
          </w:p>
        </w:tc>
      </w:tr>
      <w:tr w14:paraId="1EB5B9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5" w:hRule="atLeast"/>
          <w:jc w:val="center"/>
        </w:trPr>
        <w:tc>
          <w:tcPr>
            <w:tcW w:w="978" w:type="dxa"/>
            <w:vAlign w:val="center"/>
          </w:tcPr>
          <w:p w14:paraId="751EFC2F">
            <w:pPr>
              <w:jc w:val="center"/>
              <w:rPr>
                <w:rFonts w:ascii="宋体" w:hAnsi="宋体" w:eastAsia="宋体" w:cs="Times New Roman"/>
                <w:highlight w:val="none"/>
              </w:rPr>
            </w:pPr>
            <w:r>
              <w:rPr>
                <w:rFonts w:hint="eastAsia" w:ascii="宋体" w:hAnsi="宋体" w:eastAsia="宋体" w:cs="Times New Roman"/>
                <w:highlight w:val="none"/>
              </w:rPr>
              <w:t>3</w:t>
            </w:r>
            <w:r>
              <w:rPr>
                <w:rFonts w:ascii="宋体" w:hAnsi="宋体" w:eastAsia="宋体" w:cs="Times New Roman"/>
                <w:highlight w:val="none"/>
              </w:rPr>
              <w:t>8</w:t>
            </w:r>
          </w:p>
        </w:tc>
        <w:tc>
          <w:tcPr>
            <w:tcW w:w="2409" w:type="dxa"/>
            <w:vAlign w:val="center"/>
          </w:tcPr>
          <w:p w14:paraId="038990C2">
            <w:pPr>
              <w:jc w:val="center"/>
              <w:rPr>
                <w:rFonts w:ascii="宋体" w:hAnsi="宋体" w:eastAsia="宋体" w:cs="Times New Roman"/>
                <w:highlight w:val="none"/>
              </w:rPr>
            </w:pPr>
            <w:r>
              <w:rPr>
                <w:rFonts w:hint="eastAsia" w:ascii="宋体" w:hAnsi="宋体" w:eastAsia="宋体" w:cs="Times New Roman"/>
                <w:highlight w:val="none"/>
              </w:rPr>
              <w:t>定标方法</w:t>
            </w:r>
          </w:p>
        </w:tc>
        <w:tc>
          <w:tcPr>
            <w:tcW w:w="4980" w:type="dxa"/>
            <w:vAlign w:val="center"/>
          </w:tcPr>
          <w:p w14:paraId="454EE990">
            <w:pPr>
              <w:jc w:val="center"/>
              <w:rPr>
                <w:rFonts w:ascii="宋体" w:hAnsi="宋体" w:eastAsia="宋体" w:cs="Times New Roman"/>
                <w:highlight w:val="none"/>
              </w:rPr>
            </w:pPr>
            <w:r>
              <w:rPr>
                <w:rFonts w:hint="eastAsia" w:ascii="宋体" w:hAnsi="宋体" w:eastAsia="宋体" w:cs="Times New Roman"/>
                <w:highlight w:val="none"/>
              </w:rPr>
              <w:t>非评定分离</w:t>
            </w:r>
          </w:p>
        </w:tc>
      </w:tr>
      <w:tr w14:paraId="4871B6E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1FE46CB">
            <w:pPr>
              <w:jc w:val="center"/>
              <w:rPr>
                <w:rFonts w:ascii="宋体" w:hAnsi="宋体" w:eastAsia="宋体" w:cs="Times New Roman"/>
                <w:highlight w:val="none"/>
              </w:rPr>
            </w:pPr>
            <w:r>
              <w:rPr>
                <w:rFonts w:hint="eastAsia" w:ascii="宋体" w:hAnsi="宋体" w:eastAsia="宋体" w:cs="Times New Roman"/>
                <w:highlight w:val="none"/>
              </w:rPr>
              <w:t>4</w:t>
            </w:r>
            <w:r>
              <w:rPr>
                <w:rFonts w:ascii="宋体" w:hAnsi="宋体" w:eastAsia="宋体" w:cs="Times New Roman"/>
                <w:highlight w:val="none"/>
              </w:rPr>
              <w:t>6</w:t>
            </w:r>
          </w:p>
        </w:tc>
        <w:tc>
          <w:tcPr>
            <w:tcW w:w="2409" w:type="dxa"/>
            <w:vAlign w:val="center"/>
          </w:tcPr>
          <w:p w14:paraId="4EADE76B">
            <w:pPr>
              <w:jc w:val="center"/>
              <w:rPr>
                <w:rFonts w:ascii="宋体" w:hAnsi="宋体" w:eastAsia="宋体" w:cs="Times New Roman"/>
                <w:highlight w:val="none"/>
              </w:rPr>
            </w:pPr>
            <w:r>
              <w:rPr>
                <w:rFonts w:hint="eastAsia" w:ascii="宋体" w:hAnsi="宋体" w:eastAsia="宋体" w:cs="Times New Roman"/>
                <w:highlight w:val="none"/>
              </w:rPr>
              <w:t>履约担保</w:t>
            </w:r>
          </w:p>
        </w:tc>
        <w:tc>
          <w:tcPr>
            <w:tcW w:w="4980" w:type="dxa"/>
            <w:vAlign w:val="center"/>
          </w:tcPr>
          <w:p w14:paraId="0FE68A67">
            <w:pPr>
              <w:jc w:val="left"/>
              <w:rPr>
                <w:rFonts w:ascii="宋体" w:hAnsi="宋体" w:eastAsia="宋体" w:cs="Times New Roman"/>
                <w:kern w:val="2"/>
                <w:sz w:val="21"/>
                <w:szCs w:val="24"/>
                <w:highlight w:val="none"/>
                <w:lang w:val="en-US" w:eastAsia="zh-CN" w:bidi="ar-SA"/>
              </w:rPr>
            </w:pPr>
            <w:r>
              <w:rPr>
                <w:rFonts w:hint="eastAsia" w:ascii="宋体" w:hAnsi="宋体" w:eastAsia="宋体" w:cs="Times New Roman"/>
                <w:kern w:val="2"/>
                <w:sz w:val="21"/>
                <w:szCs w:val="24"/>
                <w:highlight w:val="none"/>
                <w:lang w:val="en-US" w:eastAsia="zh-CN" w:bidi="ar-SA"/>
              </w:rPr>
              <w:t>需要，不超过合同金额的 5%，投标供应商自主选择以支票、汇票、本票、保函等非现金形式缴纳或提交。履约保证金在中标人履行完成合同约定权利义务事项在合同期满之日起 30日内按原方式退还，不计利息。采购人逾期退还履约保证金的，向中标人每日偿付履约保证金的0.5‰的利息。因中标人原因而未能达到本项目验收标准或验收不通过的，履约保证金不予退还。</w:t>
            </w:r>
          </w:p>
        </w:tc>
      </w:tr>
    </w:tbl>
    <w:p w14:paraId="6B74E979">
      <w:pPr>
        <w:rPr>
          <w:b/>
        </w:rPr>
      </w:pPr>
      <w:r>
        <w:rPr>
          <w:rFonts w:hint="eastAsia"/>
          <w:szCs w:val="21"/>
        </w:rPr>
        <w:t>备注：本表是通用条款相关条款的补充和明确，如与通用条款内容相冲突的，以本表为准。</w:t>
      </w:r>
    </w:p>
    <w:bookmarkEnd w:id="32"/>
    <w:p w14:paraId="01C979A5">
      <w:pPr>
        <w:pStyle w:val="6"/>
        <w:spacing w:before="120" w:beforeLines="50" w:after="120" w:afterLines="50"/>
        <w:rPr>
          <w:szCs w:val="24"/>
        </w:rPr>
      </w:pPr>
      <w:bookmarkStart w:id="34" w:name="_Hlk72218117"/>
      <w:r>
        <w:rPr>
          <w:rFonts w:hint="eastAsia"/>
          <w:szCs w:val="24"/>
        </w:rPr>
        <w:t>二、其他关键信息</w:t>
      </w:r>
    </w:p>
    <w:p w14:paraId="67D115A0">
      <w:pPr>
        <w:ind w:firstLine="422" w:firstLineChars="200"/>
        <w:rPr>
          <w:b/>
          <w:bCs/>
        </w:rPr>
      </w:pPr>
      <w:bookmarkStart w:id="35" w:name="_Hlk72579427"/>
      <w:r>
        <w:rPr>
          <w:rFonts w:hint="eastAsia"/>
          <w:b/>
          <w:bCs/>
        </w:rPr>
        <w:t>（一）与“对通用条款的补充内容”章节相关的事项</w:t>
      </w:r>
    </w:p>
    <w:p w14:paraId="476F7382">
      <w:pPr>
        <w:spacing w:line="276" w:lineRule="auto"/>
        <w:ind w:firstLine="422" w:firstLineChars="200"/>
        <w:jc w:val="left"/>
        <w:rPr>
          <w:rFonts w:asciiTheme="minorEastAsia" w:hAnsiTheme="minorEastAsia" w:eastAsiaTheme="minorEastAsia"/>
          <w:b/>
          <w:kern w:val="0"/>
          <w:szCs w:val="20"/>
        </w:rPr>
      </w:pPr>
      <w:r>
        <w:rPr>
          <w:rFonts w:hint="eastAsia" w:asciiTheme="minorEastAsia" w:hAnsiTheme="minorEastAsia" w:eastAsiaTheme="minorEastAsia"/>
          <w:b/>
          <w:kern w:val="0"/>
          <w:szCs w:val="20"/>
        </w:rPr>
        <w:t>1、评标定标信息</w:t>
      </w:r>
    </w:p>
    <w:p w14:paraId="2CED810A">
      <w:pPr>
        <w:jc w:val="center"/>
      </w:pPr>
      <w:r>
        <w:rPr>
          <w:rFonts w:hint="eastAsia"/>
          <w:b/>
        </w:rPr>
        <w:t>非评定分离项目</w:t>
      </w:r>
    </w:p>
    <w:tbl>
      <w:tblPr>
        <w:tblStyle w:val="4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0"/>
        <w:gridCol w:w="4537"/>
      </w:tblGrid>
      <w:tr w14:paraId="14C67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pct"/>
          </w:tcPr>
          <w:p w14:paraId="2556AAE6">
            <w:pPr>
              <w:jc w:val="center"/>
            </w:pPr>
            <w:r>
              <w:rPr>
                <w:rFonts w:hint="eastAsia"/>
              </w:rPr>
              <w:t>评标方法</w:t>
            </w:r>
          </w:p>
        </w:tc>
        <w:tc>
          <w:tcPr>
            <w:tcW w:w="2660" w:type="pct"/>
          </w:tcPr>
          <w:p w14:paraId="18BB7803">
            <w:pPr>
              <w:jc w:val="center"/>
              <w:rPr>
                <w:rFonts w:hint="default" w:eastAsia="宋体"/>
                <w:lang w:val="en-US" w:eastAsia="zh-CN"/>
              </w:rPr>
            </w:pPr>
            <w:r>
              <w:rPr>
                <w:rFonts w:hint="eastAsia"/>
              </w:rPr>
              <w:t>综合评分法</w:t>
            </w:r>
          </w:p>
        </w:tc>
      </w:tr>
      <w:tr w14:paraId="2203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pct"/>
          </w:tcPr>
          <w:p w14:paraId="4616D4D1">
            <w:pPr>
              <w:jc w:val="center"/>
            </w:pPr>
            <w:r>
              <w:rPr>
                <w:rFonts w:hint="eastAsia"/>
              </w:rPr>
              <w:t>候选中标供应商家数</w:t>
            </w:r>
          </w:p>
        </w:tc>
        <w:tc>
          <w:tcPr>
            <w:tcW w:w="2660" w:type="pct"/>
          </w:tcPr>
          <w:p w14:paraId="6D9CB900">
            <w:pPr>
              <w:jc w:val="center"/>
              <w:rPr>
                <w:rFonts w:hint="eastAsia" w:eastAsia="宋体"/>
                <w:lang w:val="en-US" w:eastAsia="zh-CN"/>
              </w:rPr>
            </w:pPr>
            <w:r>
              <w:rPr>
                <w:rFonts w:hint="eastAsia"/>
                <w:lang w:val="en-US" w:eastAsia="zh-CN"/>
              </w:rPr>
              <w:t>3</w:t>
            </w:r>
          </w:p>
        </w:tc>
      </w:tr>
      <w:tr w14:paraId="4D66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pct"/>
          </w:tcPr>
          <w:p w14:paraId="0683F26F">
            <w:pPr>
              <w:jc w:val="center"/>
            </w:pPr>
            <w:r>
              <w:rPr>
                <w:rFonts w:hint="eastAsia"/>
              </w:rPr>
              <w:t>中标供应商家数</w:t>
            </w:r>
          </w:p>
        </w:tc>
        <w:tc>
          <w:tcPr>
            <w:tcW w:w="2660" w:type="pct"/>
          </w:tcPr>
          <w:p w14:paraId="6DAC4232">
            <w:pPr>
              <w:jc w:val="center"/>
            </w:pPr>
            <w:r>
              <w:rPr>
                <w:rFonts w:hint="eastAsia"/>
              </w:rPr>
              <w:t>1</w:t>
            </w:r>
          </w:p>
        </w:tc>
      </w:tr>
    </w:tbl>
    <w:p w14:paraId="4BD20F96">
      <w:pPr>
        <w:rPr>
          <w:rFonts w:hint="eastAsia"/>
          <w:b/>
        </w:rPr>
      </w:pPr>
    </w:p>
    <w:p w14:paraId="31DA786F">
      <w:pPr>
        <w:ind w:firstLine="422" w:firstLineChars="200"/>
        <w:rPr>
          <w:b/>
        </w:rPr>
      </w:pPr>
      <w:r>
        <w:rPr>
          <w:rFonts w:hint="eastAsia"/>
          <w:b/>
        </w:rPr>
        <w:t>（二）其他事项</w:t>
      </w:r>
      <w:bookmarkEnd w:id="35"/>
    </w:p>
    <w:p w14:paraId="609C476E">
      <w:pPr>
        <w:ind w:firstLine="422" w:firstLineChars="200"/>
        <w:rPr>
          <w:rFonts w:hint="default" w:eastAsia="宋体"/>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及采购标的所属行业的说明</w:t>
      </w:r>
    </w:p>
    <w:p w14:paraId="005DCDC5">
      <w:pPr>
        <w:ind w:firstLine="420" w:firstLineChars="200"/>
        <w:rPr>
          <w:rFonts w:hint="default" w:eastAsia="宋体"/>
          <w:lang w:val="en-US" w:eastAsia="zh-CN"/>
        </w:rPr>
      </w:pPr>
      <w:r>
        <w:rPr>
          <w:rFonts w:hint="eastAsia"/>
        </w:rPr>
        <w:t>（1）</w:t>
      </w:r>
      <w:r>
        <w:rPr>
          <w:rFonts w:hint="eastAsia"/>
          <w:lang w:val="en-US" w:eastAsia="zh-CN"/>
        </w:rPr>
        <w:t>专门面向中小企业采购的项目，不再执行价格扣除比例。</w:t>
      </w:r>
    </w:p>
    <w:p w14:paraId="5CC4EE6E">
      <w:pPr>
        <w:ind w:firstLine="420" w:firstLineChars="200"/>
      </w:pPr>
      <w:r>
        <w:rPr>
          <w:rFonts w:hint="eastAsia"/>
          <w:lang w:eastAsia="zh-CN"/>
        </w:rPr>
        <w:t>（</w:t>
      </w:r>
      <w:r>
        <w:rPr>
          <w:rFonts w:hint="eastAsia"/>
          <w:lang w:val="en-US" w:eastAsia="zh-CN"/>
        </w:rPr>
        <w:t>2</w:t>
      </w:r>
      <w:r>
        <w:rPr>
          <w:rFonts w:hint="eastAsia"/>
          <w:lang w:eastAsia="zh-CN"/>
        </w:rPr>
        <w:t>）</w:t>
      </w:r>
      <w:r>
        <w:rPr>
          <w:rFonts w:hint="eastAsia"/>
          <w:lang w:val="en-US" w:eastAsia="zh-CN"/>
        </w:rPr>
        <w:t>非</w:t>
      </w:r>
      <w:r>
        <w:rPr>
          <w:rFonts w:hint="eastAsia" w:ascii="Times New Roman" w:eastAsia="宋体"/>
          <w:lang w:val="en-US" w:eastAsia="zh-CN"/>
        </w:rPr>
        <w:t>专门面向中小企业采购的项目，</w:t>
      </w:r>
      <w:r>
        <w:rPr>
          <w:rFonts w:hint="eastAsia"/>
          <w:lang w:val="en-US" w:eastAsia="zh-CN"/>
        </w:rPr>
        <w:t>应</w:t>
      </w:r>
      <w:r>
        <w:rPr>
          <w:rFonts w:hint="eastAsia" w:ascii="Times New Roman" w:eastAsia="宋体"/>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rFonts w:hint="eastAsia"/>
          <w:b/>
          <w:bCs/>
          <w:color w:val="FF0000"/>
          <w:lang w:val="en-US" w:eastAsia="zh-CN"/>
        </w:rPr>
        <w:t>10</w:t>
      </w:r>
      <w:r>
        <w:rPr>
          <w:b/>
          <w:bCs/>
          <w:color w:val="FF0000"/>
          <w:u w:val="none"/>
        </w:rPr>
        <w:t>%</w:t>
      </w:r>
      <w:r>
        <w:rPr>
          <w:rFonts w:hint="eastAsia"/>
          <w:color w:val="000000" w:themeColor="text1"/>
          <w:u w:val="none"/>
          <w:lang w:eastAsia="zh-CN"/>
          <w14:textFill>
            <w14:solidFill>
              <w14:schemeClr w14:val="tx1"/>
            </w14:solidFill>
          </w14:textFill>
        </w:rPr>
        <w:t>（</w:t>
      </w:r>
      <w:r>
        <w:rPr>
          <w:rFonts w:hint="eastAsia"/>
          <w:color w:val="000000" w:themeColor="text1"/>
          <w:u w:val="none"/>
          <w:lang w:val="en-US" w:eastAsia="zh-CN"/>
          <w14:textFill>
            <w14:solidFill>
              <w14:schemeClr w14:val="tx1"/>
            </w14:solidFill>
          </w14:textFill>
        </w:rPr>
        <w:t>10%~20%</w:t>
      </w:r>
      <w:r>
        <w:rPr>
          <w:rFonts w:hint="eastAsia"/>
          <w:color w:val="000000" w:themeColor="text1"/>
          <w:u w:val="none"/>
          <w:lang w:eastAsia="zh-CN"/>
          <w14:textFill>
            <w14:solidFill>
              <w14:schemeClr w14:val="tx1"/>
            </w14:solidFill>
          </w14:textFill>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14:paraId="5EB7FA00">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14:paraId="7C0D8F7D">
      <w:pPr>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rPr>
        <w:t>）</w:t>
      </w:r>
      <w:bookmarkStart w:id="36" w:name="_Hlk71970739"/>
      <w:r>
        <w:rPr>
          <w:rFonts w:hint="eastAsia" w:asciiTheme="minorEastAsia" w:hAnsiTheme="minorEastAsia" w:eastAsiaTheme="minorEastAsia" w:cstheme="minor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Theme="minorEastAsia" w:hAnsiTheme="minorEastAsia" w:eastAsiaTheme="minorEastAsia" w:cstheme="minorEastAsia"/>
          <w:b/>
          <w:bCs/>
          <w:color w:val="FF0000"/>
          <w:sz w:val="21"/>
          <w:szCs w:val="21"/>
        </w:rPr>
        <w:t>《中小企业声明函》中相关企业</w:t>
      </w:r>
      <w:r>
        <w:rPr>
          <w:rFonts w:hint="eastAsia" w:asciiTheme="minorEastAsia" w:hAnsiTheme="minorEastAsia" w:eastAsiaTheme="minorEastAsia" w:cstheme="minorEastAsia"/>
          <w:b/>
          <w:bCs/>
          <w:color w:val="FF0000"/>
          <w:sz w:val="21"/>
          <w:szCs w:val="21"/>
          <w:lang w:eastAsia="zh-CN"/>
        </w:rPr>
        <w:t>（</w:t>
      </w:r>
      <w:r>
        <w:rPr>
          <w:rFonts w:hint="eastAsia" w:asciiTheme="minorEastAsia" w:hAnsiTheme="minorEastAsia" w:eastAsiaTheme="minorEastAsia" w:cstheme="minorEastAsia"/>
          <w:b/>
          <w:bCs/>
          <w:color w:val="FF0000"/>
          <w:sz w:val="21"/>
          <w:szCs w:val="21"/>
          <w:lang w:val="en-US" w:eastAsia="zh-CN"/>
        </w:rPr>
        <w:t>货物制造商</w:t>
      </w:r>
      <w:r>
        <w:rPr>
          <w:rFonts w:hint="eastAsia" w:asciiTheme="minorEastAsia" w:hAnsiTheme="minorEastAsia" w:eastAsiaTheme="minorEastAsia" w:cstheme="minorEastAsia"/>
          <w:b/>
          <w:bCs/>
          <w:color w:val="FF0000"/>
          <w:sz w:val="21"/>
          <w:szCs w:val="21"/>
          <w:lang w:eastAsia="zh-CN"/>
        </w:rPr>
        <w:t>）</w:t>
      </w:r>
      <w:r>
        <w:rPr>
          <w:rFonts w:hint="eastAsia" w:asciiTheme="minorEastAsia" w:hAnsiTheme="minorEastAsia" w:eastAsiaTheme="minorEastAsia" w:cstheme="minorEastAsia"/>
          <w:b/>
          <w:bCs/>
          <w:color w:val="FF0000"/>
          <w:sz w:val="21"/>
          <w:szCs w:val="21"/>
        </w:rPr>
        <w:t>所属行业应当与采购标的所属行业相一致</w:t>
      </w:r>
      <w:r>
        <w:rPr>
          <w:rFonts w:hint="eastAsia" w:asciiTheme="minorEastAsia" w:hAnsiTheme="minorEastAsia" w:eastAsiaTheme="minorEastAsia" w:cstheme="minorEastAsia"/>
          <w:b/>
          <w:bCs/>
          <w:color w:val="FF0000"/>
          <w:sz w:val="21"/>
          <w:szCs w:val="21"/>
          <w:lang w:eastAsia="zh-CN"/>
        </w:rPr>
        <w:t>，</w:t>
      </w:r>
      <w:r>
        <w:rPr>
          <w:rFonts w:hint="eastAsia"/>
          <w:b/>
          <w:bCs/>
          <w:color w:val="FF0000"/>
        </w:rPr>
        <w:t>标的所属行业</w:t>
      </w:r>
      <w:r>
        <w:rPr>
          <w:rFonts w:hint="eastAsia" w:ascii="Times New Roman" w:eastAsia="宋体"/>
          <w:b/>
          <w:bCs/>
          <w:color w:val="FF0000"/>
          <w:lang w:val="en-US" w:eastAsia="zh-CN"/>
        </w:rPr>
        <w:t>以招标文件第一册第三章用户需求书“货物清单明细”的“标的所属行业”一栏为准</w:t>
      </w:r>
      <w:r>
        <w:rPr>
          <w:rFonts w:hint="eastAsia" w:asciiTheme="minorEastAsia" w:hAnsiTheme="minorEastAsia" w:eastAsiaTheme="minorEastAsia" w:cstheme="minorEastAsia"/>
          <w:b/>
          <w:bCs/>
          <w:color w:val="FF0000"/>
          <w:sz w:val="21"/>
          <w:szCs w:val="21"/>
        </w:rPr>
        <w:t>。</w:t>
      </w:r>
      <w:bookmarkEnd w:id="36"/>
    </w:p>
    <w:p w14:paraId="1CCF814E">
      <w:pPr>
        <w:ind w:firstLine="420" w:firstLineChars="200"/>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w:t>
      </w:r>
      <w:r>
        <w:rPr>
          <w:rFonts w:hint="eastAsia"/>
          <w:lang w:val="en-US" w:eastAsia="zh-CN"/>
        </w:rPr>
        <w:t>四</w:t>
      </w:r>
      <w:r>
        <w:rPr>
          <w:rFonts w:hint="eastAsia"/>
        </w:rPr>
        <w:t>章“投标文件组成要求及格式”中“</w:t>
      </w:r>
      <w:r>
        <w:rPr>
          <w:rFonts w:hint="eastAsia"/>
          <w:lang w:val="en-US" w:eastAsia="zh-CN"/>
        </w:rPr>
        <w:t>三</w:t>
      </w:r>
      <w:r>
        <w:rPr>
          <w:rFonts w:hint="eastAsia"/>
        </w:rPr>
        <w:t>、投标人情况及资格证明文件”章节提供的格式）。</w:t>
      </w:r>
    </w:p>
    <w:p w14:paraId="56D5CED8">
      <w:pPr>
        <w:ind w:firstLine="420" w:firstLineChars="200"/>
        <w:rPr>
          <w:color w:val="FF0000"/>
        </w:rPr>
      </w:pPr>
      <w:r>
        <w:rPr>
          <w:rFonts w:hint="eastAsia"/>
        </w:rPr>
        <w:t>（</w:t>
      </w:r>
      <w:r>
        <w:rPr>
          <w:rFonts w:hint="eastAsia"/>
          <w:lang w:val="en-US" w:eastAsia="zh-CN"/>
        </w:rPr>
        <w:t>5</w:t>
      </w:r>
      <w:r>
        <w:rPr>
          <w:rFonts w:hint="eastAsia"/>
        </w:rPr>
        <w:t>）享受价格扣除获得政府采购合同的，小微企业不得将合同分包给大中型企业。</w:t>
      </w:r>
    </w:p>
    <w:p w14:paraId="266134AA">
      <w:pPr>
        <w:ind w:firstLine="422" w:firstLineChars="200"/>
        <w:rPr>
          <w:rFonts w:hint="eastAsia"/>
          <w:b/>
          <w:bCs/>
          <w:lang w:val="en-US" w:eastAsia="zh-CN"/>
        </w:rPr>
      </w:pPr>
      <w:commentRangeStart w:id="22"/>
      <w:r>
        <w:rPr>
          <w:rFonts w:hint="eastAsia"/>
          <w:b/>
          <w:bCs/>
        </w:rPr>
        <w:sym w:font="Wingdings" w:char="00A8"/>
      </w:r>
      <w:r>
        <w:rPr>
          <w:rFonts w:hint="eastAsia"/>
          <w:b/>
          <w:bCs/>
          <w:lang w:val="en-US" w:eastAsia="zh-CN"/>
        </w:rPr>
        <w:t>2、本项目不向中标（成交）供应商收取代理服务费。</w:t>
      </w:r>
    </w:p>
    <w:p w14:paraId="5A6C1AF2">
      <w:pPr>
        <w:ind w:firstLine="422" w:firstLineChars="200"/>
        <w:rPr>
          <w:rFonts w:hint="eastAsia"/>
          <w:b/>
          <w:bCs/>
          <w:lang w:val="en-US" w:eastAsia="zh-CN"/>
        </w:rPr>
      </w:pPr>
      <w:r>
        <w:rPr>
          <w:rFonts w:hint="eastAsia"/>
          <w:b/>
          <w:bCs/>
        </w:rPr>
        <w:sym w:font="Wingdings" w:char="00A8"/>
      </w:r>
      <w:r>
        <w:rPr>
          <w:rFonts w:hint="eastAsia"/>
          <w:b/>
          <w:bCs/>
          <w:lang w:val="en-US" w:eastAsia="zh-CN"/>
        </w:rPr>
        <w:t>2、本项目为代理服务项目，将向中标（成交）供应商收取代理服务费。</w:t>
      </w:r>
      <w:commentRangeEnd w:id="22"/>
      <w:r>
        <w:commentReference w:id="22"/>
      </w:r>
    </w:p>
    <w:p w14:paraId="752E69D1">
      <w:pPr>
        <w:ind w:firstLine="420" w:firstLineChars="200"/>
      </w:pPr>
      <w:r>
        <w:rPr>
          <w:rFonts w:hint="eastAsia"/>
        </w:rPr>
        <w:t>中标</w:t>
      </w:r>
      <w:r>
        <w:rPr>
          <w:rFonts w:hint="eastAsia"/>
          <w:lang w:eastAsia="zh-CN"/>
        </w:rPr>
        <w:t>（</w:t>
      </w:r>
      <w:r>
        <w:rPr>
          <w:rFonts w:hint="eastAsia"/>
          <w:lang w:val="en-US" w:eastAsia="zh-CN"/>
        </w:rPr>
        <w:t>成交</w:t>
      </w:r>
      <w:r>
        <w:rPr>
          <w:rFonts w:hint="eastAsia"/>
          <w:lang w:eastAsia="zh-CN"/>
        </w:rPr>
        <w:t>）</w:t>
      </w:r>
      <w:r>
        <w:rPr>
          <w:rFonts w:hint="eastAsia"/>
        </w:rPr>
        <w:t>供应商在领取《中标</w:t>
      </w:r>
      <w:r>
        <w:rPr>
          <w:rFonts w:hint="eastAsia"/>
          <w:lang w:eastAsia="zh-CN"/>
        </w:rPr>
        <w:t>（</w:t>
      </w:r>
      <w:r>
        <w:rPr>
          <w:rFonts w:hint="eastAsia"/>
          <w:lang w:val="en-US" w:eastAsia="zh-CN"/>
        </w:rPr>
        <w:t>成交</w:t>
      </w:r>
      <w:r>
        <w:rPr>
          <w:rFonts w:hint="eastAsia"/>
          <w:lang w:eastAsia="zh-CN"/>
        </w:rPr>
        <w:t>）</w:t>
      </w:r>
      <w:r>
        <w:rPr>
          <w:rFonts w:hint="eastAsia"/>
        </w:rPr>
        <w:t>通知书》之前须向深圳公共资源交易中心（深圳交易集团有限公司</w:t>
      </w:r>
      <w:r>
        <w:rPr>
          <w:rFonts w:hint="eastAsia"/>
          <w:lang w:eastAsia="zh-CN"/>
        </w:rPr>
        <w:t>政府采购业务分公司</w:t>
      </w:r>
      <w:r>
        <w:rPr>
          <w:rFonts w:hint="eastAsia"/>
        </w:rPr>
        <w:t>）交纳代理服务费。若因中标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供应商交纳代理服务费所产生的时间影响到合同签订的，由中标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供应商自行承担责任。代理服务费标准参照</w:t>
      </w:r>
      <w:r>
        <w:rPr>
          <w:rFonts w:hint="eastAsia"/>
          <w:lang w:val="en-US" w:eastAsia="zh-CN"/>
        </w:rPr>
        <w:t>下列</w:t>
      </w:r>
      <w:r>
        <w:rPr>
          <w:rFonts w:hint="eastAsia"/>
        </w:rPr>
        <w:t>标准收取。</w:t>
      </w:r>
      <w:r>
        <w:rPr>
          <w:rFonts w:hint="eastAsia"/>
          <w:b/>
          <w:color w:val="FF0000"/>
        </w:rPr>
        <w:t>本项目类型为货物采购：</w:t>
      </w:r>
    </w:p>
    <w:p w14:paraId="4D1A699E">
      <w:pPr>
        <w:ind w:firstLine="420" w:firstLineChars="200"/>
      </w:pPr>
      <w:r>
        <w:rPr>
          <w:rFonts w:hint="eastAsia"/>
        </w:rPr>
        <w:t>（</w:t>
      </w:r>
      <w:r>
        <w:rPr>
          <w:rFonts w:hint="eastAsia"/>
          <w:lang w:val="en-US" w:eastAsia="zh-CN"/>
        </w:rPr>
        <w:t>1</w:t>
      </w:r>
      <w:r>
        <w:rPr>
          <w:rFonts w:hint="eastAsia"/>
        </w:rPr>
        <w:t>）代理服务费以《中标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通知书》确定的</w:t>
      </w:r>
      <w:r>
        <w:rPr>
          <w:rFonts w:hint="eastAsia"/>
          <w:lang w:val="en-US" w:eastAsia="zh-CN"/>
        </w:rPr>
        <w:t>中标（</w:t>
      </w:r>
      <w:r>
        <w:rPr>
          <w:rFonts w:hint="eastAsia"/>
        </w:rPr>
        <w:t>成交</w:t>
      </w:r>
      <w:r>
        <w:rPr>
          <w:rFonts w:hint="eastAsia"/>
          <w:lang w:eastAsia="zh-CN"/>
        </w:rPr>
        <w:t>）</w:t>
      </w:r>
      <w:r>
        <w:rPr>
          <w:rFonts w:hint="eastAsia"/>
        </w:rPr>
        <w:t>金额作为计算基数，按差额定率累进法计算。</w:t>
      </w:r>
    </w:p>
    <w:p w14:paraId="366157EC">
      <w:pPr>
        <w:ind w:firstLine="420" w:firstLineChars="200"/>
      </w:pPr>
      <w:r>
        <w:rPr>
          <w:rFonts w:hint="eastAsia"/>
        </w:rPr>
        <w:t>（</w:t>
      </w:r>
      <w:r>
        <w:rPr>
          <w:rFonts w:hint="eastAsia"/>
          <w:lang w:val="en-US" w:eastAsia="zh-CN"/>
        </w:rPr>
        <w:t>2</w:t>
      </w:r>
      <w:r>
        <w:rPr>
          <w:rFonts w:hint="eastAsia"/>
        </w:rPr>
        <w:t>）中标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金额的各部分费率如下表：</w:t>
      </w:r>
    </w:p>
    <w:tbl>
      <w:tblPr>
        <w:tblStyle w:val="4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5"/>
        <w:gridCol w:w="1799"/>
        <w:gridCol w:w="1799"/>
        <w:gridCol w:w="1799"/>
      </w:tblGrid>
      <w:tr w14:paraId="25E3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3125" w:type="dxa"/>
            <w:vAlign w:val="center"/>
          </w:tcPr>
          <w:p w14:paraId="6127DA91">
            <w:pPr>
              <w:widowControl/>
              <w:spacing w:line="360" w:lineRule="auto"/>
              <w:jc w:val="center"/>
            </w:pPr>
            <w:r>
              <w:rPr>
                <w:rFonts w:hint="eastAsia"/>
                <w:lang w:val="en-US" w:eastAsia="zh-CN"/>
              </w:rPr>
              <w:t>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金额</w:t>
            </w:r>
          </w:p>
        </w:tc>
        <w:tc>
          <w:tcPr>
            <w:tcW w:w="1799" w:type="dxa"/>
            <w:vAlign w:val="center"/>
          </w:tcPr>
          <w:p w14:paraId="321BE0A1">
            <w:pPr>
              <w:widowControl/>
              <w:spacing w:line="360" w:lineRule="auto"/>
              <w:jc w:val="center"/>
            </w:pPr>
            <w:r>
              <w:rPr>
                <w:rFonts w:hint="eastAsia"/>
              </w:rPr>
              <w:t>货物采购</w:t>
            </w:r>
          </w:p>
        </w:tc>
        <w:tc>
          <w:tcPr>
            <w:tcW w:w="1799" w:type="dxa"/>
            <w:vAlign w:val="center"/>
          </w:tcPr>
          <w:p w14:paraId="68145E99">
            <w:pPr>
              <w:widowControl/>
              <w:spacing w:line="360" w:lineRule="auto"/>
              <w:jc w:val="center"/>
            </w:pPr>
            <w:r>
              <w:rPr>
                <w:rFonts w:hint="eastAsia"/>
              </w:rPr>
              <w:t>服务采购</w:t>
            </w:r>
          </w:p>
        </w:tc>
        <w:tc>
          <w:tcPr>
            <w:tcW w:w="1799" w:type="dxa"/>
            <w:vAlign w:val="center"/>
          </w:tcPr>
          <w:p w14:paraId="3A9A93CD">
            <w:pPr>
              <w:widowControl/>
              <w:spacing w:line="360" w:lineRule="auto"/>
              <w:jc w:val="center"/>
            </w:pPr>
            <w:r>
              <w:rPr>
                <w:rFonts w:hint="eastAsia"/>
              </w:rPr>
              <w:t>工程采购</w:t>
            </w:r>
          </w:p>
        </w:tc>
      </w:tr>
      <w:tr w14:paraId="785B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1813984">
            <w:pPr>
              <w:widowControl/>
              <w:spacing w:line="360" w:lineRule="auto"/>
              <w:jc w:val="center"/>
            </w:pPr>
            <w:r>
              <w:rPr>
                <w:rFonts w:hint="eastAsia"/>
              </w:rPr>
              <w:t>100万元以下</w:t>
            </w:r>
          </w:p>
        </w:tc>
        <w:tc>
          <w:tcPr>
            <w:tcW w:w="1799" w:type="dxa"/>
            <w:vAlign w:val="center"/>
          </w:tcPr>
          <w:p w14:paraId="0FADAACA">
            <w:pPr>
              <w:widowControl/>
              <w:spacing w:line="360" w:lineRule="auto"/>
              <w:jc w:val="center"/>
            </w:pPr>
            <w:r>
              <w:rPr>
                <w:rFonts w:hint="eastAsia"/>
              </w:rPr>
              <w:t>1.5%</w:t>
            </w:r>
          </w:p>
        </w:tc>
        <w:tc>
          <w:tcPr>
            <w:tcW w:w="1799" w:type="dxa"/>
            <w:vAlign w:val="center"/>
          </w:tcPr>
          <w:p w14:paraId="3E2A38B5">
            <w:pPr>
              <w:widowControl/>
              <w:spacing w:line="360" w:lineRule="auto"/>
              <w:jc w:val="center"/>
            </w:pPr>
            <w:r>
              <w:rPr>
                <w:rFonts w:hint="eastAsia"/>
              </w:rPr>
              <w:t>1.5%</w:t>
            </w:r>
          </w:p>
        </w:tc>
        <w:tc>
          <w:tcPr>
            <w:tcW w:w="1799" w:type="dxa"/>
            <w:vAlign w:val="center"/>
          </w:tcPr>
          <w:p w14:paraId="669C4388">
            <w:pPr>
              <w:widowControl/>
              <w:spacing w:line="360" w:lineRule="auto"/>
              <w:jc w:val="center"/>
            </w:pPr>
            <w:r>
              <w:rPr>
                <w:rFonts w:hint="eastAsia"/>
              </w:rPr>
              <w:t>1.0%</w:t>
            </w:r>
          </w:p>
        </w:tc>
      </w:tr>
      <w:tr w14:paraId="1441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C4A5FF9">
            <w:pPr>
              <w:widowControl/>
              <w:spacing w:line="360" w:lineRule="auto"/>
              <w:jc w:val="center"/>
            </w:pPr>
            <w:r>
              <w:rPr>
                <w:rFonts w:hint="eastAsia"/>
              </w:rPr>
              <w:t>100万元（含）-500万元</w:t>
            </w:r>
          </w:p>
        </w:tc>
        <w:tc>
          <w:tcPr>
            <w:tcW w:w="1799" w:type="dxa"/>
            <w:vAlign w:val="center"/>
          </w:tcPr>
          <w:p w14:paraId="37F08D81">
            <w:pPr>
              <w:widowControl/>
              <w:spacing w:line="360" w:lineRule="auto"/>
              <w:jc w:val="center"/>
            </w:pPr>
            <w:r>
              <w:rPr>
                <w:rFonts w:hint="eastAsia"/>
              </w:rPr>
              <w:t>1.1%</w:t>
            </w:r>
          </w:p>
        </w:tc>
        <w:tc>
          <w:tcPr>
            <w:tcW w:w="1799" w:type="dxa"/>
            <w:vAlign w:val="center"/>
          </w:tcPr>
          <w:p w14:paraId="03CF042C">
            <w:pPr>
              <w:widowControl/>
              <w:spacing w:line="360" w:lineRule="auto"/>
              <w:jc w:val="center"/>
            </w:pPr>
            <w:r>
              <w:rPr>
                <w:rFonts w:hint="eastAsia"/>
              </w:rPr>
              <w:t>0.8%</w:t>
            </w:r>
          </w:p>
        </w:tc>
        <w:tc>
          <w:tcPr>
            <w:tcW w:w="1799" w:type="dxa"/>
            <w:vAlign w:val="center"/>
          </w:tcPr>
          <w:p w14:paraId="44F95334">
            <w:pPr>
              <w:widowControl/>
              <w:spacing w:line="360" w:lineRule="auto"/>
              <w:jc w:val="center"/>
            </w:pPr>
            <w:r>
              <w:rPr>
                <w:rFonts w:hint="eastAsia"/>
              </w:rPr>
              <w:t>0.7%</w:t>
            </w:r>
          </w:p>
        </w:tc>
      </w:tr>
      <w:tr w14:paraId="6A63E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6217A911">
            <w:pPr>
              <w:widowControl/>
              <w:spacing w:line="360" w:lineRule="auto"/>
              <w:jc w:val="center"/>
            </w:pPr>
            <w:r>
              <w:rPr>
                <w:rFonts w:hint="eastAsia"/>
              </w:rPr>
              <w:t>500万元（含）-1000万元</w:t>
            </w:r>
          </w:p>
        </w:tc>
        <w:tc>
          <w:tcPr>
            <w:tcW w:w="1799" w:type="dxa"/>
            <w:vAlign w:val="center"/>
          </w:tcPr>
          <w:p w14:paraId="6480A6CC">
            <w:pPr>
              <w:widowControl/>
              <w:spacing w:line="360" w:lineRule="auto"/>
              <w:jc w:val="center"/>
            </w:pPr>
            <w:r>
              <w:rPr>
                <w:rFonts w:hint="eastAsia"/>
              </w:rPr>
              <w:t>0.8%</w:t>
            </w:r>
          </w:p>
        </w:tc>
        <w:tc>
          <w:tcPr>
            <w:tcW w:w="1799" w:type="dxa"/>
            <w:vAlign w:val="center"/>
          </w:tcPr>
          <w:p w14:paraId="06BA8C7F">
            <w:pPr>
              <w:widowControl/>
              <w:spacing w:line="360" w:lineRule="auto"/>
              <w:jc w:val="center"/>
            </w:pPr>
            <w:r>
              <w:rPr>
                <w:rFonts w:hint="eastAsia"/>
              </w:rPr>
              <w:t>0.45%</w:t>
            </w:r>
          </w:p>
        </w:tc>
        <w:tc>
          <w:tcPr>
            <w:tcW w:w="1799" w:type="dxa"/>
            <w:vAlign w:val="center"/>
          </w:tcPr>
          <w:p w14:paraId="31974CA6">
            <w:pPr>
              <w:widowControl/>
              <w:spacing w:line="360" w:lineRule="auto"/>
              <w:jc w:val="center"/>
            </w:pPr>
            <w:r>
              <w:rPr>
                <w:rFonts w:hint="eastAsia"/>
              </w:rPr>
              <w:t>0.55%</w:t>
            </w:r>
          </w:p>
        </w:tc>
      </w:tr>
      <w:tr w14:paraId="6F1A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4895A7DA">
            <w:pPr>
              <w:widowControl/>
              <w:spacing w:line="360" w:lineRule="auto"/>
              <w:jc w:val="center"/>
            </w:pPr>
            <w:r>
              <w:rPr>
                <w:rFonts w:hint="eastAsia"/>
              </w:rPr>
              <w:t>1000万元（含）-5000万元</w:t>
            </w:r>
          </w:p>
        </w:tc>
        <w:tc>
          <w:tcPr>
            <w:tcW w:w="1799" w:type="dxa"/>
            <w:vAlign w:val="center"/>
          </w:tcPr>
          <w:p w14:paraId="3EFE3D4C">
            <w:pPr>
              <w:widowControl/>
              <w:spacing w:line="360" w:lineRule="auto"/>
              <w:jc w:val="center"/>
            </w:pPr>
            <w:r>
              <w:rPr>
                <w:rFonts w:hint="eastAsia"/>
              </w:rPr>
              <w:t>0.5%</w:t>
            </w:r>
          </w:p>
        </w:tc>
        <w:tc>
          <w:tcPr>
            <w:tcW w:w="1799" w:type="dxa"/>
            <w:vAlign w:val="center"/>
          </w:tcPr>
          <w:p w14:paraId="741BF004">
            <w:pPr>
              <w:widowControl/>
              <w:spacing w:line="360" w:lineRule="auto"/>
              <w:jc w:val="center"/>
            </w:pPr>
            <w:r>
              <w:rPr>
                <w:rFonts w:hint="eastAsia"/>
              </w:rPr>
              <w:t>0.25%</w:t>
            </w:r>
          </w:p>
        </w:tc>
        <w:tc>
          <w:tcPr>
            <w:tcW w:w="1799" w:type="dxa"/>
            <w:vAlign w:val="center"/>
          </w:tcPr>
          <w:p w14:paraId="6AC347AD">
            <w:pPr>
              <w:widowControl/>
              <w:spacing w:line="360" w:lineRule="auto"/>
              <w:jc w:val="center"/>
            </w:pPr>
            <w:r>
              <w:rPr>
                <w:rFonts w:hint="eastAsia"/>
              </w:rPr>
              <w:t>0.35%</w:t>
            </w:r>
          </w:p>
        </w:tc>
      </w:tr>
      <w:tr w14:paraId="4E9BD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465DD679">
            <w:pPr>
              <w:widowControl/>
              <w:spacing w:line="360" w:lineRule="auto"/>
              <w:jc w:val="center"/>
            </w:pPr>
            <w:r>
              <w:rPr>
                <w:rFonts w:hint="eastAsia"/>
              </w:rPr>
              <w:t>5000万元（含）-1亿元</w:t>
            </w:r>
          </w:p>
        </w:tc>
        <w:tc>
          <w:tcPr>
            <w:tcW w:w="1799" w:type="dxa"/>
            <w:vAlign w:val="center"/>
          </w:tcPr>
          <w:p w14:paraId="0930C021">
            <w:pPr>
              <w:widowControl/>
              <w:spacing w:line="360" w:lineRule="auto"/>
              <w:jc w:val="center"/>
            </w:pPr>
            <w:r>
              <w:rPr>
                <w:rFonts w:hint="eastAsia"/>
              </w:rPr>
              <w:t>0.25%</w:t>
            </w:r>
          </w:p>
        </w:tc>
        <w:tc>
          <w:tcPr>
            <w:tcW w:w="1799" w:type="dxa"/>
            <w:vAlign w:val="center"/>
          </w:tcPr>
          <w:p w14:paraId="626F32C9">
            <w:pPr>
              <w:widowControl/>
              <w:spacing w:line="360" w:lineRule="auto"/>
              <w:jc w:val="center"/>
            </w:pPr>
            <w:r>
              <w:rPr>
                <w:rFonts w:hint="eastAsia"/>
              </w:rPr>
              <w:t>0.1%</w:t>
            </w:r>
          </w:p>
        </w:tc>
        <w:tc>
          <w:tcPr>
            <w:tcW w:w="1799" w:type="dxa"/>
            <w:vAlign w:val="center"/>
          </w:tcPr>
          <w:p w14:paraId="7F768044">
            <w:pPr>
              <w:widowControl/>
              <w:spacing w:line="360" w:lineRule="auto"/>
              <w:jc w:val="center"/>
            </w:pPr>
            <w:r>
              <w:rPr>
                <w:rFonts w:hint="eastAsia"/>
              </w:rPr>
              <w:t>0.2%</w:t>
            </w:r>
          </w:p>
        </w:tc>
      </w:tr>
      <w:tr w14:paraId="18B0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F5D1746">
            <w:pPr>
              <w:widowControl/>
              <w:spacing w:line="360" w:lineRule="auto"/>
              <w:jc w:val="center"/>
            </w:pPr>
            <w:r>
              <w:rPr>
                <w:rFonts w:hint="eastAsia"/>
              </w:rPr>
              <w:t>1亿元（含）-5亿元</w:t>
            </w:r>
          </w:p>
        </w:tc>
        <w:tc>
          <w:tcPr>
            <w:tcW w:w="1799" w:type="dxa"/>
            <w:vAlign w:val="center"/>
          </w:tcPr>
          <w:p w14:paraId="7752449D">
            <w:pPr>
              <w:widowControl/>
              <w:spacing w:line="360" w:lineRule="auto"/>
              <w:jc w:val="center"/>
            </w:pPr>
            <w:r>
              <w:rPr>
                <w:rFonts w:hint="eastAsia"/>
              </w:rPr>
              <w:t>0.05%</w:t>
            </w:r>
          </w:p>
        </w:tc>
        <w:tc>
          <w:tcPr>
            <w:tcW w:w="1799" w:type="dxa"/>
            <w:vAlign w:val="center"/>
          </w:tcPr>
          <w:p w14:paraId="73BEBE28">
            <w:pPr>
              <w:widowControl/>
              <w:spacing w:line="360" w:lineRule="auto"/>
              <w:jc w:val="center"/>
            </w:pPr>
            <w:r>
              <w:rPr>
                <w:rFonts w:hint="eastAsia"/>
              </w:rPr>
              <w:t>0.05%</w:t>
            </w:r>
          </w:p>
        </w:tc>
        <w:tc>
          <w:tcPr>
            <w:tcW w:w="1799" w:type="dxa"/>
            <w:vAlign w:val="center"/>
          </w:tcPr>
          <w:p w14:paraId="77D5EC7B">
            <w:pPr>
              <w:widowControl/>
              <w:spacing w:line="360" w:lineRule="auto"/>
              <w:jc w:val="center"/>
            </w:pPr>
            <w:r>
              <w:rPr>
                <w:rFonts w:hint="eastAsia"/>
              </w:rPr>
              <w:t>0.05%</w:t>
            </w:r>
          </w:p>
        </w:tc>
      </w:tr>
      <w:tr w14:paraId="2BF1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926B778">
            <w:pPr>
              <w:widowControl/>
              <w:spacing w:line="360" w:lineRule="auto"/>
              <w:jc w:val="center"/>
            </w:pPr>
            <w:r>
              <w:rPr>
                <w:rFonts w:hint="eastAsia"/>
              </w:rPr>
              <w:t>5亿元（含）-10亿元</w:t>
            </w:r>
          </w:p>
        </w:tc>
        <w:tc>
          <w:tcPr>
            <w:tcW w:w="1799" w:type="dxa"/>
            <w:vAlign w:val="center"/>
          </w:tcPr>
          <w:p w14:paraId="3DC0F9C9">
            <w:pPr>
              <w:widowControl/>
              <w:spacing w:line="360" w:lineRule="auto"/>
              <w:jc w:val="center"/>
            </w:pPr>
            <w:r>
              <w:rPr>
                <w:rFonts w:hint="eastAsia"/>
              </w:rPr>
              <w:t>0.035%</w:t>
            </w:r>
          </w:p>
        </w:tc>
        <w:tc>
          <w:tcPr>
            <w:tcW w:w="1799" w:type="dxa"/>
            <w:vAlign w:val="center"/>
          </w:tcPr>
          <w:p w14:paraId="18287C8A">
            <w:pPr>
              <w:widowControl/>
              <w:spacing w:line="360" w:lineRule="auto"/>
              <w:jc w:val="center"/>
            </w:pPr>
            <w:r>
              <w:rPr>
                <w:rFonts w:hint="eastAsia"/>
              </w:rPr>
              <w:t>0.035%</w:t>
            </w:r>
          </w:p>
        </w:tc>
        <w:tc>
          <w:tcPr>
            <w:tcW w:w="1799" w:type="dxa"/>
            <w:vAlign w:val="center"/>
          </w:tcPr>
          <w:p w14:paraId="47E2F4E7">
            <w:pPr>
              <w:widowControl/>
              <w:spacing w:line="360" w:lineRule="auto"/>
              <w:jc w:val="center"/>
            </w:pPr>
            <w:r>
              <w:rPr>
                <w:rFonts w:hint="eastAsia"/>
              </w:rPr>
              <w:t>0.035%</w:t>
            </w:r>
          </w:p>
        </w:tc>
      </w:tr>
      <w:tr w14:paraId="48B4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25" w:type="dxa"/>
            <w:vAlign w:val="center"/>
          </w:tcPr>
          <w:p w14:paraId="43BE4A0E">
            <w:pPr>
              <w:widowControl/>
              <w:spacing w:line="360" w:lineRule="auto"/>
              <w:jc w:val="center"/>
            </w:pPr>
            <w:r>
              <w:rPr>
                <w:rFonts w:hint="eastAsia"/>
              </w:rPr>
              <w:t>10亿元（含）-50亿元</w:t>
            </w:r>
          </w:p>
        </w:tc>
        <w:tc>
          <w:tcPr>
            <w:tcW w:w="1799" w:type="dxa"/>
            <w:vAlign w:val="center"/>
          </w:tcPr>
          <w:p w14:paraId="1B6C7F77">
            <w:pPr>
              <w:widowControl/>
              <w:spacing w:line="360" w:lineRule="auto"/>
              <w:jc w:val="center"/>
            </w:pPr>
            <w:r>
              <w:rPr>
                <w:rFonts w:hint="eastAsia"/>
              </w:rPr>
              <w:t>0.008%</w:t>
            </w:r>
          </w:p>
        </w:tc>
        <w:tc>
          <w:tcPr>
            <w:tcW w:w="1799" w:type="dxa"/>
            <w:vAlign w:val="center"/>
          </w:tcPr>
          <w:p w14:paraId="07EB7355">
            <w:pPr>
              <w:widowControl/>
              <w:spacing w:line="360" w:lineRule="auto"/>
              <w:jc w:val="center"/>
            </w:pPr>
            <w:r>
              <w:rPr>
                <w:rFonts w:hint="eastAsia"/>
              </w:rPr>
              <w:t>0.008%</w:t>
            </w:r>
          </w:p>
        </w:tc>
        <w:tc>
          <w:tcPr>
            <w:tcW w:w="1799" w:type="dxa"/>
            <w:vAlign w:val="center"/>
          </w:tcPr>
          <w:p w14:paraId="476A0078">
            <w:pPr>
              <w:widowControl/>
              <w:spacing w:line="360" w:lineRule="auto"/>
              <w:jc w:val="center"/>
            </w:pPr>
            <w:r>
              <w:rPr>
                <w:rFonts w:hint="eastAsia"/>
              </w:rPr>
              <w:t>0.008%</w:t>
            </w:r>
          </w:p>
        </w:tc>
      </w:tr>
      <w:tr w14:paraId="03501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6419C178">
            <w:pPr>
              <w:widowControl/>
              <w:spacing w:line="360" w:lineRule="auto"/>
              <w:jc w:val="center"/>
            </w:pPr>
            <w:r>
              <w:rPr>
                <w:rFonts w:hint="eastAsia"/>
              </w:rPr>
              <w:t>50亿元（含）-100亿元</w:t>
            </w:r>
          </w:p>
        </w:tc>
        <w:tc>
          <w:tcPr>
            <w:tcW w:w="1799" w:type="dxa"/>
            <w:vAlign w:val="center"/>
          </w:tcPr>
          <w:p w14:paraId="13DA2BD5">
            <w:pPr>
              <w:widowControl/>
              <w:spacing w:line="360" w:lineRule="auto"/>
              <w:jc w:val="center"/>
            </w:pPr>
            <w:r>
              <w:rPr>
                <w:rFonts w:hint="eastAsia"/>
              </w:rPr>
              <w:t>0.006%</w:t>
            </w:r>
          </w:p>
        </w:tc>
        <w:tc>
          <w:tcPr>
            <w:tcW w:w="1799" w:type="dxa"/>
            <w:vAlign w:val="center"/>
          </w:tcPr>
          <w:p w14:paraId="7D3E8D96">
            <w:pPr>
              <w:widowControl/>
              <w:spacing w:line="360" w:lineRule="auto"/>
              <w:jc w:val="center"/>
            </w:pPr>
            <w:r>
              <w:rPr>
                <w:rFonts w:hint="eastAsia"/>
              </w:rPr>
              <w:t>0.006%</w:t>
            </w:r>
          </w:p>
        </w:tc>
        <w:tc>
          <w:tcPr>
            <w:tcW w:w="1799" w:type="dxa"/>
            <w:vAlign w:val="center"/>
          </w:tcPr>
          <w:p w14:paraId="3582BF4B">
            <w:pPr>
              <w:widowControl/>
              <w:spacing w:line="360" w:lineRule="auto"/>
              <w:jc w:val="center"/>
            </w:pPr>
            <w:r>
              <w:rPr>
                <w:rFonts w:hint="eastAsia"/>
              </w:rPr>
              <w:t>0.006%</w:t>
            </w:r>
          </w:p>
        </w:tc>
      </w:tr>
      <w:tr w14:paraId="2517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36495020">
            <w:pPr>
              <w:widowControl/>
              <w:spacing w:line="360" w:lineRule="auto"/>
              <w:jc w:val="center"/>
            </w:pPr>
            <w:r>
              <w:rPr>
                <w:rFonts w:hint="eastAsia"/>
              </w:rPr>
              <w:t>100亿元（含）以上</w:t>
            </w:r>
          </w:p>
        </w:tc>
        <w:tc>
          <w:tcPr>
            <w:tcW w:w="1799" w:type="dxa"/>
            <w:vAlign w:val="center"/>
          </w:tcPr>
          <w:p w14:paraId="534C06BA">
            <w:pPr>
              <w:widowControl/>
              <w:spacing w:line="360" w:lineRule="auto"/>
              <w:jc w:val="center"/>
            </w:pPr>
            <w:r>
              <w:rPr>
                <w:rFonts w:hint="eastAsia"/>
              </w:rPr>
              <w:t>0.004%</w:t>
            </w:r>
          </w:p>
        </w:tc>
        <w:tc>
          <w:tcPr>
            <w:tcW w:w="1799" w:type="dxa"/>
            <w:vAlign w:val="center"/>
          </w:tcPr>
          <w:p w14:paraId="0F6AEE97">
            <w:pPr>
              <w:widowControl/>
              <w:spacing w:line="360" w:lineRule="auto"/>
              <w:jc w:val="center"/>
            </w:pPr>
            <w:r>
              <w:rPr>
                <w:rFonts w:hint="eastAsia"/>
              </w:rPr>
              <w:t>0.004%</w:t>
            </w:r>
          </w:p>
        </w:tc>
        <w:tc>
          <w:tcPr>
            <w:tcW w:w="1799" w:type="dxa"/>
            <w:vAlign w:val="center"/>
          </w:tcPr>
          <w:p w14:paraId="09327BA1">
            <w:pPr>
              <w:widowControl/>
              <w:spacing w:line="360" w:lineRule="auto"/>
              <w:jc w:val="center"/>
            </w:pPr>
            <w:r>
              <w:rPr>
                <w:rFonts w:hint="eastAsia"/>
              </w:rPr>
              <w:t>0.004%</w:t>
            </w:r>
          </w:p>
        </w:tc>
      </w:tr>
    </w:tbl>
    <w:p w14:paraId="411D953E">
      <w:pPr>
        <w:ind w:firstLine="420" w:firstLineChars="200"/>
      </w:pPr>
      <w:r>
        <w:rPr>
          <w:rFonts w:hint="eastAsia"/>
        </w:rPr>
        <w:t xml:space="preserve">备注：1.每宗交易代理服务费不低于 </w:t>
      </w:r>
      <w:r>
        <w:rPr>
          <w:rFonts w:hint="eastAsia"/>
          <w:lang w:val="en-US" w:eastAsia="zh-CN"/>
        </w:rPr>
        <w:t>5</w:t>
      </w:r>
      <w:r>
        <w:rPr>
          <w:rFonts w:hint="eastAsia"/>
        </w:rPr>
        <w:t>000 元；</w:t>
      </w:r>
    </w:p>
    <w:p w14:paraId="451204EE">
      <w:pPr>
        <w:ind w:firstLine="420" w:firstLineChars="200"/>
        <w:rPr>
          <w:rFonts w:hint="eastAsia" w:eastAsia="宋体"/>
          <w:lang w:eastAsia="zh-CN"/>
        </w:rPr>
      </w:pPr>
      <w:r>
        <w:rPr>
          <w:rFonts w:hint="eastAsia"/>
        </w:rPr>
        <w:t>2.对于报总价的采购类项目，中标</w:t>
      </w:r>
      <w:r>
        <w:rPr>
          <w:rFonts w:hint="eastAsia"/>
          <w:lang w:eastAsia="zh-CN"/>
        </w:rPr>
        <w:t>（</w:t>
      </w:r>
      <w:r>
        <w:rPr>
          <w:rFonts w:hint="eastAsia"/>
          <w:lang w:val="en-US" w:eastAsia="zh-CN"/>
        </w:rPr>
        <w:t>成交</w:t>
      </w:r>
      <w:r>
        <w:rPr>
          <w:rFonts w:hint="eastAsia"/>
          <w:lang w:eastAsia="zh-CN"/>
        </w:rPr>
        <w:t>）</w:t>
      </w:r>
      <w:r>
        <w:rPr>
          <w:rFonts w:hint="eastAsia"/>
        </w:rPr>
        <w:t>价为中标（成交）金额；对于报单价、折扣或费率的采购类项目，中标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价为预算上限金额或经委托方与代理方确定的支付上限金额；</w:t>
      </w:r>
    </w:p>
    <w:p w14:paraId="6470EE22">
      <w:pPr>
        <w:ind w:firstLine="420" w:firstLineChars="200"/>
      </w:pPr>
    </w:p>
    <w:p w14:paraId="36CB22CE">
      <w:pPr>
        <w:ind w:firstLine="420" w:firstLineChars="200"/>
      </w:pPr>
      <w:r>
        <w:rPr>
          <w:rFonts w:hint="eastAsia"/>
        </w:rPr>
        <w:t>如某货物采购项目，中标（成交）金额为600万元，总共交纳的代理服务费的具体计算过程如下：</w:t>
      </w:r>
    </w:p>
    <w:p w14:paraId="2489DE0B">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14:paraId="7E86E9DC">
      <w:pPr>
        <w:ind w:firstLine="420" w:firstLineChars="200"/>
      </w:pPr>
      <w:r>
        <w:rPr>
          <w:rFonts w:hint="eastAsia"/>
        </w:rPr>
        <w:t>（</w:t>
      </w:r>
      <w:r>
        <w:rPr>
          <w:rFonts w:hint="eastAsia"/>
          <w:lang w:val="en-US" w:eastAsia="zh-CN"/>
        </w:rPr>
        <w:t>3</w:t>
      </w:r>
      <w:r>
        <w:rPr>
          <w:rFonts w:hint="eastAsia"/>
        </w:rPr>
        <w:t>）中标（成交）供应商中标（成交）后，必须按规定采用银行对公转账方式向深圳交易集团有限公司直接交纳代理服务费，交纳信息及要求按照缴款</w:t>
      </w:r>
      <w:r>
        <w:rPr>
          <w:rFonts w:hint="eastAsia"/>
          <w:lang w:eastAsia="zh-CN"/>
        </w:rPr>
        <w:t>（</w:t>
      </w:r>
      <w:r>
        <w:rPr>
          <w:rFonts w:hint="eastAsia"/>
          <w:lang w:val="en-US" w:eastAsia="zh-CN"/>
        </w:rPr>
        <w:t>付款</w:t>
      </w:r>
      <w:r>
        <w:rPr>
          <w:rFonts w:hint="eastAsia"/>
          <w:lang w:eastAsia="zh-CN"/>
        </w:rPr>
        <w:t>）</w:t>
      </w:r>
      <w:r>
        <w:rPr>
          <w:rFonts w:hint="eastAsia"/>
        </w:rPr>
        <w:t>通知书执行。</w:t>
      </w:r>
    </w:p>
    <w:p w14:paraId="1A73B912">
      <w:pPr>
        <w:ind w:firstLine="422" w:firstLineChars="200"/>
        <w:rPr>
          <w:rFonts w:ascii="宋体" w:hAnsi="宋体" w:eastAsia="宋体" w:cs="宋体"/>
          <w:bCs/>
          <w:color w:val="FF0000"/>
          <w:szCs w:val="21"/>
          <w:highlight w:val="none"/>
        </w:rPr>
      </w:pPr>
      <w:r>
        <w:rPr>
          <w:rFonts w:hint="eastAsia" w:ascii="宋体" w:hAnsi="宋体" w:eastAsia="宋体" w:cs="宋体"/>
          <w:b/>
          <w:bCs/>
          <w:color w:val="FF0000"/>
          <w:szCs w:val="21"/>
          <w:highlight w:val="none"/>
        </w:rPr>
        <w:t>基本户信息：</w:t>
      </w:r>
    </w:p>
    <w:p w14:paraId="73AB9789">
      <w:pPr>
        <w:ind w:firstLine="420" w:firstLineChars="200"/>
        <w:rPr>
          <w:rFonts w:ascii="宋体" w:hAnsi="宋体" w:eastAsia="宋体" w:cs="宋体"/>
          <w:color w:val="FF0000"/>
          <w:szCs w:val="21"/>
          <w:highlight w:val="none"/>
        </w:rPr>
      </w:pPr>
      <w:r>
        <w:rPr>
          <w:rFonts w:hint="eastAsia" w:ascii="宋体" w:hAnsi="宋体" w:eastAsia="宋体" w:cs="宋体"/>
          <w:color w:val="FF0000"/>
          <w:szCs w:val="21"/>
          <w:highlight w:val="none"/>
        </w:rPr>
        <w:t>账户名：深圳交易集团有限公司</w:t>
      </w:r>
    </w:p>
    <w:p w14:paraId="6A4FA5E2">
      <w:pPr>
        <w:ind w:firstLine="420" w:firstLineChars="200"/>
        <w:rPr>
          <w:rFonts w:ascii="宋体" w:hAnsi="宋体" w:eastAsia="宋体" w:cs="宋体"/>
          <w:color w:val="FF0000"/>
          <w:szCs w:val="21"/>
          <w:highlight w:val="none"/>
        </w:rPr>
      </w:pPr>
      <w:r>
        <w:rPr>
          <w:rFonts w:hint="eastAsia" w:ascii="宋体" w:hAnsi="宋体" w:eastAsia="宋体" w:cs="宋体"/>
          <w:color w:val="FF0000"/>
          <w:szCs w:val="21"/>
          <w:highlight w:val="none"/>
        </w:rPr>
        <w:t>账号：632765883</w:t>
      </w:r>
    </w:p>
    <w:p w14:paraId="4EA7B706">
      <w:pPr>
        <w:ind w:firstLine="420" w:firstLineChars="200"/>
        <w:rPr>
          <w:rFonts w:ascii="宋体" w:hAnsi="宋体" w:eastAsia="宋体" w:cs="宋体"/>
          <w:color w:val="FF0000"/>
          <w:szCs w:val="21"/>
          <w:highlight w:val="none"/>
        </w:rPr>
      </w:pPr>
      <w:r>
        <w:rPr>
          <w:rFonts w:hint="eastAsia" w:ascii="宋体" w:hAnsi="宋体" w:eastAsia="宋体" w:cs="宋体"/>
          <w:color w:val="FF0000"/>
          <w:szCs w:val="21"/>
          <w:highlight w:val="none"/>
        </w:rPr>
        <w:t>开户行：民生银行深圳五洲支行</w:t>
      </w:r>
    </w:p>
    <w:p w14:paraId="39E3BA59">
      <w:pPr>
        <w:ind w:firstLine="422" w:firstLineChars="200"/>
        <w:rPr>
          <w:rFonts w:ascii="宋体" w:hAnsi="宋体" w:eastAsia="宋体" w:cs="宋体"/>
          <w:bCs/>
          <w:color w:val="FF0000"/>
          <w:szCs w:val="21"/>
          <w:highlight w:val="none"/>
        </w:rPr>
      </w:pPr>
      <w:r>
        <w:rPr>
          <w:rFonts w:hint="eastAsia" w:ascii="宋体" w:hAnsi="宋体" w:eastAsia="宋体" w:cs="宋体"/>
          <w:b/>
          <w:bCs/>
          <w:color w:val="FF0000"/>
          <w:szCs w:val="21"/>
          <w:highlight w:val="none"/>
        </w:rPr>
        <w:t>转账备注：</w:t>
      </w:r>
    </w:p>
    <w:p w14:paraId="6B49B9C7">
      <w:pPr>
        <w:ind w:firstLine="420" w:firstLineChars="200"/>
        <w:rPr>
          <w:rFonts w:hint="eastAsia" w:ascii="宋体" w:hAnsi="宋体" w:eastAsia="宋体" w:cs="宋体"/>
          <w:bCs/>
          <w:color w:val="FF0000"/>
          <w:szCs w:val="21"/>
          <w:highlight w:val="none"/>
        </w:rPr>
      </w:pPr>
      <w:r>
        <w:rPr>
          <w:rFonts w:hint="eastAsia" w:ascii="宋体" w:hAnsi="宋体" w:eastAsia="宋体" w:cs="宋体"/>
          <w:bCs/>
          <w:color w:val="FF0000"/>
          <w:szCs w:val="21"/>
          <w:highlight w:val="none"/>
        </w:rPr>
        <w:t>项目编号+项目名称</w:t>
      </w:r>
    </w:p>
    <w:p w14:paraId="5DDFD422">
      <w:pPr>
        <w:pStyle w:val="36"/>
        <w:rPr>
          <w:b/>
        </w:rPr>
      </w:pPr>
    </w:p>
    <w:p w14:paraId="2FED49B3">
      <w:pPr>
        <w:pStyle w:val="36"/>
        <w:ind w:firstLine="482" w:firstLineChars="200"/>
        <w:jc w:val="left"/>
        <w:rPr>
          <w:b/>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bookmarkEnd w:id="34"/>
    <w:p w14:paraId="6AF33E4B">
      <w:pPr>
        <w:pStyle w:val="6"/>
        <w:rPr>
          <w:sz w:val="28"/>
          <w:szCs w:val="28"/>
        </w:rPr>
      </w:pPr>
      <w:r>
        <w:rPr>
          <w:rFonts w:hint="eastAsia"/>
          <w:sz w:val="28"/>
          <w:szCs w:val="28"/>
        </w:rPr>
        <w:t>第三章 用户需求书</w:t>
      </w:r>
    </w:p>
    <w:p w14:paraId="582ABEAB">
      <w:pPr>
        <w:pStyle w:val="6"/>
        <w:spacing w:before="120" w:beforeLines="50" w:after="120" w:afterLines="50"/>
        <w:rPr>
          <w:szCs w:val="24"/>
        </w:rPr>
      </w:pPr>
      <w:r>
        <w:rPr>
          <w:rFonts w:hint="eastAsia"/>
          <w:szCs w:val="24"/>
        </w:rPr>
        <w:t>一、项目基本信息</w:t>
      </w:r>
    </w:p>
    <w:tbl>
      <w:tblPr>
        <w:tblStyle w:val="43"/>
        <w:tblW w:w="500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1728"/>
        <w:gridCol w:w="4316"/>
        <w:gridCol w:w="1800"/>
      </w:tblGrid>
      <w:tr w14:paraId="0227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 w:type="pct"/>
            <w:vAlign w:val="center"/>
          </w:tcPr>
          <w:p w14:paraId="4DCEB78E">
            <w:pPr>
              <w:jc w:val="center"/>
              <w:rPr>
                <w:rFonts w:ascii="Times New Roman" w:hAnsi="Times New Roman" w:eastAsia="宋体" w:cs="Times New Roman"/>
                <w:bCs/>
                <w:szCs w:val="21"/>
              </w:rPr>
            </w:pPr>
            <w:r>
              <w:rPr>
                <w:rFonts w:hint="eastAsia" w:ascii="Times New Roman" w:hAnsi="Times New Roman" w:eastAsia="宋体" w:cs="Times New Roman"/>
                <w:bCs/>
                <w:szCs w:val="21"/>
              </w:rPr>
              <w:t>序号</w:t>
            </w:r>
          </w:p>
        </w:tc>
        <w:tc>
          <w:tcPr>
            <w:tcW w:w="1011" w:type="pct"/>
            <w:vAlign w:val="center"/>
          </w:tcPr>
          <w:p w14:paraId="2AC2D0D3">
            <w:pPr>
              <w:jc w:val="center"/>
              <w:rPr>
                <w:rFonts w:ascii="Times New Roman" w:hAnsi="Times New Roman" w:eastAsia="宋体" w:cs="Times New Roman"/>
                <w:bCs/>
                <w:szCs w:val="21"/>
              </w:rPr>
            </w:pPr>
            <w:r>
              <w:rPr>
                <w:rFonts w:hint="eastAsia" w:ascii="Times New Roman" w:hAnsi="Times New Roman" w:eastAsia="宋体" w:cs="Times New Roman"/>
                <w:szCs w:val="21"/>
              </w:rPr>
              <w:t>采购计划编号</w:t>
            </w:r>
          </w:p>
        </w:tc>
        <w:tc>
          <w:tcPr>
            <w:tcW w:w="2525" w:type="pct"/>
            <w:vAlign w:val="center"/>
          </w:tcPr>
          <w:p w14:paraId="5D40B933">
            <w:pPr>
              <w:jc w:val="center"/>
              <w:rPr>
                <w:rFonts w:ascii="Times New Roman" w:hAnsi="Times New Roman" w:eastAsia="宋体" w:cs="Times New Roman"/>
                <w:bCs/>
                <w:szCs w:val="21"/>
              </w:rPr>
            </w:pPr>
            <w:r>
              <w:rPr>
                <w:rFonts w:hint="eastAsia" w:ascii="Times New Roman" w:hAnsi="Times New Roman" w:eastAsia="宋体" w:cs="Times New Roman"/>
                <w:bCs/>
                <w:szCs w:val="21"/>
              </w:rPr>
              <w:t>采购项目名称</w:t>
            </w:r>
          </w:p>
        </w:tc>
        <w:tc>
          <w:tcPr>
            <w:tcW w:w="1053" w:type="pct"/>
            <w:vAlign w:val="center"/>
          </w:tcPr>
          <w:p w14:paraId="0EF08957">
            <w:pPr>
              <w:jc w:val="center"/>
              <w:rPr>
                <w:rFonts w:ascii="Times New Roman" w:hAnsi="Times New Roman" w:eastAsia="宋体" w:cs="Times New Roman"/>
                <w:b/>
                <w:bCs/>
                <w:color w:val="FF0000"/>
                <w:szCs w:val="21"/>
              </w:rPr>
            </w:pPr>
            <w:r>
              <w:rPr>
                <w:rFonts w:hint="eastAsia" w:ascii="Times New Roman" w:hAnsi="Times New Roman" w:eastAsia="宋体" w:cs="Times New Roman"/>
                <w:b/>
                <w:bCs/>
                <w:color w:val="FF0000"/>
                <w:szCs w:val="21"/>
                <w:lang w:eastAsia="zh-CN"/>
              </w:rPr>
              <w:t>预算金额</w:t>
            </w:r>
            <w:r>
              <w:rPr>
                <w:rFonts w:hint="eastAsia" w:ascii="Times New Roman" w:hAnsi="Times New Roman" w:eastAsia="宋体" w:cs="Times New Roman"/>
                <w:b/>
                <w:bCs/>
                <w:color w:val="FF0000"/>
                <w:szCs w:val="21"/>
              </w:rPr>
              <w:t>（元）</w:t>
            </w:r>
          </w:p>
        </w:tc>
      </w:tr>
      <w:tr w14:paraId="212D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409" w:type="pct"/>
            <w:vAlign w:val="center"/>
          </w:tcPr>
          <w:p w14:paraId="7DD78D75">
            <w:pPr>
              <w:jc w:val="center"/>
              <w:rPr>
                <w:rFonts w:ascii="Times New Roman" w:hAnsi="Times New Roman" w:eastAsia="宋体" w:cs="Times New Roman"/>
                <w:b w:val="0"/>
                <w:bCs/>
                <w:color w:val="auto"/>
                <w:szCs w:val="21"/>
              </w:rPr>
            </w:pPr>
            <w:r>
              <w:rPr>
                <w:rFonts w:hint="eastAsia" w:ascii="Times New Roman" w:hAnsi="Times New Roman" w:eastAsia="宋体" w:cs="Times New Roman"/>
                <w:b w:val="0"/>
                <w:bCs/>
                <w:color w:val="auto"/>
                <w:szCs w:val="21"/>
              </w:rPr>
              <w:t>1</w:t>
            </w:r>
          </w:p>
        </w:tc>
        <w:tc>
          <w:tcPr>
            <w:tcW w:w="1011" w:type="pct"/>
            <w:vAlign w:val="center"/>
          </w:tcPr>
          <w:p w14:paraId="4A7C3622">
            <w:pPr>
              <w:jc w:val="center"/>
              <w:rPr>
                <w:rFonts w:ascii="Times New Roman" w:hAnsi="Times New Roman" w:eastAsia="宋体" w:cs="Times New Roman"/>
                <w:b w:val="0"/>
                <w:bCs/>
                <w:color w:val="auto"/>
                <w:szCs w:val="21"/>
              </w:rPr>
            </w:pPr>
            <w:r>
              <w:rPr>
                <w:rFonts w:hint="eastAsia" w:ascii="Times New Roman" w:hAnsi="Times New Roman" w:eastAsia="宋体" w:cs="Times New Roman"/>
                <w:b w:val="0"/>
                <w:bCs/>
                <w:color w:val="auto"/>
                <w:szCs w:val="21"/>
              </w:rPr>
              <w:t>PLAN-</w:t>
            </w:r>
            <w:r>
              <w:rPr>
                <w:rFonts w:ascii="Times New Roman" w:hAnsi="Times New Roman" w:eastAsia="宋体" w:cs="Times New Roman"/>
                <w:b w:val="0"/>
                <w:bCs/>
                <w:color w:val="auto"/>
                <w:szCs w:val="21"/>
              </w:rPr>
              <w:t>******</w:t>
            </w:r>
          </w:p>
        </w:tc>
        <w:tc>
          <w:tcPr>
            <w:tcW w:w="2525" w:type="pct"/>
            <w:vAlign w:val="center"/>
          </w:tcPr>
          <w:p w14:paraId="331C2295">
            <w:pPr>
              <w:jc w:val="center"/>
              <w:rPr>
                <w:rFonts w:ascii="Times New Roman" w:hAnsi="Times New Roman" w:eastAsia="宋体" w:cs="Times New Roman"/>
                <w:b w:val="0"/>
                <w:bCs/>
                <w:color w:val="auto"/>
                <w:szCs w:val="21"/>
              </w:rPr>
            </w:pPr>
            <w:r>
              <w:rPr>
                <w:rFonts w:hint="eastAsia" w:ascii="Times New Roman" w:hAnsi="Times New Roman" w:eastAsia="宋体" w:cs="Times New Roman"/>
                <w:b w:val="0"/>
                <w:bCs/>
                <w:color w:val="auto"/>
                <w:szCs w:val="21"/>
              </w:rPr>
              <w:t>深圳河套学院窗帘采购项目</w:t>
            </w:r>
          </w:p>
        </w:tc>
        <w:tc>
          <w:tcPr>
            <w:tcW w:w="1053" w:type="pct"/>
            <w:vAlign w:val="center"/>
          </w:tcPr>
          <w:p w14:paraId="56BEC33E">
            <w:pPr>
              <w:jc w:val="center"/>
              <w:rPr>
                <w:rFonts w:ascii="Times New Roman" w:hAnsi="Times New Roman" w:eastAsia="宋体" w:cs="Times New Roman"/>
                <w:b w:val="0"/>
                <w:bCs/>
                <w:color w:val="FF0000"/>
                <w:szCs w:val="21"/>
              </w:rPr>
            </w:pPr>
            <w:r>
              <w:rPr>
                <w:rFonts w:hint="eastAsia" w:ascii="Times New Roman" w:hAnsi="Times New Roman" w:eastAsia="宋体" w:cs="Times New Roman"/>
                <w:b w:val="0"/>
                <w:bCs/>
                <w:color w:val="FF0000"/>
                <w:szCs w:val="21"/>
              </w:rPr>
              <w:t>1,270,000</w:t>
            </w:r>
          </w:p>
        </w:tc>
      </w:tr>
    </w:tbl>
    <w:p w14:paraId="758D30BF">
      <w:pPr>
        <w:pStyle w:val="6"/>
        <w:spacing w:before="120" w:beforeLines="50" w:after="120" w:afterLines="50"/>
        <w:rPr>
          <w:rFonts w:hint="eastAsia" w:eastAsia="宋体"/>
          <w:szCs w:val="24"/>
          <w:lang w:eastAsia="zh-CN"/>
        </w:rPr>
      </w:pPr>
      <w:bookmarkStart w:id="37" w:name="_Hlk72258617"/>
      <w:r>
        <w:rPr>
          <w:rFonts w:hint="eastAsia"/>
          <w:szCs w:val="24"/>
        </w:rPr>
        <w:t>二、</w:t>
      </w:r>
      <w:r>
        <w:rPr>
          <w:rFonts w:hint="eastAsia"/>
          <w:szCs w:val="24"/>
          <w:lang w:eastAsia="zh-CN"/>
        </w:rPr>
        <w:t>货物清单明细</w:t>
      </w:r>
    </w:p>
    <w:tbl>
      <w:tblPr>
        <w:tblStyle w:val="43"/>
        <w:tblW w:w="89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43"/>
        <w:gridCol w:w="1629"/>
        <w:gridCol w:w="857"/>
        <w:gridCol w:w="900"/>
        <w:gridCol w:w="1071"/>
        <w:gridCol w:w="1458"/>
        <w:gridCol w:w="1150"/>
      </w:tblGrid>
      <w:tr w14:paraId="6CB4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Align w:val="center"/>
          </w:tcPr>
          <w:p w14:paraId="720863D2">
            <w:pPr>
              <w:jc w:val="center"/>
            </w:pPr>
            <w:r>
              <w:rPr>
                <w:rFonts w:hint="eastAsia"/>
              </w:rPr>
              <w:t>序号</w:t>
            </w:r>
          </w:p>
        </w:tc>
        <w:tc>
          <w:tcPr>
            <w:tcW w:w="1243" w:type="dxa"/>
            <w:vAlign w:val="center"/>
          </w:tcPr>
          <w:p w14:paraId="46EA5A10">
            <w:pPr>
              <w:jc w:val="center"/>
              <w:rPr>
                <w:bCs/>
              </w:rPr>
            </w:pPr>
            <w:r>
              <w:rPr>
                <w:rFonts w:hint="eastAsia"/>
              </w:rPr>
              <w:t>采购计划编号</w:t>
            </w:r>
          </w:p>
        </w:tc>
        <w:tc>
          <w:tcPr>
            <w:tcW w:w="1629" w:type="dxa"/>
            <w:vAlign w:val="center"/>
          </w:tcPr>
          <w:p w14:paraId="7540A3CC">
            <w:pPr>
              <w:jc w:val="center"/>
              <w:rPr>
                <w:rFonts w:hint="eastAsia"/>
              </w:rPr>
            </w:pPr>
            <w:r>
              <w:rPr>
                <w:rFonts w:hint="eastAsia"/>
              </w:rPr>
              <w:t>货物名称</w:t>
            </w:r>
          </w:p>
          <w:p w14:paraId="278DEB82">
            <w:pPr>
              <w:jc w:val="center"/>
            </w:pPr>
            <w:r>
              <w:rPr>
                <w:rFonts w:hint="eastAsia"/>
              </w:rPr>
              <w:t>（标的名称）</w:t>
            </w:r>
          </w:p>
        </w:tc>
        <w:tc>
          <w:tcPr>
            <w:tcW w:w="857" w:type="dxa"/>
            <w:vAlign w:val="center"/>
          </w:tcPr>
          <w:p w14:paraId="0A90AFF3">
            <w:pPr>
              <w:jc w:val="center"/>
            </w:pPr>
            <w:r>
              <w:rPr>
                <w:rFonts w:hint="eastAsia"/>
              </w:rPr>
              <w:t>数量</w:t>
            </w:r>
          </w:p>
        </w:tc>
        <w:tc>
          <w:tcPr>
            <w:tcW w:w="900" w:type="dxa"/>
            <w:vAlign w:val="center"/>
          </w:tcPr>
          <w:p w14:paraId="6BBAA8F5">
            <w:pPr>
              <w:jc w:val="center"/>
            </w:pPr>
            <w:r>
              <w:rPr>
                <w:rFonts w:hint="eastAsia"/>
              </w:rPr>
              <w:t>单位</w:t>
            </w:r>
          </w:p>
        </w:tc>
        <w:tc>
          <w:tcPr>
            <w:tcW w:w="1071" w:type="dxa"/>
            <w:vAlign w:val="center"/>
          </w:tcPr>
          <w:p w14:paraId="6E6CB785">
            <w:pPr>
              <w:jc w:val="center"/>
            </w:pPr>
            <w:r>
              <w:rPr>
                <w:rFonts w:hint="eastAsia"/>
              </w:rPr>
              <w:t>是否接受</w:t>
            </w:r>
          </w:p>
          <w:p w14:paraId="72F0BB3B">
            <w:pPr>
              <w:jc w:val="center"/>
            </w:pPr>
            <w:r>
              <w:rPr>
                <w:rFonts w:hint="eastAsia"/>
              </w:rPr>
              <w:t>进口</w:t>
            </w:r>
          </w:p>
        </w:tc>
        <w:tc>
          <w:tcPr>
            <w:tcW w:w="1458" w:type="dxa"/>
            <w:vAlign w:val="center"/>
          </w:tcPr>
          <w:p w14:paraId="184BCCEF">
            <w:pPr>
              <w:jc w:val="center"/>
              <w:rPr>
                <w:b/>
                <w:bCs/>
                <w:color w:val="FF0000"/>
              </w:rPr>
            </w:pPr>
            <w:r>
              <w:rPr>
                <w:rFonts w:hint="eastAsia"/>
                <w:b/>
                <w:bCs/>
                <w:color w:val="FF0000"/>
              </w:rPr>
              <w:t>是否专门面向中小企业</w:t>
            </w:r>
          </w:p>
        </w:tc>
        <w:tc>
          <w:tcPr>
            <w:tcW w:w="1150" w:type="dxa"/>
            <w:vAlign w:val="center"/>
          </w:tcPr>
          <w:p w14:paraId="58E4C4DC">
            <w:pPr>
              <w:jc w:val="center"/>
              <w:rPr>
                <w:b/>
                <w:bCs/>
                <w:color w:val="FF0000"/>
              </w:rPr>
            </w:pPr>
            <w:r>
              <w:rPr>
                <w:rFonts w:hint="eastAsia"/>
                <w:b/>
                <w:bCs/>
                <w:color w:val="FF0000"/>
              </w:rPr>
              <w:t>标的所属</w:t>
            </w:r>
          </w:p>
          <w:p w14:paraId="2F01A219">
            <w:pPr>
              <w:jc w:val="center"/>
              <w:rPr>
                <w:b/>
                <w:bCs/>
                <w:color w:val="FF0000"/>
              </w:rPr>
            </w:pPr>
            <w:r>
              <w:rPr>
                <w:rFonts w:hint="eastAsia"/>
                <w:b/>
                <w:bCs/>
                <w:color w:val="FF0000"/>
              </w:rPr>
              <w:t>行业</w:t>
            </w:r>
          </w:p>
        </w:tc>
      </w:tr>
      <w:tr w14:paraId="600F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Align w:val="center"/>
          </w:tcPr>
          <w:p w14:paraId="62812FB4">
            <w:pPr>
              <w:jc w:val="center"/>
            </w:pPr>
            <w:r>
              <w:rPr>
                <w:rFonts w:hint="eastAsia"/>
              </w:rPr>
              <w:t>1</w:t>
            </w:r>
          </w:p>
        </w:tc>
        <w:tc>
          <w:tcPr>
            <w:tcW w:w="1243" w:type="dxa"/>
            <w:vMerge w:val="restart"/>
            <w:vAlign w:val="center"/>
          </w:tcPr>
          <w:p w14:paraId="11100A0C">
            <w:r>
              <w:rPr>
                <w:rFonts w:hint="eastAsia"/>
              </w:rPr>
              <w:t>PLAN-</w:t>
            </w:r>
            <w:r>
              <w:t>***</w:t>
            </w:r>
          </w:p>
        </w:tc>
        <w:tc>
          <w:tcPr>
            <w:tcW w:w="1629" w:type="dxa"/>
            <w:vAlign w:val="center"/>
          </w:tcPr>
          <w:p w14:paraId="2F5E394A">
            <w:pPr>
              <w:jc w:val="center"/>
            </w:pPr>
            <w:bookmarkStart w:id="38" w:name="_Hlk197442135"/>
            <w:r>
              <w:rPr>
                <w:rFonts w:hint="eastAsia"/>
              </w:rPr>
              <w:t>高遮光卷帘</w:t>
            </w:r>
            <w:bookmarkEnd w:id="38"/>
          </w:p>
        </w:tc>
        <w:tc>
          <w:tcPr>
            <w:tcW w:w="857" w:type="dxa"/>
            <w:vAlign w:val="center"/>
          </w:tcPr>
          <w:p w14:paraId="4CC897EF">
            <w:pPr>
              <w:jc w:val="center"/>
              <w:rPr>
                <w:bCs/>
                <w:szCs w:val="21"/>
              </w:rPr>
            </w:pPr>
            <w:r>
              <w:t>1</w:t>
            </w:r>
            <w:r>
              <w:rPr>
                <w:rFonts w:hint="eastAsia"/>
              </w:rPr>
              <w:t>657</w:t>
            </w:r>
          </w:p>
        </w:tc>
        <w:tc>
          <w:tcPr>
            <w:tcW w:w="900" w:type="dxa"/>
            <w:vAlign w:val="center"/>
          </w:tcPr>
          <w:p w14:paraId="467993AD">
            <w:pPr>
              <w:jc w:val="center"/>
              <w:rPr>
                <w:highlight w:val="none"/>
              </w:rPr>
            </w:pPr>
            <w:r>
              <w:rPr>
                <w:rFonts w:hint="eastAsia"/>
                <w:highlight w:val="none"/>
              </w:rPr>
              <w:t>平方米</w:t>
            </w:r>
          </w:p>
        </w:tc>
        <w:tc>
          <w:tcPr>
            <w:tcW w:w="1071" w:type="dxa"/>
            <w:vAlign w:val="center"/>
          </w:tcPr>
          <w:p w14:paraId="4123243F">
            <w:pPr>
              <w:jc w:val="center"/>
            </w:pPr>
            <w:r>
              <w:rPr>
                <w:rFonts w:hint="eastAsia"/>
              </w:rPr>
              <w:t>否</w:t>
            </w:r>
          </w:p>
        </w:tc>
        <w:tc>
          <w:tcPr>
            <w:tcW w:w="1458" w:type="dxa"/>
            <w:vAlign w:val="center"/>
          </w:tcPr>
          <w:p w14:paraId="7C325AE7">
            <w:pPr>
              <w:jc w:val="center"/>
              <w:rPr>
                <w:b/>
                <w:bCs/>
                <w:color w:val="FF0000"/>
              </w:rPr>
            </w:pPr>
            <w:r>
              <w:rPr>
                <w:rFonts w:hint="eastAsia"/>
                <w:b/>
                <w:bCs/>
                <w:color w:val="FF0000"/>
              </w:rPr>
              <w:t>否</w:t>
            </w:r>
          </w:p>
        </w:tc>
        <w:tc>
          <w:tcPr>
            <w:tcW w:w="1150" w:type="dxa"/>
            <w:vAlign w:val="center"/>
          </w:tcPr>
          <w:p w14:paraId="32D63DD7">
            <w:pPr>
              <w:jc w:val="center"/>
              <w:rPr>
                <w:b/>
                <w:bCs/>
                <w:color w:val="FF0000"/>
              </w:rPr>
            </w:pPr>
            <w:r>
              <w:rPr>
                <w:rFonts w:hint="eastAsia"/>
                <w:b/>
                <w:bCs/>
                <w:color w:val="FF0000"/>
              </w:rPr>
              <w:t>工业</w:t>
            </w:r>
          </w:p>
        </w:tc>
      </w:tr>
      <w:tr w14:paraId="26EA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Align w:val="center"/>
          </w:tcPr>
          <w:p w14:paraId="40474AC3">
            <w:pPr>
              <w:jc w:val="center"/>
            </w:pPr>
            <w:r>
              <w:rPr>
                <w:rFonts w:hint="eastAsia"/>
              </w:rPr>
              <w:t>2</w:t>
            </w:r>
          </w:p>
        </w:tc>
        <w:tc>
          <w:tcPr>
            <w:tcW w:w="1243" w:type="dxa"/>
            <w:vMerge w:val="continue"/>
            <w:vAlign w:val="center"/>
          </w:tcPr>
          <w:p w14:paraId="0A0BFCA0"/>
        </w:tc>
        <w:tc>
          <w:tcPr>
            <w:tcW w:w="1629" w:type="dxa"/>
            <w:vAlign w:val="center"/>
          </w:tcPr>
          <w:p w14:paraId="08E73B2E">
            <w:pPr>
              <w:jc w:val="center"/>
            </w:pPr>
            <w:r>
              <w:rPr>
                <w:rFonts w:hint="eastAsia"/>
              </w:rPr>
              <w:t>布艺窗帘</w:t>
            </w:r>
          </w:p>
        </w:tc>
        <w:tc>
          <w:tcPr>
            <w:tcW w:w="857" w:type="dxa"/>
            <w:vAlign w:val="center"/>
          </w:tcPr>
          <w:p w14:paraId="29D5F7E7">
            <w:pPr>
              <w:jc w:val="center"/>
              <w:rPr>
                <w:bCs/>
                <w:szCs w:val="21"/>
              </w:rPr>
            </w:pPr>
            <w:r>
              <w:rPr>
                <w:rFonts w:hint="eastAsia"/>
              </w:rPr>
              <w:t>9817</w:t>
            </w:r>
          </w:p>
        </w:tc>
        <w:tc>
          <w:tcPr>
            <w:tcW w:w="900" w:type="dxa"/>
            <w:vAlign w:val="center"/>
          </w:tcPr>
          <w:p w14:paraId="1094287F">
            <w:pPr>
              <w:jc w:val="center"/>
              <w:rPr>
                <w:highlight w:val="none"/>
              </w:rPr>
            </w:pPr>
            <w:r>
              <w:rPr>
                <w:rFonts w:hint="eastAsia"/>
                <w:highlight w:val="none"/>
              </w:rPr>
              <w:t>米</w:t>
            </w:r>
          </w:p>
        </w:tc>
        <w:tc>
          <w:tcPr>
            <w:tcW w:w="1071" w:type="dxa"/>
            <w:vAlign w:val="center"/>
          </w:tcPr>
          <w:p w14:paraId="1EE23FDE">
            <w:pPr>
              <w:jc w:val="center"/>
            </w:pPr>
            <w:r>
              <w:rPr>
                <w:rFonts w:hint="eastAsia"/>
              </w:rPr>
              <w:t>否</w:t>
            </w:r>
          </w:p>
        </w:tc>
        <w:tc>
          <w:tcPr>
            <w:tcW w:w="1458" w:type="dxa"/>
            <w:vAlign w:val="center"/>
          </w:tcPr>
          <w:p w14:paraId="68B8F62C">
            <w:pPr>
              <w:jc w:val="center"/>
              <w:rPr>
                <w:b/>
                <w:bCs/>
                <w:color w:val="FF0000"/>
              </w:rPr>
            </w:pPr>
            <w:r>
              <w:rPr>
                <w:rFonts w:hint="eastAsia"/>
                <w:b/>
                <w:bCs/>
                <w:color w:val="FF0000"/>
              </w:rPr>
              <w:t>否</w:t>
            </w:r>
          </w:p>
        </w:tc>
        <w:tc>
          <w:tcPr>
            <w:tcW w:w="1150" w:type="dxa"/>
            <w:vAlign w:val="center"/>
          </w:tcPr>
          <w:p w14:paraId="1AC8DD9D">
            <w:pPr>
              <w:jc w:val="center"/>
              <w:rPr>
                <w:b/>
                <w:bCs/>
                <w:color w:val="FF0000"/>
              </w:rPr>
            </w:pPr>
            <w:r>
              <w:rPr>
                <w:rFonts w:hint="eastAsia"/>
                <w:b/>
                <w:bCs/>
                <w:color w:val="FF0000"/>
              </w:rPr>
              <w:t>工业</w:t>
            </w:r>
          </w:p>
        </w:tc>
      </w:tr>
      <w:tr w14:paraId="31F0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Align w:val="center"/>
          </w:tcPr>
          <w:p w14:paraId="52D4A92F">
            <w:pPr>
              <w:jc w:val="center"/>
            </w:pPr>
            <w:r>
              <w:t>3</w:t>
            </w:r>
          </w:p>
        </w:tc>
        <w:tc>
          <w:tcPr>
            <w:tcW w:w="1243" w:type="dxa"/>
            <w:vMerge w:val="continue"/>
            <w:vAlign w:val="center"/>
          </w:tcPr>
          <w:p w14:paraId="436B5F31"/>
        </w:tc>
        <w:tc>
          <w:tcPr>
            <w:tcW w:w="1629" w:type="dxa"/>
            <w:vAlign w:val="center"/>
          </w:tcPr>
          <w:p w14:paraId="092FC2F4">
            <w:pPr>
              <w:jc w:val="center"/>
              <w:rPr>
                <w:szCs w:val="21"/>
              </w:rPr>
            </w:pPr>
            <w:r>
              <w:rPr>
                <w:rFonts w:hint="eastAsia"/>
              </w:rPr>
              <w:t>罗马杆</w:t>
            </w:r>
          </w:p>
        </w:tc>
        <w:tc>
          <w:tcPr>
            <w:tcW w:w="857" w:type="dxa"/>
            <w:vAlign w:val="center"/>
          </w:tcPr>
          <w:p w14:paraId="0856D08D">
            <w:pPr>
              <w:jc w:val="center"/>
              <w:rPr>
                <w:bCs/>
                <w:szCs w:val="21"/>
              </w:rPr>
            </w:pPr>
            <w:r>
              <w:rPr>
                <w:rFonts w:hint="eastAsia"/>
              </w:rPr>
              <w:t>1815</w:t>
            </w:r>
          </w:p>
        </w:tc>
        <w:tc>
          <w:tcPr>
            <w:tcW w:w="900" w:type="dxa"/>
            <w:vAlign w:val="center"/>
          </w:tcPr>
          <w:p w14:paraId="058B76C3">
            <w:pPr>
              <w:jc w:val="center"/>
              <w:rPr>
                <w:highlight w:val="none"/>
              </w:rPr>
            </w:pPr>
            <w:r>
              <w:rPr>
                <w:rFonts w:hint="eastAsia"/>
                <w:highlight w:val="none"/>
              </w:rPr>
              <w:t>米</w:t>
            </w:r>
          </w:p>
        </w:tc>
        <w:tc>
          <w:tcPr>
            <w:tcW w:w="1071" w:type="dxa"/>
            <w:vAlign w:val="center"/>
          </w:tcPr>
          <w:p w14:paraId="5257B988">
            <w:pPr>
              <w:jc w:val="center"/>
            </w:pPr>
            <w:r>
              <w:rPr>
                <w:rFonts w:hint="eastAsia"/>
              </w:rPr>
              <w:t>否</w:t>
            </w:r>
          </w:p>
        </w:tc>
        <w:tc>
          <w:tcPr>
            <w:tcW w:w="1458" w:type="dxa"/>
            <w:vAlign w:val="center"/>
          </w:tcPr>
          <w:p w14:paraId="0A757412">
            <w:pPr>
              <w:jc w:val="center"/>
              <w:rPr>
                <w:b/>
                <w:bCs/>
                <w:color w:val="FF0000"/>
              </w:rPr>
            </w:pPr>
            <w:r>
              <w:rPr>
                <w:rFonts w:hint="eastAsia"/>
                <w:b/>
                <w:bCs/>
                <w:color w:val="FF0000"/>
              </w:rPr>
              <w:t>否</w:t>
            </w:r>
          </w:p>
        </w:tc>
        <w:tc>
          <w:tcPr>
            <w:tcW w:w="1150" w:type="dxa"/>
            <w:vAlign w:val="center"/>
          </w:tcPr>
          <w:p w14:paraId="56F28BF6">
            <w:pPr>
              <w:jc w:val="center"/>
              <w:rPr>
                <w:b/>
                <w:bCs/>
                <w:color w:val="FF0000"/>
              </w:rPr>
            </w:pPr>
            <w:r>
              <w:rPr>
                <w:rFonts w:hint="eastAsia"/>
                <w:b/>
                <w:bCs/>
                <w:color w:val="FF0000"/>
              </w:rPr>
              <w:t>工业</w:t>
            </w:r>
          </w:p>
        </w:tc>
      </w:tr>
      <w:tr w14:paraId="42F8D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Align w:val="center"/>
          </w:tcPr>
          <w:p w14:paraId="6A4A9F2B">
            <w:pPr>
              <w:jc w:val="center"/>
            </w:pPr>
            <w:r>
              <w:t>4</w:t>
            </w:r>
          </w:p>
        </w:tc>
        <w:tc>
          <w:tcPr>
            <w:tcW w:w="1243" w:type="dxa"/>
            <w:vMerge w:val="continue"/>
            <w:vAlign w:val="center"/>
          </w:tcPr>
          <w:p w14:paraId="4BC932F3"/>
        </w:tc>
        <w:tc>
          <w:tcPr>
            <w:tcW w:w="1629" w:type="dxa"/>
            <w:vAlign w:val="center"/>
          </w:tcPr>
          <w:p w14:paraId="00B47790">
            <w:pPr>
              <w:jc w:val="center"/>
              <w:rPr>
                <w:szCs w:val="21"/>
              </w:rPr>
            </w:pPr>
            <w:r>
              <w:rPr>
                <w:rFonts w:hint="eastAsia"/>
              </w:rPr>
              <w:t>手拉导轨</w:t>
            </w:r>
          </w:p>
        </w:tc>
        <w:tc>
          <w:tcPr>
            <w:tcW w:w="857" w:type="dxa"/>
            <w:vAlign w:val="center"/>
          </w:tcPr>
          <w:p w14:paraId="265B7647">
            <w:pPr>
              <w:jc w:val="center"/>
              <w:rPr>
                <w:bCs/>
                <w:szCs w:val="21"/>
              </w:rPr>
            </w:pPr>
            <w:r>
              <w:rPr>
                <w:rFonts w:hint="eastAsia"/>
              </w:rPr>
              <w:t>2127</w:t>
            </w:r>
          </w:p>
        </w:tc>
        <w:tc>
          <w:tcPr>
            <w:tcW w:w="900" w:type="dxa"/>
            <w:vAlign w:val="center"/>
          </w:tcPr>
          <w:p w14:paraId="1DD546A8">
            <w:pPr>
              <w:jc w:val="center"/>
              <w:rPr>
                <w:highlight w:val="none"/>
              </w:rPr>
            </w:pPr>
            <w:r>
              <w:rPr>
                <w:rFonts w:hint="eastAsia"/>
                <w:highlight w:val="none"/>
              </w:rPr>
              <w:t>米</w:t>
            </w:r>
          </w:p>
        </w:tc>
        <w:tc>
          <w:tcPr>
            <w:tcW w:w="1071" w:type="dxa"/>
            <w:vAlign w:val="center"/>
          </w:tcPr>
          <w:p w14:paraId="1A04573D">
            <w:pPr>
              <w:jc w:val="center"/>
            </w:pPr>
            <w:r>
              <w:rPr>
                <w:rFonts w:hint="eastAsia"/>
              </w:rPr>
              <w:t>否</w:t>
            </w:r>
          </w:p>
        </w:tc>
        <w:tc>
          <w:tcPr>
            <w:tcW w:w="1458" w:type="dxa"/>
            <w:vAlign w:val="center"/>
          </w:tcPr>
          <w:p w14:paraId="339383D5">
            <w:pPr>
              <w:jc w:val="center"/>
              <w:rPr>
                <w:b/>
                <w:bCs/>
                <w:color w:val="FF0000"/>
              </w:rPr>
            </w:pPr>
            <w:r>
              <w:rPr>
                <w:rFonts w:hint="eastAsia"/>
                <w:b/>
                <w:bCs/>
                <w:color w:val="FF0000"/>
              </w:rPr>
              <w:t>否</w:t>
            </w:r>
          </w:p>
        </w:tc>
        <w:tc>
          <w:tcPr>
            <w:tcW w:w="1150" w:type="dxa"/>
            <w:vAlign w:val="center"/>
          </w:tcPr>
          <w:p w14:paraId="3D355B35">
            <w:pPr>
              <w:jc w:val="center"/>
              <w:rPr>
                <w:b/>
                <w:bCs/>
                <w:color w:val="FF0000"/>
              </w:rPr>
            </w:pPr>
            <w:r>
              <w:rPr>
                <w:rFonts w:hint="eastAsia"/>
                <w:b/>
                <w:bCs/>
                <w:color w:val="FF0000"/>
              </w:rPr>
              <w:t>工业</w:t>
            </w:r>
          </w:p>
        </w:tc>
      </w:tr>
      <w:tr w14:paraId="7315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Align w:val="center"/>
          </w:tcPr>
          <w:p w14:paraId="5EE0B75B">
            <w:pPr>
              <w:jc w:val="center"/>
            </w:pPr>
            <w:r>
              <w:t>5</w:t>
            </w:r>
          </w:p>
        </w:tc>
        <w:tc>
          <w:tcPr>
            <w:tcW w:w="1243" w:type="dxa"/>
            <w:vMerge w:val="continue"/>
            <w:vAlign w:val="center"/>
          </w:tcPr>
          <w:p w14:paraId="6DE6FDE4"/>
        </w:tc>
        <w:tc>
          <w:tcPr>
            <w:tcW w:w="1629" w:type="dxa"/>
            <w:vAlign w:val="center"/>
          </w:tcPr>
          <w:p w14:paraId="51A6F9E1">
            <w:pPr>
              <w:jc w:val="center"/>
              <w:rPr>
                <w:szCs w:val="21"/>
              </w:rPr>
            </w:pPr>
            <w:r>
              <w:rPr>
                <w:rFonts w:hint="eastAsia"/>
              </w:rPr>
              <w:t>电动导轨</w:t>
            </w:r>
          </w:p>
        </w:tc>
        <w:tc>
          <w:tcPr>
            <w:tcW w:w="857" w:type="dxa"/>
            <w:vAlign w:val="center"/>
          </w:tcPr>
          <w:p w14:paraId="0DCD15DE">
            <w:pPr>
              <w:jc w:val="center"/>
              <w:rPr>
                <w:bCs/>
                <w:szCs w:val="21"/>
              </w:rPr>
            </w:pPr>
            <w:r>
              <w:rPr>
                <w:rFonts w:hint="eastAsia"/>
              </w:rPr>
              <w:t>475</w:t>
            </w:r>
          </w:p>
        </w:tc>
        <w:tc>
          <w:tcPr>
            <w:tcW w:w="900" w:type="dxa"/>
            <w:vAlign w:val="center"/>
          </w:tcPr>
          <w:p w14:paraId="0FCC930F">
            <w:pPr>
              <w:jc w:val="center"/>
              <w:rPr>
                <w:highlight w:val="none"/>
              </w:rPr>
            </w:pPr>
            <w:r>
              <w:rPr>
                <w:rFonts w:hint="eastAsia"/>
                <w:highlight w:val="none"/>
              </w:rPr>
              <w:t>米</w:t>
            </w:r>
          </w:p>
        </w:tc>
        <w:tc>
          <w:tcPr>
            <w:tcW w:w="1071" w:type="dxa"/>
            <w:vAlign w:val="center"/>
          </w:tcPr>
          <w:p w14:paraId="36325CC6">
            <w:pPr>
              <w:jc w:val="center"/>
            </w:pPr>
            <w:r>
              <w:rPr>
                <w:rFonts w:hint="eastAsia"/>
              </w:rPr>
              <w:t>否</w:t>
            </w:r>
          </w:p>
        </w:tc>
        <w:tc>
          <w:tcPr>
            <w:tcW w:w="1458" w:type="dxa"/>
            <w:vAlign w:val="center"/>
          </w:tcPr>
          <w:p w14:paraId="451DE5DB">
            <w:pPr>
              <w:jc w:val="center"/>
              <w:rPr>
                <w:b/>
                <w:bCs/>
                <w:color w:val="FF0000"/>
              </w:rPr>
            </w:pPr>
            <w:r>
              <w:rPr>
                <w:rFonts w:hint="eastAsia"/>
                <w:b/>
                <w:bCs/>
                <w:color w:val="FF0000"/>
              </w:rPr>
              <w:t>否</w:t>
            </w:r>
          </w:p>
        </w:tc>
        <w:tc>
          <w:tcPr>
            <w:tcW w:w="1150" w:type="dxa"/>
            <w:vAlign w:val="center"/>
          </w:tcPr>
          <w:p w14:paraId="2707D8CE">
            <w:pPr>
              <w:jc w:val="center"/>
              <w:rPr>
                <w:b/>
                <w:bCs/>
                <w:color w:val="FF0000"/>
              </w:rPr>
            </w:pPr>
            <w:r>
              <w:rPr>
                <w:rFonts w:hint="eastAsia"/>
                <w:b/>
                <w:bCs/>
                <w:color w:val="FF0000"/>
              </w:rPr>
              <w:t>工业</w:t>
            </w:r>
          </w:p>
        </w:tc>
      </w:tr>
      <w:tr w14:paraId="0D107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Align w:val="center"/>
          </w:tcPr>
          <w:p w14:paraId="099E0C36">
            <w:pPr>
              <w:jc w:val="center"/>
            </w:pPr>
            <w:r>
              <w:t>6</w:t>
            </w:r>
          </w:p>
        </w:tc>
        <w:tc>
          <w:tcPr>
            <w:tcW w:w="1243" w:type="dxa"/>
            <w:vMerge w:val="continue"/>
            <w:vAlign w:val="center"/>
          </w:tcPr>
          <w:p w14:paraId="0F472FF0"/>
        </w:tc>
        <w:tc>
          <w:tcPr>
            <w:tcW w:w="1629" w:type="dxa"/>
            <w:vAlign w:val="center"/>
          </w:tcPr>
          <w:p w14:paraId="3906C622">
            <w:pPr>
              <w:jc w:val="center"/>
              <w:rPr>
                <w:szCs w:val="21"/>
              </w:rPr>
            </w:pPr>
            <w:r>
              <w:rPr>
                <w:rFonts w:hint="eastAsia"/>
              </w:rPr>
              <w:t>卷帘电机</w:t>
            </w:r>
          </w:p>
        </w:tc>
        <w:tc>
          <w:tcPr>
            <w:tcW w:w="857" w:type="dxa"/>
            <w:vAlign w:val="center"/>
          </w:tcPr>
          <w:p w14:paraId="53EBC5D1">
            <w:pPr>
              <w:jc w:val="center"/>
              <w:rPr>
                <w:bCs/>
                <w:szCs w:val="21"/>
              </w:rPr>
            </w:pPr>
            <w:r>
              <w:t>2</w:t>
            </w:r>
            <w:r>
              <w:rPr>
                <w:rFonts w:hint="eastAsia"/>
              </w:rPr>
              <w:t>5</w:t>
            </w:r>
          </w:p>
        </w:tc>
        <w:tc>
          <w:tcPr>
            <w:tcW w:w="900" w:type="dxa"/>
            <w:vAlign w:val="center"/>
          </w:tcPr>
          <w:p w14:paraId="1710B700">
            <w:pPr>
              <w:jc w:val="center"/>
              <w:rPr>
                <w:highlight w:val="none"/>
              </w:rPr>
            </w:pPr>
            <w:r>
              <w:rPr>
                <w:rFonts w:hint="eastAsia"/>
                <w:highlight w:val="none"/>
              </w:rPr>
              <w:t>台</w:t>
            </w:r>
          </w:p>
        </w:tc>
        <w:tc>
          <w:tcPr>
            <w:tcW w:w="1071" w:type="dxa"/>
            <w:vAlign w:val="center"/>
          </w:tcPr>
          <w:p w14:paraId="774926D4">
            <w:pPr>
              <w:jc w:val="center"/>
            </w:pPr>
            <w:r>
              <w:rPr>
                <w:rFonts w:hint="eastAsia"/>
              </w:rPr>
              <w:t>否</w:t>
            </w:r>
          </w:p>
        </w:tc>
        <w:tc>
          <w:tcPr>
            <w:tcW w:w="1458" w:type="dxa"/>
            <w:vAlign w:val="center"/>
          </w:tcPr>
          <w:p w14:paraId="4C639D2F">
            <w:pPr>
              <w:jc w:val="center"/>
              <w:rPr>
                <w:b/>
                <w:bCs/>
                <w:color w:val="FF0000"/>
              </w:rPr>
            </w:pPr>
            <w:r>
              <w:rPr>
                <w:rFonts w:hint="eastAsia"/>
                <w:b/>
                <w:bCs/>
                <w:color w:val="FF0000"/>
              </w:rPr>
              <w:t>否</w:t>
            </w:r>
          </w:p>
        </w:tc>
        <w:tc>
          <w:tcPr>
            <w:tcW w:w="1150" w:type="dxa"/>
            <w:vAlign w:val="center"/>
          </w:tcPr>
          <w:p w14:paraId="2491EBD1">
            <w:pPr>
              <w:jc w:val="center"/>
              <w:rPr>
                <w:b/>
                <w:bCs/>
                <w:color w:val="FF0000"/>
              </w:rPr>
            </w:pPr>
            <w:r>
              <w:rPr>
                <w:rFonts w:hint="eastAsia"/>
                <w:b/>
                <w:bCs/>
                <w:color w:val="FF0000"/>
              </w:rPr>
              <w:t>工业</w:t>
            </w:r>
          </w:p>
        </w:tc>
      </w:tr>
      <w:tr w14:paraId="20A54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Align w:val="center"/>
          </w:tcPr>
          <w:p w14:paraId="4CF086A9">
            <w:pPr>
              <w:jc w:val="center"/>
            </w:pPr>
            <w:r>
              <w:t>7</w:t>
            </w:r>
          </w:p>
        </w:tc>
        <w:tc>
          <w:tcPr>
            <w:tcW w:w="1243" w:type="dxa"/>
            <w:vMerge w:val="continue"/>
            <w:vAlign w:val="center"/>
          </w:tcPr>
          <w:p w14:paraId="426AEB7E"/>
        </w:tc>
        <w:tc>
          <w:tcPr>
            <w:tcW w:w="1629" w:type="dxa"/>
            <w:vAlign w:val="center"/>
          </w:tcPr>
          <w:p w14:paraId="1AD92268">
            <w:pPr>
              <w:jc w:val="center"/>
              <w:rPr>
                <w:szCs w:val="21"/>
              </w:rPr>
            </w:pPr>
            <w:r>
              <w:rPr>
                <w:rFonts w:hint="eastAsia"/>
              </w:rPr>
              <w:t>布帘电机</w:t>
            </w:r>
          </w:p>
        </w:tc>
        <w:tc>
          <w:tcPr>
            <w:tcW w:w="857" w:type="dxa"/>
            <w:vAlign w:val="center"/>
          </w:tcPr>
          <w:p w14:paraId="1709BD43">
            <w:pPr>
              <w:jc w:val="center"/>
              <w:rPr>
                <w:bCs/>
                <w:szCs w:val="21"/>
              </w:rPr>
            </w:pPr>
            <w:r>
              <w:t>8</w:t>
            </w:r>
            <w:r>
              <w:rPr>
                <w:rFonts w:hint="eastAsia"/>
              </w:rPr>
              <w:t>9</w:t>
            </w:r>
          </w:p>
        </w:tc>
        <w:tc>
          <w:tcPr>
            <w:tcW w:w="900" w:type="dxa"/>
            <w:vAlign w:val="center"/>
          </w:tcPr>
          <w:p w14:paraId="6BAE5FC5">
            <w:pPr>
              <w:jc w:val="center"/>
              <w:rPr>
                <w:highlight w:val="none"/>
              </w:rPr>
            </w:pPr>
            <w:r>
              <w:rPr>
                <w:rFonts w:hint="eastAsia"/>
                <w:highlight w:val="none"/>
              </w:rPr>
              <w:t>台</w:t>
            </w:r>
          </w:p>
        </w:tc>
        <w:tc>
          <w:tcPr>
            <w:tcW w:w="1071" w:type="dxa"/>
            <w:vAlign w:val="center"/>
          </w:tcPr>
          <w:p w14:paraId="1B9CFDC2">
            <w:pPr>
              <w:jc w:val="center"/>
            </w:pPr>
            <w:r>
              <w:rPr>
                <w:rFonts w:hint="eastAsia"/>
              </w:rPr>
              <w:t>否</w:t>
            </w:r>
          </w:p>
        </w:tc>
        <w:tc>
          <w:tcPr>
            <w:tcW w:w="1458" w:type="dxa"/>
            <w:vAlign w:val="center"/>
          </w:tcPr>
          <w:p w14:paraId="073BBB71">
            <w:pPr>
              <w:jc w:val="center"/>
              <w:rPr>
                <w:b/>
                <w:bCs/>
                <w:color w:val="FF0000"/>
              </w:rPr>
            </w:pPr>
            <w:r>
              <w:rPr>
                <w:rFonts w:hint="eastAsia"/>
                <w:b/>
                <w:bCs/>
                <w:color w:val="FF0000"/>
              </w:rPr>
              <w:t>否</w:t>
            </w:r>
          </w:p>
        </w:tc>
        <w:tc>
          <w:tcPr>
            <w:tcW w:w="1150" w:type="dxa"/>
            <w:vAlign w:val="center"/>
          </w:tcPr>
          <w:p w14:paraId="052612A0">
            <w:pPr>
              <w:jc w:val="center"/>
              <w:rPr>
                <w:b/>
                <w:bCs/>
                <w:color w:val="FF0000"/>
                <w:szCs w:val="21"/>
              </w:rPr>
            </w:pPr>
            <w:r>
              <w:rPr>
                <w:rFonts w:hint="eastAsia"/>
                <w:b/>
                <w:bCs/>
                <w:color w:val="FF0000"/>
              </w:rPr>
              <w:t>工业</w:t>
            </w:r>
          </w:p>
        </w:tc>
      </w:tr>
    </w:tbl>
    <w:p w14:paraId="278CE215">
      <w:pPr>
        <w:rPr>
          <w:rFonts w:ascii="宋体" w:hAnsi="宋体"/>
          <w:b/>
          <w:color w:val="FF0000"/>
          <w:szCs w:val="21"/>
        </w:rPr>
      </w:pPr>
      <w:r>
        <w:rPr>
          <w:rFonts w:hint="eastAsia" w:ascii="宋体" w:hAnsi="宋体"/>
          <w:b/>
          <w:color w:val="FF0000"/>
          <w:szCs w:val="21"/>
        </w:rPr>
        <w:t>备注：1</w:t>
      </w:r>
      <w:r>
        <w:rPr>
          <w:rFonts w:hint="eastAsia" w:ascii="宋体" w:hAnsi="宋体"/>
          <w:b/>
          <w:color w:val="FF0000"/>
          <w:szCs w:val="21"/>
          <w:lang w:eastAsia="zh-CN"/>
        </w:rPr>
        <w:t>、“是否接受进口”</w:t>
      </w:r>
      <w:r>
        <w:rPr>
          <w:rFonts w:hint="eastAsia" w:ascii="宋体" w:hAnsi="宋体"/>
          <w:b/>
          <w:color w:val="FF0000"/>
          <w:szCs w:val="21"/>
        </w:rPr>
        <w:t>栏注明“拒绝进口”的产品不接受投标人选用进口产品参与投标；注明“接受进口”的产品允许投标人选用进口产品参与投标，但不排斥国内产品。</w:t>
      </w:r>
    </w:p>
    <w:p w14:paraId="63367F03">
      <w:pPr>
        <w:ind w:firstLine="422" w:firstLineChars="200"/>
        <w:rPr>
          <w:rFonts w:ascii="宋体" w:hAnsi="宋体"/>
          <w:b/>
          <w:color w:val="FF0000"/>
          <w:szCs w:val="21"/>
        </w:rPr>
      </w:pPr>
      <w:r>
        <w:rPr>
          <w:rFonts w:hint="eastAsia" w:ascii="宋体" w:hAnsi="宋体"/>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19E1DB67">
      <w:pPr>
        <w:ind w:firstLine="422" w:firstLineChars="200"/>
        <w:rPr>
          <w:rFonts w:hint="eastAsia" w:ascii="宋体" w:hAnsi="宋体"/>
          <w:b/>
          <w:color w:val="FF0000"/>
          <w:szCs w:val="21"/>
        </w:rPr>
      </w:pPr>
      <w:r>
        <w:rPr>
          <w:rFonts w:hint="eastAsia" w:ascii="宋体" w:hAnsi="宋体"/>
          <w:b/>
          <w:color w:val="FF0000"/>
          <w:szCs w:val="21"/>
        </w:rPr>
        <w:t>3、本项目核心产品为：布艺窗帘（序号2）。</w:t>
      </w:r>
    </w:p>
    <w:p w14:paraId="6219CFE0">
      <w:pPr>
        <w:ind w:firstLine="420" w:firstLineChars="200"/>
        <w:rPr>
          <w:rFonts w:hint="eastAsia" w:ascii="宋体" w:hAnsi="宋体"/>
          <w:b w:val="0"/>
          <w:bCs/>
          <w:color w:val="auto"/>
          <w:szCs w:val="21"/>
        </w:rPr>
      </w:pPr>
      <w:r>
        <w:rPr>
          <w:rFonts w:hint="eastAsia" w:ascii="宋体" w:hAnsi="宋体"/>
          <w:b w:val="0"/>
          <w:bCs/>
          <w:color w:val="auto"/>
          <w:szCs w:val="21"/>
        </w:rPr>
        <w:t>4</w:t>
      </w:r>
      <w:r>
        <w:rPr>
          <w:rFonts w:hint="eastAsia" w:ascii="宋体" w:hAnsi="宋体"/>
          <w:b w:val="0"/>
          <w:bCs/>
          <w:color w:val="auto"/>
          <w:szCs w:val="21"/>
          <w:lang w:eastAsia="zh-CN"/>
        </w:rPr>
        <w:t>、</w:t>
      </w:r>
      <w:r>
        <w:rPr>
          <w:rFonts w:hint="eastAsia" w:ascii="宋体" w:hAnsi="宋体"/>
          <w:b w:val="0"/>
          <w:bCs/>
          <w:color w:val="auto"/>
          <w:szCs w:val="21"/>
        </w:rPr>
        <w:t>布的计算公式：高度大于270公分：宽度*（2-2.5倍褶皱由采购人确认）/门幅=用料幅数（取上限），幅数*（高度+30公分）=实际用量；高度小于等于270公分：宽度*（2-2.5倍褶皱由采购人确认）=实际用量。备注：窗帘门幅为280公分。</w:t>
      </w:r>
    </w:p>
    <w:p w14:paraId="6714F4FB">
      <w:pPr>
        <w:ind w:firstLine="420" w:firstLineChars="200"/>
        <w:rPr>
          <w:rFonts w:hint="eastAsia" w:ascii="宋体" w:hAnsi="宋体"/>
          <w:b w:val="0"/>
          <w:bCs/>
          <w:color w:val="auto"/>
          <w:szCs w:val="21"/>
        </w:rPr>
      </w:pPr>
      <w:r>
        <w:rPr>
          <w:rFonts w:hint="eastAsia" w:ascii="宋体" w:hAnsi="宋体"/>
          <w:b w:val="0"/>
          <w:bCs/>
          <w:color w:val="auto"/>
          <w:szCs w:val="21"/>
        </w:rPr>
        <w:t>5</w:t>
      </w:r>
      <w:r>
        <w:rPr>
          <w:rFonts w:hint="eastAsia" w:ascii="宋体" w:hAnsi="宋体"/>
          <w:b w:val="0"/>
          <w:bCs/>
          <w:color w:val="auto"/>
          <w:szCs w:val="21"/>
          <w:lang w:eastAsia="zh-CN"/>
        </w:rPr>
        <w:t>、</w:t>
      </w:r>
      <w:r>
        <w:rPr>
          <w:rFonts w:hint="eastAsia" w:ascii="宋体" w:hAnsi="宋体"/>
          <w:b w:val="0"/>
          <w:bCs/>
          <w:color w:val="auto"/>
          <w:szCs w:val="21"/>
        </w:rPr>
        <w:t>卷帘的计算公式：宽度*（高度+15公分）=实际用量。</w:t>
      </w:r>
    </w:p>
    <w:p w14:paraId="6BC7F9AE">
      <w:pPr>
        <w:ind w:firstLine="420" w:firstLineChars="200"/>
        <w:rPr>
          <w:rFonts w:hint="eastAsia" w:ascii="宋体" w:hAnsi="宋体"/>
          <w:b w:val="0"/>
          <w:bCs/>
          <w:color w:val="auto"/>
          <w:szCs w:val="21"/>
        </w:rPr>
      </w:pPr>
      <w:r>
        <w:rPr>
          <w:rFonts w:hint="eastAsia" w:ascii="宋体" w:hAnsi="宋体"/>
          <w:b w:val="0"/>
          <w:bCs/>
          <w:color w:val="auto"/>
          <w:szCs w:val="21"/>
        </w:rPr>
        <w:t>6</w:t>
      </w:r>
      <w:r>
        <w:rPr>
          <w:rFonts w:hint="eastAsia" w:ascii="宋体" w:hAnsi="宋体"/>
          <w:b w:val="0"/>
          <w:bCs/>
          <w:color w:val="auto"/>
          <w:szCs w:val="21"/>
          <w:lang w:eastAsia="zh-CN"/>
        </w:rPr>
        <w:t>、</w:t>
      </w:r>
      <w:r>
        <w:rPr>
          <w:rFonts w:hint="eastAsia" w:ascii="宋体" w:hAnsi="宋体"/>
          <w:b w:val="0"/>
          <w:bCs/>
          <w:color w:val="auto"/>
          <w:szCs w:val="21"/>
        </w:rPr>
        <w:t>清单中</w:t>
      </w:r>
      <w:commentRangeStart w:id="23"/>
      <w:r>
        <w:rPr>
          <w:rFonts w:hint="eastAsia" w:ascii="宋体" w:hAnsi="宋体"/>
          <w:b w:val="0"/>
          <w:bCs/>
          <w:color w:val="auto"/>
          <w:szCs w:val="21"/>
        </w:rPr>
        <w:t>货物名称的数量</w:t>
      </w:r>
      <w:commentRangeEnd w:id="23"/>
      <w:r>
        <w:commentReference w:id="23"/>
      </w:r>
      <w:r>
        <w:rPr>
          <w:rFonts w:hint="eastAsia" w:ascii="宋体" w:hAnsi="宋体"/>
          <w:b w:val="0"/>
          <w:bCs/>
          <w:color w:val="auto"/>
          <w:szCs w:val="21"/>
        </w:rPr>
        <w:t>为供参考“可变更项”，具体数量以实测为准。</w:t>
      </w:r>
    </w:p>
    <w:p w14:paraId="5822440A">
      <w:pPr>
        <w:ind w:firstLine="422" w:firstLineChars="200"/>
      </w:pPr>
      <w:r>
        <w:rPr>
          <w:rFonts w:hint="eastAsia" w:ascii="宋体" w:hAnsi="宋体"/>
          <w:b/>
          <w:color w:val="FF0000"/>
          <w:szCs w:val="21"/>
        </w:rPr>
        <w:t>7</w:t>
      </w:r>
      <w:r>
        <w:rPr>
          <w:rFonts w:hint="eastAsia" w:ascii="宋体" w:hAnsi="宋体"/>
          <w:b/>
          <w:color w:val="FF0000"/>
          <w:szCs w:val="21"/>
          <w:lang w:eastAsia="zh-CN"/>
        </w:rPr>
        <w:t>、</w:t>
      </w:r>
      <w:r>
        <w:rPr>
          <w:rFonts w:hint="eastAsia" w:ascii="宋体" w:hAnsi="宋体"/>
          <w:b/>
          <w:color w:val="FF0000"/>
          <w:szCs w:val="21"/>
        </w:rPr>
        <w:t>本项目为总价包干项目，如因具体实际情况</w:t>
      </w:r>
      <w:commentRangeStart w:id="24"/>
      <w:r>
        <w:rPr>
          <w:rFonts w:hint="eastAsia" w:ascii="宋体" w:hAnsi="宋体"/>
          <w:b/>
          <w:color w:val="FF0000"/>
          <w:szCs w:val="21"/>
        </w:rPr>
        <w:t>窗帘款式、材料、数量</w:t>
      </w:r>
      <w:commentRangeEnd w:id="24"/>
      <w:r>
        <w:commentReference w:id="24"/>
      </w:r>
      <w:r>
        <w:rPr>
          <w:rFonts w:hint="eastAsia" w:ascii="宋体" w:hAnsi="宋体"/>
          <w:b/>
          <w:color w:val="FF0000"/>
          <w:szCs w:val="21"/>
        </w:rPr>
        <w:t>需发生变更，变更金额不得超过投标总价的10%，若发生变更将以单价为执行标准，具体数量将根据现场实际情况调整。</w:t>
      </w:r>
      <w:bookmarkEnd w:id="37"/>
    </w:p>
    <w:p w14:paraId="0EB807E3">
      <w:pPr>
        <w:pStyle w:val="6"/>
        <w:spacing w:before="120" w:beforeLines="50" w:after="120" w:afterLines="50"/>
        <w:rPr>
          <w:sz w:val="28"/>
          <w:szCs w:val="28"/>
        </w:rPr>
      </w:pPr>
      <w:bookmarkStart w:id="39" w:name="_Toc128884461"/>
      <w:r>
        <w:rPr>
          <w:rFonts w:hint="eastAsia"/>
          <w:sz w:val="28"/>
          <w:szCs w:val="28"/>
        </w:rPr>
        <w:t>三、实质性条款</w:t>
      </w:r>
    </w:p>
    <w:tbl>
      <w:tblPr>
        <w:tblStyle w:val="4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7282"/>
      </w:tblGrid>
      <w:tr w14:paraId="0DE8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center"/>
          </w:tcPr>
          <w:p w14:paraId="1BA27B8A">
            <w:pPr>
              <w:adjustRightInd w:val="0"/>
              <w:snapToGrid w:val="0"/>
              <w:spacing w:line="360" w:lineRule="auto"/>
              <w:jc w:val="center"/>
              <w:rPr>
                <w:rFonts w:ascii="宋体" w:hAnsi="宋体"/>
                <w:kern w:val="0"/>
                <w:szCs w:val="21"/>
              </w:rPr>
            </w:pPr>
            <w:r>
              <w:rPr>
                <w:rFonts w:hint="eastAsia" w:ascii="宋体" w:hAnsi="宋体"/>
                <w:kern w:val="0"/>
                <w:szCs w:val="21"/>
              </w:rPr>
              <w:t>序号</w:t>
            </w:r>
          </w:p>
        </w:tc>
        <w:tc>
          <w:tcPr>
            <w:tcW w:w="7282" w:type="dxa"/>
            <w:vAlign w:val="center"/>
          </w:tcPr>
          <w:p w14:paraId="484616B4">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r>
      <w:tr w14:paraId="4D97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6" w:type="dxa"/>
            <w:vAlign w:val="center"/>
          </w:tcPr>
          <w:p w14:paraId="3BE7E2BB">
            <w:pPr>
              <w:adjustRightInd w:val="0"/>
              <w:snapToGrid w:val="0"/>
              <w:spacing w:line="360" w:lineRule="auto"/>
              <w:jc w:val="center"/>
              <w:rPr>
                <w:rFonts w:ascii="宋体" w:hAnsi="宋体"/>
                <w:kern w:val="0"/>
                <w:szCs w:val="21"/>
              </w:rPr>
            </w:pPr>
            <w:r>
              <w:rPr>
                <w:rFonts w:hint="eastAsia" w:ascii="宋体" w:hAnsi="宋体"/>
                <w:kern w:val="0"/>
                <w:szCs w:val="21"/>
              </w:rPr>
              <w:t>1</w:t>
            </w:r>
          </w:p>
        </w:tc>
        <w:tc>
          <w:tcPr>
            <w:tcW w:w="7282" w:type="dxa"/>
            <w:vAlign w:val="center"/>
          </w:tcPr>
          <w:p w14:paraId="52F15B82">
            <w:pPr>
              <w:adjustRightInd w:val="0"/>
              <w:snapToGrid w:val="0"/>
              <w:spacing w:line="360" w:lineRule="auto"/>
              <w:jc w:val="left"/>
              <w:rPr>
                <w:rFonts w:hAnsi="宋体"/>
                <w:kern w:val="0"/>
                <w:szCs w:val="21"/>
              </w:rPr>
            </w:pPr>
            <w:r>
              <w:rPr>
                <w:rFonts w:hint="eastAsia"/>
              </w:rPr>
              <w:t>满足本项目标★的条款要求</w:t>
            </w:r>
          </w:p>
        </w:tc>
      </w:tr>
    </w:tbl>
    <w:p w14:paraId="5A77BBDB">
      <w:r>
        <w:rPr>
          <w:rFonts w:hint="eastAsia"/>
          <w:b/>
        </w:rPr>
        <w:t>注：上表所列内容为不可负偏离条款</w:t>
      </w:r>
      <w:bookmarkEnd w:id="39"/>
      <w:r>
        <w:rPr>
          <w:rFonts w:hint="eastAsia"/>
          <w:b/>
        </w:rPr>
        <w:t>，负偏离将视为未实质性满足招标文件要求作投标无效处理。</w:t>
      </w:r>
    </w:p>
    <w:p w14:paraId="181769F5">
      <w:pPr>
        <w:pStyle w:val="6"/>
        <w:ind w:firstLine="482"/>
        <w:rPr>
          <w:rFonts w:hint="eastAsia" w:ascii="宋体" w:hAnsi="宋体" w:eastAsia="宋体" w:cs="宋体"/>
          <w:sz w:val="28"/>
          <w:szCs w:val="28"/>
        </w:rPr>
      </w:pPr>
      <w:r>
        <w:rPr>
          <w:rFonts w:hint="eastAsia" w:ascii="宋体" w:hAnsi="宋体" w:eastAsia="宋体" w:cs="宋体"/>
          <w:sz w:val="28"/>
          <w:szCs w:val="28"/>
        </w:rPr>
        <w:t>四、技术要求</w:t>
      </w:r>
    </w:p>
    <w:p w14:paraId="6FD492B8">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color w:val="auto"/>
          <w:sz w:val="21"/>
          <w:szCs w:val="21"/>
        </w:rPr>
      </w:pPr>
      <w:r>
        <w:rPr>
          <w:rFonts w:hint="eastAsia" w:ascii="宋体" w:hAnsi="宋体" w:eastAsia="宋体" w:cs="宋体"/>
          <w:b/>
          <w:bCs/>
          <w:color w:val="auto"/>
          <w:sz w:val="21"/>
          <w:szCs w:val="21"/>
        </w:rPr>
        <w:t>说明：1、评分时，如对一项招标技术要求（以划分框为准）中的内容存在两处（或以上）负偏离的，在评分时只作一项负偏离扣分。</w:t>
      </w:r>
    </w:p>
    <w:p w14:paraId="0CB4F354">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color w:val="auto"/>
          <w:sz w:val="21"/>
          <w:szCs w:val="21"/>
        </w:rPr>
      </w:pPr>
      <w:r>
        <w:rPr>
          <w:rFonts w:hint="eastAsia" w:ascii="宋体" w:hAnsi="宋体" w:eastAsia="宋体" w:cs="宋体"/>
          <w:b/>
          <w:bCs/>
          <w:color w:val="auto"/>
          <w:sz w:val="21"/>
          <w:szCs w:val="21"/>
        </w:rPr>
        <w:t>2、带★号条款为不可负偏离条款，不作为评分准则中的评分内容，如未响应或出现负偏离的，将作投标无效处理；带“▲”指标项为重要参数条款，负偏离时依相关评分准则内容作重点扣分处理。</w:t>
      </w:r>
    </w:p>
    <w:p w14:paraId="23E67FFE">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color w:val="auto"/>
          <w:sz w:val="21"/>
          <w:szCs w:val="21"/>
        </w:rPr>
      </w:pPr>
      <w:r>
        <w:rPr>
          <w:rFonts w:hint="eastAsia" w:ascii="宋体" w:hAnsi="宋体" w:eastAsia="宋体" w:cs="宋体"/>
          <w:b/>
          <w:bCs/>
          <w:color w:val="auto"/>
          <w:sz w:val="21"/>
          <w:szCs w:val="21"/>
        </w:rPr>
        <w:t>3、招标技术要求中，用</w:t>
      </w:r>
      <w:r>
        <w:rPr>
          <w:rFonts w:hint="eastAsia" w:ascii="宋体" w:hAnsi="宋体" w:eastAsia="宋体" w:cs="宋体"/>
          <w:b/>
          <w:bCs/>
          <w:color w:val="FF0000"/>
          <w:sz w:val="21"/>
          <w:szCs w:val="21"/>
        </w:rPr>
        <w:t>红色加粗字体标注</w:t>
      </w:r>
      <w:r>
        <w:rPr>
          <w:rFonts w:hint="eastAsia" w:ascii="宋体" w:hAnsi="宋体" w:eastAsia="宋体" w:cs="宋体"/>
          <w:b/>
          <w:bCs/>
          <w:color w:val="auto"/>
          <w:sz w:val="21"/>
          <w:szCs w:val="21"/>
        </w:rPr>
        <w:t>的指标项均要求提供证明资料；其余指标项未要求提供证明资料，无需提供相关证明资料。</w:t>
      </w:r>
    </w:p>
    <w:p w14:paraId="7E3875B6">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4、涉及区间范围的参数，除特别注明以外，所投产品响应参数在招标文件要求的区间范围内即认定为满足该项技术要求，否则视为负偏离。例参数要求为“PH值：4.0-8.5”，“电压：220V～230V”，“电压：100V～240V”，所投产品响应参数需在相应的区间范围内即视为符合要求。</w:t>
      </w:r>
    </w:p>
    <w:tbl>
      <w:tblPr>
        <w:tblStyle w:val="43"/>
        <w:tblW w:w="9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1088"/>
        <w:gridCol w:w="7511"/>
      </w:tblGrid>
      <w:tr w14:paraId="4595FE97">
        <w:tblPrEx>
          <w:tblCellMar>
            <w:top w:w="0" w:type="dxa"/>
            <w:left w:w="108" w:type="dxa"/>
            <w:bottom w:w="0" w:type="dxa"/>
            <w:right w:w="108" w:type="dxa"/>
          </w:tblCellMar>
        </w:tblPrEx>
        <w:trPr>
          <w:trHeight w:val="329" w:hRule="atLeast"/>
          <w:jc w:val="center"/>
        </w:trPr>
        <w:tc>
          <w:tcPr>
            <w:tcW w:w="705" w:type="dxa"/>
            <w:vAlign w:val="center"/>
          </w:tcPr>
          <w:p w14:paraId="5708D4CE">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序号</w:t>
            </w:r>
          </w:p>
        </w:tc>
        <w:tc>
          <w:tcPr>
            <w:tcW w:w="1088" w:type="dxa"/>
            <w:vAlign w:val="center"/>
          </w:tcPr>
          <w:p w14:paraId="08D8CF43">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货物名称</w:t>
            </w:r>
          </w:p>
        </w:tc>
        <w:tc>
          <w:tcPr>
            <w:tcW w:w="7511" w:type="dxa"/>
            <w:vAlign w:val="center"/>
          </w:tcPr>
          <w:p w14:paraId="0093EA73">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招标技术要求</w:t>
            </w:r>
          </w:p>
        </w:tc>
      </w:tr>
      <w:tr w14:paraId="285A7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restart"/>
            <w:vAlign w:val="center"/>
          </w:tcPr>
          <w:p w14:paraId="38685070">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088" w:type="dxa"/>
            <w:vMerge w:val="restart"/>
            <w:vAlign w:val="center"/>
          </w:tcPr>
          <w:p w14:paraId="1D20A1E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高遮光卷帘</w:t>
            </w:r>
          </w:p>
        </w:tc>
        <w:tc>
          <w:tcPr>
            <w:tcW w:w="7511" w:type="dxa"/>
          </w:tcPr>
          <w:p w14:paraId="07F04A2E">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1.1面料材质：包含玻璃纤维+PVC+泡沫涂层；</w:t>
            </w:r>
          </w:p>
        </w:tc>
      </w:tr>
      <w:tr w14:paraId="737DF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313C7E8D">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78CFBA8A">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0E9255A4">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▲1.2依据 FZ/T 62025-2015《卷帘窗饰面料》</w:t>
            </w:r>
          </w:p>
          <w:p w14:paraId="54343FBC">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标准要求，面料遮光率≥95%；</w:t>
            </w:r>
          </w:p>
        </w:tc>
      </w:tr>
      <w:tr w14:paraId="616A4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705" w:type="dxa"/>
            <w:vMerge w:val="continue"/>
            <w:vAlign w:val="center"/>
          </w:tcPr>
          <w:p w14:paraId="42541F25">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303B95B3">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78EAC3E6">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▲1.3克重：(依据GB/T4669-2008《纺织品 机织物 单位长度质量和单位面积质量的测定》 检测标准) ≥580g/m</w:t>
            </w:r>
            <w:r>
              <w:rPr>
                <w:rFonts w:hint="eastAsia" w:ascii="宋体" w:hAnsi="宋体" w:eastAsia="宋体" w:cs="宋体"/>
                <w:b w:val="0"/>
                <w:bCs w:val="0"/>
                <w:sz w:val="21"/>
                <w:szCs w:val="21"/>
                <w:vertAlign w:val="superscript"/>
              </w:rPr>
              <w:t>2</w:t>
            </w:r>
            <w:r>
              <w:rPr>
                <w:rFonts w:hint="eastAsia" w:ascii="宋体" w:hAnsi="宋体" w:eastAsia="宋体" w:cs="宋体"/>
                <w:b w:val="0"/>
                <w:bCs w:val="0"/>
                <w:sz w:val="21"/>
                <w:szCs w:val="21"/>
              </w:rPr>
              <w:t>；</w:t>
            </w:r>
          </w:p>
        </w:tc>
      </w:tr>
      <w:tr w14:paraId="6EFB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443A12CC">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02EFE5D8">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485138C1">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▲1.4厚度：(依据FZ/T01003-1991《涂层织物 厚度试验方法》 检测标准) ≥0.65mm；</w:t>
            </w:r>
          </w:p>
        </w:tc>
      </w:tr>
      <w:tr w14:paraId="2C7C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33349CC1">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046E770D">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1CD9E685">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★1.5</w:t>
            </w:r>
            <w:commentRangeStart w:id="25"/>
            <w:r>
              <w:rPr>
                <w:rFonts w:hint="eastAsia" w:ascii="宋体" w:hAnsi="宋体" w:eastAsia="宋体" w:cs="宋体"/>
                <w:b/>
                <w:bCs/>
                <w:color w:val="FF0000"/>
                <w:sz w:val="21"/>
                <w:szCs w:val="21"/>
              </w:rPr>
              <w:t>燃烧性能</w:t>
            </w:r>
            <w:commentRangeEnd w:id="25"/>
            <w:r>
              <w:commentReference w:id="25"/>
            </w:r>
            <w:r>
              <w:rPr>
                <w:rFonts w:hint="eastAsia" w:ascii="宋体" w:hAnsi="宋体" w:eastAsia="宋体" w:cs="宋体"/>
                <w:b/>
                <w:bCs/>
                <w:color w:val="FF0000"/>
                <w:sz w:val="21"/>
                <w:szCs w:val="21"/>
              </w:rPr>
              <w:t>:符合GB/T 17591-2006 装饰用织物B1级（阴燃时间≤5s）和GB 8624-2012表5中B1级（氧指数OI≥32.0%，损毁长度≤150mm，续燃时间≤5S，燃烧滴落物未引起脱脂棉燃烧或阴燃）的要求。</w:t>
            </w:r>
          </w:p>
          <w:p w14:paraId="2D9FEA8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bCs/>
                <w:color w:val="FF0000"/>
                <w:sz w:val="21"/>
                <w:szCs w:val="21"/>
              </w:rPr>
            </w:pPr>
            <w:commentRangeStart w:id="26"/>
            <w:r>
              <w:rPr>
                <w:rFonts w:hint="eastAsia" w:ascii="宋体" w:hAnsi="宋体" w:eastAsia="宋体" w:cs="宋体"/>
                <w:b/>
                <w:bCs/>
                <w:color w:val="FF0000"/>
                <w:sz w:val="21"/>
                <w:szCs w:val="21"/>
              </w:rPr>
              <w:t>（1）提供2023年1月1日至本项目投标截止之日前，第三方检测机构出具的具有CMA标识的合格的检测报告。</w:t>
            </w:r>
          </w:p>
          <w:p w14:paraId="5946501A">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2）检验（检测）报告送检单位（委托单位）需是投标人或所投产品制造商（需与分项报价表一致）或所投产品原材料供应商。若送检单位（委托单位）是所投产品原材料供应商，需同时提供投标人或所投产品制造商（需与分项报价表一致）购买对应原材料的发票扫描件（开票日期在投标截止日前）。</w:t>
            </w:r>
          </w:p>
          <w:p w14:paraId="7B13762C">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bCs/>
                <w:color w:val="FF0000"/>
                <w:sz w:val="21"/>
                <w:szCs w:val="21"/>
              </w:rPr>
            </w:pPr>
            <w:r>
              <w:rPr>
                <w:rFonts w:hint="eastAsia" w:ascii="宋体" w:hAnsi="宋体" w:eastAsia="宋体" w:cs="宋体"/>
                <w:b/>
                <w:bCs/>
                <w:color w:val="FF0000"/>
                <w:sz w:val="21"/>
                <w:szCs w:val="21"/>
                <w:lang w:eastAsia="zh-CN"/>
              </w:rPr>
              <w:t>（</w:t>
            </w:r>
            <w:r>
              <w:rPr>
                <w:rFonts w:hint="eastAsia" w:ascii="宋体" w:hAnsi="宋体" w:eastAsia="宋体" w:cs="宋体"/>
                <w:b/>
                <w:bCs/>
                <w:color w:val="FF0000"/>
                <w:sz w:val="21"/>
                <w:szCs w:val="21"/>
                <w:lang w:val="en-US" w:eastAsia="zh-CN"/>
              </w:rPr>
              <w:t>3</w:t>
            </w:r>
            <w:r>
              <w:rPr>
                <w:rFonts w:hint="eastAsia" w:ascii="宋体" w:hAnsi="宋体" w:eastAsia="宋体" w:cs="宋体"/>
                <w:b/>
                <w:bCs/>
                <w:color w:val="FF0000"/>
                <w:sz w:val="21"/>
                <w:szCs w:val="21"/>
                <w:lang w:eastAsia="zh-CN"/>
              </w:rPr>
              <w:t>）</w:t>
            </w:r>
            <w:r>
              <w:rPr>
                <w:rFonts w:hint="eastAsia" w:ascii="宋体" w:hAnsi="宋体" w:eastAsia="宋体" w:cs="宋体"/>
                <w:b/>
                <w:bCs/>
                <w:color w:val="FF0000"/>
                <w:sz w:val="21"/>
                <w:szCs w:val="21"/>
              </w:rPr>
              <w:t>提供检测报告在全国认证认可信息公共服务平台(http://cx.cnca.cn/)的查询截图。</w:t>
            </w:r>
          </w:p>
          <w:p w14:paraId="364C699C">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bCs/>
                <w:color w:val="FF0000"/>
                <w:sz w:val="21"/>
                <w:szCs w:val="21"/>
              </w:rPr>
              <w:t>（4）检测报告中“检测产品名称"与招标文件要求的名称不完全一致的，需提供为同种产品的说明，由评审委员会判定是否符合招标文件</w:t>
            </w:r>
            <w:commentRangeEnd w:id="26"/>
            <w:r>
              <w:rPr>
                <w:rStyle w:val="52"/>
                <w:rFonts w:hint="eastAsia" w:ascii="宋体" w:hAnsi="宋体" w:eastAsia="宋体" w:cs="宋体"/>
                <w:b/>
                <w:bCs/>
                <w:color w:val="FF0000"/>
                <w:kern w:val="0"/>
                <w:sz w:val="21"/>
                <w:szCs w:val="21"/>
              </w:rPr>
              <w:commentReference w:id="26"/>
            </w:r>
            <w:r>
              <w:rPr>
                <w:rFonts w:hint="eastAsia" w:ascii="宋体" w:hAnsi="宋体" w:eastAsia="宋体" w:cs="宋体"/>
                <w:b/>
                <w:bCs/>
                <w:color w:val="FF0000"/>
                <w:sz w:val="21"/>
                <w:szCs w:val="21"/>
              </w:rPr>
              <w:t>要求。若名称不完全一致又未提供说明的，判定为不符合招标文件要求。</w:t>
            </w:r>
          </w:p>
        </w:tc>
      </w:tr>
      <w:tr w14:paraId="4B048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389A2B15">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0D73A956">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29340084">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▲1.6 甲醛含量≤300mg/kg（执行标准：GB/T 2912.1-2009《纺织品 甲醛的测定 第1部分：游离和水解的甲醛（水萃取法）》）；</w:t>
            </w:r>
          </w:p>
        </w:tc>
      </w:tr>
      <w:tr w14:paraId="17F7D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085E8159">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2C94F32C">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6941AF88">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1.7 耐光色牢度：≥4级，检测方法：GB/T 8427-2019《纺织品 色牢度试验 耐人造光色牢度：氙弧》 ；</w:t>
            </w:r>
          </w:p>
        </w:tc>
      </w:tr>
      <w:tr w14:paraId="33D0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1A34271A">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5DCCD694">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1650C635">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▲1.8 撕破强力：经向≥70N，纬向≥50N，（执行标准：GB/T3917.3-2009《纺织品 织物撕破性能 第3部分：梯形试样撕破强力的测定》）；</w:t>
            </w:r>
          </w:p>
        </w:tc>
      </w:tr>
      <w:tr w14:paraId="44CC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64FB71B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1D45B141">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15ADBA3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▲1.9 断裂强力：经向≥ 1100N，纬向 ≥950N（执行标准：GB/T3923.1-2013《纺织品 织物拉伸性能 第1部分：断裂强力和断裂伸长率的测定（条样法）》）；</w:t>
            </w:r>
          </w:p>
        </w:tc>
      </w:tr>
      <w:tr w14:paraId="5CAA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0071459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14889F8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66D790E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★1.10 异味：无，符合GB 18401-2010《国家纺织产品基本安全技术规范》标准；</w:t>
            </w:r>
          </w:p>
          <w:p w14:paraId="585C014A">
            <w:pPr>
              <w:pStyle w:val="2"/>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commentRangeStart w:id="27"/>
            <w:r>
              <w:rPr>
                <w:rFonts w:hint="eastAsia" w:ascii="宋体" w:hAnsi="宋体" w:eastAsia="宋体" w:cs="宋体"/>
                <w:b/>
                <w:bCs/>
                <w:color w:val="FF0000"/>
                <w:sz w:val="21"/>
                <w:szCs w:val="21"/>
              </w:rPr>
              <w:t>提供2023年1月1日至本项目投标截止之日前，第三方检测机构出具的具有CMA标识的合格的检测报告，并提供检测报告在全国认证认可信息公共服务平台htp://cx.cnca.sn)的查询截图。检测报告中“检测产品名称"与招标文件要求的名称不完全一致的，需提供为同种产品的说明，由评审委员会判定是否符合招标文件要求。若名称不完全一致又未提供说明的，判定为不符合招标文件要求。</w:t>
            </w:r>
            <w:commentRangeEnd w:id="27"/>
            <w:r>
              <w:commentReference w:id="27"/>
            </w:r>
          </w:p>
        </w:tc>
      </w:tr>
      <w:tr w14:paraId="3734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0BB27C93">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5961CC9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17F1ED96">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1.11 防霉性能：优于1级，检测标准：GB/T 24346-2009《纺织品 防霉性能的评价》；</w:t>
            </w:r>
          </w:p>
        </w:tc>
      </w:tr>
      <w:tr w14:paraId="0104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6A90B56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4C8C236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0E5D64DA">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★1.12 可分解致癌芳香胺染料及可萃取重金属（mg/kg）含量均符合标准GB 18401-2010《国家纺织产品基本安全技术规范》要求；</w:t>
            </w:r>
          </w:p>
          <w:p w14:paraId="37382C32">
            <w:pPr>
              <w:pStyle w:val="2"/>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bCs/>
                <w:color w:val="FF0000"/>
                <w:sz w:val="21"/>
                <w:szCs w:val="21"/>
              </w:rPr>
              <w:t>提供2023年1月1日至本项目投标截止之日前，第三方检测机构出具的具有CMA标识的合格的检测报告，并提供检测报告在全国认证认可信息公共服务平台htp://cx.cnca.sn)的查询截图。检测报告中“检测产品名称"与招标文件要求的名称不完全一致的，需提供为同种产品的说明，由评审委员会判定是否符合招标文件要求。若名称不完全一致又未提供说明的，判定为不符合招标文件要求。</w:t>
            </w:r>
          </w:p>
        </w:tc>
      </w:tr>
      <w:tr w14:paraId="6715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1D7C4305">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4323E891">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539DC82C">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1.13 安装及配件要求</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1.13.1卷管</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（1）规格</w:t>
            </w:r>
            <w:commentRangeStart w:id="28"/>
            <w:r>
              <w:rPr>
                <w:rFonts w:hint="eastAsia" w:ascii="宋体" w:hAnsi="宋体" w:eastAsia="宋体" w:cs="宋体"/>
                <w:b w:val="0"/>
                <w:bCs w:val="0"/>
                <w:sz w:val="21"/>
                <w:szCs w:val="21"/>
              </w:rPr>
              <w:t>6063-T5</w:t>
            </w:r>
            <w:commentRangeEnd w:id="28"/>
            <w:r>
              <w:commentReference w:id="28"/>
            </w:r>
            <w:r>
              <w:rPr>
                <w:rFonts w:hint="eastAsia" w:ascii="宋体" w:hAnsi="宋体" w:eastAsia="宋体" w:cs="宋体"/>
                <w:b w:val="0"/>
                <w:bCs w:val="0"/>
                <w:sz w:val="21"/>
                <w:szCs w:val="21"/>
              </w:rPr>
              <w:t>，依据GB/T 5237.1-2017《铝合金建筑型材 第1部分：基材》；</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（2）铝合金材质，壁厚≥1.0mm，外径≥38mm；</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（3）保证3m范围之内不会产生肉眼可见的变形；</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（4）铝管与面料的连接方式为插槽式，保证连接牢靠；</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（5）表面采用阳极氧化处理，膜厚符合GB/T 5237.2-2017《铝合金建筑型材 第2部分：阳极氧化型材》条款4.6.1中膜厚级别AA15的局部膜厚（μm）≥12、平均膜厚（μm）≥15要求；阳极氧化膜的耐蚀性符合GB/T 5237.2-2017《铝合金建筑型材 第2部分：阳极氧化型材》条款4.6.2中膜厚级别AA15试验时间24h无腐蚀要求。</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1.13.2 卷帘下梁（卷帘配件）材质：</w:t>
            </w:r>
            <w:commentRangeStart w:id="29"/>
            <w:r>
              <w:rPr>
                <w:rFonts w:hint="eastAsia" w:ascii="宋体" w:hAnsi="宋体" w:eastAsia="宋体" w:cs="宋体"/>
                <w:b w:val="0"/>
                <w:bCs w:val="0"/>
                <w:sz w:val="21"/>
                <w:szCs w:val="21"/>
              </w:rPr>
              <w:t>6063-T5</w:t>
            </w:r>
            <w:commentRangeEnd w:id="29"/>
            <w:r>
              <w:commentReference w:id="29"/>
            </w:r>
            <w:r>
              <w:rPr>
                <w:rFonts w:hint="eastAsia" w:ascii="宋体" w:hAnsi="宋体" w:eastAsia="宋体" w:cs="宋体"/>
                <w:b w:val="0"/>
                <w:bCs w:val="0"/>
                <w:sz w:val="21"/>
                <w:szCs w:val="21"/>
              </w:rPr>
              <w:t>铝合金，表面采用阳极氧化处理，膜厚符合GB/T 5237.2-2017《铝合金建筑型材 第2部分：阳极氧化型材》条款4.6.1中膜厚级别AA15的局部膜厚（μm）≥12、平均膜厚（μm）≥15要求、阳极氧化膜的耐蚀性符合GB/T 5237.2-2017《铝合金建筑型材 第2部分：阳极氧化型材》条款4.6.2中膜厚级别AA15试验时间24h无腐蚀要求；形状矩形，规格：≥40mm×18mm，厚度≥2.0mm；</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1.13.3 加工工艺：</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1）面料需用高频热切边或超声波裁剪，所有的塑料零件采用POM，充分保证产品的强度；</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2）卷帘面料落到指定位置后，卷帘面料需要预留高度不低于15厘米用来包卷铝合金卷管的尺寸，防止卷帘面料坠落；</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3）根据用户需求制定手动卷帘拉珠，采用原生塑料拉珠材质，拉珠高度根据现场情况调整；</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4）卷帘安装位置在没有制作窗帘盒的情况下，卷帘需要搭配铝合金卷帘罩壳，以防止卷帘顶部间隙漏光；</w:t>
            </w:r>
          </w:p>
        </w:tc>
      </w:tr>
      <w:tr w14:paraId="4E65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2F616744">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46C3662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5133E1AE">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1.14 颜色可选，可选择多个颜色。生产前中标方需提供布料及色卡样板由采购人确认。</w:t>
            </w:r>
          </w:p>
        </w:tc>
      </w:tr>
      <w:tr w14:paraId="2A03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restart"/>
            <w:vAlign w:val="center"/>
          </w:tcPr>
          <w:p w14:paraId="2D47E5C0">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1088" w:type="dxa"/>
            <w:vMerge w:val="restart"/>
            <w:vAlign w:val="center"/>
          </w:tcPr>
          <w:p w14:paraId="3A45BB8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布艺窗帘</w:t>
            </w:r>
          </w:p>
        </w:tc>
        <w:tc>
          <w:tcPr>
            <w:tcW w:w="7511" w:type="dxa"/>
          </w:tcPr>
          <w:p w14:paraId="203846D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▲2.1 面料成份：100%聚酯纤维；</w:t>
            </w:r>
          </w:p>
        </w:tc>
      </w:tr>
      <w:tr w14:paraId="7FD7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vAlign w:val="center"/>
          </w:tcPr>
          <w:p w14:paraId="7B363E5B">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vAlign w:val="center"/>
          </w:tcPr>
          <w:p w14:paraId="6B032BBB">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73B19CBE">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▲2.2克重≥350g/㎡（检测标准：GB/T4669-2008《纺织品 机织物 单位长度质量和单位面积质量的测定》）；</w:t>
            </w:r>
          </w:p>
        </w:tc>
      </w:tr>
      <w:tr w14:paraId="2ECB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66313D9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0A13F44A">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3A8F841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▲2.3 防霉性能：优于1级，检测标准：GB/T 24346-2009《纺织品 防霉性能的评价》；</w:t>
            </w:r>
          </w:p>
        </w:tc>
      </w:tr>
      <w:tr w14:paraId="6295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4354136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0B791E34">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408864D1">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▲2.4色牢度：</w:t>
            </w:r>
            <w:r>
              <w:rPr>
                <w:rFonts w:hint="eastAsia" w:ascii="宋体" w:hAnsi="宋体" w:eastAsia="宋体" w:cs="宋体"/>
                <w:b/>
                <w:bCs/>
                <w:color w:val="FF0000"/>
                <w:sz w:val="21"/>
                <w:szCs w:val="21"/>
              </w:rPr>
              <w:br w:type="textWrapping"/>
            </w:r>
            <w:r>
              <w:rPr>
                <w:rFonts w:hint="eastAsia" w:ascii="宋体" w:hAnsi="宋体" w:eastAsia="宋体" w:cs="宋体"/>
                <w:b/>
                <w:bCs/>
                <w:color w:val="FF0000"/>
                <w:sz w:val="21"/>
                <w:szCs w:val="21"/>
              </w:rPr>
              <w:t>耐水洗色牢度：≥4级，检测标准：GB/T 5713-2013《纺织品 色牢度试验 耐水色牢度》；</w:t>
            </w:r>
            <w:r>
              <w:rPr>
                <w:rFonts w:hint="eastAsia" w:ascii="宋体" w:hAnsi="宋体" w:eastAsia="宋体" w:cs="宋体"/>
                <w:b/>
                <w:bCs/>
                <w:color w:val="FF0000"/>
                <w:sz w:val="21"/>
                <w:szCs w:val="21"/>
              </w:rPr>
              <w:br w:type="textWrapping"/>
            </w:r>
            <w:r>
              <w:rPr>
                <w:rFonts w:hint="eastAsia" w:ascii="宋体" w:hAnsi="宋体" w:eastAsia="宋体" w:cs="宋体"/>
                <w:b/>
                <w:bCs/>
                <w:color w:val="FF0000"/>
                <w:sz w:val="21"/>
                <w:szCs w:val="21"/>
              </w:rPr>
              <w:t>耐皂洗色牢度：≥4级，检测标准：GB/T 3921-2008《纺织品 色牢度试验 耐皂洗色牢度》；</w:t>
            </w:r>
            <w:r>
              <w:rPr>
                <w:rFonts w:hint="eastAsia" w:ascii="宋体" w:hAnsi="宋体" w:eastAsia="宋体" w:cs="宋体"/>
                <w:b/>
                <w:bCs/>
                <w:color w:val="FF0000"/>
                <w:sz w:val="21"/>
                <w:szCs w:val="21"/>
              </w:rPr>
              <w:br w:type="textWrapping"/>
            </w:r>
            <w:r>
              <w:rPr>
                <w:rFonts w:hint="eastAsia" w:ascii="宋体" w:hAnsi="宋体" w:eastAsia="宋体" w:cs="宋体"/>
                <w:b/>
                <w:bCs/>
                <w:color w:val="FF0000"/>
                <w:sz w:val="21"/>
                <w:szCs w:val="21"/>
              </w:rPr>
              <w:t>耐光色牢度：≥4级 ，检测标准：GB/T 8427-2019《纺织品 色牢度试验耐人造光色牢度：氙弧》；</w:t>
            </w:r>
            <w:r>
              <w:rPr>
                <w:rFonts w:hint="eastAsia" w:ascii="宋体" w:hAnsi="宋体" w:eastAsia="宋体" w:cs="宋体"/>
                <w:b/>
                <w:bCs/>
                <w:color w:val="FF0000"/>
                <w:sz w:val="21"/>
                <w:szCs w:val="21"/>
              </w:rPr>
              <w:br w:type="textWrapping"/>
            </w:r>
            <w:r>
              <w:rPr>
                <w:rFonts w:hint="eastAsia" w:ascii="宋体" w:hAnsi="宋体" w:eastAsia="宋体" w:cs="宋体"/>
                <w:b/>
                <w:bCs/>
                <w:color w:val="FF0000"/>
                <w:sz w:val="21"/>
                <w:szCs w:val="21"/>
              </w:rPr>
              <w:t>（1）提供2023年1月1日至本项目投标截止之日前，第三方检测机构出具的具有CMA标识的合格的检测报告（若相关检测事项不在实施该项检验（检测）的第三方检测机构的CMA资质许可范围内，该检测报告视为不满足招标文件要求，作负偏离处理。</w:t>
            </w:r>
          </w:p>
          <w:p w14:paraId="4B907B0B">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2）检验（检测）报告送检单位（委托单位）需是投标人或所投产品制造商（需与分项报价表一致）或所投产品原材料供应商。若送检单位（委托单位）是所投产品原材料供应商，需同时提供投标人或所投产品制造商（需与分项报价表一致）购买对应原材料的发票扫描件（开票日期在投标截止日前）。</w:t>
            </w:r>
          </w:p>
          <w:p w14:paraId="00CD3C0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（3）提供检测报告在全国认证认可信息公共服务平台(http://cx.cnca.cn/)的查询截图。</w:t>
            </w:r>
          </w:p>
          <w:p w14:paraId="5C8482A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bCs/>
                <w:color w:val="FF0000"/>
                <w:sz w:val="21"/>
                <w:szCs w:val="21"/>
              </w:rPr>
              <w:t>（4）检测报告中“检测产品名称”与招标文件要求的名称不完全一致的，需提供为同种产品的说明，由评审委员会判定是否符合招标文件要求。若名称不完全一致又未提供说明的，判定为不符合招标文件要求。</w:t>
            </w:r>
          </w:p>
        </w:tc>
      </w:tr>
      <w:tr w14:paraId="69F8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0D9F84E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3BBB8291">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238CC1EE">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▲2.5 遮光率（依据 FZ/T 43032-2014《化纤长丝织造遮光织物》）≥97%，物理遮光，布料背面不能为黑色面料；</w:t>
            </w:r>
          </w:p>
        </w:tc>
      </w:tr>
      <w:tr w14:paraId="0CFC2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7E20A8E1">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45FBC21D">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14A59BE8">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★2.6 燃烧性能：符合GB/T 17591-2006 装饰用织物B1级（阴燃时间≤5s）和GB 8624-2012表5中B1级（氧指数OI≥32.0%，损毁长度≤150mm，续燃时间≤5S，燃烧滴落物未引起脱脂棉燃烧或阴燃）的要求。</w:t>
            </w:r>
          </w:p>
          <w:p w14:paraId="6652AE78">
            <w:pPr>
              <w:pStyle w:val="2"/>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bCs/>
                <w:color w:val="FF0000"/>
                <w:sz w:val="21"/>
                <w:szCs w:val="21"/>
              </w:rPr>
              <w:t>提供2023年1月1日至本项目投标截止之日前，第三方检测机构出具的具有CMA标识的合格的检测报告，并提供检测报告在全国认证认可信息公共服务平台htp://cx.cnca.sn)的查询截图。检测报告中“检测产品名称"与招标文件要求的名称不完全一致的，需提供为同种产品的说明，由评审委员会判定是否符合招标文件要求。若名称不完全一致又未提供说明的，判定为不符合招标文件要求。</w:t>
            </w:r>
          </w:p>
        </w:tc>
      </w:tr>
      <w:tr w14:paraId="42EB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41545930">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5BEE5F2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7EE9EF4B">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★2.7 甲醛含量≤300mg/kg （执行标准：GB/T 2912.1-2009《纺织品 甲醛的测定 第1部分：游离和水解的甲醛（水萃取法）》）；可分解致癌芳香胺染料(mg/kg)符合GB 18401-2010标准《国家纺织产品基本安全技术规范》；PH值：符合GB 18401-2010标准中pH4.0-8.5范围；异味：无，符合GB 18401-2010标准；</w:t>
            </w:r>
          </w:p>
          <w:p w14:paraId="62C53767">
            <w:pPr>
              <w:pStyle w:val="2"/>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bCs/>
                <w:color w:val="FF0000"/>
                <w:sz w:val="21"/>
                <w:szCs w:val="21"/>
              </w:rPr>
              <w:t>提供2023年1月1日至本项目投标截止之日前，第三方检测机构出具的具有CMA标识的合格的检测报告，并提供检测报告在全国认证认可信息公共服务平台htp://cx.cnca.sn)的查询截图。检测报告中“检测产品名称"与招标文件要求的名称不完全一致的，需提供为同种产品的说明，由评审委员会判定是否符合招标文件要求。若名称不完全一致又未提供说明的，判定为不符合招标文件要求。</w:t>
            </w:r>
          </w:p>
        </w:tc>
      </w:tr>
      <w:tr w14:paraId="36FF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5A18E1F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07A0DB2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41034F24">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★2.8可萃取重金属（mg/kg）：含量符合GB 18401-2010标准《国家纺织产品基本安全技术规范》检测标准；</w:t>
            </w:r>
          </w:p>
        </w:tc>
      </w:tr>
      <w:tr w14:paraId="75F1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10C8DA63">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046EC21D">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2819843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▲2.9 撕破强力：经向≥110N，纬向≥55N；</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（执行标准GB/T 3917.3-2009《纺织品 织物撕破性能 第3部分：梯形试样撕破强力的测定》）；</w:t>
            </w:r>
          </w:p>
        </w:tc>
      </w:tr>
      <w:tr w14:paraId="39215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5E720EDA">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58B0ACDE">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0CE49B2A">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▲2.10 断裂强力：经向≥1200N, 纬向≥900N；（执行标准：GB/T 3923.1-2013《纺织品 织物拉伸性能 第1部分：断裂强力和断裂伸长率的测定（条样法）》）；</w:t>
            </w:r>
          </w:p>
        </w:tc>
      </w:tr>
      <w:tr w14:paraId="7801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501CDB09">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7E0BB9DD">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22E64C1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2.11 根据用户需求配置有纺打孔布带，材质：成分100%聚酯纤维（误差范围符合GB/T 29862</w:t>
            </w:r>
            <w:r>
              <w:rPr>
                <w:rStyle w:val="52"/>
                <w:rFonts w:hint="eastAsia" w:ascii="宋体" w:hAnsi="宋体" w:eastAsia="宋体" w:cs="宋体"/>
                <w:b w:val="0"/>
                <w:bCs w:val="0"/>
                <w:kern w:val="0"/>
                <w:sz w:val="21"/>
                <w:szCs w:val="21"/>
              </w:rPr>
              <w:t>-2013</w:t>
            </w:r>
            <w:r>
              <w:rPr>
                <w:rFonts w:hint="eastAsia" w:ascii="宋体" w:hAnsi="宋体" w:eastAsia="宋体" w:cs="宋体"/>
                <w:b w:val="0"/>
                <w:bCs w:val="0"/>
                <w:sz w:val="21"/>
                <w:szCs w:val="21"/>
              </w:rPr>
              <w:t>《纺织品 纤维含量的标识》的规定），宽度尺寸≥10cm，甲醛含量：≤300mg/kg（依据GB/T 2912.1-2009《纺织品 甲醛的测定 第1部分：游离和水解的甲醛（水萃取法）》检测标准），紫外曝晒后试样的断裂强力按GB/T 3923.1-2013《纺织品 织物拉伸性能 第1部分：断裂强力和断裂伸长率的测定（条样法）》） 标准，用340nm处辐照度为0.89 W/㎡的紫外光在黑板温度为60℃条件下曝晒8h,接着在黑板温度为50℃条件下冷凝4h）：≥1200N；</w:t>
            </w:r>
          </w:p>
        </w:tc>
      </w:tr>
      <w:tr w14:paraId="2ADD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5E576FD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5B6A811E">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1FE838F6">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2.12 绑带：根据用户需求制定，使用主布余料制作，宽度≥9cm，长度依据窗帘大小制定，一端与窗帘布用纽扣在一起，可随时方便拆扣；</w:t>
            </w:r>
          </w:p>
        </w:tc>
      </w:tr>
      <w:tr w14:paraId="1B6FB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21AA109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144A6903">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05AB65D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2.13所有颜色可选，可选择多个颜色。生产前中标方需将布料及色卡样板交由采购人确认。</w:t>
            </w:r>
          </w:p>
        </w:tc>
      </w:tr>
      <w:tr w14:paraId="350A4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restart"/>
            <w:vAlign w:val="center"/>
          </w:tcPr>
          <w:p w14:paraId="0F9E45B8">
            <w:pPr>
              <w:pStyle w:val="2"/>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088" w:type="dxa"/>
            <w:vMerge w:val="restart"/>
            <w:vAlign w:val="center"/>
          </w:tcPr>
          <w:p w14:paraId="45E54FD4">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罗马杆</w:t>
            </w:r>
          </w:p>
        </w:tc>
        <w:tc>
          <w:tcPr>
            <w:tcW w:w="7511" w:type="dxa"/>
          </w:tcPr>
          <w:p w14:paraId="09344366">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3.1 材质：</w:t>
            </w:r>
            <w:commentRangeStart w:id="30"/>
            <w:r>
              <w:rPr>
                <w:rFonts w:hint="eastAsia" w:ascii="宋体" w:hAnsi="宋体" w:eastAsia="宋体" w:cs="宋体"/>
                <w:b w:val="0"/>
                <w:bCs w:val="0"/>
                <w:sz w:val="21"/>
                <w:szCs w:val="21"/>
              </w:rPr>
              <w:t>6063-T5铝合金</w:t>
            </w:r>
            <w:commentRangeEnd w:id="30"/>
            <w:r>
              <w:commentReference w:id="30"/>
            </w:r>
            <w:r>
              <w:rPr>
                <w:rFonts w:hint="eastAsia" w:ascii="宋体" w:hAnsi="宋体" w:eastAsia="宋体" w:cs="宋体"/>
                <w:b w:val="0"/>
                <w:bCs w:val="0"/>
                <w:sz w:val="21"/>
                <w:szCs w:val="21"/>
              </w:rPr>
              <w:t>，直径≥30mm，壁厚≥1.5mm，带多条加强筋及静音条；</w:t>
            </w:r>
          </w:p>
        </w:tc>
      </w:tr>
      <w:tr w14:paraId="77AA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66A6ABE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231E75B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6297E146">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3.2 力学性能：维氏硬度(HV)：≥58；韦氏硬度(HW)：≥8；抗拉强度Rm(N/mm</w:t>
            </w:r>
            <w:r>
              <w:rPr>
                <w:rFonts w:hint="eastAsia" w:ascii="宋体" w:hAnsi="宋体" w:eastAsia="宋体" w:cs="宋体"/>
                <w:b w:val="0"/>
                <w:bCs w:val="0"/>
                <w:sz w:val="21"/>
                <w:szCs w:val="21"/>
                <w:vertAlign w:val="superscript"/>
              </w:rPr>
              <w:t>2</w:t>
            </w:r>
            <w:r>
              <w:rPr>
                <w:rFonts w:hint="eastAsia" w:ascii="宋体" w:hAnsi="宋体" w:eastAsia="宋体" w:cs="宋体"/>
                <w:b w:val="0"/>
                <w:bCs w:val="0"/>
                <w:sz w:val="21"/>
                <w:szCs w:val="21"/>
              </w:rPr>
              <w:t>) ：≥ 160；断后伸长率(A50mm)：≥8%；</w:t>
            </w:r>
          </w:p>
        </w:tc>
      </w:tr>
      <w:tr w14:paraId="6038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549318D2">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2A2C1B3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791CC82C">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3.3 艺术圈：ABS材质，其内径尺寸与罗马杆的直径相匹配，确保在拉动窗帘时不卡顿、无噪音、不会变形或损坏；</w:t>
            </w:r>
          </w:p>
        </w:tc>
      </w:tr>
      <w:tr w14:paraId="43474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661DA48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1A3E8AA5">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6C59921D">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3.4 罗马杆两端配有杆头，罗马杆及艺术圈颜色可选，可选择多个颜色。生产前中标方需将选色样品交由采购人确认。</w:t>
            </w:r>
          </w:p>
        </w:tc>
      </w:tr>
      <w:tr w14:paraId="4C4C5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restart"/>
            <w:vAlign w:val="center"/>
          </w:tcPr>
          <w:p w14:paraId="20C40B1A">
            <w:pPr>
              <w:pStyle w:val="2"/>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4</w:t>
            </w:r>
          </w:p>
        </w:tc>
        <w:tc>
          <w:tcPr>
            <w:tcW w:w="1088" w:type="dxa"/>
            <w:vMerge w:val="restart"/>
            <w:vAlign w:val="center"/>
          </w:tcPr>
          <w:p w14:paraId="1BEAA7B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手拉导轨</w:t>
            </w:r>
          </w:p>
        </w:tc>
        <w:tc>
          <w:tcPr>
            <w:tcW w:w="7511" w:type="dxa"/>
          </w:tcPr>
          <w:p w14:paraId="14318F1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4.1铝合金静音轨道，材质符合GB/T 6892-2023《一般工业用铝及铝合金挤压型材》标准要求，</w:t>
            </w:r>
            <w:commentRangeStart w:id="31"/>
            <w:r>
              <w:rPr>
                <w:rFonts w:hint="eastAsia" w:ascii="宋体" w:hAnsi="宋体" w:eastAsia="宋体" w:cs="宋体"/>
                <w:b w:val="0"/>
                <w:bCs w:val="0"/>
                <w:sz w:val="21"/>
                <w:szCs w:val="21"/>
              </w:rPr>
              <w:t>铝型材标号</w:t>
            </w:r>
            <w:commentRangeEnd w:id="31"/>
            <w:r>
              <w:commentReference w:id="31"/>
            </w:r>
            <w:r>
              <w:rPr>
                <w:rFonts w:hint="eastAsia" w:ascii="宋体" w:hAnsi="宋体" w:eastAsia="宋体" w:cs="宋体"/>
                <w:b w:val="0"/>
                <w:bCs w:val="0"/>
                <w:sz w:val="21"/>
                <w:szCs w:val="21"/>
              </w:rPr>
              <w:t>：6063-T5 壁厚尺寸：≥1.5mm；</w:t>
            </w:r>
          </w:p>
        </w:tc>
      </w:tr>
      <w:tr w14:paraId="70E1F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27DCADF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580BCD3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57CD0FB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4.2 轨道弯曲度≤0.17mm；</w:t>
            </w:r>
          </w:p>
        </w:tc>
      </w:tr>
      <w:tr w14:paraId="23C9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5" w:type="dxa"/>
            <w:vMerge w:val="continue"/>
          </w:tcPr>
          <w:p w14:paraId="28FBFE8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6660D743">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2C2F0B18">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4.3 截面尺寸规格宽*高，宽≥25mm，高≥26mm，方形轨道；</w:t>
            </w:r>
          </w:p>
        </w:tc>
      </w:tr>
      <w:tr w14:paraId="5F0B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002DA29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71C3F7B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0603E8EE">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4.4 力学性能：布氏硬度（HBW）≥65，规定非比例延伸强度</w:t>
            </w:r>
            <w:r>
              <w:rPr>
                <w:rStyle w:val="478"/>
                <w:rFonts w:hint="eastAsia" w:ascii="宋体" w:hAnsi="宋体" w:eastAsia="宋体" w:cs="宋体"/>
                <w:b w:val="0"/>
                <w:bCs w:val="0"/>
                <w:i/>
                <w:iCs/>
                <w:color w:val="404040"/>
                <w:sz w:val="21"/>
                <w:szCs w:val="21"/>
              </w:rPr>
              <w:t>Rp</w:t>
            </w:r>
            <w:r>
              <w:rPr>
                <w:rStyle w:val="478"/>
                <w:rFonts w:hint="eastAsia" w:ascii="宋体" w:hAnsi="宋体" w:eastAsia="宋体" w:cs="宋体"/>
                <w:b w:val="0"/>
                <w:bCs w:val="0"/>
                <w:color w:val="404040"/>
                <w:sz w:val="21"/>
                <w:szCs w:val="21"/>
              </w:rPr>
              <w:t>0.2</w:t>
            </w:r>
            <w:r>
              <w:rPr>
                <w:rStyle w:val="479"/>
                <w:rFonts w:hint="eastAsia" w:ascii="宋体" w:hAnsi="宋体" w:eastAsia="宋体" w:cs="宋体"/>
                <w:b w:val="0"/>
                <w:bCs w:val="0"/>
                <w:color w:val="404040"/>
                <w:sz w:val="21"/>
                <w:szCs w:val="21"/>
              </w:rPr>
              <w:t>​</w:t>
            </w:r>
            <w:r>
              <w:rPr>
                <w:rFonts w:hint="eastAsia" w:ascii="宋体" w:hAnsi="宋体" w:eastAsia="宋体" w:cs="宋体"/>
                <w:b w:val="0"/>
                <w:bCs w:val="0"/>
                <w:sz w:val="21"/>
                <w:szCs w:val="21"/>
              </w:rPr>
              <w:t>（N/mm</w:t>
            </w:r>
            <w:r>
              <w:rPr>
                <w:rFonts w:hint="eastAsia" w:ascii="宋体" w:hAnsi="宋体" w:eastAsia="宋体" w:cs="宋体"/>
                <w:b w:val="0"/>
                <w:bCs w:val="0"/>
                <w:sz w:val="21"/>
                <w:szCs w:val="21"/>
                <w:vertAlign w:val="superscript"/>
              </w:rPr>
              <w:t>2</w:t>
            </w:r>
            <w:r>
              <w:rPr>
                <w:rFonts w:hint="eastAsia" w:ascii="宋体" w:hAnsi="宋体" w:eastAsia="宋体" w:cs="宋体"/>
                <w:b w:val="0"/>
                <w:bCs w:val="0"/>
                <w:sz w:val="21"/>
                <w:szCs w:val="21"/>
              </w:rPr>
              <w:t>）≥110，抗拉强度Rm(N/mm</w:t>
            </w:r>
            <w:r>
              <w:rPr>
                <w:rFonts w:hint="eastAsia" w:ascii="宋体" w:hAnsi="宋体" w:eastAsia="宋体" w:cs="宋体"/>
                <w:b w:val="0"/>
                <w:bCs w:val="0"/>
                <w:sz w:val="21"/>
                <w:szCs w:val="21"/>
                <w:vertAlign w:val="superscript"/>
              </w:rPr>
              <w:t>2</w:t>
            </w:r>
            <w:r>
              <w:rPr>
                <w:rFonts w:hint="eastAsia" w:ascii="宋体" w:hAnsi="宋体" w:eastAsia="宋体" w:cs="宋体"/>
                <w:b w:val="0"/>
                <w:bCs w:val="0"/>
                <w:sz w:val="21"/>
                <w:szCs w:val="21"/>
              </w:rPr>
              <w:t>) ≥160 ，符合GB/T 6892-2023《一般工业用铝及铝合金挤压型材》标准；</w:t>
            </w:r>
          </w:p>
        </w:tc>
      </w:tr>
      <w:tr w14:paraId="7E33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5AB0937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43161FF6">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42D4F124">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4.5 轨道具有耐盐酸性、耐溶剂性、耐洗涤剂性，漆面电泳处理，滑珠吊环为304不锈钢 ；</w:t>
            </w:r>
          </w:p>
        </w:tc>
      </w:tr>
      <w:tr w14:paraId="70F6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230914B8">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2E6C9E1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17FA1B5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4.6 颜色可选，可选择多个颜色。生产前中标方需提供色卡样板由采购人确认。</w:t>
            </w:r>
          </w:p>
        </w:tc>
      </w:tr>
      <w:tr w14:paraId="06CF5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restart"/>
            <w:vAlign w:val="center"/>
          </w:tcPr>
          <w:p w14:paraId="4AA4B4B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5</w:t>
            </w:r>
          </w:p>
        </w:tc>
        <w:tc>
          <w:tcPr>
            <w:tcW w:w="1088" w:type="dxa"/>
            <w:vMerge w:val="restart"/>
            <w:vAlign w:val="center"/>
          </w:tcPr>
          <w:p w14:paraId="2BB6530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电动导轨</w:t>
            </w:r>
          </w:p>
        </w:tc>
        <w:tc>
          <w:tcPr>
            <w:tcW w:w="7511" w:type="dxa"/>
          </w:tcPr>
          <w:p w14:paraId="0C9D3A39">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5.1 铝合金静音轨道，材质符合GB/T 6892-2023《一般工业用铝及铝合金挤压型材》标准要求，</w:t>
            </w:r>
            <w:commentRangeStart w:id="32"/>
            <w:r>
              <w:rPr>
                <w:rFonts w:hint="eastAsia" w:ascii="宋体" w:hAnsi="宋体" w:eastAsia="宋体" w:cs="宋体"/>
                <w:b w:val="0"/>
                <w:bCs w:val="0"/>
                <w:sz w:val="21"/>
                <w:szCs w:val="21"/>
              </w:rPr>
              <w:t xml:space="preserve">铝型材标号：6063-T5 </w:t>
            </w:r>
            <w:commentRangeEnd w:id="32"/>
            <w:r>
              <w:commentReference w:id="32"/>
            </w:r>
            <w:r>
              <w:rPr>
                <w:rFonts w:hint="eastAsia" w:ascii="宋体" w:hAnsi="宋体" w:eastAsia="宋体" w:cs="宋体"/>
                <w:b w:val="0"/>
                <w:bCs w:val="0"/>
                <w:sz w:val="21"/>
                <w:szCs w:val="21"/>
              </w:rPr>
              <w:t>，壁厚尺寸：≥2.0mm；</w:t>
            </w:r>
          </w:p>
        </w:tc>
      </w:tr>
      <w:tr w14:paraId="1A17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5AB127D5">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5951EC9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36EF6C39">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5.2力学性能：规定非比例延伸强度</w:t>
            </w:r>
            <w:r>
              <w:rPr>
                <w:rStyle w:val="478"/>
                <w:rFonts w:hint="eastAsia" w:ascii="宋体" w:hAnsi="宋体" w:eastAsia="宋体" w:cs="宋体"/>
                <w:b w:val="0"/>
                <w:bCs w:val="0"/>
                <w:i/>
                <w:iCs/>
                <w:color w:val="404040"/>
                <w:sz w:val="21"/>
                <w:szCs w:val="21"/>
              </w:rPr>
              <w:t>Rp</w:t>
            </w:r>
            <w:r>
              <w:rPr>
                <w:rStyle w:val="478"/>
                <w:rFonts w:hint="eastAsia" w:ascii="宋体" w:hAnsi="宋体" w:eastAsia="宋体" w:cs="宋体"/>
                <w:b w:val="0"/>
                <w:bCs w:val="0"/>
                <w:color w:val="404040"/>
                <w:sz w:val="21"/>
                <w:szCs w:val="21"/>
              </w:rPr>
              <w:t>0.2</w:t>
            </w:r>
            <w:r>
              <w:rPr>
                <w:rFonts w:hint="eastAsia" w:ascii="宋体" w:hAnsi="宋体" w:eastAsia="宋体" w:cs="宋体"/>
                <w:b w:val="0"/>
                <w:bCs w:val="0"/>
                <w:sz w:val="21"/>
                <w:szCs w:val="21"/>
              </w:rPr>
              <w:t>（N/mm</w:t>
            </w:r>
            <w:r>
              <w:rPr>
                <w:rFonts w:hint="eastAsia" w:ascii="宋体" w:hAnsi="宋体" w:eastAsia="宋体" w:cs="宋体"/>
                <w:b w:val="0"/>
                <w:bCs w:val="0"/>
                <w:sz w:val="21"/>
                <w:szCs w:val="21"/>
                <w:vertAlign w:val="superscript"/>
              </w:rPr>
              <w:t>2</w:t>
            </w:r>
            <w:r>
              <w:rPr>
                <w:rFonts w:hint="eastAsia" w:ascii="宋体" w:hAnsi="宋体" w:eastAsia="宋体" w:cs="宋体"/>
                <w:b w:val="0"/>
                <w:bCs w:val="0"/>
                <w:sz w:val="21"/>
                <w:szCs w:val="21"/>
              </w:rPr>
              <w:t>）≥110；抗拉强度Rm(N/mm</w:t>
            </w:r>
            <w:r>
              <w:rPr>
                <w:rFonts w:hint="eastAsia" w:ascii="宋体" w:hAnsi="宋体" w:eastAsia="宋体" w:cs="宋体"/>
                <w:b w:val="0"/>
                <w:bCs w:val="0"/>
                <w:sz w:val="21"/>
                <w:szCs w:val="21"/>
                <w:vertAlign w:val="superscript"/>
              </w:rPr>
              <w:t>2</w:t>
            </w:r>
            <w:r>
              <w:rPr>
                <w:rFonts w:hint="eastAsia" w:ascii="宋体" w:hAnsi="宋体" w:eastAsia="宋体" w:cs="宋体"/>
                <w:b w:val="0"/>
                <w:bCs w:val="0"/>
                <w:sz w:val="21"/>
                <w:szCs w:val="21"/>
              </w:rPr>
              <w:t>) ≥160 ，依据GB/T 5237.1-2017</w:t>
            </w:r>
            <w:r>
              <w:rPr>
                <w:rFonts w:hint="eastAsia" w:ascii="宋体" w:hAnsi="宋体" w:eastAsia="宋体" w:cs="宋体"/>
                <w:b w:val="0"/>
                <w:bCs w:val="0"/>
                <w:color w:val="404040"/>
                <w:sz w:val="21"/>
                <w:szCs w:val="21"/>
              </w:rPr>
              <w:t xml:space="preserve"> </w:t>
            </w:r>
            <w:r>
              <w:rPr>
                <w:rFonts w:hint="eastAsia" w:ascii="宋体" w:hAnsi="宋体" w:eastAsia="宋体" w:cs="宋体"/>
                <w:b w:val="0"/>
                <w:bCs w:val="0"/>
                <w:sz w:val="21"/>
                <w:szCs w:val="21"/>
              </w:rPr>
              <w:t>《铝合金建筑型材 第1部分：基材》标准。</w:t>
            </w:r>
          </w:p>
        </w:tc>
      </w:tr>
      <w:tr w14:paraId="5134F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184BA2F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28B792B5">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2583ED5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5.3 颜色可选，可选择多个颜色。生产前中标方需提供色卡样板由采购人确认。</w:t>
            </w:r>
          </w:p>
        </w:tc>
      </w:tr>
      <w:tr w14:paraId="15E62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restart"/>
            <w:vAlign w:val="center"/>
          </w:tcPr>
          <w:p w14:paraId="77D9BDB0">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6</w:t>
            </w:r>
          </w:p>
        </w:tc>
        <w:tc>
          <w:tcPr>
            <w:tcW w:w="1088" w:type="dxa"/>
            <w:vMerge w:val="restart"/>
            <w:vAlign w:val="center"/>
          </w:tcPr>
          <w:p w14:paraId="774F0158">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卷帘电机</w:t>
            </w:r>
          </w:p>
        </w:tc>
        <w:tc>
          <w:tcPr>
            <w:tcW w:w="7511" w:type="dxa"/>
          </w:tcPr>
          <w:p w14:paraId="2CF3894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6.1静音电机，运行分贝：≤30dB(A)；</w:t>
            </w:r>
          </w:p>
        </w:tc>
      </w:tr>
      <w:tr w14:paraId="48453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39D13DF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2B437CC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5717D4A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6.2额定电压：220V～230V；</w:t>
            </w:r>
          </w:p>
        </w:tc>
      </w:tr>
      <w:tr w14:paraId="4A77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225ACC6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1060F62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72D0AC88">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6.3额定电流：≥0.43A；</w:t>
            </w:r>
          </w:p>
        </w:tc>
      </w:tr>
      <w:tr w14:paraId="24E2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6F16AE1D">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5422731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48A60A34">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6.4额定功率≥120W；</w:t>
            </w:r>
          </w:p>
        </w:tc>
      </w:tr>
      <w:tr w14:paraId="6341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17B1E641">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1EDB133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557E243D">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6.5额定扭矩≥10N·m；</w:t>
            </w:r>
          </w:p>
        </w:tc>
      </w:tr>
      <w:tr w14:paraId="4E39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52E37598">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7B231FB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0D854F2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6.6输出转速≥17rpm；</w:t>
            </w:r>
          </w:p>
        </w:tc>
      </w:tr>
      <w:tr w14:paraId="02D61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109AC77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1CE37B66">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5E01B6FE">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6.7防护等级：IP44；</w:t>
            </w:r>
          </w:p>
        </w:tc>
      </w:tr>
      <w:tr w14:paraId="05E0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6B54EBED">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33EBC448">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76D5DF2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6.8无线电使用频率：433.92MHz；</w:t>
            </w:r>
          </w:p>
        </w:tc>
      </w:tr>
      <w:tr w14:paraId="2737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00DB1CB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70EA7EC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6F0ED616">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6.9其他：机身需有清晰的厂家商品信息标签；</w:t>
            </w:r>
          </w:p>
        </w:tc>
      </w:tr>
      <w:tr w14:paraId="4A37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287699B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1088" w:type="dxa"/>
            <w:vMerge w:val="continue"/>
          </w:tcPr>
          <w:p w14:paraId="68F4F1AD">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p>
        </w:tc>
        <w:tc>
          <w:tcPr>
            <w:tcW w:w="7511" w:type="dxa"/>
          </w:tcPr>
          <w:p w14:paraId="17E86A05">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6.10操作方式：无线遥控，需有连接智能控制的端口。</w:t>
            </w:r>
          </w:p>
        </w:tc>
      </w:tr>
      <w:tr w14:paraId="75909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restart"/>
            <w:vAlign w:val="center"/>
          </w:tcPr>
          <w:p w14:paraId="5F4E757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w:t>
            </w:r>
          </w:p>
        </w:tc>
        <w:tc>
          <w:tcPr>
            <w:tcW w:w="1088" w:type="dxa"/>
            <w:vMerge w:val="restart"/>
            <w:vAlign w:val="center"/>
          </w:tcPr>
          <w:p w14:paraId="5FFDBA76">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布帘电机</w:t>
            </w:r>
          </w:p>
        </w:tc>
        <w:tc>
          <w:tcPr>
            <w:tcW w:w="7511" w:type="dxa"/>
          </w:tcPr>
          <w:p w14:paraId="23E72559">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7.1 电机类型：直流电机；</w:t>
            </w:r>
          </w:p>
        </w:tc>
      </w:tr>
      <w:tr w14:paraId="04F2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4619E276">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6A11A600">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421A45BC">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7.2 运行分贝：≤30dB(A)；</w:t>
            </w:r>
          </w:p>
        </w:tc>
      </w:tr>
      <w:tr w14:paraId="47590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57EF9A0E">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1DF5FBB5">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00C60275">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7.3 最大载重量：≥50Kg；</w:t>
            </w:r>
          </w:p>
        </w:tc>
      </w:tr>
      <w:tr w14:paraId="3EB1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3CCA19D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304F5AD3">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6F5C302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7.4 内置遥控频率：433 MHz；</w:t>
            </w:r>
          </w:p>
        </w:tc>
      </w:tr>
      <w:tr w14:paraId="097C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 w:hRule="atLeast"/>
          <w:jc w:val="center"/>
        </w:trPr>
        <w:tc>
          <w:tcPr>
            <w:tcW w:w="705" w:type="dxa"/>
            <w:vMerge w:val="continue"/>
          </w:tcPr>
          <w:p w14:paraId="377A5FA5">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6CB40F36">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52B87564">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7.5 额定电压：220V；</w:t>
            </w:r>
          </w:p>
        </w:tc>
      </w:tr>
      <w:tr w14:paraId="4944D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013D28E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2256D19A">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77B3D6D0">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7.6 额定扭矩: ≥ 1.2N·m；</w:t>
            </w:r>
          </w:p>
        </w:tc>
      </w:tr>
      <w:tr w14:paraId="425ED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70AE09BE">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5FB8BCCD">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4D2FEB33">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7.7 运行速度：≥ 14cm/s；</w:t>
            </w:r>
          </w:p>
        </w:tc>
      </w:tr>
      <w:tr w14:paraId="0904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4C8A4EE1">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7100F609">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4CEBB17A">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7.8限位方式：自动限位；</w:t>
            </w:r>
          </w:p>
        </w:tc>
      </w:tr>
      <w:tr w14:paraId="023B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0BA4B880">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4946B2A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383FCA2B">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7.9特别功能：轻触启动功能、遇阻停止、停电手拉功能；</w:t>
            </w:r>
          </w:p>
        </w:tc>
      </w:tr>
      <w:tr w14:paraId="0739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43B1799D">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0A9347A5">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4F30339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7.10保护等级：≥IP40；</w:t>
            </w:r>
          </w:p>
        </w:tc>
      </w:tr>
      <w:tr w14:paraId="0098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39925EE2">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3F4EE0B7">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500F9370">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7.11绝缘等级：CLASS B；</w:t>
            </w:r>
          </w:p>
        </w:tc>
      </w:tr>
      <w:tr w14:paraId="14C7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05" w:type="dxa"/>
            <w:vMerge w:val="continue"/>
          </w:tcPr>
          <w:p w14:paraId="63C670CF">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1088" w:type="dxa"/>
            <w:vMerge w:val="continue"/>
          </w:tcPr>
          <w:p w14:paraId="4EE2981B">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p>
        </w:tc>
        <w:tc>
          <w:tcPr>
            <w:tcW w:w="7511" w:type="dxa"/>
          </w:tcPr>
          <w:p w14:paraId="65F2201E">
            <w:pPr>
              <w:keepNext w:val="0"/>
              <w:keepLines w:val="0"/>
              <w:pageBreakBefore w:val="0"/>
              <w:widowControl w:val="0"/>
              <w:kinsoku/>
              <w:wordWrap/>
              <w:overflowPunct/>
              <w:topLinePunct w:val="0"/>
              <w:autoSpaceDE/>
              <w:autoSpaceDN/>
              <w:bidi w:val="0"/>
              <w:adjustRightInd/>
              <w:snapToGrid/>
              <w:spacing w:line="240" w:lineRule="auto"/>
              <w:ind w:firstLine="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7.12其他：无线遥控，需有连接智能控制的端口。</w:t>
            </w:r>
          </w:p>
        </w:tc>
      </w:tr>
    </w:tbl>
    <w:p w14:paraId="358F4587">
      <w:pPr>
        <w:rPr>
          <w:b/>
          <w:szCs w:val="21"/>
        </w:rPr>
      </w:pPr>
    </w:p>
    <w:p w14:paraId="6A54BB89">
      <w:pPr>
        <w:pStyle w:val="6"/>
        <w:jc w:val="center"/>
      </w:pPr>
      <w:r>
        <w:rPr>
          <w:rFonts w:hint="eastAsia"/>
        </w:rPr>
        <w:t>五、商务要求</w:t>
      </w:r>
    </w:p>
    <w:p w14:paraId="4FAB65D0">
      <w:pPr>
        <w:rPr>
          <w:b/>
          <w:bCs/>
        </w:rPr>
      </w:pPr>
      <w:r>
        <w:rPr>
          <w:rFonts w:hint="eastAsia"/>
          <w:b/>
          <w:bCs/>
        </w:rPr>
        <w:t>说明：</w:t>
      </w:r>
      <w:r>
        <w:rPr>
          <w:b/>
          <w:bCs/>
        </w:rPr>
        <w:t>1</w:t>
      </w:r>
      <w:r>
        <w:rPr>
          <w:rFonts w:hint="eastAsia"/>
          <w:b/>
          <w:bCs/>
        </w:rPr>
        <w:t>、评分时，如对一项招标商务要求（以划分框为准）中的内容存在两处（或以上）负偏离的，在评分时只作一项负偏离扣分。</w:t>
      </w:r>
    </w:p>
    <w:p w14:paraId="7D6DBDBE">
      <w:pPr>
        <w:rPr>
          <w:b/>
          <w:bCs/>
        </w:rPr>
      </w:pPr>
      <w:r>
        <w:rPr>
          <w:b/>
          <w:bCs/>
        </w:rPr>
        <w:t>2</w:t>
      </w:r>
      <w:r>
        <w:rPr>
          <w:rFonts w:hint="eastAsia"/>
          <w:b/>
          <w:bCs/>
        </w:rPr>
        <w:t>、带★号条款为不可偏离条款，不作为评分准则中的评分内容，如未响应或出现负偏离的，将作投标无效处理；带“</w:t>
      </w:r>
      <w:r>
        <w:rPr>
          <w:b/>
          <w:bCs/>
        </w:rPr>
        <w:t>▲</w:t>
      </w:r>
      <w:r>
        <w:rPr>
          <w:rFonts w:hint="eastAsia"/>
          <w:b/>
          <w:bCs/>
        </w:rPr>
        <w:t>”指标项为重要参数，负偏离时依相关评分准则内容作重点扣分处理。</w:t>
      </w:r>
    </w:p>
    <w:tbl>
      <w:tblPr>
        <w:tblStyle w:val="43"/>
        <w:tblW w:w="9000" w:type="dxa"/>
        <w:tblInd w:w="-3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1406"/>
        <w:gridCol w:w="6793"/>
        <w:gridCol w:w="16"/>
      </w:tblGrid>
      <w:tr w14:paraId="5D3E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615126A">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序号</w:t>
            </w:r>
          </w:p>
        </w:tc>
        <w:tc>
          <w:tcPr>
            <w:tcW w:w="1406" w:type="dxa"/>
            <w:tcBorders>
              <w:top w:val="single" w:color="auto" w:sz="4" w:space="0"/>
              <w:left w:val="single" w:color="auto" w:sz="4" w:space="0"/>
              <w:bottom w:val="single" w:color="auto" w:sz="4" w:space="0"/>
              <w:right w:val="single" w:color="auto" w:sz="4" w:space="0"/>
            </w:tcBorders>
            <w:shd w:val="clear" w:color="auto" w:fill="auto"/>
            <w:vAlign w:val="center"/>
          </w:tcPr>
          <w:p w14:paraId="21705808">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商务需求项</w:t>
            </w:r>
          </w:p>
        </w:tc>
        <w:tc>
          <w:tcPr>
            <w:tcW w:w="68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DEDF78E">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招标商务要求</w:t>
            </w:r>
          </w:p>
        </w:tc>
      </w:tr>
      <w:tr w14:paraId="0884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382" w:hRule="atLeast"/>
        </w:trPr>
        <w:tc>
          <w:tcPr>
            <w:tcW w:w="898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44F7D3B">
            <w:pPr>
              <w:keepNext w:val="0"/>
              <w:keepLines w:val="0"/>
              <w:pageBreakBefore w:val="0"/>
              <w:widowControl w:val="0"/>
              <w:kinsoku/>
              <w:wordWrap/>
              <w:overflowPunct/>
              <w:topLinePunct w:val="0"/>
              <w:autoSpaceDE/>
              <w:autoSpaceDN/>
              <w:bidi w:val="0"/>
              <w:adjustRightInd/>
              <w:snapToGrid/>
              <w:spacing w:beforeAutospacing="0" w:afterAutospacing="0"/>
              <w:ind w:firstLine="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（一）免费保修期内售后服务要求</w:t>
            </w:r>
          </w:p>
        </w:tc>
      </w:tr>
      <w:tr w14:paraId="79992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279" w:hRule="atLeast"/>
        </w:trPr>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0E7CA78">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r>
              <w:rPr>
                <w:rFonts w:hint="eastAsia" w:ascii="宋体" w:hAnsi="宋体" w:eastAsia="宋体" w:cs="宋体"/>
                <w:sz w:val="21"/>
                <w:szCs w:val="21"/>
              </w:rPr>
              <w:t>1</w:t>
            </w:r>
          </w:p>
        </w:tc>
        <w:tc>
          <w:tcPr>
            <w:tcW w:w="1406" w:type="dxa"/>
            <w:tcBorders>
              <w:top w:val="single" w:color="auto" w:sz="4" w:space="0"/>
              <w:left w:val="single" w:color="auto" w:sz="4" w:space="0"/>
              <w:bottom w:val="single" w:color="auto" w:sz="4" w:space="0"/>
              <w:right w:val="single" w:color="auto" w:sz="4" w:space="0"/>
            </w:tcBorders>
            <w:shd w:val="clear" w:color="auto" w:fill="auto"/>
            <w:vAlign w:val="center"/>
          </w:tcPr>
          <w:p w14:paraId="674F3EB3">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r>
              <w:rPr>
                <w:rFonts w:hint="eastAsia" w:ascii="宋体" w:hAnsi="宋体" w:eastAsia="宋体" w:cs="宋体"/>
                <w:sz w:val="21"/>
                <w:szCs w:val="21"/>
              </w:rPr>
              <w:t>维修响应及故障解决时间</w:t>
            </w: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66254273">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在保修期内，一旦发生质量问题，中标人保证在接到通知后2小时内响应，24小时内赶到现场进行免费修理或更换。</w:t>
            </w:r>
          </w:p>
          <w:p w14:paraId="3E73256C">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中标人如在派人到现场后24小时内仍不能修复有关货物，应在3个日历日内提供与该货物同一型号的备用货物，由此给采购人造成的损失，应负责赔偿。</w:t>
            </w:r>
          </w:p>
          <w:p w14:paraId="626F6C6F">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在规定时间内没有完成维修也未能换货的，每超过1天赔偿故障产品单价金额的10 %，超过10 天如中标人仍不能完成修理或不能调换，按产品原价赔偿处理。</w:t>
            </w:r>
          </w:p>
          <w:p w14:paraId="679FD41C">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b/>
                <w:sz w:val="21"/>
                <w:szCs w:val="21"/>
              </w:rPr>
            </w:pPr>
            <w:r>
              <w:rPr>
                <w:rFonts w:hint="eastAsia" w:ascii="宋体" w:hAnsi="宋体" w:eastAsia="宋体" w:cs="宋体"/>
                <w:sz w:val="21"/>
                <w:szCs w:val="21"/>
              </w:rPr>
              <w:t>保修期内产生的一切费用均由中标人承担（含需要返原厂修理的所有费用），并赔偿因质量问题造成的损失。</w:t>
            </w:r>
          </w:p>
        </w:tc>
      </w:tr>
      <w:tr w14:paraId="4790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126" w:hRule="atLeast"/>
        </w:trPr>
        <w:tc>
          <w:tcPr>
            <w:tcW w:w="78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3217112">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r>
              <w:rPr>
                <w:rFonts w:hint="eastAsia" w:ascii="宋体" w:hAnsi="宋体" w:eastAsia="宋体" w:cs="宋体"/>
                <w:sz w:val="21"/>
                <w:szCs w:val="21"/>
              </w:rPr>
              <w:t>2</w:t>
            </w:r>
          </w:p>
        </w:tc>
        <w:tc>
          <w:tcPr>
            <w:tcW w:w="140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4FB8034">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r>
              <w:rPr>
                <w:rFonts w:hint="eastAsia" w:ascii="宋体" w:hAnsi="宋体" w:eastAsia="宋体" w:cs="宋体"/>
                <w:sz w:val="21"/>
                <w:szCs w:val="21"/>
              </w:rPr>
              <w:t>免费保修期</w:t>
            </w: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2F721B5E">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b/>
                <w:sz w:val="21"/>
                <w:szCs w:val="21"/>
              </w:rPr>
            </w:pPr>
            <w:r>
              <w:rPr>
                <w:rFonts w:hint="eastAsia" w:ascii="宋体" w:hAnsi="宋体" w:eastAsia="宋体" w:cs="宋体"/>
                <w:sz w:val="21"/>
                <w:szCs w:val="21"/>
              </w:rPr>
              <w:t>★1.货物免费保修期</w:t>
            </w:r>
            <w:r>
              <w:rPr>
                <w:rFonts w:hint="eastAsia" w:ascii="宋体" w:hAnsi="宋体" w:eastAsia="宋体" w:cs="宋体"/>
                <w:sz w:val="21"/>
                <w:szCs w:val="21"/>
                <w:u w:val="single"/>
              </w:rPr>
              <w:t xml:space="preserve">   3  </w:t>
            </w:r>
            <w:r>
              <w:rPr>
                <w:rFonts w:hint="eastAsia" w:ascii="宋体" w:hAnsi="宋体" w:eastAsia="宋体" w:cs="宋体"/>
                <w:sz w:val="21"/>
                <w:szCs w:val="21"/>
              </w:rPr>
              <w:t>年，窗帘电机核心部件保修期为5年。时间自最终验收合格并交付使用之日起计算。</w:t>
            </w:r>
          </w:p>
        </w:tc>
      </w:tr>
      <w:tr w14:paraId="280EE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90"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52736AA">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C68DE58">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vAlign w:val="center"/>
          </w:tcPr>
          <w:p w14:paraId="7E268D7D">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★2.免费保修期内，中标人向采购人提供免费上门保修服务，且提供免费原厂配件更换。</w:t>
            </w:r>
          </w:p>
        </w:tc>
      </w:tr>
      <w:tr w14:paraId="3B5D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454" w:hRule="atLeast"/>
        </w:trPr>
        <w:tc>
          <w:tcPr>
            <w:tcW w:w="898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E77F77A">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b/>
                <w:bCs/>
                <w:sz w:val="21"/>
                <w:szCs w:val="21"/>
              </w:rPr>
            </w:pPr>
            <w:r>
              <w:rPr>
                <w:rFonts w:hint="eastAsia" w:ascii="宋体" w:hAnsi="宋体" w:eastAsia="宋体" w:cs="宋体"/>
                <w:b/>
                <w:bCs/>
                <w:sz w:val="21"/>
                <w:szCs w:val="21"/>
              </w:rPr>
              <w:t>（二）免费保修期外售后服务要求</w:t>
            </w:r>
          </w:p>
        </w:tc>
      </w:tr>
      <w:tr w14:paraId="0279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454" w:hRule="atLeast"/>
        </w:trPr>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C44D0B2">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406" w:type="dxa"/>
            <w:tcBorders>
              <w:top w:val="single" w:color="auto" w:sz="4" w:space="0"/>
              <w:left w:val="single" w:color="auto" w:sz="4" w:space="0"/>
              <w:bottom w:val="single" w:color="auto" w:sz="4" w:space="0"/>
              <w:right w:val="single" w:color="auto" w:sz="4" w:space="0"/>
            </w:tcBorders>
            <w:shd w:val="clear" w:color="auto" w:fill="auto"/>
            <w:vAlign w:val="center"/>
          </w:tcPr>
          <w:p w14:paraId="1707087F">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b w:val="0"/>
                <w:bCs w:val="0"/>
                <w:sz w:val="21"/>
                <w:szCs w:val="21"/>
              </w:rPr>
            </w:pPr>
            <w:r>
              <w:rPr>
                <w:rStyle w:val="47"/>
                <w:rFonts w:hint="eastAsia" w:ascii="宋体" w:hAnsi="宋体" w:eastAsia="宋体" w:cs="宋体"/>
                <w:b w:val="0"/>
                <w:bCs w:val="0"/>
                <w:color w:val="000000"/>
                <w:sz w:val="21"/>
                <w:szCs w:val="21"/>
              </w:rPr>
              <w:t>维保期外</w:t>
            </w:r>
          </w:p>
        </w:tc>
        <w:tc>
          <w:tcPr>
            <w:tcW w:w="6793" w:type="dxa"/>
            <w:tcBorders>
              <w:top w:val="single" w:color="auto" w:sz="4" w:space="0"/>
              <w:left w:val="single" w:color="auto" w:sz="4" w:space="0"/>
              <w:bottom w:val="single" w:color="auto" w:sz="4" w:space="0"/>
              <w:right w:val="single" w:color="auto" w:sz="4" w:space="0"/>
            </w:tcBorders>
            <w:shd w:val="clear" w:color="auto" w:fill="auto"/>
            <w:vAlign w:val="center"/>
          </w:tcPr>
          <w:p w14:paraId="03DD9CB9">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中标人保证继续为采购人提供货物的维修服务，需要更换零配件的，中标人需以成本价格向采购人提供零配件，免收人工服务费。</w:t>
            </w:r>
          </w:p>
          <w:p w14:paraId="67D21B9A">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b/>
                <w:sz w:val="21"/>
                <w:szCs w:val="21"/>
              </w:rPr>
            </w:pPr>
            <w:r>
              <w:rPr>
                <w:rFonts w:hint="eastAsia" w:ascii="宋体" w:hAnsi="宋体" w:eastAsia="宋体" w:cs="宋体"/>
                <w:sz w:val="21"/>
                <w:szCs w:val="21"/>
              </w:rPr>
              <w:t>免费保修期外的产品维修费用的支付应先维修后付款。零配件的购买应先交货后付款。</w:t>
            </w:r>
          </w:p>
        </w:tc>
      </w:tr>
      <w:tr w14:paraId="0D6DA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454" w:hRule="atLeast"/>
        </w:trPr>
        <w:tc>
          <w:tcPr>
            <w:tcW w:w="898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84E4304">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b/>
                <w:bCs/>
                <w:sz w:val="21"/>
                <w:szCs w:val="21"/>
              </w:rPr>
            </w:pPr>
            <w:r>
              <w:rPr>
                <w:rFonts w:hint="eastAsia" w:ascii="宋体" w:hAnsi="宋体" w:eastAsia="宋体" w:cs="宋体"/>
                <w:b/>
                <w:bCs/>
                <w:sz w:val="21"/>
                <w:szCs w:val="21"/>
              </w:rPr>
              <w:t>（三）其他商务要求</w:t>
            </w:r>
          </w:p>
        </w:tc>
      </w:tr>
      <w:tr w14:paraId="7631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598" w:hRule="atLeast"/>
        </w:trPr>
        <w:tc>
          <w:tcPr>
            <w:tcW w:w="78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2A9C4F6">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r>
              <w:rPr>
                <w:rFonts w:hint="eastAsia" w:ascii="宋体" w:hAnsi="宋体" w:eastAsia="宋体" w:cs="宋体"/>
                <w:sz w:val="21"/>
                <w:szCs w:val="21"/>
              </w:rPr>
              <w:t>1</w:t>
            </w:r>
          </w:p>
        </w:tc>
        <w:tc>
          <w:tcPr>
            <w:tcW w:w="140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5F5FCAB">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r>
              <w:rPr>
                <w:rFonts w:hint="eastAsia" w:ascii="宋体" w:hAnsi="宋体" w:eastAsia="宋体" w:cs="宋体"/>
                <w:sz w:val="21"/>
                <w:szCs w:val="21"/>
              </w:rPr>
              <w:t>关于交货</w:t>
            </w: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48EAE3CB">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1.1 交货地点：</w:t>
            </w:r>
            <w:r>
              <w:rPr>
                <w:rFonts w:hint="eastAsia" w:ascii="宋体" w:hAnsi="宋体" w:eastAsia="宋体" w:cs="宋体"/>
                <w:b/>
                <w:sz w:val="21"/>
                <w:szCs w:val="21"/>
              </w:rPr>
              <w:t>深圳福田区保税区红棉道6号</w:t>
            </w:r>
            <w:r>
              <w:rPr>
                <w:rFonts w:hint="eastAsia" w:ascii="宋体" w:hAnsi="宋体" w:eastAsia="宋体" w:cs="宋体"/>
                <w:sz w:val="21"/>
                <w:szCs w:val="21"/>
              </w:rPr>
              <w:t>，需根据采购人要求可分时间段分批次送货。</w:t>
            </w:r>
          </w:p>
        </w:tc>
      </w:tr>
      <w:tr w14:paraId="72A7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90"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CE03AE1">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13FAD04">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32DD6638">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1.2 交货义务：中标人需承担的设备运输、安装调试、验收检测和提供设备操作说明书、图纸等其他类似的义务。</w:t>
            </w:r>
          </w:p>
        </w:tc>
      </w:tr>
      <w:tr w14:paraId="5F5D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454"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50BD0CE">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156211E">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60412ACD">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★1.3 交货期限：自合同签订后30个日历日内完成交货及安装，根据采购人要求可分时间段分批次送货。（如因现场条件无法进行货物安装，中标人需与采购人双方友好协商交货时间，货物暂存中标方仓库。）</w:t>
            </w:r>
          </w:p>
          <w:p w14:paraId="3F13EF70">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1.3.1 产品的附件、备品备件及专用工具、操作说明书、检验（检测）报告文件等资料随产品一同交付。</w:t>
            </w:r>
          </w:p>
          <w:p w14:paraId="7AD56F61">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1.3.2 中标人必需按照采购人的时间要求完成交货，如不能在规定时间完成交货，由此带来的一切违约、赔偿等风险损失由中标人自行承担。</w:t>
            </w:r>
          </w:p>
          <w:p w14:paraId="691ED851">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1.3.3 现场安装中标人应提供足量的服务人员（需按采购方规定打卡），确保如期交付安装，供采购人使用。中标人需提供采购人认可的产品生产交付计划表。考虑工期较紧，采购人有权要求中标方增加人员，中标方应无条件根据采购人要求增加响应的人员，确保如期交付。</w:t>
            </w:r>
          </w:p>
        </w:tc>
      </w:tr>
      <w:tr w14:paraId="50A6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275"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3FD4E9D">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7BD96A8">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4F4978A8">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1.4 所有货物需按照招标文件技术参数响应情况交付，除非受现场安装环境等因素影响，由采购人发起变更，否则中标人不允许擅自做任何变更。如中标人未经采购人同意，擅自变更，采购人有权退货处理，由此带来的一切风险损失由中标人自行承担。</w:t>
            </w:r>
          </w:p>
        </w:tc>
      </w:tr>
      <w:tr w14:paraId="17752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454"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43216CA">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0A0FAE8">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2AC6609D">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1.5 中标人负责免费安装、调试，并提供货物安装调试的一切技术支持。安装调试中发生的一切事故，相关责任全部由中标人承担，采购人对此不承担任何责任及连带责任。如损坏采购人财产应照价赔偿。产品质量和安装调试检验标准遵照国家相关规定和最新标准执行。</w:t>
            </w:r>
          </w:p>
        </w:tc>
      </w:tr>
      <w:tr w14:paraId="3ACA6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454"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39AD8DA">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7DCA3B">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02C42BA1">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1.6 本项目中所涉及产品需满足现场所有户型要求，中标人应做好全面复核测量工作，并提供详细尺寸数量清单，如有特殊户型，需满足特殊户型的要求，其中可能涉及部分窗帘拆装、搬运、再安装等作业，上述作业所涉及的配件、拆装、搬运、再安装等费用应包含在投标标价中。项目结算时，不做预算及相关调整。</w:t>
            </w:r>
          </w:p>
        </w:tc>
      </w:tr>
      <w:tr w14:paraId="72E1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817"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2A0CB4F">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DA434DE">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4F8D1812">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1.7 交货前，中标人需按采购人要求进行成品打样。经采购人确认款式、质量后再进行批量生产。必要时，可对打样成品进行检测，检测合格后批量生产。</w:t>
            </w:r>
          </w:p>
        </w:tc>
      </w:tr>
      <w:tr w14:paraId="649E9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454"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54E62D4">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B3226DF">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7E0A1A44">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color w:val="000000"/>
                <w:sz w:val="21"/>
                <w:szCs w:val="21"/>
              </w:rPr>
            </w:pPr>
            <w:r>
              <w:rPr>
                <w:rFonts w:hint="eastAsia" w:ascii="宋体" w:hAnsi="宋体" w:eastAsia="宋体" w:cs="宋体"/>
                <w:sz w:val="21"/>
                <w:szCs w:val="21"/>
              </w:rPr>
              <w:t>★1.8 本项目所涉及的布艺类产品，中标人在送货安装前需根据采购人要求完成一次清洗定型服务。安装后的产品达到出厂定型后的状态，不缩水，不变形，无需额外熨烫和后续整理。费用应包含在投标标价中。</w:t>
            </w:r>
          </w:p>
        </w:tc>
      </w:tr>
      <w:tr w14:paraId="5DD5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662" w:hRule="atLeast"/>
        </w:trPr>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38EFF08">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r>
              <w:rPr>
                <w:rFonts w:hint="eastAsia" w:ascii="宋体" w:hAnsi="宋体" w:eastAsia="宋体" w:cs="宋体"/>
                <w:sz w:val="21"/>
                <w:szCs w:val="21"/>
              </w:rPr>
              <w:t>2</w:t>
            </w:r>
          </w:p>
        </w:tc>
        <w:tc>
          <w:tcPr>
            <w:tcW w:w="1406" w:type="dxa"/>
            <w:tcBorders>
              <w:top w:val="single" w:color="auto" w:sz="4" w:space="0"/>
              <w:left w:val="single" w:color="auto" w:sz="4" w:space="0"/>
              <w:bottom w:val="single" w:color="auto" w:sz="4" w:space="0"/>
              <w:right w:val="single" w:color="auto" w:sz="4" w:space="0"/>
            </w:tcBorders>
            <w:shd w:val="clear" w:color="auto" w:fill="auto"/>
            <w:vAlign w:val="center"/>
          </w:tcPr>
          <w:p w14:paraId="0FDAA196">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b/>
                <w:sz w:val="21"/>
                <w:szCs w:val="21"/>
              </w:rPr>
            </w:pPr>
            <w:r>
              <w:rPr>
                <w:rFonts w:hint="eastAsia" w:ascii="宋体" w:hAnsi="宋体" w:eastAsia="宋体" w:cs="宋体"/>
                <w:sz w:val="21"/>
                <w:szCs w:val="21"/>
              </w:rPr>
              <w:t>关于付款</w:t>
            </w:r>
          </w:p>
        </w:tc>
        <w:tc>
          <w:tcPr>
            <w:tcW w:w="6793" w:type="dxa"/>
            <w:tcBorders>
              <w:top w:val="single" w:color="auto" w:sz="4" w:space="0"/>
              <w:left w:val="single" w:color="auto" w:sz="4" w:space="0"/>
              <w:bottom w:val="single" w:color="auto" w:sz="4" w:space="0"/>
              <w:right w:val="single" w:color="auto" w:sz="4" w:space="0"/>
            </w:tcBorders>
            <w:shd w:val="clear" w:color="auto" w:fill="auto"/>
            <w:vAlign w:val="center"/>
          </w:tcPr>
          <w:p w14:paraId="2CCD5F81">
            <w:pPr>
              <w:pStyle w:val="38"/>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commentRangeStart w:id="33"/>
            <w:r>
              <w:rPr>
                <w:rFonts w:hint="eastAsia" w:ascii="宋体" w:hAnsi="宋体" w:eastAsia="宋体" w:cs="宋体"/>
                <w:sz w:val="21"/>
                <w:szCs w:val="21"/>
              </w:rPr>
              <w:t>（后期采购人根据采购需求增加）</w:t>
            </w:r>
            <w:commentRangeEnd w:id="33"/>
            <w:r>
              <w:commentReference w:id="33"/>
            </w:r>
          </w:p>
        </w:tc>
      </w:tr>
      <w:tr w14:paraId="2F09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555" w:hRule="atLeast"/>
        </w:trPr>
        <w:tc>
          <w:tcPr>
            <w:tcW w:w="78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934A1E4">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r>
              <w:rPr>
                <w:rFonts w:hint="eastAsia" w:ascii="宋体" w:hAnsi="宋体" w:eastAsia="宋体" w:cs="宋体"/>
                <w:sz w:val="21"/>
                <w:szCs w:val="21"/>
              </w:rPr>
              <w:t>3</w:t>
            </w:r>
          </w:p>
        </w:tc>
        <w:tc>
          <w:tcPr>
            <w:tcW w:w="140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3338783">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b/>
                <w:sz w:val="21"/>
                <w:szCs w:val="21"/>
              </w:rPr>
            </w:pPr>
            <w:r>
              <w:rPr>
                <w:rFonts w:hint="eastAsia" w:ascii="宋体" w:hAnsi="宋体" w:eastAsia="宋体" w:cs="宋体"/>
                <w:sz w:val="21"/>
                <w:szCs w:val="21"/>
              </w:rPr>
              <w:t>★关于验收</w:t>
            </w: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0AE284B6">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3.1中标人货物经过采购人组织的验收后，签署验收报告，产品保修期自验收合格之日起算，由中标人提供产品保修文件。</w:t>
            </w:r>
          </w:p>
        </w:tc>
      </w:tr>
      <w:tr w14:paraId="45D37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274"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8ADCBC2">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E6E9716">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63A6F704">
            <w:pPr>
              <w:pStyle w:val="38"/>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3.2验收时，应当按照采购合同的约定对每一项技术、服务、安全标准的履约情况进行确认。当满足以下条件时，采购人才向中标人签发货物验收报告：</w:t>
            </w:r>
          </w:p>
          <w:p w14:paraId="175F2DFF">
            <w:pPr>
              <w:pStyle w:val="38"/>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a、中标人已按照合同规定提供了全部产品及完整的技术资料。</w:t>
            </w:r>
          </w:p>
          <w:p w14:paraId="39744570">
            <w:pPr>
              <w:pStyle w:val="38"/>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b、货物符合招标文件技术规格书的要求，性能满足要求。</w:t>
            </w:r>
          </w:p>
          <w:p w14:paraId="3C989D33">
            <w:pPr>
              <w:pStyle w:val="38"/>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c、货物具备产品合格证。</w:t>
            </w:r>
          </w:p>
        </w:tc>
      </w:tr>
      <w:tr w14:paraId="2049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493"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D05E973">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6D9D8D0">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2E5F7CF4">
            <w:pPr>
              <w:pStyle w:val="38"/>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3.3 交付同时开箱初验。采购人应在交付时对设备进行开箱初验，以确认设备的数量、型号、规格等是否符合合同要求。</w:t>
            </w:r>
          </w:p>
        </w:tc>
      </w:tr>
      <w:tr w14:paraId="1C77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454"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B959267">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41E4564">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48591493">
            <w:pPr>
              <w:pStyle w:val="38"/>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3.4 设备验收时，中标人应派人参加，否则采购人有权单方面验收，并以此验收为准。</w:t>
            </w:r>
          </w:p>
        </w:tc>
      </w:tr>
      <w:tr w14:paraId="145AC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547"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1135640">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DE09C34">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2CD5779E">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3.5 验收中如发现有质量不合格或型号规格、数量等与送货清单不符、提交的技术文件和资料不完整等情形，中标人应免费更换或补齐。</w:t>
            </w:r>
          </w:p>
        </w:tc>
      </w:tr>
      <w:tr w14:paraId="34D1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345"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9366BB1">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7CE5445">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0183B55C">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3.6 采购人验收合格前，</w:t>
            </w:r>
            <w:r>
              <w:rPr>
                <w:rFonts w:hint="eastAsia" w:ascii="宋体" w:hAnsi="宋体" w:eastAsia="宋体" w:cs="宋体"/>
                <w:sz w:val="21"/>
                <w:szCs w:val="21"/>
              </w:rPr>
              <w:t>除货物已由采购人实际使用的情况外，设备的一切风险（包括但不限于设备的损毁、灭失及可能的侵权等），均由中标人承担。</w:t>
            </w:r>
          </w:p>
        </w:tc>
      </w:tr>
      <w:tr w14:paraId="2C716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1395"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98B5A60">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216F0D9">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5522A06E">
            <w:pPr>
              <w:pStyle w:val="38"/>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sz w:val="21"/>
                <w:szCs w:val="21"/>
              </w:rPr>
              <w:t>3.7 验收需根据采购人的要求提供招标技术要求的重要参数项及不可负偏离项要求的检测报告。同时提供以下成品第三方检测机构出具的具有CMA</w:t>
            </w:r>
            <w:commentRangeStart w:id="34"/>
            <w:r>
              <w:rPr>
                <w:rFonts w:hint="eastAsia" w:ascii="宋体" w:hAnsi="宋体" w:eastAsia="宋体" w:cs="宋体"/>
                <w:sz w:val="21"/>
                <w:szCs w:val="21"/>
              </w:rPr>
              <w:t>和CNAS标识</w:t>
            </w:r>
            <w:commentRangeEnd w:id="34"/>
            <w:r>
              <w:commentReference w:id="34"/>
            </w:r>
            <w:r>
              <w:rPr>
                <w:rFonts w:hint="eastAsia" w:ascii="宋体" w:hAnsi="宋体" w:eastAsia="宋体" w:cs="宋体"/>
                <w:sz w:val="21"/>
                <w:szCs w:val="21"/>
              </w:rPr>
              <w:t>的合格的检测报告。</w:t>
            </w:r>
            <w:commentRangeStart w:id="35"/>
            <w:r>
              <w:rPr>
                <w:rFonts w:hint="eastAsia" w:ascii="宋体" w:hAnsi="宋体" w:eastAsia="宋体" w:cs="宋体"/>
                <w:sz w:val="21"/>
                <w:szCs w:val="21"/>
              </w:rPr>
              <w:t>具体需要提供的成品检测报告的产品</w:t>
            </w:r>
            <w:commentRangeEnd w:id="35"/>
            <w:r>
              <w:commentReference w:id="35"/>
            </w:r>
            <w:r>
              <w:rPr>
                <w:rFonts w:hint="eastAsia" w:ascii="宋体" w:hAnsi="宋体" w:eastAsia="宋体" w:cs="宋体"/>
                <w:sz w:val="21"/>
                <w:szCs w:val="21"/>
              </w:rPr>
              <w:t>为a、高遮光卷帘检测报告b、布艺窗帘检测报告。检查检测报告的检测结果需符合招标技术参数要求，否则采购人有权不通过验收。</w:t>
            </w:r>
          </w:p>
        </w:tc>
      </w:tr>
      <w:tr w14:paraId="3AB44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454" w:hRule="atLeast"/>
        </w:trPr>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6CF9603">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r>
              <w:rPr>
                <w:rFonts w:hint="eastAsia" w:ascii="宋体" w:hAnsi="宋体" w:eastAsia="宋体" w:cs="宋体"/>
                <w:sz w:val="21"/>
                <w:szCs w:val="21"/>
              </w:rPr>
              <w:t>4</w:t>
            </w:r>
          </w:p>
        </w:tc>
        <w:tc>
          <w:tcPr>
            <w:tcW w:w="1406" w:type="dxa"/>
            <w:tcBorders>
              <w:top w:val="single" w:color="auto" w:sz="4" w:space="0"/>
              <w:left w:val="single" w:color="auto" w:sz="4" w:space="0"/>
              <w:bottom w:val="single" w:color="auto" w:sz="4" w:space="0"/>
              <w:right w:val="single" w:color="auto" w:sz="4" w:space="0"/>
            </w:tcBorders>
            <w:shd w:val="clear" w:color="auto" w:fill="auto"/>
            <w:vAlign w:val="center"/>
          </w:tcPr>
          <w:p w14:paraId="34BAA504">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b/>
                <w:color w:val="000000"/>
                <w:sz w:val="21"/>
                <w:szCs w:val="21"/>
              </w:rPr>
            </w:pPr>
            <w:r>
              <w:rPr>
                <w:rFonts w:hint="eastAsia" w:ascii="宋体" w:hAnsi="宋体" w:eastAsia="宋体" w:cs="宋体"/>
                <w:sz w:val="21"/>
                <w:szCs w:val="21"/>
              </w:rPr>
              <w:t>检测验证</w:t>
            </w:r>
          </w:p>
        </w:tc>
        <w:tc>
          <w:tcPr>
            <w:tcW w:w="6793" w:type="dxa"/>
            <w:tcBorders>
              <w:top w:val="single" w:color="auto" w:sz="4" w:space="0"/>
              <w:left w:val="single" w:color="auto" w:sz="4" w:space="0"/>
              <w:bottom w:val="single" w:color="auto" w:sz="4" w:space="0"/>
              <w:right w:val="single" w:color="auto" w:sz="4" w:space="0"/>
            </w:tcBorders>
            <w:shd w:val="clear" w:color="auto" w:fill="auto"/>
            <w:vAlign w:val="center"/>
          </w:tcPr>
          <w:p w14:paraId="77595F92">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color w:val="000000"/>
                <w:sz w:val="21"/>
                <w:szCs w:val="21"/>
              </w:rPr>
            </w:pPr>
            <w:r>
              <w:rPr>
                <w:rFonts w:hint="eastAsia" w:ascii="宋体" w:hAnsi="宋体" w:eastAsia="宋体" w:cs="宋体"/>
                <w:sz w:val="21"/>
                <w:szCs w:val="21"/>
              </w:rPr>
              <w:t>如采购人发现中标人提供的货物与投标资料明显不相符且投标人不能提供证据，采购人有权直接通过第三方检测机构对于中标方提供的本项目全部或部分设备，依据投标技术响应情况逐一测试验证，其检测结果作为验证中标方提供设备与其投标资料是否相符的认定标准。如检测结果符合合同要求，其检测费用由采购人承担，如检测结果不符合合同要求，其检测费用由中标人承担。</w:t>
            </w:r>
          </w:p>
        </w:tc>
      </w:tr>
      <w:tr w14:paraId="5F99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454" w:hRule="atLeast"/>
        </w:trPr>
        <w:tc>
          <w:tcPr>
            <w:tcW w:w="78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CCB5699">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r>
              <w:rPr>
                <w:rFonts w:hint="eastAsia" w:ascii="宋体" w:hAnsi="宋体" w:eastAsia="宋体" w:cs="宋体"/>
                <w:sz w:val="21"/>
                <w:szCs w:val="21"/>
              </w:rPr>
              <w:t>5</w:t>
            </w:r>
          </w:p>
        </w:tc>
        <w:tc>
          <w:tcPr>
            <w:tcW w:w="140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FC639A6">
            <w:pPr>
              <w:keepNext w:val="0"/>
              <w:keepLines w:val="0"/>
              <w:pageBreakBefore w:val="0"/>
              <w:widowControl w:val="0"/>
              <w:kinsoku/>
              <w:wordWrap/>
              <w:overflowPunct/>
              <w:topLinePunct w:val="0"/>
              <w:autoSpaceDE/>
              <w:autoSpaceDN/>
              <w:bidi w:val="0"/>
              <w:adjustRightInd/>
              <w:snapToGrid/>
              <w:spacing w:beforeAutospacing="0" w:afterAutospacing="0"/>
              <w:ind w:firstLine="0"/>
              <w:jc w:val="center"/>
              <w:textAlignment w:val="auto"/>
              <w:rPr>
                <w:rFonts w:hint="eastAsia" w:ascii="宋体" w:hAnsi="宋体" w:eastAsia="宋体" w:cs="宋体"/>
                <w:sz w:val="21"/>
                <w:szCs w:val="21"/>
              </w:rPr>
            </w:pPr>
            <w:r>
              <w:rPr>
                <w:rFonts w:hint="eastAsia" w:ascii="宋体" w:hAnsi="宋体" w:eastAsia="宋体" w:cs="宋体"/>
                <w:sz w:val="21"/>
                <w:szCs w:val="21"/>
              </w:rPr>
              <w:t>其他</w:t>
            </w: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129E57C5">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color w:val="000000"/>
                <w:sz w:val="21"/>
                <w:szCs w:val="21"/>
              </w:rPr>
            </w:pPr>
            <w:r>
              <w:rPr>
                <w:rFonts w:hint="eastAsia" w:ascii="宋体" w:hAnsi="宋体" w:eastAsia="宋体" w:cs="宋体"/>
                <w:sz w:val="21"/>
                <w:szCs w:val="21"/>
              </w:rPr>
              <w:t>5.1中标人提供的产品需符合国家及省市相关安全要求，符合国家质量检测标准，若因产品设计和制造等原因而导致安全事故，由中标人承担全部责任及经济损失，包括因此给采购人造成的任何损害。</w:t>
            </w:r>
          </w:p>
        </w:tc>
      </w:tr>
      <w:tr w14:paraId="098CB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 w:type="dxa"/>
          <w:trHeight w:val="349" w:hRule="atLeast"/>
        </w:trPr>
        <w:tc>
          <w:tcPr>
            <w:tcW w:w="7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088C2D1">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140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9A6B62D">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p>
        </w:tc>
        <w:tc>
          <w:tcPr>
            <w:tcW w:w="6793" w:type="dxa"/>
            <w:tcBorders>
              <w:top w:val="single" w:color="auto" w:sz="4" w:space="0"/>
              <w:left w:val="single" w:color="auto" w:sz="4" w:space="0"/>
              <w:bottom w:val="single" w:color="auto" w:sz="4" w:space="0"/>
              <w:right w:val="single" w:color="auto" w:sz="4" w:space="0"/>
            </w:tcBorders>
            <w:shd w:val="clear" w:color="auto" w:fill="auto"/>
          </w:tcPr>
          <w:p w14:paraId="1BA7A5B4">
            <w:pPr>
              <w:keepNext w:val="0"/>
              <w:keepLines w:val="0"/>
              <w:pageBreakBefore w:val="0"/>
              <w:widowControl w:val="0"/>
              <w:kinsoku/>
              <w:wordWrap/>
              <w:overflowPunct/>
              <w:topLinePunct w:val="0"/>
              <w:autoSpaceDE/>
              <w:autoSpaceDN/>
              <w:bidi w:val="0"/>
              <w:adjustRightInd/>
              <w:snapToGrid/>
              <w:spacing w:beforeAutospacing="0" w:afterAutospacing="0"/>
              <w:ind w:firstLine="0"/>
              <w:textAlignment w:val="auto"/>
              <w:rPr>
                <w:rFonts w:hint="eastAsia" w:ascii="宋体" w:hAnsi="宋体" w:eastAsia="宋体" w:cs="宋体"/>
                <w:sz w:val="21"/>
                <w:szCs w:val="21"/>
              </w:rPr>
            </w:pPr>
            <w:r>
              <w:rPr>
                <w:rFonts w:hint="eastAsia" w:ascii="宋体" w:hAnsi="宋体" w:eastAsia="宋体" w:cs="宋体"/>
                <w:b/>
                <w:bCs/>
                <w:color w:val="FF0000"/>
                <w:sz w:val="21"/>
                <w:szCs w:val="21"/>
              </w:rPr>
              <w:t>★5.2投标人承诺：若所投产品涉及国家强制性标准的，所投产品符合国家强制性标准相关要求（在《政府采购投标及履约承诺函》中承诺视为符合规定）未提供相关承诺将视为投标无效。</w:t>
            </w:r>
          </w:p>
        </w:tc>
      </w:tr>
    </w:tbl>
    <w:p w14:paraId="3384AD8D"/>
    <w:p w14:paraId="5A7E6568">
      <w:pPr>
        <w:rPr>
          <w:b/>
        </w:rPr>
      </w:pPr>
    </w:p>
    <w:p w14:paraId="72C2B8DC">
      <w:pPr>
        <w:pStyle w:val="8"/>
        <w:spacing w:before="60" w:beforeLines="25" w:after="60" w:afterLines="25"/>
        <w:ind w:firstLine="0" w:firstLineChars="0"/>
        <w:rPr>
          <w:rFonts w:ascii="宋体" w:hAnsi="宋体"/>
          <w:szCs w:val="21"/>
        </w:rPr>
      </w:pPr>
    </w:p>
    <w:p w14:paraId="773D9308">
      <w:pPr>
        <w:pStyle w:val="6"/>
        <w:spacing w:before="120" w:beforeLines="50" w:after="120" w:afterLines="50"/>
        <w:rPr>
          <w:sz w:val="28"/>
          <w:szCs w:val="28"/>
        </w:rPr>
      </w:pPr>
      <w:r>
        <w:rPr>
          <w:rFonts w:hint="eastAsia"/>
          <w:sz w:val="28"/>
          <w:szCs w:val="28"/>
        </w:rPr>
        <w:t>六、其他重要条款</w:t>
      </w:r>
    </w:p>
    <w:p w14:paraId="6D353E8C">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3B8EAB7B">
      <w:pPr>
        <w:pStyle w:val="8"/>
        <w:spacing w:before="60" w:beforeLines="25" w:after="60" w:afterLines="25"/>
        <w:ind w:firstLine="392"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14:paraId="31456EE1">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159CFFBD">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14:paraId="33EB5670">
      <w:pPr>
        <w:ind w:firstLine="420" w:firstLineChars="200"/>
        <w:rPr>
          <w:rFonts w:hint="eastAsia" w:eastAsia="宋体"/>
          <w:bCs/>
          <w:szCs w:val="21"/>
          <w:lang w:val="en-US" w:eastAsia="zh-CN"/>
        </w:rPr>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14:paraId="3A964C5E">
      <w:pPr>
        <w:rPr>
          <w:rFonts w:ascii="Times New Roman" w:hAnsi="Times New Roman" w:eastAsia="宋体" w:cs="Times New Roman"/>
          <w:highlight w:val="none"/>
        </w:rPr>
      </w:pPr>
    </w:p>
    <w:p w14:paraId="1DA81F81">
      <w:pPr>
        <w:keepNext/>
        <w:keepLines/>
        <w:widowControl w:val="0"/>
        <w:adjustRightInd w:val="0"/>
        <w:spacing w:before="120" w:beforeLines="50" w:after="120" w:afterLines="50" w:line="240" w:lineRule="auto"/>
        <w:ind w:firstLine="420"/>
        <w:jc w:val="center"/>
        <w:textAlignment w:val="baseline"/>
        <w:outlineLvl w:val="1"/>
        <w:rPr>
          <w:rFonts w:ascii="宋体" w:hAnsi="宋体" w:eastAsia="宋体" w:cs="Times New Roman"/>
          <w:b/>
          <w:bCs/>
          <w:kern w:val="0"/>
          <w:sz w:val="28"/>
          <w:szCs w:val="28"/>
          <w:highlight w:val="none"/>
          <w:lang w:val="en-US" w:eastAsia="zh-CN" w:bidi="ar-SA"/>
        </w:rPr>
      </w:pPr>
      <w:r>
        <w:rPr>
          <w:rFonts w:hint="eastAsia" w:ascii="宋体" w:hAnsi="宋体" w:cs="Times New Roman"/>
          <w:b/>
          <w:bCs/>
          <w:kern w:val="0"/>
          <w:sz w:val="28"/>
          <w:szCs w:val="28"/>
          <w:highlight w:val="none"/>
          <w:lang w:val="en-US" w:eastAsia="zh-CN" w:bidi="ar-SA"/>
        </w:rPr>
        <w:t>七</w:t>
      </w:r>
      <w:r>
        <w:rPr>
          <w:rFonts w:hint="eastAsia" w:ascii="宋体" w:hAnsi="宋体" w:eastAsia="宋体" w:cs="Times New Roman"/>
          <w:b/>
          <w:bCs/>
          <w:kern w:val="0"/>
          <w:sz w:val="28"/>
          <w:szCs w:val="28"/>
          <w:highlight w:val="none"/>
          <w:lang w:val="en-US" w:eastAsia="zh-CN" w:bidi="ar-SA"/>
        </w:rPr>
        <w:t>、样品要求</w:t>
      </w:r>
      <w:r>
        <w:rPr>
          <w:rFonts w:ascii="宋体" w:hAnsi="宋体" w:eastAsia="宋体" w:cs="Times New Roman"/>
          <w:b/>
          <w:bCs/>
          <w:kern w:val="0"/>
          <w:sz w:val="24"/>
          <w:szCs w:val="20"/>
          <w:highlight w:val="none"/>
          <w:lang w:val="en-US" w:eastAsia="zh-CN" w:bidi="ar-SA"/>
        </w:rPr>
        <w:commentReference w:id="36"/>
      </w:r>
    </w:p>
    <w:p w14:paraId="0FE4772D">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（一）一般性规定和要求</w:t>
      </w:r>
    </w:p>
    <w:p w14:paraId="132AE188">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1、投标样品上需标注“项目名称及项目编号、样品编号、样品名称”等信息，但</w:t>
      </w:r>
      <w:r>
        <w:rPr>
          <w:rFonts w:ascii="宋体" w:hAnsi="宋体" w:eastAsia="宋体" w:cs="宋体"/>
          <w:kern w:val="0"/>
          <w:szCs w:val="18"/>
          <w:highlight w:val="none"/>
        </w:rPr>
        <w:t>不</w:t>
      </w:r>
      <w:r>
        <w:rPr>
          <w:rFonts w:hint="eastAsia" w:ascii="宋体" w:hAnsi="宋体" w:eastAsia="宋体" w:cs="宋体"/>
          <w:kern w:val="0"/>
          <w:szCs w:val="18"/>
          <w:highlight w:val="none"/>
        </w:rPr>
        <w:t>得显示指向</w:t>
      </w:r>
      <w:r>
        <w:rPr>
          <w:rFonts w:ascii="宋体" w:hAnsi="宋体" w:eastAsia="宋体" w:cs="宋体"/>
          <w:kern w:val="0"/>
          <w:szCs w:val="18"/>
          <w:highlight w:val="none"/>
        </w:rPr>
        <w:t>任何</w:t>
      </w:r>
      <w:r>
        <w:rPr>
          <w:rFonts w:hint="eastAsia" w:ascii="宋体" w:hAnsi="宋体" w:eastAsia="宋体" w:cs="宋体"/>
          <w:kern w:val="0"/>
          <w:szCs w:val="18"/>
          <w:highlight w:val="none"/>
        </w:rPr>
        <w:t>投标供应商的信息、</w:t>
      </w:r>
      <w:r>
        <w:rPr>
          <w:rFonts w:ascii="宋体" w:hAnsi="宋体" w:eastAsia="宋体" w:cs="宋体"/>
          <w:kern w:val="0"/>
          <w:szCs w:val="18"/>
          <w:highlight w:val="none"/>
        </w:rPr>
        <w:t>生产厂家</w:t>
      </w:r>
      <w:r>
        <w:rPr>
          <w:rFonts w:hint="eastAsia" w:ascii="宋体" w:hAnsi="宋体" w:eastAsia="宋体" w:cs="宋体"/>
          <w:kern w:val="0"/>
          <w:szCs w:val="18"/>
          <w:highlight w:val="none"/>
        </w:rPr>
        <w:t>的</w:t>
      </w:r>
      <w:r>
        <w:rPr>
          <w:rFonts w:ascii="宋体" w:hAnsi="宋体" w:eastAsia="宋体" w:cs="宋体"/>
          <w:kern w:val="0"/>
          <w:szCs w:val="18"/>
          <w:highlight w:val="none"/>
        </w:rPr>
        <w:t>商标，或者</w:t>
      </w:r>
      <w:r>
        <w:rPr>
          <w:rFonts w:hint="eastAsia" w:ascii="宋体" w:hAnsi="宋体" w:eastAsia="宋体" w:cs="宋体"/>
          <w:kern w:val="0"/>
          <w:szCs w:val="18"/>
          <w:highlight w:val="none"/>
        </w:rPr>
        <w:t>其他</w:t>
      </w:r>
      <w:r>
        <w:rPr>
          <w:rFonts w:ascii="宋体" w:hAnsi="宋体" w:eastAsia="宋体" w:cs="宋体"/>
          <w:kern w:val="0"/>
          <w:szCs w:val="18"/>
          <w:highlight w:val="none"/>
        </w:rPr>
        <w:t>的标记标识</w:t>
      </w:r>
      <w:r>
        <w:rPr>
          <w:rFonts w:hint="eastAsia" w:ascii="宋体" w:hAnsi="宋体" w:eastAsia="宋体" w:cs="宋体"/>
          <w:kern w:val="0"/>
          <w:szCs w:val="18"/>
          <w:highlight w:val="none"/>
        </w:rPr>
        <w:t>。需要安装的投标样品需为安装完整的成品，由投标供应商自行组织安装。</w:t>
      </w:r>
    </w:p>
    <w:p w14:paraId="3F0FB5BF">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2、样品递交签到：</w:t>
      </w:r>
    </w:p>
    <w:p w14:paraId="3424F237">
      <w:pPr>
        <w:ind w:firstLine="420" w:firstLineChars="200"/>
        <w:rPr>
          <w:rFonts w:ascii="Times New Roman" w:hAnsi="Times New Roman" w:eastAsia="宋体" w:cs="Times New Roman"/>
          <w:b/>
          <w:bCs/>
          <w:color w:val="FF0000"/>
          <w:highlight w:val="none"/>
        </w:rPr>
      </w:pPr>
      <w:r>
        <w:rPr>
          <w:rFonts w:hint="eastAsia" w:ascii="Times New Roman" w:hAnsi="Times New Roman" w:eastAsia="宋体" w:cs="Times New Roman"/>
          <w:bCs/>
          <w:szCs w:val="21"/>
          <w:highlight w:val="none"/>
        </w:rPr>
        <w:t>投标供应商授权人需在</w:t>
      </w:r>
      <w:r>
        <w:rPr>
          <w:rFonts w:ascii="宋体" w:hAnsi="宋体" w:eastAsia="宋体" w:cs="宋体"/>
          <w:b/>
          <w:bCs/>
          <w:color w:val="FF0000"/>
          <w:szCs w:val="21"/>
          <w:highlight w:val="none"/>
        </w:rPr>
        <w:t>本项目开标当日</w:t>
      </w:r>
      <w:r>
        <w:rPr>
          <w:rFonts w:hint="eastAsia" w:ascii="宋体" w:hAnsi="宋体" w:eastAsia="宋体" w:cs="宋体"/>
          <w:b/>
          <w:bCs/>
          <w:color w:val="FF0000"/>
          <w:szCs w:val="21"/>
          <w:highlight w:val="none"/>
        </w:rPr>
        <w:t>9:15-9:30（投标截止时间为上午时适用）,14:15-14:30</w:t>
      </w:r>
      <w:r>
        <w:rPr>
          <w:rFonts w:ascii="宋体" w:hAnsi="宋体" w:eastAsia="宋体" w:cs="宋体"/>
          <w:b/>
          <w:bCs/>
          <w:color w:val="FF0000"/>
          <w:szCs w:val="21"/>
          <w:highlight w:val="none"/>
        </w:rPr>
        <w:t>（投标截止时间为下午时适用）到签到地点（</w:t>
      </w:r>
      <w:r>
        <w:rPr>
          <w:rFonts w:hint="eastAsia" w:ascii="宋体" w:hAnsi="宋体" w:eastAsia="宋体" w:cs="宋体"/>
          <w:b/>
          <w:bCs/>
          <w:color w:val="FF0000"/>
          <w:szCs w:val="21"/>
          <w:highlight w:val="none"/>
        </w:rPr>
        <w:t>深圳市南山区西丽街道沙河西路3185号智谷产业园A座深圳交易集团总部大楼3楼</w:t>
      </w:r>
      <w:r>
        <w:rPr>
          <w:rFonts w:ascii="宋体" w:hAnsi="宋体" w:eastAsia="宋体" w:cs="宋体"/>
          <w:b/>
          <w:bCs/>
          <w:color w:val="FF0000"/>
          <w:szCs w:val="21"/>
          <w:highlight w:val="none"/>
        </w:rPr>
        <w:t>）</w:t>
      </w:r>
      <w:r>
        <w:rPr>
          <w:rFonts w:hint="eastAsia" w:ascii="Times New Roman" w:hAnsi="Times New Roman" w:eastAsia="宋体" w:cs="Times New Roman"/>
          <w:bCs/>
          <w:szCs w:val="21"/>
          <w:highlight w:val="none"/>
        </w:rPr>
        <w:t>，提供</w:t>
      </w:r>
      <w:r>
        <w:rPr>
          <w:rFonts w:hint="eastAsia" w:ascii="宋体" w:hAnsi="宋体" w:eastAsia="宋体" w:cs="仿宋_GB2312"/>
          <w:szCs w:val="21"/>
          <w:highlight w:val="none"/>
        </w:rPr>
        <w:t>样品放置授权委托书</w:t>
      </w:r>
      <w:r>
        <w:rPr>
          <w:rFonts w:hint="eastAsia" w:ascii="Times New Roman" w:hAnsi="Times New Roman" w:eastAsia="宋体" w:cs="Times New Roman"/>
          <w:bCs/>
          <w:szCs w:val="21"/>
          <w:highlight w:val="none"/>
        </w:rPr>
        <w:t>（盖公章）</w:t>
      </w:r>
      <w:r>
        <w:rPr>
          <w:rFonts w:hint="eastAsia" w:ascii="Times New Roman" w:hAnsi="Times New Roman" w:eastAsia="宋体" w:cs="Times New Roman"/>
          <w:highlight w:val="none"/>
        </w:rPr>
        <w:t>（授权委托书模板详见附件：</w:t>
      </w:r>
      <w:r>
        <w:rPr>
          <w:rFonts w:hint="eastAsia" w:ascii="宋体" w:hAnsi="宋体" w:eastAsia="宋体" w:cs="仿宋_GB2312"/>
          <w:szCs w:val="21"/>
          <w:highlight w:val="none"/>
        </w:rPr>
        <w:t>样品放置授权委托书</w:t>
      </w:r>
      <w:r>
        <w:rPr>
          <w:rFonts w:hint="eastAsia" w:ascii="Times New Roman" w:hAnsi="Times New Roman" w:eastAsia="宋体" w:cs="Times New Roman"/>
          <w:highlight w:val="none"/>
        </w:rPr>
        <w:t>）</w:t>
      </w:r>
      <w:r>
        <w:rPr>
          <w:rFonts w:hint="eastAsia" w:ascii="Times New Roman" w:hAnsi="Times New Roman" w:eastAsia="宋体" w:cs="Times New Roman"/>
          <w:bCs/>
          <w:szCs w:val="21"/>
          <w:highlight w:val="none"/>
        </w:rPr>
        <w:t>、</w:t>
      </w:r>
      <w:r>
        <w:rPr>
          <w:rFonts w:hint="eastAsia" w:ascii="Times New Roman" w:hAnsi="Times New Roman" w:eastAsia="宋体" w:cs="Times New Roman"/>
          <w:bCs/>
          <w:szCs w:val="21"/>
          <w:highlight w:val="none"/>
          <w:lang w:val="en-US" w:eastAsia="zh-CN"/>
        </w:rPr>
        <w:t>身份证明材料原件和复印件（中国国籍人员，请提供代理人身份证，港澳台居民可提供来往通行证；非中国国籍人员，可提供公安部门认可的身份证明材料）、样品清单（盖公章）</w:t>
      </w:r>
      <w:r>
        <w:rPr>
          <w:rFonts w:hint="eastAsia" w:ascii="Times New Roman" w:hAnsi="Times New Roman" w:eastAsia="宋体" w:cs="Times New Roman"/>
          <w:bCs/>
          <w:szCs w:val="21"/>
          <w:highlight w:val="none"/>
        </w:rPr>
        <w:t>，按深圳公共资源交易中心（深圳交易集团有限公司政府采购业务分公司）工作人员指引进行样品递交签到。</w:t>
      </w:r>
    </w:p>
    <w:p w14:paraId="0DE24187">
      <w:pPr>
        <w:ind w:firstLine="420" w:firstLineChars="200"/>
        <w:rPr>
          <w:rFonts w:ascii="宋体" w:hAnsi="宋体" w:eastAsia="宋体" w:cs="宋体"/>
          <w:kern w:val="0"/>
          <w:szCs w:val="18"/>
          <w:highlight w:val="none"/>
        </w:rPr>
      </w:pPr>
      <w:r>
        <w:rPr>
          <w:rFonts w:hint="eastAsia" w:ascii="Times New Roman" w:hAnsi="Times New Roman" w:eastAsia="宋体" w:cs="Times New Roman"/>
          <w:bCs/>
          <w:szCs w:val="21"/>
          <w:highlight w:val="none"/>
        </w:rPr>
        <w:t>特别注意事项：（1）上述资料提供不齐全，不予签到；（2）签到时间截止后，不再受理签到；（3）未进行签到的，样品不予接收。</w:t>
      </w:r>
    </w:p>
    <w:p w14:paraId="06EAB166">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 xml:space="preserve">3、本项目投标截止时间后进行投标样品接收。投标样品接收需进行身份核对、样品核对、登记确认、顺序编号。 </w:t>
      </w:r>
    </w:p>
    <w:p w14:paraId="266E08D4">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（1）身份核对。深圳公共资源交易中心（深圳交易集团有限公司政府采购业务分公司）工作人员核对投标供应商授权委托人提供的“</w:t>
      </w:r>
      <w:r>
        <w:rPr>
          <w:rFonts w:hint="eastAsia" w:ascii="宋体" w:hAnsi="宋体" w:eastAsia="宋体" w:cs="仿宋_GB2312"/>
          <w:szCs w:val="21"/>
          <w:highlight w:val="none"/>
        </w:rPr>
        <w:t>样品放置授权委托书</w:t>
      </w:r>
      <w:r>
        <w:rPr>
          <w:rFonts w:hint="eastAsia" w:ascii="宋体" w:hAnsi="宋体" w:eastAsia="宋体" w:cs="宋体"/>
          <w:kern w:val="0"/>
          <w:szCs w:val="18"/>
          <w:highlight w:val="none"/>
        </w:rPr>
        <w:t>（盖公章）、授权委托人身份证原件和复印件”。资料不齐全的，不得接收投标样品。</w:t>
      </w:r>
    </w:p>
    <w:p w14:paraId="0541722B">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14:paraId="64D79DDA">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（3）登记确认。在完成身份核对及样品核对后，投标供应商授权委托人需在《样品接收登记表》上登记确认。</w:t>
      </w:r>
    </w:p>
    <w:p w14:paraId="65922D52">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（4）顺序编号。深圳公共资源交易中心（深圳交易集团有限公司政府采购业务分公司）工作人员按投标样品接收的先后顺序进行编号。</w:t>
      </w:r>
    </w:p>
    <w:p w14:paraId="47BDBB59">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14:paraId="6C667677">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5、样品的退回：（1）未中标的供应商投标样品，</w:t>
      </w:r>
      <w:r>
        <w:rPr>
          <w:rFonts w:hint="eastAsia" w:ascii="Times New Roman" w:hAnsi="Times New Roman" w:eastAsia="宋体" w:cs="Times New Roman"/>
          <w:highlight w:val="none"/>
        </w:rPr>
        <w:t>由</w:t>
      </w:r>
      <w:r>
        <w:rPr>
          <w:rFonts w:hint="eastAsia" w:ascii="宋体" w:hAnsi="宋体" w:eastAsia="宋体" w:cs="宋体"/>
          <w:kern w:val="0"/>
          <w:szCs w:val="18"/>
          <w:highlight w:val="none"/>
        </w:rPr>
        <w:t>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14:paraId="152165C2">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投标样品移交时，深圳公共资源交易中心（深圳交易集团有限公司政府采购业务分公司）工作人员将再次核对供应商授权委托人或采购人代表身份、核对《样品清单》，签字确认后并取走样品。</w:t>
      </w:r>
      <w:bookmarkStart w:id="141" w:name="_GoBack"/>
      <w:bookmarkEnd w:id="141"/>
    </w:p>
    <w:p w14:paraId="01CB218D">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6、未能及时退回的样品的处理：</w:t>
      </w:r>
    </w:p>
    <w:p w14:paraId="23065CA7">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（1）未中标供应商未在规定时间内（项目结果公告发布后的三个工作日内）内取回投标样品的，视为放弃取回，深圳公共资源交易中心（深圳交易集团有限公司政府采购业务分公司）将定期清理。</w:t>
      </w:r>
    </w:p>
    <w:p w14:paraId="093A7600">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（2）采购人未在规定时间内（中标通知书发放后三个工作日内）内领取中标供应商投标样品的，视同采购人主动放弃取回，深圳公共资源交易中心（深圳交易集团有限公司政府采购业务分公司）将定期清理。</w:t>
      </w:r>
    </w:p>
    <w:p w14:paraId="54C71265">
      <w:r>
        <w:rPr>
          <w:rFonts w:hint="eastAsia"/>
        </w:rPr>
        <w:t>（二）</w:t>
      </w:r>
      <w:r>
        <w:rPr>
          <w:rFonts w:hint="eastAsia"/>
          <w:highlight w:val="yellow"/>
        </w:rPr>
        <w:t>样品清单：</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8"/>
        <w:gridCol w:w="1875"/>
        <w:gridCol w:w="1046"/>
        <w:gridCol w:w="956"/>
        <w:gridCol w:w="3277"/>
      </w:tblGrid>
      <w:tr w14:paraId="484F5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38" w:type="dxa"/>
            <w:vAlign w:val="center"/>
          </w:tcPr>
          <w:p w14:paraId="741995D0">
            <w:pPr>
              <w:jc w:val="center"/>
              <w:rPr>
                <w:rFonts w:hint="default" w:eastAsia="宋体"/>
                <w:snapToGrid w:val="0"/>
                <w:lang w:val="en-US" w:eastAsia="zh-CN"/>
              </w:rPr>
            </w:pPr>
            <w:del w:id="2" w:author="大白熊与小花花" w:date="2025-05-26T14:20:35Z">
              <w:commentRangeStart w:id="37"/>
              <w:commentRangeStart w:id="38"/>
              <w:r>
                <w:rPr>
                  <w:rFonts w:hint="default"/>
                  <w:snapToGrid w:val="0"/>
                  <w:lang w:val="en-US"/>
                </w:rPr>
                <w:delText>序号</w:delText>
              </w:r>
            </w:del>
            <w:ins w:id="3" w:author="大白熊与小花花" w:date="2025-05-26T14:20:36Z">
              <w:r>
                <w:rPr>
                  <w:rFonts w:hint="eastAsia"/>
                  <w:snapToGrid w:val="0"/>
                  <w:lang w:val="en-US" w:eastAsia="zh-CN"/>
                </w:rPr>
                <w:t>样品</w:t>
              </w:r>
            </w:ins>
            <w:ins w:id="4" w:author="大白熊与小花花" w:date="2025-05-26T14:20:37Z">
              <w:r>
                <w:rPr>
                  <w:rFonts w:hint="eastAsia"/>
                  <w:snapToGrid w:val="0"/>
                  <w:lang w:val="en-US" w:eastAsia="zh-CN"/>
                </w:rPr>
                <w:t>编号</w:t>
              </w:r>
            </w:ins>
          </w:p>
        </w:tc>
        <w:tc>
          <w:tcPr>
            <w:tcW w:w="1875" w:type="dxa"/>
            <w:vAlign w:val="center"/>
          </w:tcPr>
          <w:p w14:paraId="149546B3">
            <w:pPr>
              <w:jc w:val="center"/>
              <w:rPr>
                <w:snapToGrid w:val="0"/>
              </w:rPr>
            </w:pPr>
            <w:ins w:id="5" w:author="大白熊与小花花" w:date="2025-05-26T14:20:42Z">
              <w:r>
                <w:rPr>
                  <w:rFonts w:hint="eastAsia"/>
                  <w:snapToGrid w:val="0"/>
                  <w:lang w:val="en-US" w:eastAsia="zh-CN"/>
                </w:rPr>
                <w:t>样品</w:t>
              </w:r>
            </w:ins>
            <w:r>
              <w:rPr>
                <w:rFonts w:hint="eastAsia"/>
                <w:snapToGrid w:val="0"/>
              </w:rPr>
              <w:t>名称</w:t>
            </w:r>
          </w:p>
        </w:tc>
        <w:tc>
          <w:tcPr>
            <w:tcW w:w="1046" w:type="dxa"/>
            <w:vAlign w:val="center"/>
          </w:tcPr>
          <w:p w14:paraId="3DC5F780">
            <w:pPr>
              <w:jc w:val="center"/>
              <w:rPr>
                <w:snapToGrid w:val="0"/>
              </w:rPr>
            </w:pPr>
            <w:r>
              <w:rPr>
                <w:rFonts w:hint="eastAsia"/>
                <w:snapToGrid w:val="0"/>
              </w:rPr>
              <w:t>数量</w:t>
            </w:r>
          </w:p>
        </w:tc>
        <w:tc>
          <w:tcPr>
            <w:tcW w:w="956" w:type="dxa"/>
            <w:vAlign w:val="center"/>
          </w:tcPr>
          <w:p w14:paraId="6EB4C55C">
            <w:pPr>
              <w:jc w:val="center"/>
              <w:rPr>
                <w:snapToGrid w:val="0"/>
              </w:rPr>
            </w:pPr>
            <w:r>
              <w:rPr>
                <w:rFonts w:hint="eastAsia"/>
                <w:snapToGrid w:val="0"/>
              </w:rPr>
              <w:t>单位</w:t>
            </w:r>
          </w:p>
        </w:tc>
        <w:tc>
          <w:tcPr>
            <w:tcW w:w="3277" w:type="dxa"/>
            <w:vAlign w:val="center"/>
          </w:tcPr>
          <w:p w14:paraId="28044ECA">
            <w:pPr>
              <w:jc w:val="center"/>
              <w:rPr>
                <w:snapToGrid w:val="0"/>
              </w:rPr>
            </w:pPr>
            <w:r>
              <w:rPr>
                <w:rFonts w:hint="eastAsia"/>
                <w:snapToGrid w:val="0"/>
              </w:rPr>
              <w:t>规格</w:t>
            </w:r>
          </w:p>
        </w:tc>
      </w:tr>
      <w:tr w14:paraId="11AB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38" w:type="dxa"/>
            <w:vAlign w:val="center"/>
          </w:tcPr>
          <w:p w14:paraId="261559A6">
            <w:pPr>
              <w:jc w:val="center"/>
              <w:rPr>
                <w:snapToGrid w:val="0"/>
              </w:rPr>
            </w:pPr>
            <w:r>
              <w:rPr>
                <w:rFonts w:hint="eastAsia"/>
                <w:snapToGrid w:val="0"/>
              </w:rPr>
              <w:t>1</w:t>
            </w:r>
          </w:p>
        </w:tc>
        <w:tc>
          <w:tcPr>
            <w:tcW w:w="1875" w:type="dxa"/>
            <w:vAlign w:val="center"/>
          </w:tcPr>
          <w:p w14:paraId="1C1CEA95">
            <w:pPr>
              <w:jc w:val="center"/>
              <w:rPr>
                <w:bCs/>
                <w:snapToGrid w:val="0"/>
                <w:color w:val="000000"/>
                <w:kern w:val="0"/>
              </w:rPr>
            </w:pPr>
            <w:r>
              <w:rPr>
                <w:rFonts w:hint="eastAsia"/>
              </w:rPr>
              <w:t>高遮光卷帘布</w:t>
            </w:r>
          </w:p>
        </w:tc>
        <w:tc>
          <w:tcPr>
            <w:tcW w:w="1046" w:type="dxa"/>
            <w:vAlign w:val="center"/>
          </w:tcPr>
          <w:p w14:paraId="1C600F3A">
            <w:pPr>
              <w:jc w:val="center"/>
              <w:rPr>
                <w:snapToGrid w:val="0"/>
                <w:kern w:val="0"/>
              </w:rPr>
            </w:pPr>
            <w:r>
              <w:rPr>
                <w:rFonts w:hint="eastAsia"/>
                <w:snapToGrid w:val="0"/>
              </w:rPr>
              <w:t>1</w:t>
            </w:r>
          </w:p>
        </w:tc>
        <w:tc>
          <w:tcPr>
            <w:tcW w:w="956" w:type="dxa"/>
            <w:vAlign w:val="center"/>
          </w:tcPr>
          <w:p w14:paraId="2C34E748">
            <w:pPr>
              <w:jc w:val="center"/>
              <w:rPr>
                <w:snapToGrid w:val="0"/>
                <w:kern w:val="0"/>
              </w:rPr>
            </w:pPr>
            <w:r>
              <w:rPr>
                <w:rFonts w:hint="eastAsia"/>
                <w:snapToGrid w:val="0"/>
              </w:rPr>
              <w:t>块</w:t>
            </w:r>
          </w:p>
        </w:tc>
        <w:tc>
          <w:tcPr>
            <w:tcW w:w="3277" w:type="dxa"/>
            <w:vAlign w:val="center"/>
          </w:tcPr>
          <w:p w14:paraId="04998C60">
            <w:pPr>
              <w:jc w:val="center"/>
              <w:rPr>
                <w:snapToGrid w:val="0"/>
                <w:color w:val="000000"/>
                <w:kern w:val="0"/>
              </w:rPr>
            </w:pPr>
            <w:r>
              <w:rPr>
                <w:rFonts w:hint="eastAsia"/>
                <w:snapToGrid w:val="0"/>
              </w:rPr>
              <w:t>成品宽度≧80cm.长度≧100cm</w:t>
            </w:r>
          </w:p>
        </w:tc>
      </w:tr>
      <w:tr w14:paraId="3104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38" w:type="dxa"/>
            <w:vAlign w:val="center"/>
          </w:tcPr>
          <w:p w14:paraId="68989BEA">
            <w:pPr>
              <w:jc w:val="center"/>
              <w:rPr>
                <w:snapToGrid w:val="0"/>
              </w:rPr>
            </w:pPr>
            <w:r>
              <w:rPr>
                <w:rFonts w:hint="eastAsia"/>
                <w:snapToGrid w:val="0"/>
              </w:rPr>
              <w:t>2</w:t>
            </w:r>
          </w:p>
        </w:tc>
        <w:tc>
          <w:tcPr>
            <w:tcW w:w="1875" w:type="dxa"/>
            <w:vAlign w:val="center"/>
          </w:tcPr>
          <w:p w14:paraId="41A2477C">
            <w:pPr>
              <w:jc w:val="center"/>
              <w:rPr>
                <w:bCs/>
                <w:snapToGrid w:val="0"/>
                <w:color w:val="000000"/>
                <w:kern w:val="0"/>
              </w:rPr>
            </w:pPr>
            <w:r>
              <w:rPr>
                <w:rFonts w:hint="eastAsia"/>
              </w:rPr>
              <w:t>帘布艺窗帘</w:t>
            </w:r>
          </w:p>
        </w:tc>
        <w:tc>
          <w:tcPr>
            <w:tcW w:w="1046" w:type="dxa"/>
            <w:vAlign w:val="center"/>
          </w:tcPr>
          <w:p w14:paraId="099D33F8">
            <w:pPr>
              <w:jc w:val="center"/>
              <w:rPr>
                <w:snapToGrid w:val="0"/>
                <w:kern w:val="0"/>
              </w:rPr>
            </w:pPr>
            <w:r>
              <w:rPr>
                <w:rFonts w:hint="eastAsia"/>
                <w:snapToGrid w:val="0"/>
              </w:rPr>
              <w:t>1</w:t>
            </w:r>
          </w:p>
        </w:tc>
        <w:tc>
          <w:tcPr>
            <w:tcW w:w="956" w:type="dxa"/>
            <w:vAlign w:val="center"/>
          </w:tcPr>
          <w:p w14:paraId="6EDF755A">
            <w:pPr>
              <w:jc w:val="center"/>
              <w:rPr>
                <w:snapToGrid w:val="0"/>
                <w:kern w:val="0"/>
              </w:rPr>
            </w:pPr>
            <w:r>
              <w:rPr>
                <w:rFonts w:hint="eastAsia"/>
                <w:snapToGrid w:val="0"/>
              </w:rPr>
              <w:t>块</w:t>
            </w:r>
          </w:p>
        </w:tc>
        <w:tc>
          <w:tcPr>
            <w:tcW w:w="3277" w:type="dxa"/>
            <w:vAlign w:val="center"/>
          </w:tcPr>
          <w:p w14:paraId="0DA5E9BF">
            <w:pPr>
              <w:jc w:val="center"/>
              <w:rPr>
                <w:snapToGrid w:val="0"/>
                <w:color w:val="000000"/>
                <w:kern w:val="0"/>
              </w:rPr>
            </w:pPr>
            <w:r>
              <w:rPr>
                <w:rFonts w:hint="eastAsia"/>
                <w:snapToGrid w:val="0"/>
              </w:rPr>
              <w:t>成品宽度≧60cm.长度≧100cm</w:t>
            </w:r>
          </w:p>
        </w:tc>
      </w:tr>
      <w:tr w14:paraId="3593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38" w:type="dxa"/>
            <w:vAlign w:val="center"/>
          </w:tcPr>
          <w:p w14:paraId="1C5CD1BB">
            <w:pPr>
              <w:jc w:val="center"/>
              <w:rPr>
                <w:snapToGrid w:val="0"/>
              </w:rPr>
            </w:pPr>
            <w:r>
              <w:rPr>
                <w:snapToGrid w:val="0"/>
              </w:rPr>
              <w:t>3</w:t>
            </w:r>
          </w:p>
        </w:tc>
        <w:tc>
          <w:tcPr>
            <w:tcW w:w="1875" w:type="dxa"/>
            <w:vAlign w:val="center"/>
          </w:tcPr>
          <w:p w14:paraId="2FE6B745">
            <w:pPr>
              <w:jc w:val="center"/>
              <w:rPr>
                <w:snapToGrid w:val="0"/>
              </w:rPr>
            </w:pPr>
            <w:r>
              <w:rPr>
                <w:rFonts w:hint="eastAsia"/>
                <w:snapToGrid w:val="0"/>
              </w:rPr>
              <w:t>手拉导轨</w:t>
            </w:r>
          </w:p>
        </w:tc>
        <w:tc>
          <w:tcPr>
            <w:tcW w:w="1046" w:type="dxa"/>
            <w:vAlign w:val="center"/>
          </w:tcPr>
          <w:p w14:paraId="41119EB8">
            <w:pPr>
              <w:jc w:val="center"/>
              <w:rPr>
                <w:snapToGrid w:val="0"/>
              </w:rPr>
            </w:pPr>
            <w:r>
              <w:rPr>
                <w:snapToGrid w:val="0"/>
              </w:rPr>
              <w:t>1</w:t>
            </w:r>
          </w:p>
        </w:tc>
        <w:tc>
          <w:tcPr>
            <w:tcW w:w="956" w:type="dxa"/>
            <w:vAlign w:val="center"/>
          </w:tcPr>
          <w:p w14:paraId="5C02CBB7">
            <w:pPr>
              <w:jc w:val="center"/>
              <w:rPr>
                <w:snapToGrid w:val="0"/>
              </w:rPr>
            </w:pPr>
            <w:ins w:id="6" w:author="Lenovo" w:date="2025-05-21T09:42:00Z">
              <w:r>
                <w:rPr>
                  <w:rFonts w:hint="eastAsia"/>
                  <w:snapToGrid w:val="0"/>
                </w:rPr>
                <w:t>米</w:t>
              </w:r>
            </w:ins>
            <w:del w:id="7" w:author="Lenovo" w:date="2025-05-21T09:42:00Z">
              <w:r>
                <w:rPr>
                  <w:rFonts w:hint="eastAsia"/>
                  <w:snapToGrid w:val="0"/>
                </w:rPr>
                <w:delText>块</w:delText>
              </w:r>
            </w:del>
          </w:p>
        </w:tc>
        <w:tc>
          <w:tcPr>
            <w:tcW w:w="3277" w:type="dxa"/>
            <w:vAlign w:val="center"/>
          </w:tcPr>
          <w:p w14:paraId="724E0145">
            <w:pPr>
              <w:jc w:val="center"/>
              <w:rPr>
                <w:snapToGrid w:val="0"/>
              </w:rPr>
            </w:pPr>
            <w:ins w:id="8" w:author="Lenovo" w:date="2025-05-21T09:43:00Z">
              <w:commentRangeStart w:id="39"/>
              <w:r>
                <w:rPr>
                  <w:rFonts w:hint="eastAsia"/>
                  <w:snapToGrid w:val="0"/>
                </w:rPr>
                <w:t>≧60cm</w:t>
              </w:r>
            </w:ins>
            <w:del w:id="9" w:author="Lenovo" w:date="2025-05-21T09:43:00Z">
              <w:r>
                <w:rPr>
                  <w:rFonts w:hint="eastAsia"/>
                  <w:snapToGrid w:val="0"/>
                </w:rPr>
                <w:delText>常规</w:delText>
              </w:r>
              <w:commentRangeEnd w:id="37"/>
            </w:del>
            <w:del w:id="10" w:author="Lenovo" w:date="2025-05-21T09:43:00Z">
              <w:r>
                <w:rPr/>
                <w:commentReference w:id="37"/>
              </w:r>
              <w:commentRangeEnd w:id="38"/>
            </w:del>
            <w:r>
              <w:commentReference w:id="38"/>
            </w:r>
            <w:commentRangeEnd w:id="39"/>
            <w:r>
              <w:commentReference w:id="39"/>
            </w:r>
          </w:p>
        </w:tc>
      </w:tr>
    </w:tbl>
    <w:p w14:paraId="1FBBA8E4">
      <w:pPr>
        <w:rPr>
          <w:rFonts w:ascii="Times New Roman" w:hAnsi="Times New Roman" w:eastAsia="宋体" w:cs="Times New Roman"/>
          <w:kern w:val="2"/>
          <w:sz w:val="24"/>
          <w:szCs w:val="24"/>
          <w:highlight w:val="none"/>
          <w:lang w:val="en-US" w:eastAsia="zh-CN" w:bidi="ar-SA"/>
        </w:rPr>
      </w:pPr>
      <w:r>
        <w:rPr>
          <w:rFonts w:hint="eastAsia" w:ascii="Times New Roman" w:hAnsi="Times New Roman" w:eastAsia="宋体" w:cs="Times New Roman"/>
          <w:color w:val="FF0000"/>
          <w:szCs w:val="21"/>
          <w:highlight w:val="none"/>
        </w:rPr>
        <w:t>备注：投标样品将作为履约验收的参考。</w:t>
      </w:r>
      <w:bookmarkStart w:id="40" w:name="_Hlk72167863"/>
      <w:bookmarkStart w:id="41" w:name="_Hlk106183334"/>
    </w:p>
    <w:p w14:paraId="77D5952A">
      <w:pPr>
        <w:ind w:firstLine="420" w:firstLineChars="200"/>
        <w:rPr>
          <w:rFonts w:ascii="微软雅黑" w:hAnsi="微软雅黑" w:eastAsia="微软雅黑" w:cs="微软雅黑"/>
          <w:b/>
          <w:bCs/>
          <w:highlight w:val="none"/>
        </w:rPr>
      </w:pPr>
      <w:r>
        <w:rPr>
          <w:rFonts w:hint="eastAsia" w:ascii="宋体" w:hAnsi="宋体" w:eastAsia="宋体" w:cs="仿宋_GB2312"/>
          <w:szCs w:val="21"/>
          <w:highlight w:val="none"/>
        </w:rPr>
        <w:t>（三）</w:t>
      </w:r>
      <w:bookmarkEnd w:id="40"/>
      <w:r>
        <w:rPr>
          <w:rFonts w:hint="eastAsia" w:ascii="宋体" w:hAnsi="宋体" w:eastAsia="宋体" w:cs="仿宋_GB2312"/>
          <w:szCs w:val="21"/>
          <w:highlight w:val="none"/>
        </w:rPr>
        <w:t>附件：样品放置授权委托书</w:t>
      </w:r>
    </w:p>
    <w:p w14:paraId="362ED573">
      <w:pPr>
        <w:jc w:val="center"/>
        <w:rPr>
          <w:rFonts w:ascii="宋体" w:hAnsi="宋体" w:eastAsia="宋体" w:cs="微软雅黑"/>
          <w:sz w:val="32"/>
          <w:szCs w:val="40"/>
          <w:highlight w:val="none"/>
        </w:rPr>
      </w:pPr>
      <w:bookmarkStart w:id="42" w:name="_Hlk106183283"/>
      <w:bookmarkStart w:id="43" w:name="_Hlk106278670"/>
      <w:r>
        <w:rPr>
          <w:rFonts w:hint="eastAsia" w:ascii="宋体" w:hAnsi="宋体" w:eastAsia="宋体" w:cs="微软雅黑"/>
          <w:sz w:val="32"/>
          <w:szCs w:val="40"/>
          <w:highlight w:val="none"/>
        </w:rPr>
        <w:t>样品放置授权委托书</w:t>
      </w:r>
    </w:p>
    <w:bookmarkEnd w:id="42"/>
    <w:p w14:paraId="64374858">
      <w:pPr>
        <w:spacing w:line="360" w:lineRule="auto"/>
        <w:ind w:firstLine="440" w:firstLineChars="200"/>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本授权委托书声明：我</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（姓名）系</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（投标人名称）的法定代表人（负责人），现授权委托</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（姓名）为我单位参与</w:t>
      </w:r>
      <w:r>
        <w:rPr>
          <w:rFonts w:hint="eastAsia" w:ascii="Times New Roman" w:hAnsi="Times New Roman" w:eastAsia="宋体" w:cs="Times New Roman"/>
          <w:sz w:val="22"/>
          <w:szCs w:val="22"/>
          <w:highlight w:val="none"/>
          <w:u w:val="single"/>
        </w:rPr>
        <w:t>（此处填写项目名称）</w:t>
      </w:r>
      <w:r>
        <w:rPr>
          <w:rFonts w:hint="eastAsia" w:ascii="Times New Roman" w:hAnsi="Times New Roman" w:eastAsia="宋体" w:cs="Times New Roman"/>
          <w:sz w:val="22"/>
          <w:szCs w:val="22"/>
          <w:highlight w:val="none"/>
        </w:rPr>
        <w:t>项目，项目编号：</w:t>
      </w:r>
      <w:r>
        <w:rPr>
          <w:rFonts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u w:val="single"/>
        </w:rPr>
        <w:t xml:space="preserve">      （此处填写项目编号）</w:t>
      </w:r>
      <w:r>
        <w:rPr>
          <w:rFonts w:hint="eastAsia" w:ascii="Times New Roman" w:hAnsi="Times New Roman" w:eastAsia="宋体" w:cs="Times New Roman"/>
          <w:sz w:val="22"/>
          <w:szCs w:val="22"/>
          <w:highlight w:val="none"/>
        </w:rPr>
        <w:t>样品放置工作的授权委托代理人，代理人全权代表我参与项目样品放置，样品放置的内容我均承认。</w:t>
      </w:r>
    </w:p>
    <w:p w14:paraId="6CA947E7">
      <w:pPr>
        <w:spacing w:line="360" w:lineRule="auto"/>
        <w:ind w:firstLine="420"/>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代理人无转委托权，特此委托。</w:t>
      </w:r>
    </w:p>
    <w:p w14:paraId="0FC8D599">
      <w:pPr>
        <w:spacing w:line="360" w:lineRule="auto"/>
        <w:ind w:firstLine="420"/>
        <w:rPr>
          <w:rFonts w:ascii="Times New Roman" w:hAnsi="Times New Roman" w:eastAsia="宋体" w:cs="Times New Roman"/>
          <w:sz w:val="22"/>
          <w:szCs w:val="22"/>
          <w:highlight w:val="none"/>
        </w:rPr>
      </w:pPr>
    </w:p>
    <w:p w14:paraId="133BAD59">
      <w:pPr>
        <w:spacing w:line="360" w:lineRule="auto"/>
        <w:ind w:left="540" w:leftChars="257"/>
        <w:rPr>
          <w:rFonts w:ascii="Times New Roman" w:hAnsi="Times New Roman" w:eastAsia="宋体" w:cs="Times New Roman"/>
          <w:sz w:val="22"/>
          <w:szCs w:val="22"/>
          <w:highlight w:val="none"/>
          <w:u w:val="single"/>
        </w:rPr>
      </w:pPr>
      <w:r>
        <w:rPr>
          <w:rFonts w:hint="eastAsia" w:ascii="Times New Roman" w:hAnsi="Times New Roman" w:eastAsia="宋体" w:cs="Times New Roman"/>
          <w:sz w:val="22"/>
          <w:szCs w:val="22"/>
          <w:highlight w:val="none"/>
        </w:rPr>
        <w:t>代理人：</w:t>
      </w:r>
      <w:r>
        <w:rPr>
          <w:rFonts w:hint="eastAsia" w:ascii="Times New Roman" w:hAnsi="Times New Roman" w:eastAsia="宋体" w:cs="Times New Roman"/>
          <w:sz w:val="22"/>
          <w:szCs w:val="22"/>
          <w:highlight w:val="none"/>
          <w:u w:val="single"/>
        </w:rPr>
        <w:t xml:space="preserve">             </w:t>
      </w:r>
    </w:p>
    <w:p w14:paraId="4E2DC4CB">
      <w:pPr>
        <w:spacing w:line="360" w:lineRule="auto"/>
        <w:ind w:left="540" w:leftChars="257"/>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联系电话：</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 xml:space="preserve">  手机：</w:t>
      </w:r>
      <w:r>
        <w:rPr>
          <w:rFonts w:hint="eastAsia" w:ascii="Times New Roman" w:hAnsi="Times New Roman" w:eastAsia="宋体" w:cs="Times New Roman"/>
          <w:sz w:val="22"/>
          <w:szCs w:val="22"/>
          <w:highlight w:val="none"/>
          <w:u w:val="single"/>
        </w:rPr>
        <w:t xml:space="preserve">                   </w:t>
      </w:r>
    </w:p>
    <w:p w14:paraId="509C7A6F">
      <w:pPr>
        <w:spacing w:line="360" w:lineRule="auto"/>
        <w:ind w:left="540" w:leftChars="257"/>
        <w:rPr>
          <w:rFonts w:ascii="Times New Roman" w:hAnsi="Times New Roman" w:eastAsia="宋体" w:cs="Times New Roman"/>
          <w:sz w:val="22"/>
          <w:szCs w:val="22"/>
          <w:highlight w:val="none"/>
          <w:u w:val="single"/>
        </w:rPr>
      </w:pPr>
      <w:r>
        <w:rPr>
          <w:rFonts w:hint="eastAsia" w:ascii="Times New Roman" w:hAnsi="Times New Roman" w:eastAsia="宋体" w:cs="Times New Roman"/>
          <w:sz w:val="22"/>
          <w:szCs w:val="22"/>
          <w:highlight w:val="none"/>
        </w:rPr>
        <w:t>身份证号码：</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职务：</w:t>
      </w:r>
      <w:r>
        <w:rPr>
          <w:rFonts w:hint="eastAsia" w:ascii="Times New Roman" w:hAnsi="Times New Roman" w:eastAsia="宋体" w:cs="Times New Roman"/>
          <w:sz w:val="22"/>
          <w:szCs w:val="22"/>
          <w:highlight w:val="none"/>
          <w:u w:val="single"/>
        </w:rPr>
        <w:t xml:space="preserve">       </w:t>
      </w:r>
    </w:p>
    <w:p w14:paraId="1DA212FF">
      <w:pPr>
        <w:spacing w:line="360" w:lineRule="auto"/>
        <w:ind w:left="540" w:leftChars="257"/>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授权委托日期：</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年</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 xml:space="preserve">月 </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日</w:t>
      </w:r>
    </w:p>
    <w:p w14:paraId="4B833370">
      <w:pPr>
        <w:rPr>
          <w:rFonts w:ascii="Times New Roman" w:hAnsi="Times New Roman" w:eastAsia="宋体" w:cs="Times New Roman"/>
          <w:sz w:val="22"/>
          <w:szCs w:val="28"/>
          <w:highlight w:val="none"/>
        </w:rPr>
      </w:pPr>
    </w:p>
    <w:p w14:paraId="1DAF4E7A">
      <w:pPr>
        <w:spacing w:line="360" w:lineRule="auto"/>
        <w:ind w:firstLine="442" w:firstLineChars="200"/>
        <w:rPr>
          <w:rFonts w:ascii="Times New Roman" w:hAnsi="Times New Roman" w:eastAsia="宋体" w:cs="Times New Roman"/>
          <w:b/>
          <w:color w:val="FF0000"/>
          <w:sz w:val="22"/>
          <w:szCs w:val="22"/>
          <w:highlight w:val="none"/>
        </w:rPr>
      </w:pPr>
      <w:r>
        <w:rPr>
          <w:rFonts w:hint="eastAsia" w:ascii="Times New Roman" w:hAnsi="Times New Roman" w:eastAsia="宋体" w:cs="Times New Roman"/>
          <w:b/>
          <w:color w:val="FF0000"/>
          <w:sz w:val="22"/>
          <w:szCs w:val="22"/>
          <w:highlight w:val="none"/>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14:paraId="2B009FCA">
      <w:pPr>
        <w:spacing w:line="360" w:lineRule="auto"/>
        <w:ind w:firstLine="420"/>
        <w:jc w:val="right"/>
        <w:rPr>
          <w:rFonts w:ascii="Times New Roman" w:hAnsi="Times New Roman" w:eastAsia="宋体" w:cs="Times New Roman"/>
          <w:sz w:val="22"/>
          <w:szCs w:val="22"/>
          <w:highlight w:val="none"/>
        </w:rPr>
      </w:pPr>
    </w:p>
    <w:p w14:paraId="7C29C57A">
      <w:pPr>
        <w:spacing w:line="360" w:lineRule="auto"/>
        <w:ind w:firstLine="420"/>
        <w:jc w:val="right"/>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（此处填写投标人名称）公司（加盖投标人公章）</w:t>
      </w:r>
    </w:p>
    <w:p w14:paraId="74821FD3">
      <w:pPr>
        <w:spacing w:line="360" w:lineRule="auto"/>
        <w:ind w:firstLine="420"/>
        <w:jc w:val="right"/>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XX年XX月XX日</w:t>
      </w:r>
      <w:bookmarkEnd w:id="41"/>
      <w:bookmarkEnd w:id="43"/>
    </w:p>
    <w:p w14:paraId="2DEE9168">
      <w:pPr>
        <w:rPr>
          <w:rFonts w:ascii="宋体" w:hAnsi="宋体" w:eastAsia="宋体" w:cs="Times New Roman"/>
          <w:bCs/>
          <w:color w:val="000000"/>
          <w:szCs w:val="21"/>
          <w:highlight w:val="none"/>
        </w:rPr>
      </w:pPr>
    </w:p>
    <w:p w14:paraId="150B6FD5">
      <w:pPr>
        <w:keepNext/>
        <w:keepLines/>
        <w:widowControl w:val="0"/>
        <w:adjustRightInd w:val="0"/>
        <w:spacing w:before="120" w:beforeLines="50" w:after="120" w:afterLines="50" w:line="240" w:lineRule="auto"/>
        <w:jc w:val="center"/>
        <w:textAlignment w:val="baseline"/>
        <w:outlineLvl w:val="1"/>
        <w:rPr>
          <w:rFonts w:ascii="宋体" w:hAnsi="宋体" w:eastAsia="宋体" w:cs="Times New Roman"/>
          <w:b/>
          <w:bCs/>
          <w:kern w:val="0"/>
          <w:sz w:val="28"/>
          <w:szCs w:val="28"/>
          <w:highlight w:val="none"/>
          <w:lang w:val="en-US" w:eastAsia="zh-CN" w:bidi="ar-SA"/>
        </w:rPr>
      </w:pPr>
      <w:r>
        <w:rPr>
          <w:rFonts w:hint="eastAsia" w:ascii="宋体" w:hAnsi="宋体" w:eastAsia="宋体" w:cs="Times New Roman"/>
          <w:b/>
          <w:bCs/>
          <w:kern w:val="0"/>
          <w:sz w:val="28"/>
          <w:szCs w:val="28"/>
          <w:highlight w:val="none"/>
          <w:lang w:val="en-US" w:eastAsia="zh-CN" w:bidi="ar-SA"/>
        </w:rPr>
        <w:t>九、</w:t>
      </w:r>
      <w:commentRangeStart w:id="40"/>
      <w:r>
        <w:rPr>
          <w:rFonts w:hint="eastAsia" w:ascii="宋体" w:hAnsi="宋体" w:eastAsia="宋体" w:cs="Times New Roman"/>
          <w:b/>
          <w:bCs/>
          <w:kern w:val="0"/>
          <w:sz w:val="28"/>
          <w:szCs w:val="28"/>
          <w:highlight w:val="none"/>
          <w:lang w:val="en-US" w:eastAsia="zh-CN" w:bidi="ar-SA"/>
        </w:rPr>
        <w:t>演示要求</w:t>
      </w:r>
      <w:commentRangeEnd w:id="40"/>
      <w:r>
        <w:rPr>
          <w:rFonts w:ascii="宋体" w:hAnsi="宋体" w:eastAsia="宋体" w:cs="Times New Roman"/>
          <w:b/>
          <w:bCs/>
          <w:kern w:val="0"/>
          <w:sz w:val="24"/>
          <w:szCs w:val="20"/>
          <w:highlight w:val="none"/>
          <w:lang w:val="en-US" w:eastAsia="zh-CN" w:bidi="ar-SA"/>
        </w:rPr>
        <w:commentReference w:id="40"/>
      </w:r>
    </w:p>
    <w:p w14:paraId="50674D06">
      <w:pPr>
        <w:ind w:firstLine="420" w:firstLineChars="200"/>
        <w:rPr>
          <w:rFonts w:cs="楷体_GB2312" w:asciiTheme="minorEastAsia" w:hAnsiTheme="minorEastAsia" w:eastAsiaTheme="minorEastAsia"/>
          <w:szCs w:val="21"/>
          <w:highlight w:val="none"/>
        </w:rPr>
      </w:pPr>
      <w:r>
        <w:rPr>
          <w:rFonts w:hint="eastAsia" w:cs="楷体_GB2312" w:asciiTheme="minorEastAsia" w:hAnsiTheme="minorEastAsia" w:eastAsiaTheme="minorEastAsia"/>
          <w:szCs w:val="21"/>
          <w:highlight w:val="none"/>
        </w:rPr>
        <w:t>（一）总体要求：</w:t>
      </w:r>
    </w:p>
    <w:p w14:paraId="370A3877">
      <w:pPr>
        <w:ind w:firstLine="480" w:firstLineChars="200"/>
        <w:rPr>
          <w:rFonts w:cs="仿宋_GB2312" w:asciiTheme="minorEastAsia" w:hAnsiTheme="minorEastAsia" w:eastAsiaTheme="minorEastAsia"/>
          <w:szCs w:val="21"/>
          <w:highlight w:val="none"/>
        </w:rPr>
      </w:pPr>
      <w:r>
        <w:rPr>
          <w:rFonts w:ascii="宋体" w:hAnsi="宋体" w:eastAsia="宋体" w:cs="宋体"/>
          <w:sz w:val="24"/>
          <w:highlight w:val="none"/>
        </w:rPr>
        <w:t>供应商授权委托人应在</w:t>
      </w:r>
      <w:r>
        <w:rPr>
          <w:rFonts w:ascii="宋体" w:hAnsi="宋体" w:eastAsia="宋体" w:cs="宋体"/>
          <w:b/>
          <w:bCs/>
          <w:color w:val="FF0000"/>
          <w:sz w:val="24"/>
          <w:highlight w:val="none"/>
        </w:rPr>
        <w:t>本项目开标当日</w:t>
      </w:r>
      <w:r>
        <w:rPr>
          <w:rFonts w:hint="eastAsia" w:ascii="宋体" w:hAnsi="宋体" w:eastAsia="宋体" w:cs="宋体"/>
          <w:b/>
          <w:bCs/>
          <w:color w:val="FF0000"/>
          <w:sz w:val="24"/>
          <w:highlight w:val="none"/>
        </w:rPr>
        <w:t>9:15-9:30（投标截止时间为上午时适用）,14:15-14:30</w:t>
      </w:r>
      <w:r>
        <w:rPr>
          <w:rFonts w:ascii="宋体" w:hAnsi="宋体" w:eastAsia="宋体" w:cs="宋体"/>
          <w:b/>
          <w:bCs/>
          <w:color w:val="FF0000"/>
          <w:sz w:val="24"/>
          <w:highlight w:val="none"/>
        </w:rPr>
        <w:t>（投标截止时间为下午时适用）到签到地点（</w:t>
      </w:r>
      <w:r>
        <w:rPr>
          <w:rFonts w:hint="eastAsia" w:ascii="宋体" w:hAnsi="宋体" w:eastAsia="宋体" w:cs="宋体"/>
          <w:b/>
          <w:bCs/>
          <w:color w:val="FF0000"/>
          <w:sz w:val="24"/>
          <w:highlight w:val="none"/>
        </w:rPr>
        <w:t>深圳市南山区西丽街道沙河西路3185号智谷产业园A座深圳交易集团总部大楼3楼</w:t>
      </w:r>
      <w:r>
        <w:rPr>
          <w:rFonts w:ascii="宋体" w:hAnsi="宋体" w:eastAsia="宋体" w:cs="宋体"/>
          <w:b/>
          <w:bCs/>
          <w:color w:val="FF0000"/>
          <w:sz w:val="24"/>
          <w:highlight w:val="none"/>
        </w:rPr>
        <w:t>）</w:t>
      </w:r>
      <w:r>
        <w:rPr>
          <w:rFonts w:hint="eastAsia" w:ascii="宋体" w:hAnsi="宋体" w:eastAsia="宋体" w:cs="宋体"/>
          <w:sz w:val="24"/>
          <w:highlight w:val="none"/>
        </w:rPr>
        <w:t>，</w:t>
      </w:r>
      <w:r>
        <w:rPr>
          <w:rFonts w:hint="eastAsia" w:cs="仿宋_GB2312" w:asciiTheme="minorEastAsia" w:hAnsiTheme="minorEastAsia" w:eastAsiaTheme="minorEastAsia"/>
          <w:bCs/>
          <w:szCs w:val="21"/>
          <w:highlight w:val="none"/>
        </w:rPr>
        <w:t>按现场工作人员指引</w:t>
      </w:r>
      <w:r>
        <w:rPr>
          <w:rFonts w:hint="eastAsia" w:cs="仿宋_GB2312" w:asciiTheme="minorEastAsia" w:hAnsiTheme="minorEastAsia" w:eastAsiaTheme="minorEastAsia"/>
          <w:szCs w:val="21"/>
          <w:highlight w:val="none"/>
        </w:rPr>
        <w:t>填写《演示签到表》。</w:t>
      </w:r>
    </w:p>
    <w:p w14:paraId="007A47AD">
      <w:pPr>
        <w:ind w:firstLine="420" w:firstLineChars="200"/>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现场演示地点提供</w:t>
      </w:r>
      <w:r>
        <w:rPr>
          <w:rFonts w:hint="eastAsia" w:cs="仿宋_GB2312" w:asciiTheme="minorEastAsia" w:hAnsiTheme="minorEastAsia" w:eastAsiaTheme="minorEastAsia"/>
          <w:bCs/>
          <w:szCs w:val="21"/>
          <w:highlight w:val="none"/>
        </w:rPr>
        <w:t>电源、带VGA接口的液晶显示器及宽带上网环境（无WIFI环境）</w:t>
      </w:r>
      <w:r>
        <w:rPr>
          <w:rFonts w:hint="eastAsia" w:cs="仿宋_GB2312" w:asciiTheme="minorEastAsia" w:hAnsiTheme="minorEastAsia" w:eastAsiaTheme="minorEastAsia"/>
          <w:szCs w:val="21"/>
          <w:highlight w:val="none"/>
        </w:rPr>
        <w:t>，由投标（谈判）供应商授权委托人自带</w:t>
      </w:r>
      <w:r>
        <w:rPr>
          <w:rFonts w:hint="eastAsia" w:cs="仿宋_GB2312" w:asciiTheme="minorEastAsia" w:hAnsiTheme="minorEastAsia" w:eastAsiaTheme="minorEastAsia"/>
          <w:bCs/>
          <w:szCs w:val="21"/>
          <w:highlight w:val="none"/>
        </w:rPr>
        <w:t>手提电脑、U盘等能完成方案讲解的便携设备（具体以自身实际需要为准）</w:t>
      </w:r>
      <w:r>
        <w:rPr>
          <w:rFonts w:hint="eastAsia" w:cs="仿宋_GB2312" w:asciiTheme="minorEastAsia" w:hAnsiTheme="minorEastAsia" w:eastAsiaTheme="minorEastAsia"/>
          <w:szCs w:val="21"/>
          <w:highlight w:val="none"/>
        </w:rPr>
        <w:t>进行现场演示。由于场地有限，建议不携带过大设备。</w:t>
      </w:r>
    </w:p>
    <w:p w14:paraId="2E3A9E0E">
      <w:pPr>
        <w:ind w:firstLine="420" w:firstLineChars="200"/>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每个投标（谈判）供应商演示时间不超过</w:t>
      </w:r>
      <w:r>
        <w:rPr>
          <w:rFonts w:hint="eastAsia" w:cs="仿宋_GB2312" w:asciiTheme="minorEastAsia" w:hAnsiTheme="minorEastAsia" w:eastAsiaTheme="minorEastAsia"/>
          <w:bCs/>
          <w:szCs w:val="21"/>
          <w:highlight w:val="none"/>
        </w:rPr>
        <w:t>10</w:t>
      </w:r>
      <w:r>
        <w:rPr>
          <w:rFonts w:hint="eastAsia" w:cs="仿宋_GB2312" w:asciiTheme="minorEastAsia" w:hAnsiTheme="minorEastAsia" w:eastAsiaTheme="minorEastAsia"/>
          <w:szCs w:val="21"/>
          <w:highlight w:val="none"/>
        </w:rPr>
        <w:t>分钟（期间评委可能会进行提问，并有权酌情延长时间）。演示人员不得超过</w:t>
      </w:r>
      <w:r>
        <w:rPr>
          <w:rFonts w:hint="eastAsia" w:cs="仿宋_GB2312" w:asciiTheme="minorEastAsia" w:hAnsiTheme="minorEastAsia" w:eastAsiaTheme="minorEastAsia"/>
          <w:bCs/>
          <w:szCs w:val="21"/>
          <w:highlight w:val="none"/>
        </w:rPr>
        <w:t>2</w:t>
      </w:r>
      <w:r>
        <w:rPr>
          <w:rFonts w:hint="eastAsia" w:cs="仿宋_GB2312" w:asciiTheme="minorEastAsia" w:hAnsiTheme="minorEastAsia" w:eastAsiaTheme="minorEastAsia"/>
          <w:szCs w:val="21"/>
          <w:highlight w:val="none"/>
        </w:rPr>
        <w:t>人。</w:t>
      </w:r>
    </w:p>
    <w:p w14:paraId="202259C7">
      <w:pPr>
        <w:ind w:firstLine="420" w:firstLineChars="200"/>
        <w:rPr>
          <w:rFonts w:cs="楷体_GB2312" w:asciiTheme="minorEastAsia" w:hAnsiTheme="minorEastAsia" w:eastAsiaTheme="minorEastAsia"/>
          <w:szCs w:val="21"/>
          <w:highlight w:val="none"/>
        </w:rPr>
      </w:pPr>
      <w:r>
        <w:rPr>
          <w:rFonts w:hint="eastAsia" w:cs="楷体_GB2312" w:asciiTheme="minorEastAsia" w:hAnsiTheme="minorEastAsia" w:eastAsiaTheme="minorEastAsia"/>
          <w:szCs w:val="21"/>
          <w:highlight w:val="none"/>
        </w:rPr>
        <w:t>（二）具体程序：</w:t>
      </w:r>
    </w:p>
    <w:p w14:paraId="526D0A91">
      <w:pPr>
        <w:ind w:firstLine="420" w:firstLineChars="200"/>
        <w:rPr>
          <w:rFonts w:cs="仿宋_GB2312" w:asciiTheme="minorEastAsia" w:hAnsiTheme="minorEastAsia" w:eastAsiaTheme="minorEastAsia"/>
          <w:bCs/>
          <w:szCs w:val="21"/>
          <w:highlight w:val="none"/>
        </w:rPr>
      </w:pPr>
      <w:r>
        <w:rPr>
          <w:rFonts w:hint="eastAsia" w:cs="仿宋_GB2312" w:asciiTheme="minorEastAsia" w:hAnsiTheme="minorEastAsia" w:eastAsiaTheme="minorEastAsia"/>
          <w:szCs w:val="21"/>
          <w:highlight w:val="none"/>
        </w:rPr>
        <w:t>1、供应商授权委托人</w:t>
      </w:r>
      <w:r>
        <w:rPr>
          <w:rFonts w:hint="eastAsia" w:cs="仿宋_GB2312" w:asciiTheme="minorEastAsia" w:hAnsiTheme="minorEastAsia" w:eastAsiaTheme="minorEastAsia"/>
          <w:bCs/>
          <w:szCs w:val="21"/>
          <w:highlight w:val="none"/>
        </w:rPr>
        <w:t>需在演示签到截止时间前，提供法定代表人（负责人）演示授权委托书（加盖公章）、身份证明材料原件和复印件</w:t>
      </w:r>
      <w:r>
        <w:rPr>
          <w:rFonts w:hint="eastAsia" w:cs="仿宋_GB2312" w:asciiTheme="minorEastAsia" w:hAnsiTheme="minorEastAsia" w:eastAsiaTheme="minorEastAsia"/>
          <w:bCs/>
          <w:szCs w:val="21"/>
          <w:highlight w:val="none"/>
          <w:lang w:eastAsia="zh-CN"/>
        </w:rPr>
        <w:t>（中国国籍人员，请提供代理人身份证，港澳台居民可提供来往通行证；非中国国籍人员，可提供公安部门认可的身份证明材料）</w:t>
      </w:r>
      <w:r>
        <w:rPr>
          <w:rFonts w:hint="eastAsia" w:cs="仿宋_GB2312" w:asciiTheme="minorEastAsia" w:hAnsiTheme="minorEastAsia" w:eastAsiaTheme="minorEastAsia"/>
          <w:bCs/>
          <w:szCs w:val="21"/>
          <w:highlight w:val="none"/>
        </w:rPr>
        <w:t>，到</w:t>
      </w:r>
      <w:r>
        <w:rPr>
          <w:rFonts w:hint="eastAsia" w:cs="仿宋_GB2312" w:asciiTheme="minorEastAsia" w:hAnsiTheme="minorEastAsia" w:eastAsiaTheme="minorEastAsia"/>
          <w:szCs w:val="21"/>
          <w:highlight w:val="none"/>
        </w:rPr>
        <w:t>政府集中采购机构指定签到地点</w:t>
      </w:r>
      <w:r>
        <w:rPr>
          <w:rFonts w:hint="eastAsia" w:cs="仿宋_GB2312" w:asciiTheme="minorEastAsia" w:hAnsiTheme="minorEastAsia" w:eastAsiaTheme="minorEastAsia"/>
          <w:bCs/>
          <w:szCs w:val="21"/>
          <w:highlight w:val="none"/>
        </w:rPr>
        <w:t>按现场工作人员指引填写《演示签到表》。（演示授权委托书模板详见附件）</w:t>
      </w:r>
    </w:p>
    <w:p w14:paraId="7AB51818">
      <w:pPr>
        <w:ind w:firstLine="420" w:firstLineChars="200"/>
        <w:rPr>
          <w:rFonts w:cs="仿宋_GB2312" w:asciiTheme="minorEastAsia" w:hAnsiTheme="minorEastAsia" w:eastAsiaTheme="minorEastAsia"/>
          <w:bCs/>
          <w:szCs w:val="21"/>
          <w:highlight w:val="none"/>
        </w:rPr>
      </w:pPr>
      <w:r>
        <w:rPr>
          <w:rFonts w:hint="eastAsia" w:cs="仿宋_GB2312" w:asciiTheme="minorEastAsia" w:hAnsiTheme="minorEastAsia" w:eastAsiaTheme="minorEastAsia"/>
          <w:bCs/>
          <w:szCs w:val="21"/>
          <w:highlight w:val="none"/>
        </w:rPr>
        <w:t>特别注意事项：（1）资料不符合要求，不予签到；（2）规定的截止时间后，不再受理签到；（3）未进行签到的人员，不能参与现场演示</w:t>
      </w:r>
    </w:p>
    <w:p w14:paraId="1BDD088B">
      <w:pPr>
        <w:ind w:firstLine="420" w:firstLineChars="200"/>
        <w:rPr>
          <w:rFonts w:cs="仿宋_GB2312" w:asciiTheme="minorEastAsia" w:hAnsiTheme="minorEastAsia" w:eastAsiaTheme="minorEastAsia"/>
          <w:kern w:val="0"/>
          <w:szCs w:val="21"/>
          <w:highlight w:val="none"/>
        </w:rPr>
      </w:pPr>
      <w:r>
        <w:rPr>
          <w:rFonts w:hint="eastAsia" w:cs="仿宋_GB2312" w:asciiTheme="minorEastAsia" w:hAnsiTheme="minorEastAsia" w:eastAsiaTheme="minorEastAsia"/>
          <w:szCs w:val="21"/>
          <w:highlight w:val="none"/>
        </w:rPr>
        <w:t>2、</w:t>
      </w:r>
      <w:r>
        <w:rPr>
          <w:rFonts w:ascii="Times New Roman" w:hAnsi="Times New Roman" w:eastAsia="宋体" w:cs="Times New Roman"/>
          <w:highlight w:val="none"/>
        </w:rPr>
        <w:t>初审合格的供应商应按评委要求进行</w:t>
      </w:r>
      <w:r>
        <w:rPr>
          <w:rFonts w:hint="eastAsia" w:ascii="Times New Roman" w:hAnsi="Times New Roman" w:eastAsia="宋体" w:cs="Times New Roman"/>
          <w:highlight w:val="none"/>
        </w:rPr>
        <w:t>演示</w:t>
      </w:r>
      <w:r>
        <w:rPr>
          <w:rFonts w:hint="eastAsia" w:cs="仿宋_GB2312" w:asciiTheme="minorEastAsia" w:hAnsiTheme="minorEastAsia" w:eastAsiaTheme="minorEastAsia"/>
          <w:kern w:val="0"/>
          <w:szCs w:val="21"/>
          <w:highlight w:val="none"/>
        </w:rPr>
        <w:t>。</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kern w:val="0"/>
          <w:szCs w:val="21"/>
          <w:highlight w:val="none"/>
        </w:rPr>
        <w:t>正式开始前将进行身份核对；核对内容为</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kern w:val="0"/>
          <w:szCs w:val="21"/>
          <w:highlight w:val="none"/>
        </w:rPr>
        <w:t>人员提供的“</w:t>
      </w:r>
      <w:r>
        <w:rPr>
          <w:rFonts w:hint="eastAsia" w:cs="仿宋_GB2312" w:asciiTheme="minorEastAsia" w:hAnsiTheme="minorEastAsia" w:eastAsiaTheme="minorEastAsia"/>
          <w:bCs/>
          <w:szCs w:val="21"/>
          <w:highlight w:val="none"/>
        </w:rPr>
        <w:t>法定代表人（负责人）授权委托书（加盖公章）、授权委托人身份证原件</w:t>
      </w:r>
      <w:r>
        <w:rPr>
          <w:rFonts w:hint="eastAsia" w:ascii="仿宋_GB2312" w:hAnsi="仿宋_GB2312" w:eastAsia="仿宋_GB2312" w:cs="仿宋_GB2312"/>
          <w:szCs w:val="21"/>
          <w:highlight w:val="none"/>
        </w:rPr>
        <w:t>和复印件</w:t>
      </w:r>
      <w:r>
        <w:rPr>
          <w:rFonts w:hint="eastAsia" w:cs="仿宋_GB2312" w:asciiTheme="minorEastAsia" w:hAnsiTheme="minorEastAsia" w:eastAsiaTheme="minorEastAsia"/>
          <w:kern w:val="0"/>
          <w:szCs w:val="21"/>
          <w:highlight w:val="none"/>
        </w:rPr>
        <w:t>”。资料不齐全的，不得参与</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kern w:val="0"/>
          <w:szCs w:val="21"/>
          <w:highlight w:val="none"/>
        </w:rPr>
        <w:t>。</w:t>
      </w:r>
    </w:p>
    <w:p w14:paraId="5215E03D">
      <w:pPr>
        <w:ind w:firstLine="420" w:firstLineChars="200"/>
        <w:rPr>
          <w:rFonts w:cs="楷体_GB2312" w:asciiTheme="minorEastAsia" w:hAnsiTheme="minorEastAsia" w:eastAsiaTheme="minorEastAsia"/>
          <w:szCs w:val="21"/>
          <w:highlight w:val="none"/>
        </w:rPr>
      </w:pPr>
      <w:r>
        <w:rPr>
          <w:rFonts w:hint="eastAsia" w:cs="楷体_GB2312" w:asciiTheme="minorEastAsia" w:hAnsiTheme="minorEastAsia" w:eastAsiaTheme="minorEastAsia"/>
          <w:szCs w:val="21"/>
          <w:highlight w:val="none"/>
        </w:rPr>
        <w:t>（三）其它演示规则：</w:t>
      </w:r>
    </w:p>
    <w:p w14:paraId="104185FD">
      <w:pPr>
        <w:widowControl w:val="0"/>
        <w:ind w:firstLine="392" w:firstLineChars="187"/>
        <w:jc w:val="both"/>
        <w:rPr>
          <w:rFonts w:cs="仿宋_GB2312" w:asciiTheme="minorEastAsia" w:hAnsiTheme="minorEastAsia" w:eastAsiaTheme="minorEastAsia"/>
          <w:kern w:val="2"/>
          <w:sz w:val="21"/>
          <w:szCs w:val="21"/>
          <w:highlight w:val="none"/>
          <w:lang w:val="en-US" w:eastAsia="zh-CN" w:bidi="ar-SA"/>
        </w:rPr>
      </w:pPr>
      <w:r>
        <w:rPr>
          <w:rFonts w:hint="eastAsia" w:cs="仿宋_GB2312" w:asciiTheme="minorEastAsia" w:hAnsiTheme="minorEastAsia" w:eastAsiaTheme="minorEastAsia"/>
          <w:kern w:val="2"/>
          <w:sz w:val="21"/>
          <w:szCs w:val="21"/>
          <w:highlight w:val="none"/>
          <w:lang w:val="en-US" w:eastAsia="zh-CN" w:bidi="ar-SA"/>
        </w:rPr>
        <w:t>A</w:t>
      </w:r>
      <w:r>
        <w:rPr>
          <w:rFonts w:cs="仿宋_GB2312" w:asciiTheme="minorEastAsia" w:hAnsiTheme="minorEastAsia" w:eastAsiaTheme="minorEastAsia"/>
          <w:kern w:val="2"/>
          <w:sz w:val="21"/>
          <w:szCs w:val="21"/>
          <w:highlight w:val="none"/>
          <w:lang w:val="en-US" w:eastAsia="zh-CN" w:bidi="ar-SA"/>
        </w:rPr>
        <w:t>.</w:t>
      </w:r>
      <w:r>
        <w:rPr>
          <w:rFonts w:hint="eastAsia" w:cs="仿宋_GB2312" w:asciiTheme="minorEastAsia" w:hAnsiTheme="minorEastAsia" w:eastAsiaTheme="minorEastAsia"/>
          <w:kern w:val="2"/>
          <w:sz w:val="21"/>
          <w:szCs w:val="21"/>
          <w:highlight w:val="none"/>
          <w:lang w:val="en-US" w:eastAsia="zh-CN" w:bidi="ar-SA"/>
        </w:rPr>
        <w:t>参加本次</w:t>
      </w:r>
      <w:r>
        <w:rPr>
          <w:rFonts w:hint="eastAsia" w:cs="仿宋_GB2312" w:asciiTheme="minorEastAsia" w:hAnsiTheme="minorEastAsia" w:eastAsiaTheme="minorEastAsia"/>
          <w:bCs/>
          <w:kern w:val="2"/>
          <w:sz w:val="21"/>
          <w:szCs w:val="21"/>
          <w:highlight w:val="none"/>
          <w:lang w:val="en-US" w:eastAsia="zh-CN" w:bidi="ar-SA"/>
        </w:rPr>
        <w:t>演示</w:t>
      </w:r>
      <w:r>
        <w:rPr>
          <w:rFonts w:hint="eastAsia" w:cs="仿宋_GB2312" w:asciiTheme="minorEastAsia" w:hAnsiTheme="minorEastAsia" w:eastAsiaTheme="minorEastAsia"/>
          <w:kern w:val="2"/>
          <w:sz w:val="21"/>
          <w:szCs w:val="21"/>
          <w:highlight w:val="none"/>
          <w:lang w:val="en-US" w:eastAsia="zh-CN" w:bidi="ar-SA"/>
        </w:rPr>
        <w:t>的各投标（谈判）供应商，均认为本次</w:t>
      </w:r>
      <w:r>
        <w:rPr>
          <w:rFonts w:hint="eastAsia" w:cs="仿宋_GB2312" w:asciiTheme="minorEastAsia" w:hAnsiTheme="minorEastAsia" w:eastAsiaTheme="minorEastAsia"/>
          <w:bCs/>
          <w:kern w:val="2"/>
          <w:sz w:val="21"/>
          <w:szCs w:val="21"/>
          <w:highlight w:val="none"/>
          <w:lang w:val="en-US" w:eastAsia="zh-CN" w:bidi="ar-SA"/>
        </w:rPr>
        <w:t>演示</w:t>
      </w:r>
      <w:r>
        <w:rPr>
          <w:rFonts w:hint="eastAsia" w:cs="仿宋_GB2312" w:asciiTheme="minorEastAsia" w:hAnsiTheme="minorEastAsia" w:eastAsiaTheme="minorEastAsia"/>
          <w:kern w:val="2"/>
          <w:sz w:val="21"/>
          <w:szCs w:val="21"/>
          <w:highlight w:val="none"/>
          <w:lang w:val="en-US" w:eastAsia="zh-CN" w:bidi="ar-SA"/>
        </w:rPr>
        <w:t>的程序和环境能够满足</w:t>
      </w:r>
      <w:r>
        <w:rPr>
          <w:rFonts w:hint="eastAsia" w:cs="仿宋_GB2312" w:asciiTheme="minorEastAsia" w:hAnsiTheme="minorEastAsia" w:eastAsiaTheme="minorEastAsia"/>
          <w:bCs/>
          <w:kern w:val="2"/>
          <w:sz w:val="21"/>
          <w:szCs w:val="21"/>
          <w:highlight w:val="none"/>
          <w:lang w:val="en-US" w:eastAsia="zh-CN" w:bidi="ar-SA"/>
        </w:rPr>
        <w:t>演示</w:t>
      </w:r>
      <w:r>
        <w:rPr>
          <w:rFonts w:hint="eastAsia" w:cs="仿宋_GB2312" w:asciiTheme="minorEastAsia" w:hAnsiTheme="minorEastAsia" w:eastAsiaTheme="minorEastAsia"/>
          <w:kern w:val="2"/>
          <w:sz w:val="21"/>
          <w:szCs w:val="21"/>
          <w:highlight w:val="none"/>
          <w:lang w:val="en-US" w:eastAsia="zh-CN" w:bidi="ar-SA"/>
        </w:rPr>
        <w:t>基本条件，并对本</w:t>
      </w:r>
      <w:r>
        <w:rPr>
          <w:rFonts w:hint="eastAsia" w:cs="仿宋_GB2312" w:asciiTheme="minorEastAsia" w:hAnsiTheme="minorEastAsia" w:eastAsiaTheme="minorEastAsia"/>
          <w:bCs/>
          <w:kern w:val="2"/>
          <w:sz w:val="21"/>
          <w:szCs w:val="21"/>
          <w:highlight w:val="none"/>
          <w:lang w:val="en-US" w:eastAsia="zh-CN" w:bidi="ar-SA"/>
        </w:rPr>
        <w:t>演示</w:t>
      </w:r>
      <w:r>
        <w:rPr>
          <w:rFonts w:hint="eastAsia" w:cs="仿宋_GB2312" w:asciiTheme="minorEastAsia" w:hAnsiTheme="minorEastAsia" w:eastAsiaTheme="minorEastAsia"/>
          <w:kern w:val="2"/>
          <w:sz w:val="21"/>
          <w:szCs w:val="21"/>
          <w:highlight w:val="none"/>
          <w:lang w:val="en-US" w:eastAsia="zh-CN" w:bidi="ar-SA"/>
        </w:rPr>
        <w:t>方案要求内的各项规定不做事后异议，且能够严格遵守相关规定。</w:t>
      </w:r>
    </w:p>
    <w:p w14:paraId="680A1730">
      <w:pPr>
        <w:widowControl w:val="0"/>
        <w:ind w:firstLine="392" w:firstLineChars="187"/>
        <w:jc w:val="both"/>
        <w:rPr>
          <w:rFonts w:cs="仿宋_GB2312" w:asciiTheme="minorEastAsia" w:hAnsiTheme="minorEastAsia" w:eastAsiaTheme="minorEastAsia"/>
          <w:kern w:val="2"/>
          <w:sz w:val="21"/>
          <w:szCs w:val="21"/>
          <w:highlight w:val="none"/>
          <w:lang w:val="en-US" w:eastAsia="zh-CN" w:bidi="ar-SA"/>
        </w:rPr>
      </w:pPr>
      <w:r>
        <w:rPr>
          <w:rFonts w:hint="eastAsia" w:cs="仿宋_GB2312" w:asciiTheme="minorEastAsia" w:hAnsiTheme="minorEastAsia" w:eastAsiaTheme="minorEastAsia"/>
          <w:kern w:val="2"/>
          <w:sz w:val="21"/>
          <w:szCs w:val="21"/>
          <w:highlight w:val="none"/>
          <w:lang w:val="en-US" w:eastAsia="zh-CN" w:bidi="ar-SA"/>
        </w:rPr>
        <w:t>B</w:t>
      </w:r>
      <w:r>
        <w:rPr>
          <w:rFonts w:cs="仿宋_GB2312" w:asciiTheme="minorEastAsia" w:hAnsiTheme="minorEastAsia" w:eastAsiaTheme="minorEastAsia"/>
          <w:kern w:val="2"/>
          <w:sz w:val="21"/>
          <w:szCs w:val="21"/>
          <w:highlight w:val="none"/>
          <w:lang w:val="en-US" w:eastAsia="zh-CN" w:bidi="ar-SA"/>
        </w:rPr>
        <w:t>.</w:t>
      </w:r>
      <w:r>
        <w:rPr>
          <w:rFonts w:hint="eastAsia" w:cs="仿宋_GB2312" w:asciiTheme="minorEastAsia" w:hAnsiTheme="minorEastAsia" w:eastAsiaTheme="minorEastAsia"/>
          <w:kern w:val="2"/>
          <w:sz w:val="21"/>
          <w:szCs w:val="21"/>
          <w:highlight w:val="none"/>
          <w:lang w:val="en-US" w:eastAsia="zh-CN" w:bidi="ar-SA"/>
        </w:rPr>
        <w:t>演示在评审环节进行。演示原则上</w:t>
      </w:r>
      <w:r>
        <w:rPr>
          <w:rFonts w:hint="eastAsia" w:cs="仿宋_GB2312" w:asciiTheme="minorEastAsia" w:hAnsiTheme="minorEastAsia" w:eastAsiaTheme="minorEastAsia"/>
          <w:bCs/>
          <w:kern w:val="2"/>
          <w:sz w:val="21"/>
          <w:szCs w:val="21"/>
          <w:highlight w:val="none"/>
          <w:lang w:val="en-US" w:eastAsia="zh-CN" w:bidi="ar-SA"/>
        </w:rPr>
        <w:t>按签到顺序</w:t>
      </w:r>
      <w:r>
        <w:rPr>
          <w:rFonts w:hint="eastAsia" w:cs="仿宋_GB2312" w:asciiTheme="minorEastAsia" w:hAnsiTheme="minorEastAsia" w:eastAsiaTheme="minorEastAsia"/>
          <w:kern w:val="2"/>
          <w:sz w:val="21"/>
          <w:szCs w:val="21"/>
          <w:highlight w:val="none"/>
          <w:lang w:val="en-US" w:eastAsia="zh-CN" w:bidi="ar-SA"/>
        </w:rPr>
        <w:t>依次进行（经评委同意，可以酌情进行调整）。一个供应商一次性</w:t>
      </w:r>
      <w:r>
        <w:rPr>
          <w:rFonts w:hint="eastAsia" w:cs="仿宋_GB2312" w:asciiTheme="minorEastAsia" w:hAnsiTheme="minorEastAsia" w:eastAsiaTheme="minorEastAsia"/>
          <w:bCs/>
          <w:kern w:val="2"/>
          <w:sz w:val="21"/>
          <w:szCs w:val="21"/>
          <w:highlight w:val="none"/>
          <w:lang w:val="en-US" w:eastAsia="zh-CN" w:bidi="ar-SA"/>
        </w:rPr>
        <w:t>演示</w:t>
      </w:r>
      <w:r>
        <w:rPr>
          <w:rFonts w:hint="eastAsia" w:cs="仿宋_GB2312" w:asciiTheme="minorEastAsia" w:hAnsiTheme="minorEastAsia" w:eastAsiaTheme="minorEastAsia"/>
          <w:kern w:val="2"/>
          <w:sz w:val="21"/>
          <w:szCs w:val="21"/>
          <w:highlight w:val="none"/>
          <w:lang w:val="en-US" w:eastAsia="zh-CN" w:bidi="ar-SA"/>
        </w:rPr>
        <w:t>完毕。一个供应商在进行</w:t>
      </w:r>
      <w:r>
        <w:rPr>
          <w:rFonts w:hint="eastAsia" w:cs="仿宋_GB2312" w:asciiTheme="minorEastAsia" w:hAnsiTheme="minorEastAsia" w:eastAsiaTheme="minorEastAsia"/>
          <w:bCs/>
          <w:kern w:val="2"/>
          <w:sz w:val="21"/>
          <w:szCs w:val="21"/>
          <w:highlight w:val="none"/>
          <w:lang w:val="en-US" w:eastAsia="zh-CN" w:bidi="ar-SA"/>
        </w:rPr>
        <w:t>演示</w:t>
      </w:r>
      <w:r>
        <w:rPr>
          <w:rFonts w:hint="eastAsia" w:cs="仿宋_GB2312" w:asciiTheme="minorEastAsia" w:hAnsiTheme="minorEastAsia" w:eastAsiaTheme="minorEastAsia"/>
          <w:kern w:val="2"/>
          <w:sz w:val="21"/>
          <w:szCs w:val="21"/>
          <w:highlight w:val="none"/>
          <w:lang w:val="en-US" w:eastAsia="zh-CN" w:bidi="ar-SA"/>
        </w:rPr>
        <w:t>时，其他供应商不得进入现场。</w:t>
      </w:r>
      <w:r>
        <w:rPr>
          <w:rFonts w:hint="eastAsia" w:cs="仿宋_GB2312" w:asciiTheme="minorEastAsia" w:hAnsiTheme="minorEastAsia" w:eastAsiaTheme="minorEastAsia"/>
          <w:bCs/>
          <w:kern w:val="2"/>
          <w:sz w:val="21"/>
          <w:szCs w:val="21"/>
          <w:highlight w:val="none"/>
          <w:lang w:val="en-US" w:eastAsia="zh-CN" w:bidi="ar-SA"/>
        </w:rPr>
        <w:t>演示</w:t>
      </w:r>
      <w:r>
        <w:rPr>
          <w:rFonts w:hint="eastAsia" w:cs="仿宋_GB2312" w:asciiTheme="minorEastAsia" w:hAnsiTheme="minorEastAsia" w:eastAsiaTheme="minorEastAsia"/>
          <w:kern w:val="2"/>
          <w:sz w:val="21"/>
          <w:szCs w:val="21"/>
          <w:highlight w:val="none"/>
          <w:lang w:val="en-US" w:eastAsia="zh-CN" w:bidi="ar-SA"/>
        </w:rPr>
        <w:t>期间，评委可视情况对讲解人员进行提问。</w:t>
      </w:r>
    </w:p>
    <w:p w14:paraId="4AC4B1EC">
      <w:pPr>
        <w:widowControl w:val="0"/>
        <w:ind w:firstLine="392" w:firstLineChars="187"/>
        <w:jc w:val="both"/>
        <w:rPr>
          <w:rFonts w:cs="仿宋_GB2312" w:asciiTheme="minorEastAsia" w:hAnsiTheme="minorEastAsia" w:eastAsiaTheme="minorEastAsia"/>
          <w:kern w:val="2"/>
          <w:sz w:val="21"/>
          <w:szCs w:val="21"/>
          <w:highlight w:val="none"/>
          <w:lang w:val="en-US" w:eastAsia="zh-CN" w:bidi="ar-SA"/>
        </w:rPr>
      </w:pPr>
      <w:r>
        <w:rPr>
          <w:rFonts w:hint="eastAsia" w:cs="仿宋_GB2312" w:asciiTheme="minorEastAsia" w:hAnsiTheme="minorEastAsia" w:eastAsiaTheme="minorEastAsia"/>
          <w:kern w:val="2"/>
          <w:sz w:val="21"/>
          <w:szCs w:val="21"/>
          <w:highlight w:val="none"/>
          <w:lang w:val="en-US" w:eastAsia="zh-CN" w:bidi="ar-SA"/>
        </w:rPr>
        <w:t>C</w:t>
      </w:r>
      <w:r>
        <w:rPr>
          <w:rFonts w:cs="仿宋_GB2312" w:asciiTheme="minorEastAsia" w:hAnsiTheme="minorEastAsia" w:eastAsiaTheme="minorEastAsia"/>
          <w:kern w:val="2"/>
          <w:sz w:val="21"/>
          <w:szCs w:val="21"/>
          <w:highlight w:val="none"/>
          <w:lang w:val="en-US" w:eastAsia="zh-CN" w:bidi="ar-SA"/>
        </w:rPr>
        <w:t>.</w:t>
      </w:r>
      <w:r>
        <w:rPr>
          <w:rFonts w:hint="eastAsia" w:cs="仿宋_GB2312" w:asciiTheme="minorEastAsia" w:hAnsiTheme="minorEastAsia" w:eastAsiaTheme="minorEastAsia"/>
          <w:kern w:val="2"/>
          <w:sz w:val="21"/>
          <w:szCs w:val="21"/>
          <w:highlight w:val="none"/>
          <w:lang w:val="en-US" w:eastAsia="zh-CN" w:bidi="ar-SA"/>
        </w:rPr>
        <w:t>投标人对本次</w:t>
      </w:r>
      <w:r>
        <w:rPr>
          <w:rFonts w:hint="eastAsia" w:cs="仿宋_GB2312" w:asciiTheme="minorEastAsia" w:hAnsiTheme="minorEastAsia" w:eastAsiaTheme="minorEastAsia"/>
          <w:bCs/>
          <w:kern w:val="2"/>
          <w:sz w:val="21"/>
          <w:szCs w:val="21"/>
          <w:highlight w:val="none"/>
          <w:lang w:val="en-US" w:eastAsia="zh-CN" w:bidi="ar-SA"/>
        </w:rPr>
        <w:t>演示</w:t>
      </w:r>
      <w:r>
        <w:rPr>
          <w:rFonts w:hint="eastAsia" w:cs="仿宋_GB2312" w:asciiTheme="minorEastAsia" w:hAnsiTheme="minorEastAsia" w:eastAsiaTheme="minorEastAsia"/>
          <w:kern w:val="2"/>
          <w:sz w:val="21"/>
          <w:szCs w:val="21"/>
          <w:highlight w:val="none"/>
          <w:lang w:val="en-US" w:eastAsia="zh-CN" w:bidi="ar-SA"/>
        </w:rPr>
        <w:t>条件的不确定性疑虑应在开始前做书面表达，若所有疑虑不能完全消除，并认为</w:t>
      </w:r>
      <w:r>
        <w:rPr>
          <w:rFonts w:hint="eastAsia" w:cs="仿宋_GB2312" w:asciiTheme="minorEastAsia" w:hAnsiTheme="minorEastAsia" w:eastAsiaTheme="minorEastAsia"/>
          <w:bCs/>
          <w:kern w:val="2"/>
          <w:sz w:val="21"/>
          <w:szCs w:val="21"/>
          <w:highlight w:val="none"/>
          <w:lang w:val="en-US" w:eastAsia="zh-CN" w:bidi="ar-SA"/>
        </w:rPr>
        <w:t>演示</w:t>
      </w:r>
      <w:r>
        <w:rPr>
          <w:rFonts w:hint="eastAsia" w:cs="仿宋_GB2312" w:asciiTheme="minorEastAsia" w:hAnsiTheme="minorEastAsia" w:eastAsiaTheme="minorEastAsia"/>
          <w:kern w:val="2"/>
          <w:sz w:val="21"/>
          <w:szCs w:val="21"/>
          <w:highlight w:val="none"/>
          <w:lang w:val="en-US" w:eastAsia="zh-CN" w:bidi="ar-SA"/>
        </w:rPr>
        <w:t>结果仍会产生误判，则可以退出</w:t>
      </w:r>
      <w:r>
        <w:rPr>
          <w:rFonts w:hint="eastAsia" w:cs="仿宋_GB2312" w:asciiTheme="minorEastAsia" w:hAnsiTheme="minorEastAsia" w:eastAsiaTheme="minorEastAsia"/>
          <w:bCs/>
          <w:kern w:val="2"/>
          <w:sz w:val="21"/>
          <w:szCs w:val="21"/>
          <w:highlight w:val="none"/>
          <w:lang w:val="en-US" w:eastAsia="zh-CN" w:bidi="ar-SA"/>
        </w:rPr>
        <w:t>演示</w:t>
      </w:r>
      <w:r>
        <w:rPr>
          <w:rFonts w:hint="eastAsia" w:cs="仿宋_GB2312" w:asciiTheme="minorEastAsia" w:hAnsiTheme="minorEastAsia" w:eastAsiaTheme="minorEastAsia"/>
          <w:kern w:val="2"/>
          <w:sz w:val="21"/>
          <w:szCs w:val="21"/>
          <w:highlight w:val="none"/>
          <w:lang w:val="en-US" w:eastAsia="zh-CN" w:bidi="ar-SA"/>
        </w:rPr>
        <w:t>。</w:t>
      </w:r>
    </w:p>
    <w:p w14:paraId="1BD5AA71">
      <w:pPr>
        <w:widowControl w:val="0"/>
        <w:ind w:firstLine="392" w:firstLineChars="187"/>
        <w:jc w:val="both"/>
        <w:rPr>
          <w:rFonts w:cs="仿宋_GB2312" w:asciiTheme="minorEastAsia" w:hAnsiTheme="minorEastAsia" w:eastAsiaTheme="minorEastAsia"/>
          <w:kern w:val="2"/>
          <w:sz w:val="21"/>
          <w:szCs w:val="21"/>
          <w:highlight w:val="none"/>
          <w:lang w:val="en-US" w:eastAsia="zh-CN" w:bidi="ar-SA"/>
        </w:rPr>
      </w:pPr>
      <w:r>
        <w:rPr>
          <w:rFonts w:hint="eastAsia" w:cs="仿宋_GB2312" w:asciiTheme="minorEastAsia" w:hAnsiTheme="minorEastAsia" w:eastAsiaTheme="minorEastAsia"/>
          <w:kern w:val="2"/>
          <w:sz w:val="21"/>
          <w:szCs w:val="21"/>
          <w:highlight w:val="none"/>
          <w:lang w:val="en-US" w:eastAsia="zh-CN" w:bidi="ar-SA"/>
        </w:rPr>
        <w:t>D</w:t>
      </w:r>
      <w:r>
        <w:rPr>
          <w:rFonts w:cs="仿宋_GB2312" w:asciiTheme="minorEastAsia" w:hAnsiTheme="minorEastAsia" w:eastAsiaTheme="minorEastAsia"/>
          <w:kern w:val="2"/>
          <w:sz w:val="21"/>
          <w:szCs w:val="21"/>
          <w:highlight w:val="none"/>
          <w:lang w:val="en-US" w:eastAsia="zh-CN" w:bidi="ar-SA"/>
        </w:rPr>
        <w:t>.</w:t>
      </w:r>
      <w:r>
        <w:rPr>
          <w:rFonts w:hint="eastAsia" w:cs="仿宋_GB2312" w:asciiTheme="minorEastAsia" w:hAnsiTheme="minorEastAsia" w:eastAsiaTheme="minorEastAsia"/>
          <w:kern w:val="2"/>
          <w:sz w:val="21"/>
          <w:szCs w:val="21"/>
          <w:highlight w:val="none"/>
          <w:lang w:val="en-US" w:eastAsia="zh-CN" w:bidi="ar-SA"/>
        </w:rPr>
        <w:t>由于</w:t>
      </w:r>
      <w:r>
        <w:rPr>
          <w:rFonts w:hint="eastAsia" w:cs="仿宋_GB2312" w:asciiTheme="minorEastAsia" w:hAnsiTheme="minorEastAsia" w:eastAsiaTheme="minorEastAsia"/>
          <w:bCs/>
          <w:kern w:val="2"/>
          <w:sz w:val="21"/>
          <w:szCs w:val="21"/>
          <w:highlight w:val="none"/>
          <w:lang w:val="en-US" w:eastAsia="zh-CN" w:bidi="ar-SA"/>
        </w:rPr>
        <w:t>演示</w:t>
      </w:r>
      <w:r>
        <w:rPr>
          <w:rFonts w:hint="eastAsia" w:cs="仿宋_GB2312" w:asciiTheme="minorEastAsia" w:hAnsiTheme="minorEastAsia" w:eastAsiaTheme="minorEastAsia"/>
          <w:kern w:val="2"/>
          <w:sz w:val="21"/>
          <w:szCs w:val="21"/>
          <w:highlight w:val="none"/>
          <w:lang w:val="en-US" w:eastAsia="zh-CN" w:bidi="ar-SA"/>
        </w:rPr>
        <w:t>时间有限，投标人同意承担其演示结果不确定性的风险，即同意专家以方案讲解情况的判定结论。</w:t>
      </w:r>
    </w:p>
    <w:p w14:paraId="4E87446C">
      <w:pPr>
        <w:widowControl w:val="0"/>
        <w:ind w:firstLine="392" w:firstLineChars="187"/>
        <w:jc w:val="both"/>
        <w:rPr>
          <w:rFonts w:cs="仿宋_GB2312" w:asciiTheme="minorEastAsia" w:hAnsiTheme="minorEastAsia" w:eastAsiaTheme="minorEastAsia"/>
          <w:kern w:val="2"/>
          <w:sz w:val="21"/>
          <w:szCs w:val="21"/>
          <w:highlight w:val="none"/>
          <w:lang w:val="en-US" w:eastAsia="zh-CN" w:bidi="ar-SA"/>
        </w:rPr>
      </w:pPr>
      <w:r>
        <w:rPr>
          <w:rFonts w:hint="eastAsia" w:cs="仿宋_GB2312" w:asciiTheme="minorEastAsia" w:hAnsiTheme="minorEastAsia" w:eastAsiaTheme="minorEastAsia"/>
          <w:kern w:val="2"/>
          <w:sz w:val="21"/>
          <w:szCs w:val="21"/>
          <w:highlight w:val="none"/>
          <w:lang w:val="en-US" w:eastAsia="zh-CN" w:bidi="ar-SA"/>
        </w:rPr>
        <w:t>E</w:t>
      </w:r>
      <w:r>
        <w:rPr>
          <w:rFonts w:cs="仿宋_GB2312" w:asciiTheme="minorEastAsia" w:hAnsiTheme="minorEastAsia" w:eastAsiaTheme="minorEastAsia"/>
          <w:kern w:val="2"/>
          <w:sz w:val="21"/>
          <w:szCs w:val="21"/>
          <w:highlight w:val="none"/>
          <w:lang w:val="en-US" w:eastAsia="zh-CN" w:bidi="ar-SA"/>
        </w:rPr>
        <w:t>.</w:t>
      </w:r>
      <w:r>
        <w:rPr>
          <w:rFonts w:hint="eastAsia" w:cs="仿宋_GB2312" w:asciiTheme="minorEastAsia" w:hAnsiTheme="minorEastAsia" w:eastAsiaTheme="minorEastAsia"/>
          <w:kern w:val="2"/>
          <w:sz w:val="21"/>
          <w:szCs w:val="21"/>
          <w:highlight w:val="none"/>
          <w:lang w:val="en-US" w:eastAsia="zh-CN" w:bidi="ar-SA"/>
        </w:rPr>
        <w:t>本次</w:t>
      </w:r>
      <w:r>
        <w:rPr>
          <w:rFonts w:hint="eastAsia" w:cs="仿宋_GB2312" w:asciiTheme="minorEastAsia" w:hAnsiTheme="minorEastAsia" w:eastAsiaTheme="minorEastAsia"/>
          <w:bCs/>
          <w:kern w:val="2"/>
          <w:sz w:val="21"/>
          <w:szCs w:val="21"/>
          <w:highlight w:val="none"/>
          <w:lang w:val="en-US" w:eastAsia="zh-CN" w:bidi="ar-SA"/>
        </w:rPr>
        <w:t>演示</w:t>
      </w:r>
      <w:r>
        <w:rPr>
          <w:rFonts w:hint="eastAsia" w:cs="仿宋_GB2312" w:asciiTheme="minorEastAsia" w:hAnsiTheme="minorEastAsia" w:eastAsiaTheme="minorEastAsia"/>
          <w:kern w:val="2"/>
          <w:sz w:val="21"/>
          <w:szCs w:val="21"/>
          <w:highlight w:val="none"/>
          <w:lang w:val="en-US" w:eastAsia="zh-CN" w:bidi="ar-SA"/>
        </w:rPr>
        <w:t>的结果，仅对本项目评审委员会（谈判小组）负责，无义务向其余各方出具方案讲解结果。</w:t>
      </w:r>
    </w:p>
    <w:p w14:paraId="76CB4C40">
      <w:pPr>
        <w:widowControl w:val="0"/>
        <w:ind w:firstLine="392" w:firstLineChars="187"/>
        <w:jc w:val="both"/>
        <w:rPr>
          <w:rFonts w:cs="仿宋_GB2312" w:asciiTheme="minorEastAsia" w:hAnsiTheme="minorEastAsia" w:eastAsiaTheme="minorEastAsia"/>
          <w:kern w:val="2"/>
          <w:sz w:val="21"/>
          <w:szCs w:val="21"/>
          <w:highlight w:val="none"/>
          <w:lang w:val="en-US" w:eastAsia="zh-CN" w:bidi="ar-SA"/>
        </w:rPr>
      </w:pPr>
      <w:r>
        <w:rPr>
          <w:rFonts w:hint="eastAsia" w:cs="仿宋_GB2312" w:asciiTheme="minorEastAsia" w:hAnsiTheme="minorEastAsia" w:eastAsiaTheme="minorEastAsia"/>
          <w:kern w:val="2"/>
          <w:sz w:val="21"/>
          <w:szCs w:val="21"/>
          <w:highlight w:val="none"/>
          <w:lang w:val="en-US" w:eastAsia="zh-CN" w:bidi="ar-SA"/>
        </w:rPr>
        <w:t>F</w:t>
      </w:r>
      <w:r>
        <w:rPr>
          <w:rFonts w:cs="仿宋_GB2312" w:asciiTheme="minorEastAsia" w:hAnsiTheme="minorEastAsia" w:eastAsiaTheme="minorEastAsia"/>
          <w:kern w:val="2"/>
          <w:sz w:val="21"/>
          <w:szCs w:val="21"/>
          <w:highlight w:val="none"/>
          <w:lang w:val="en-US" w:eastAsia="zh-CN" w:bidi="ar-SA"/>
        </w:rPr>
        <w:t>.</w:t>
      </w:r>
      <w:r>
        <w:rPr>
          <w:rFonts w:hint="eastAsia" w:cs="仿宋_GB2312" w:asciiTheme="minorEastAsia" w:hAnsiTheme="minorEastAsia" w:eastAsiaTheme="minorEastAsia"/>
          <w:kern w:val="2"/>
          <w:sz w:val="21"/>
          <w:szCs w:val="21"/>
          <w:highlight w:val="none"/>
          <w:lang w:val="en-US" w:eastAsia="zh-CN" w:bidi="ar-SA"/>
        </w:rPr>
        <w:t>风险及费用说明：各项费用由供应商自理、风险自负。</w:t>
      </w:r>
    </w:p>
    <w:p w14:paraId="74BF61BB">
      <w:pPr>
        <w:ind w:firstLine="420" w:firstLineChars="200"/>
        <w:rPr>
          <w:rFonts w:cs="楷体_GB2312" w:asciiTheme="minorEastAsia" w:hAnsiTheme="minorEastAsia" w:eastAsiaTheme="minorEastAsia"/>
          <w:szCs w:val="21"/>
          <w:highlight w:val="none"/>
        </w:rPr>
      </w:pPr>
      <w:r>
        <w:rPr>
          <w:rFonts w:hint="eastAsia" w:cs="楷体_GB2312" w:asciiTheme="minorEastAsia" w:hAnsiTheme="minorEastAsia" w:eastAsiaTheme="minorEastAsia"/>
          <w:szCs w:val="21"/>
          <w:highlight w:val="none"/>
        </w:rPr>
        <w:t>（四）演示内容及要求表：</w:t>
      </w:r>
    </w:p>
    <w:tbl>
      <w:tblPr>
        <w:tblStyle w:val="43"/>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2150"/>
        <w:gridCol w:w="2812"/>
        <w:gridCol w:w="2949"/>
      </w:tblGrid>
      <w:tr w14:paraId="3C1C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73" w:type="dxa"/>
          </w:tcPr>
          <w:p w14:paraId="0B47DCFE">
            <w:pPr>
              <w:jc w:val="center"/>
              <w:rPr>
                <w:rFonts w:cs="仿宋_GB2312" w:asciiTheme="minorEastAsia" w:hAnsiTheme="minorEastAsia" w:eastAsiaTheme="minorEastAsia"/>
                <w:b/>
                <w:szCs w:val="21"/>
                <w:highlight w:val="none"/>
              </w:rPr>
            </w:pPr>
            <w:r>
              <w:rPr>
                <w:rFonts w:hint="eastAsia" w:cs="仿宋_GB2312" w:asciiTheme="minorEastAsia" w:hAnsiTheme="minorEastAsia" w:eastAsiaTheme="minorEastAsia"/>
                <w:b/>
                <w:szCs w:val="21"/>
                <w:highlight w:val="none"/>
              </w:rPr>
              <w:t>序号</w:t>
            </w:r>
          </w:p>
        </w:tc>
        <w:tc>
          <w:tcPr>
            <w:tcW w:w="2150" w:type="dxa"/>
          </w:tcPr>
          <w:p w14:paraId="40DE6DFC">
            <w:pPr>
              <w:rPr>
                <w:rFonts w:cs="仿宋_GB2312" w:asciiTheme="minorEastAsia" w:hAnsiTheme="minorEastAsia" w:eastAsiaTheme="minorEastAsia"/>
                <w:b/>
                <w:szCs w:val="21"/>
                <w:highlight w:val="none"/>
              </w:rPr>
            </w:pPr>
            <w:r>
              <w:rPr>
                <w:rFonts w:hint="eastAsia" w:cs="仿宋_GB2312" w:asciiTheme="minorEastAsia" w:hAnsiTheme="minorEastAsia" w:eastAsiaTheme="minorEastAsia"/>
                <w:b/>
                <w:szCs w:val="21"/>
                <w:highlight w:val="none"/>
              </w:rPr>
              <w:t>演示项目</w:t>
            </w:r>
          </w:p>
        </w:tc>
        <w:tc>
          <w:tcPr>
            <w:tcW w:w="2812" w:type="dxa"/>
          </w:tcPr>
          <w:p w14:paraId="0BB9C07C">
            <w:pPr>
              <w:rPr>
                <w:rFonts w:cs="仿宋_GB2312" w:asciiTheme="minorEastAsia" w:hAnsiTheme="minorEastAsia" w:eastAsiaTheme="minorEastAsia"/>
                <w:b/>
                <w:szCs w:val="21"/>
                <w:highlight w:val="none"/>
              </w:rPr>
            </w:pPr>
            <w:r>
              <w:rPr>
                <w:rFonts w:hint="eastAsia" w:cs="仿宋_GB2312" w:asciiTheme="minorEastAsia" w:hAnsiTheme="minorEastAsia" w:eastAsiaTheme="minorEastAsia"/>
                <w:b/>
                <w:szCs w:val="21"/>
                <w:highlight w:val="none"/>
              </w:rPr>
              <w:t>演示形式要求</w:t>
            </w:r>
          </w:p>
        </w:tc>
        <w:tc>
          <w:tcPr>
            <w:tcW w:w="2949" w:type="dxa"/>
          </w:tcPr>
          <w:p w14:paraId="4A86C7B0">
            <w:pPr>
              <w:jc w:val="center"/>
              <w:rPr>
                <w:rFonts w:cs="仿宋_GB2312" w:asciiTheme="minorEastAsia" w:hAnsiTheme="minorEastAsia" w:eastAsiaTheme="minorEastAsia"/>
                <w:b/>
                <w:szCs w:val="21"/>
                <w:highlight w:val="none"/>
              </w:rPr>
            </w:pPr>
            <w:r>
              <w:rPr>
                <w:rFonts w:hint="eastAsia" w:cs="仿宋_GB2312" w:asciiTheme="minorEastAsia" w:hAnsiTheme="minorEastAsia" w:eastAsiaTheme="minorEastAsia"/>
                <w:b/>
                <w:szCs w:val="21"/>
                <w:highlight w:val="none"/>
              </w:rPr>
              <w:t>演示具体内容要求</w:t>
            </w:r>
          </w:p>
        </w:tc>
      </w:tr>
      <w:tr w14:paraId="035F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73" w:type="dxa"/>
            <w:vAlign w:val="center"/>
          </w:tcPr>
          <w:p w14:paraId="4B183FAE">
            <w:pPr>
              <w:jc w:val="center"/>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1</w:t>
            </w:r>
          </w:p>
        </w:tc>
        <w:tc>
          <w:tcPr>
            <w:tcW w:w="2150" w:type="dxa"/>
            <w:vAlign w:val="center"/>
          </w:tcPr>
          <w:p w14:paraId="12A18BCD">
            <w:pPr>
              <w:widowControl w:val="0"/>
              <w:ind w:firstLine="105" w:firstLineChars="50"/>
              <w:jc w:val="center"/>
              <w:rPr>
                <w:rFonts w:cs="仿宋_GB2312" w:asciiTheme="minorEastAsia" w:hAnsiTheme="minorEastAsia" w:eastAsiaTheme="minorEastAsia"/>
                <w:kern w:val="2"/>
                <w:sz w:val="21"/>
                <w:szCs w:val="21"/>
                <w:highlight w:val="none"/>
                <w:lang w:val="en-US" w:eastAsia="zh-CN" w:bidi="ar-SA"/>
              </w:rPr>
            </w:pPr>
          </w:p>
        </w:tc>
        <w:tc>
          <w:tcPr>
            <w:tcW w:w="2812" w:type="dxa"/>
            <w:vAlign w:val="center"/>
          </w:tcPr>
          <w:p w14:paraId="28ECE995">
            <w:pPr>
              <w:jc w:val="center"/>
              <w:rPr>
                <w:rFonts w:cs="仿宋_GB2312" w:asciiTheme="minorEastAsia" w:hAnsiTheme="minorEastAsia" w:eastAsiaTheme="minorEastAsia"/>
                <w:i/>
                <w:color w:val="FF0000"/>
                <w:szCs w:val="21"/>
                <w:highlight w:val="none"/>
              </w:rPr>
            </w:pPr>
            <w:r>
              <w:rPr>
                <w:rFonts w:hint="eastAsia" w:cs="仿宋_GB2312" w:asciiTheme="minorEastAsia" w:hAnsiTheme="minorEastAsia" w:eastAsiaTheme="minorEastAsia"/>
                <w:i/>
                <w:color w:val="FF0000"/>
                <w:szCs w:val="21"/>
                <w:highlight w:val="none"/>
              </w:rPr>
              <w:t>举例：以实际系统（或系统原型）进行动态演示</w:t>
            </w:r>
          </w:p>
        </w:tc>
        <w:tc>
          <w:tcPr>
            <w:tcW w:w="2949" w:type="dxa"/>
            <w:vAlign w:val="center"/>
          </w:tcPr>
          <w:p w14:paraId="7E50743B">
            <w:pPr>
              <w:widowControl w:val="0"/>
              <w:ind w:firstLine="0"/>
              <w:jc w:val="center"/>
              <w:rPr>
                <w:rFonts w:cs="仿宋_GB2312" w:asciiTheme="minorEastAsia" w:hAnsiTheme="minorEastAsia" w:eastAsiaTheme="minorEastAsia"/>
                <w:kern w:val="2"/>
                <w:sz w:val="21"/>
                <w:szCs w:val="21"/>
                <w:highlight w:val="none"/>
                <w:lang w:val="en-US" w:eastAsia="zh-CN" w:bidi="ar-SA"/>
              </w:rPr>
            </w:pPr>
          </w:p>
        </w:tc>
      </w:tr>
      <w:tr w14:paraId="5B8D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73" w:type="dxa"/>
            <w:vAlign w:val="center"/>
          </w:tcPr>
          <w:p w14:paraId="002C5791">
            <w:pPr>
              <w:jc w:val="center"/>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2</w:t>
            </w:r>
          </w:p>
        </w:tc>
        <w:tc>
          <w:tcPr>
            <w:tcW w:w="2150" w:type="dxa"/>
            <w:vAlign w:val="center"/>
          </w:tcPr>
          <w:p w14:paraId="628CDA5F">
            <w:pPr>
              <w:widowControl w:val="0"/>
              <w:ind w:firstLine="210" w:firstLineChars="100"/>
              <w:jc w:val="center"/>
              <w:rPr>
                <w:rFonts w:cs="仿宋_GB2312" w:asciiTheme="minorEastAsia" w:hAnsiTheme="minorEastAsia" w:eastAsiaTheme="minorEastAsia"/>
                <w:kern w:val="2"/>
                <w:sz w:val="21"/>
                <w:szCs w:val="21"/>
                <w:highlight w:val="none"/>
                <w:lang w:val="en-US" w:eastAsia="zh-CN" w:bidi="ar-SA"/>
              </w:rPr>
            </w:pPr>
          </w:p>
        </w:tc>
        <w:tc>
          <w:tcPr>
            <w:tcW w:w="2812" w:type="dxa"/>
            <w:vAlign w:val="center"/>
          </w:tcPr>
          <w:p w14:paraId="17920877">
            <w:pPr>
              <w:jc w:val="center"/>
              <w:rPr>
                <w:rFonts w:cs="仿宋_GB2312" w:asciiTheme="minorEastAsia" w:hAnsiTheme="minorEastAsia" w:eastAsiaTheme="minorEastAsia"/>
                <w:i/>
                <w:color w:val="FF0000"/>
                <w:szCs w:val="21"/>
                <w:highlight w:val="none"/>
              </w:rPr>
            </w:pPr>
            <w:r>
              <w:rPr>
                <w:rFonts w:hint="eastAsia" w:cs="仿宋_GB2312" w:asciiTheme="minorEastAsia" w:hAnsiTheme="minorEastAsia" w:eastAsiaTheme="minorEastAsia"/>
                <w:i/>
                <w:color w:val="FF0000"/>
                <w:szCs w:val="21"/>
                <w:highlight w:val="none"/>
              </w:rPr>
              <w:t>举例：以PPT进行讲解演示</w:t>
            </w:r>
          </w:p>
        </w:tc>
        <w:tc>
          <w:tcPr>
            <w:tcW w:w="2949" w:type="dxa"/>
            <w:vAlign w:val="center"/>
          </w:tcPr>
          <w:p w14:paraId="6644AD13">
            <w:pPr>
              <w:widowControl w:val="0"/>
              <w:ind w:firstLine="0"/>
              <w:jc w:val="center"/>
              <w:rPr>
                <w:rFonts w:cs="仿宋_GB2312" w:asciiTheme="minorEastAsia" w:hAnsiTheme="minorEastAsia" w:eastAsiaTheme="minorEastAsia"/>
                <w:kern w:val="2"/>
                <w:sz w:val="21"/>
                <w:szCs w:val="21"/>
                <w:highlight w:val="none"/>
                <w:lang w:val="en-US" w:eastAsia="zh-CN" w:bidi="ar-SA"/>
              </w:rPr>
            </w:pPr>
          </w:p>
        </w:tc>
      </w:tr>
      <w:tr w14:paraId="6F40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73" w:type="dxa"/>
            <w:vAlign w:val="center"/>
          </w:tcPr>
          <w:p w14:paraId="218DD1A7">
            <w:pPr>
              <w:jc w:val="center"/>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3</w:t>
            </w:r>
          </w:p>
        </w:tc>
        <w:tc>
          <w:tcPr>
            <w:tcW w:w="2150" w:type="dxa"/>
            <w:vAlign w:val="center"/>
          </w:tcPr>
          <w:p w14:paraId="516E17CF">
            <w:pPr>
              <w:widowControl w:val="0"/>
              <w:ind w:firstLine="0"/>
              <w:jc w:val="center"/>
              <w:rPr>
                <w:rFonts w:cs="仿宋_GB2312" w:asciiTheme="minorEastAsia" w:hAnsiTheme="minorEastAsia" w:eastAsiaTheme="minorEastAsia"/>
                <w:kern w:val="2"/>
                <w:sz w:val="21"/>
                <w:szCs w:val="21"/>
                <w:highlight w:val="none"/>
                <w:lang w:val="en-US" w:eastAsia="zh-CN" w:bidi="ar-SA"/>
              </w:rPr>
            </w:pPr>
          </w:p>
        </w:tc>
        <w:tc>
          <w:tcPr>
            <w:tcW w:w="2812" w:type="dxa"/>
            <w:vAlign w:val="center"/>
          </w:tcPr>
          <w:p w14:paraId="64674A47">
            <w:pPr>
              <w:jc w:val="center"/>
              <w:rPr>
                <w:rFonts w:cs="仿宋_GB2312" w:asciiTheme="minorEastAsia" w:hAnsiTheme="minorEastAsia" w:eastAsiaTheme="minorEastAsia"/>
                <w:szCs w:val="21"/>
                <w:highlight w:val="none"/>
              </w:rPr>
            </w:pPr>
          </w:p>
        </w:tc>
        <w:tc>
          <w:tcPr>
            <w:tcW w:w="2949" w:type="dxa"/>
            <w:vAlign w:val="center"/>
          </w:tcPr>
          <w:p w14:paraId="21B774DC">
            <w:pPr>
              <w:widowControl w:val="0"/>
              <w:ind w:firstLine="0"/>
              <w:jc w:val="center"/>
              <w:rPr>
                <w:rFonts w:cs="仿宋_GB2312" w:asciiTheme="minorEastAsia" w:hAnsiTheme="minorEastAsia" w:eastAsiaTheme="minorEastAsia"/>
                <w:kern w:val="2"/>
                <w:sz w:val="21"/>
                <w:szCs w:val="21"/>
                <w:highlight w:val="none"/>
                <w:lang w:val="en-US" w:eastAsia="zh-CN" w:bidi="ar-SA"/>
              </w:rPr>
            </w:pPr>
          </w:p>
        </w:tc>
      </w:tr>
      <w:tr w14:paraId="5F6A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73" w:type="dxa"/>
            <w:vAlign w:val="center"/>
          </w:tcPr>
          <w:p w14:paraId="7B2AB5AC">
            <w:pPr>
              <w:jc w:val="center"/>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4</w:t>
            </w:r>
          </w:p>
        </w:tc>
        <w:tc>
          <w:tcPr>
            <w:tcW w:w="2150" w:type="dxa"/>
            <w:vAlign w:val="center"/>
          </w:tcPr>
          <w:p w14:paraId="6E1FB23D">
            <w:pPr>
              <w:widowControl w:val="0"/>
              <w:ind w:firstLine="315" w:firstLineChars="150"/>
              <w:jc w:val="center"/>
              <w:rPr>
                <w:rFonts w:cs="仿宋_GB2312" w:asciiTheme="minorEastAsia" w:hAnsiTheme="minorEastAsia" w:eastAsiaTheme="minorEastAsia"/>
                <w:kern w:val="2"/>
                <w:sz w:val="21"/>
                <w:szCs w:val="21"/>
                <w:highlight w:val="none"/>
                <w:lang w:val="en-US" w:eastAsia="zh-CN" w:bidi="ar-SA"/>
              </w:rPr>
            </w:pPr>
          </w:p>
        </w:tc>
        <w:tc>
          <w:tcPr>
            <w:tcW w:w="2812" w:type="dxa"/>
            <w:vAlign w:val="center"/>
          </w:tcPr>
          <w:p w14:paraId="679F34D2">
            <w:pPr>
              <w:jc w:val="center"/>
              <w:rPr>
                <w:rFonts w:cs="仿宋_GB2312" w:asciiTheme="minorEastAsia" w:hAnsiTheme="minorEastAsia" w:eastAsiaTheme="minorEastAsia"/>
                <w:szCs w:val="21"/>
                <w:highlight w:val="none"/>
              </w:rPr>
            </w:pPr>
          </w:p>
        </w:tc>
        <w:tc>
          <w:tcPr>
            <w:tcW w:w="2949" w:type="dxa"/>
            <w:vAlign w:val="center"/>
          </w:tcPr>
          <w:p w14:paraId="7710D992">
            <w:pPr>
              <w:widowControl w:val="0"/>
              <w:ind w:firstLine="0"/>
              <w:jc w:val="center"/>
              <w:rPr>
                <w:rFonts w:cs="仿宋_GB2312" w:asciiTheme="minorEastAsia" w:hAnsiTheme="minorEastAsia" w:eastAsiaTheme="minorEastAsia"/>
                <w:kern w:val="2"/>
                <w:sz w:val="21"/>
                <w:szCs w:val="21"/>
                <w:highlight w:val="none"/>
                <w:lang w:val="en-US" w:eastAsia="zh-CN" w:bidi="ar-SA"/>
              </w:rPr>
            </w:pPr>
          </w:p>
        </w:tc>
      </w:tr>
      <w:tr w14:paraId="7DD2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73" w:type="dxa"/>
            <w:vAlign w:val="center"/>
          </w:tcPr>
          <w:p w14:paraId="6DE99262">
            <w:pPr>
              <w:jc w:val="center"/>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5</w:t>
            </w:r>
          </w:p>
        </w:tc>
        <w:tc>
          <w:tcPr>
            <w:tcW w:w="2150" w:type="dxa"/>
            <w:vAlign w:val="center"/>
          </w:tcPr>
          <w:p w14:paraId="427B532C">
            <w:pPr>
              <w:widowControl w:val="0"/>
              <w:ind w:firstLine="210" w:firstLineChars="100"/>
              <w:jc w:val="center"/>
              <w:rPr>
                <w:rFonts w:cs="仿宋_GB2312" w:asciiTheme="minorEastAsia" w:hAnsiTheme="minorEastAsia" w:eastAsiaTheme="minorEastAsia"/>
                <w:kern w:val="2"/>
                <w:sz w:val="21"/>
                <w:szCs w:val="21"/>
                <w:highlight w:val="none"/>
                <w:lang w:val="en-US" w:eastAsia="zh-CN" w:bidi="ar-SA"/>
              </w:rPr>
            </w:pPr>
          </w:p>
        </w:tc>
        <w:tc>
          <w:tcPr>
            <w:tcW w:w="2812" w:type="dxa"/>
            <w:vAlign w:val="center"/>
          </w:tcPr>
          <w:p w14:paraId="423D0EC4">
            <w:pPr>
              <w:jc w:val="center"/>
              <w:rPr>
                <w:rFonts w:cs="仿宋_GB2312" w:asciiTheme="minorEastAsia" w:hAnsiTheme="minorEastAsia" w:eastAsiaTheme="minorEastAsia"/>
                <w:szCs w:val="21"/>
                <w:highlight w:val="none"/>
              </w:rPr>
            </w:pPr>
          </w:p>
        </w:tc>
        <w:tc>
          <w:tcPr>
            <w:tcW w:w="2949" w:type="dxa"/>
            <w:vAlign w:val="center"/>
          </w:tcPr>
          <w:p w14:paraId="36FBBBAC">
            <w:pPr>
              <w:widowControl w:val="0"/>
              <w:ind w:firstLine="0"/>
              <w:jc w:val="center"/>
              <w:rPr>
                <w:rFonts w:cs="仿宋_GB2312" w:asciiTheme="minorEastAsia" w:hAnsiTheme="minorEastAsia" w:eastAsiaTheme="minorEastAsia"/>
                <w:kern w:val="2"/>
                <w:sz w:val="21"/>
                <w:szCs w:val="21"/>
                <w:highlight w:val="none"/>
                <w:lang w:val="en-US" w:eastAsia="zh-CN" w:bidi="ar-SA"/>
              </w:rPr>
            </w:pPr>
          </w:p>
        </w:tc>
      </w:tr>
    </w:tbl>
    <w:p w14:paraId="6611D7D8">
      <w:pPr>
        <w:ind w:firstLine="420" w:firstLineChars="200"/>
        <w:rPr>
          <w:rFonts w:ascii="微软雅黑" w:hAnsi="微软雅黑" w:eastAsia="微软雅黑" w:cs="微软雅黑"/>
          <w:b/>
          <w:bCs/>
          <w:highlight w:val="none"/>
        </w:rPr>
      </w:pPr>
      <w:r>
        <w:rPr>
          <w:rFonts w:hint="eastAsia" w:cs="仿宋_GB2312" w:asciiTheme="minorEastAsia" w:hAnsiTheme="minorEastAsia" w:eastAsiaTheme="minorEastAsia"/>
          <w:szCs w:val="21"/>
          <w:highlight w:val="none"/>
        </w:rPr>
        <w:t>（五）附件：演示授权书</w:t>
      </w:r>
    </w:p>
    <w:p w14:paraId="20F6FDB9">
      <w:pPr>
        <w:jc w:val="center"/>
        <w:rPr>
          <w:rFonts w:eastAsia="宋体" w:cs="微软雅黑" w:asciiTheme="minorEastAsia" w:hAnsiTheme="minorEastAsia"/>
          <w:sz w:val="32"/>
          <w:szCs w:val="40"/>
          <w:highlight w:val="none"/>
        </w:rPr>
      </w:pPr>
      <w:r>
        <w:rPr>
          <w:rFonts w:hint="eastAsia" w:eastAsia="宋体" w:cs="微软雅黑" w:asciiTheme="minorEastAsia" w:hAnsiTheme="minorEastAsia"/>
          <w:sz w:val="32"/>
          <w:szCs w:val="40"/>
          <w:highlight w:val="none"/>
        </w:rPr>
        <w:t>演示授权委托书</w:t>
      </w:r>
    </w:p>
    <w:p w14:paraId="380CACD5">
      <w:pPr>
        <w:spacing w:line="360" w:lineRule="auto"/>
        <w:ind w:firstLine="440" w:firstLineChars="200"/>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本授权委托书声明：我</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（姓名）系</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（投标人名称）的法定代表人（负责人），现授权委托</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（姓名）为我单位参与</w:t>
      </w:r>
      <w:r>
        <w:rPr>
          <w:rFonts w:hint="eastAsia" w:ascii="Times New Roman" w:hAnsi="Times New Roman" w:eastAsia="宋体" w:cs="Times New Roman"/>
          <w:sz w:val="22"/>
          <w:szCs w:val="22"/>
          <w:highlight w:val="none"/>
          <w:u w:val="single"/>
        </w:rPr>
        <w:t>（此处填写项目名称）</w:t>
      </w:r>
      <w:r>
        <w:rPr>
          <w:rFonts w:hint="eastAsia" w:ascii="Times New Roman" w:hAnsi="Times New Roman" w:eastAsia="宋体" w:cs="Times New Roman"/>
          <w:sz w:val="22"/>
          <w:szCs w:val="22"/>
          <w:highlight w:val="none"/>
        </w:rPr>
        <w:t>项目，项目编号：</w:t>
      </w:r>
      <w:r>
        <w:rPr>
          <w:rFonts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u w:val="single"/>
        </w:rPr>
        <w:t xml:space="preserve">      （此处填写项目编号）</w:t>
      </w:r>
      <w:r>
        <w:rPr>
          <w:rFonts w:hint="eastAsia" w:ascii="Times New Roman" w:hAnsi="Times New Roman" w:eastAsia="宋体" w:cs="Times New Roman"/>
          <w:sz w:val="22"/>
          <w:szCs w:val="22"/>
          <w:highlight w:val="none"/>
        </w:rPr>
        <w:t>演示工作的授权委托代理人，代理人全权代表我参与项目演示，演示的内容我均承认。</w:t>
      </w:r>
    </w:p>
    <w:p w14:paraId="5558E84C">
      <w:pPr>
        <w:spacing w:line="360" w:lineRule="auto"/>
        <w:ind w:firstLine="420"/>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代理人无转委托权，特此委托。</w:t>
      </w:r>
    </w:p>
    <w:p w14:paraId="227C2068">
      <w:pPr>
        <w:spacing w:line="360" w:lineRule="auto"/>
        <w:ind w:firstLine="420"/>
        <w:rPr>
          <w:rFonts w:ascii="Times New Roman" w:hAnsi="Times New Roman" w:eastAsia="宋体" w:cs="Times New Roman"/>
          <w:sz w:val="22"/>
          <w:szCs w:val="22"/>
          <w:highlight w:val="none"/>
        </w:rPr>
      </w:pPr>
    </w:p>
    <w:p w14:paraId="14C4FE7F">
      <w:pPr>
        <w:spacing w:line="360" w:lineRule="auto"/>
        <w:ind w:left="540" w:leftChars="257"/>
        <w:rPr>
          <w:rFonts w:ascii="Times New Roman" w:hAnsi="Times New Roman" w:eastAsia="宋体" w:cs="Times New Roman"/>
          <w:sz w:val="22"/>
          <w:szCs w:val="22"/>
          <w:highlight w:val="none"/>
          <w:u w:val="single"/>
        </w:rPr>
      </w:pPr>
      <w:r>
        <w:rPr>
          <w:rFonts w:hint="eastAsia" w:ascii="Times New Roman" w:hAnsi="Times New Roman" w:eastAsia="宋体" w:cs="Times New Roman"/>
          <w:sz w:val="22"/>
          <w:szCs w:val="22"/>
          <w:highlight w:val="none"/>
        </w:rPr>
        <w:t>代理人：</w:t>
      </w:r>
      <w:r>
        <w:rPr>
          <w:rFonts w:hint="eastAsia" w:ascii="Times New Roman" w:hAnsi="Times New Roman" w:eastAsia="宋体" w:cs="Times New Roman"/>
          <w:sz w:val="22"/>
          <w:szCs w:val="22"/>
          <w:highlight w:val="none"/>
          <w:u w:val="single"/>
        </w:rPr>
        <w:t xml:space="preserve">             </w:t>
      </w:r>
    </w:p>
    <w:p w14:paraId="5D9FA141">
      <w:pPr>
        <w:spacing w:line="360" w:lineRule="auto"/>
        <w:ind w:left="540" w:leftChars="257"/>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联系电话：</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 xml:space="preserve">  手机：</w:t>
      </w:r>
      <w:r>
        <w:rPr>
          <w:rFonts w:hint="eastAsia" w:ascii="Times New Roman" w:hAnsi="Times New Roman" w:eastAsia="宋体" w:cs="Times New Roman"/>
          <w:sz w:val="22"/>
          <w:szCs w:val="22"/>
          <w:highlight w:val="none"/>
          <w:u w:val="single"/>
        </w:rPr>
        <w:t xml:space="preserve">                   </w:t>
      </w:r>
    </w:p>
    <w:p w14:paraId="4E6BE814">
      <w:pPr>
        <w:spacing w:line="360" w:lineRule="auto"/>
        <w:ind w:left="540" w:leftChars="257"/>
        <w:rPr>
          <w:rFonts w:ascii="Times New Roman" w:hAnsi="Times New Roman" w:eastAsia="宋体" w:cs="Times New Roman"/>
          <w:sz w:val="22"/>
          <w:szCs w:val="22"/>
          <w:highlight w:val="none"/>
          <w:u w:val="single"/>
        </w:rPr>
      </w:pPr>
      <w:r>
        <w:rPr>
          <w:rFonts w:hint="eastAsia" w:ascii="Times New Roman" w:hAnsi="Times New Roman" w:eastAsia="宋体" w:cs="Times New Roman"/>
          <w:sz w:val="22"/>
          <w:szCs w:val="22"/>
          <w:highlight w:val="none"/>
        </w:rPr>
        <w:t>身份证号码：</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职务：</w:t>
      </w:r>
      <w:r>
        <w:rPr>
          <w:rFonts w:hint="eastAsia" w:ascii="Times New Roman" w:hAnsi="Times New Roman" w:eastAsia="宋体" w:cs="Times New Roman"/>
          <w:sz w:val="22"/>
          <w:szCs w:val="22"/>
          <w:highlight w:val="none"/>
          <w:u w:val="single"/>
        </w:rPr>
        <w:t xml:space="preserve">       </w:t>
      </w:r>
    </w:p>
    <w:p w14:paraId="53001FDD">
      <w:pPr>
        <w:spacing w:line="360" w:lineRule="auto"/>
        <w:ind w:left="540" w:leftChars="257"/>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授权委托日期：</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年</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 xml:space="preserve">月 </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日</w:t>
      </w:r>
    </w:p>
    <w:p w14:paraId="7A48798E">
      <w:pPr>
        <w:spacing w:line="360" w:lineRule="auto"/>
        <w:ind w:firstLine="442" w:firstLineChars="200"/>
        <w:rPr>
          <w:rFonts w:ascii="Times New Roman" w:hAnsi="Times New Roman" w:eastAsia="宋体" w:cs="Times New Roman"/>
          <w:b/>
          <w:color w:val="FF0000"/>
          <w:sz w:val="22"/>
          <w:szCs w:val="22"/>
          <w:highlight w:val="none"/>
        </w:rPr>
      </w:pPr>
      <w:r>
        <w:rPr>
          <w:rFonts w:hint="eastAsia" w:ascii="Times New Roman" w:hAnsi="Times New Roman" w:eastAsia="宋体" w:cs="Times New Roman"/>
          <w:b/>
          <w:color w:val="FF0000"/>
          <w:sz w:val="22"/>
          <w:szCs w:val="22"/>
          <w:highlight w:val="none"/>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14:paraId="3478A880">
      <w:pPr>
        <w:spacing w:line="360" w:lineRule="auto"/>
        <w:ind w:firstLine="440" w:firstLineChars="200"/>
        <w:jc w:val="right"/>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（此处填写投标人名称）公司（加盖投标人公章）</w:t>
      </w:r>
    </w:p>
    <w:p w14:paraId="114CE406">
      <w:pPr>
        <w:spacing w:line="360" w:lineRule="auto"/>
        <w:ind w:firstLine="440" w:firstLineChars="200"/>
        <w:jc w:val="right"/>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XX年XX月XX日</w:t>
      </w:r>
    </w:p>
    <w:p w14:paraId="08A9D0E4">
      <w:pPr>
        <w:pStyle w:val="2"/>
        <w:rPr>
          <w:rFonts w:ascii="宋体" w:hAnsi="宋体"/>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73DA22D8">
      <w:pPr>
        <w:pStyle w:val="6"/>
        <w:rPr>
          <w:kern w:val="2"/>
        </w:rPr>
      </w:pPr>
      <w:r>
        <w:rPr>
          <w:rFonts w:hint="eastAsia"/>
          <w:kern w:val="2"/>
        </w:rPr>
        <w:t>第四章</w:t>
      </w:r>
      <w:r>
        <w:rPr>
          <w:kern w:val="2"/>
        </w:rPr>
        <w:t xml:space="preserve"> </w:t>
      </w:r>
      <w:r>
        <w:rPr>
          <w:rFonts w:hint="eastAsia"/>
          <w:kern w:val="2"/>
        </w:rPr>
        <w:t xml:space="preserve"> 投标文件组成要求及格式</w:t>
      </w:r>
    </w:p>
    <w:p w14:paraId="0FC4BA0D">
      <w:pPr>
        <w:rPr>
          <w:rStyle w:val="59"/>
          <w:sz w:val="24"/>
        </w:rPr>
      </w:pPr>
      <w:r>
        <w:rPr>
          <w:rStyle w:val="59"/>
          <w:rFonts w:hint="eastAsia"/>
          <w:sz w:val="24"/>
        </w:rPr>
        <w:t>特别提醒：</w:t>
      </w:r>
    </w:p>
    <w:p w14:paraId="347A3571">
      <w:pPr>
        <w:ind w:firstLine="480" w:firstLineChars="200"/>
        <w:rPr>
          <w:rFonts w:ascii="仿宋_GB2312" w:eastAsia="仿宋_GB2312"/>
          <w:sz w:val="24"/>
        </w:rPr>
      </w:pPr>
      <w:r>
        <w:rPr>
          <w:rFonts w:hint="eastAsia" w:ascii="仿宋_GB2312" w:eastAsia="仿宋_GB2312"/>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2B03134D">
      <w:pPr>
        <w:rPr>
          <w:rFonts w:ascii="仿宋_GB2312" w:eastAsia="仿宋_GB2312"/>
          <w:sz w:val="24"/>
        </w:rPr>
      </w:pPr>
      <w:r>
        <w:rPr>
          <w:rFonts w:hint="eastAsia" w:ascii="仿宋_GB2312" w:eastAsia="仿宋_GB2312"/>
          <w:sz w:val="24"/>
        </w:rPr>
        <w:t xml:space="preserve">    投标文件正文（信息公开部分）必须编制于“正文（公开部分）”部分，投标文件附件（非信息公开部分）必须编制于“附件（不公开部分）”部分，如下图所示。</w:t>
      </w:r>
    </w:p>
    <w:p w14:paraId="09125CD5">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1"/>
                    <a:stretch>
                      <a:fillRect/>
                    </a:stretch>
                  </pic:blipFill>
                  <pic:spPr>
                    <a:xfrm>
                      <a:off x="0" y="0"/>
                      <a:ext cx="5162550" cy="4011295"/>
                    </a:xfrm>
                    <a:prstGeom prst="rect">
                      <a:avLst/>
                    </a:prstGeom>
                  </pic:spPr>
                </pic:pic>
              </a:graphicData>
            </a:graphic>
          </wp:inline>
        </w:drawing>
      </w:r>
    </w:p>
    <w:p w14:paraId="7E88AE39">
      <w:pPr>
        <w:ind w:firstLine="480" w:firstLineChars="200"/>
        <w:rPr>
          <w:rFonts w:ascii="仿宋_GB2312" w:eastAsia="仿宋_GB2312"/>
          <w:sz w:val="24"/>
        </w:rPr>
      </w:pPr>
      <w:bookmarkStart w:id="44" w:name="_Hlk72257167"/>
      <w:r>
        <w:rPr>
          <w:rFonts w:hint="eastAsia" w:ascii="仿宋_GB2312" w:eastAsia="仿宋_GB2312"/>
          <w:sz w:val="24"/>
        </w:rPr>
        <w:t>政府集中采购机构公布投标文件正文（信息公开部分）时为计算机截取信息自动公布，</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highlight w:val="yellow"/>
        </w:rPr>
        <w:t>如投标人将必须放于投标文件正文（信息公开部分）的内容放入投标文件附件（非信息公开部分），将作投标无效处理。</w:t>
      </w:r>
    </w:p>
    <w:bookmarkEnd w:id="44"/>
    <w:p w14:paraId="6F37E515">
      <w:pPr>
        <w:ind w:firstLine="420" w:firstLineChars="200"/>
        <w:rPr>
          <w:rFonts w:ascii="宋体" w:hAnsi="宋体"/>
          <w:szCs w:val="21"/>
        </w:rPr>
      </w:pPr>
    </w:p>
    <w:p w14:paraId="535C7373">
      <w:pPr>
        <w:ind w:firstLine="480" w:firstLineChars="200"/>
        <w:rPr>
          <w:rFonts w:ascii="仿宋_GB2312" w:eastAsia="仿宋_GB2312"/>
          <w:sz w:val="24"/>
        </w:rPr>
      </w:pPr>
    </w:p>
    <w:p w14:paraId="5B0E54B4">
      <w:pPr>
        <w:rPr>
          <w:rFonts w:ascii="仿宋_GB2312" w:eastAsia="仿宋_GB2312"/>
          <w:sz w:val="24"/>
        </w:rPr>
      </w:pPr>
    </w:p>
    <w:p w14:paraId="556BE824">
      <w:pPr>
        <w:outlineLvl w:val="0"/>
        <w:rPr>
          <w:rStyle w:val="59"/>
          <w:sz w:val="28"/>
          <w:szCs w:val="28"/>
        </w:rPr>
      </w:pPr>
      <w:r>
        <w:rPr>
          <w:rStyle w:val="59"/>
          <w:rFonts w:hint="eastAsia"/>
          <w:sz w:val="28"/>
          <w:szCs w:val="28"/>
        </w:rPr>
        <w:t>投标文件组成：</w:t>
      </w:r>
    </w:p>
    <w:p w14:paraId="2AE54B67">
      <w:pPr>
        <w:ind w:firstLine="1200" w:firstLineChars="500"/>
        <w:outlineLvl w:val="0"/>
        <w:rPr>
          <w:rFonts w:ascii="宋体" w:hAnsi="宋体"/>
          <w:sz w:val="24"/>
        </w:rPr>
      </w:pPr>
      <w:bookmarkStart w:id="45" w:name="_Hlk72257253"/>
      <w:r>
        <w:rPr>
          <w:rFonts w:hint="eastAsia" w:ascii="宋体" w:hAnsi="宋体"/>
          <w:sz w:val="24"/>
        </w:rPr>
        <w:t>1.投标文件正文</w:t>
      </w:r>
      <w:r>
        <w:rPr>
          <w:rFonts w:hint="eastAsia" w:ascii="宋体" w:hAnsi="宋体"/>
          <w:b/>
          <w:color w:val="FF0000"/>
          <w:sz w:val="24"/>
        </w:rPr>
        <w:t>（信息公开部分）</w:t>
      </w:r>
      <w:r>
        <w:rPr>
          <w:rFonts w:hint="eastAsia" w:ascii="宋体" w:hAnsi="宋体"/>
          <w:sz w:val="24"/>
        </w:rPr>
        <w:t>，主要包括以下内容：</w:t>
      </w:r>
    </w:p>
    <w:p w14:paraId="69218246">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（1）投标函</w:t>
      </w:r>
    </w:p>
    <w:p w14:paraId="03BB2B82">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（2）政府采购投标及履约承诺函</w:t>
      </w:r>
    </w:p>
    <w:p w14:paraId="5FBA2A9A">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ascii="Times New Roman" w:hAnsi="Times New Roman" w:eastAsia="宋体" w:cs="Times New Roman"/>
          <w:szCs w:val="21"/>
          <w:highlight w:val="none"/>
        </w:rPr>
        <w:t>3</w:t>
      </w:r>
      <w:r>
        <w:rPr>
          <w:rFonts w:hint="eastAsia" w:ascii="Times New Roman" w:hAnsi="Times New Roman" w:eastAsia="宋体" w:cs="Times New Roman"/>
          <w:szCs w:val="21"/>
          <w:highlight w:val="none"/>
        </w:rPr>
        <w:t>）投标人情况及资格证明文件</w:t>
      </w:r>
    </w:p>
    <w:p w14:paraId="29BC6C48">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ascii="Times New Roman" w:hAnsi="Times New Roman" w:eastAsia="宋体" w:cs="Times New Roman"/>
          <w:szCs w:val="21"/>
          <w:highlight w:val="none"/>
        </w:rPr>
        <w:t>4</w:t>
      </w:r>
      <w:r>
        <w:rPr>
          <w:rFonts w:hint="eastAsia" w:ascii="Times New Roman" w:hAnsi="Times New Roman" w:eastAsia="宋体" w:cs="Times New Roman"/>
          <w:szCs w:val="21"/>
          <w:highlight w:val="none"/>
        </w:rPr>
        <w:t>）项目详细报价</w:t>
      </w:r>
    </w:p>
    <w:p w14:paraId="1247CFA3">
      <w:pPr>
        <w:ind w:left="718" w:leftChars="342" w:firstLine="1417" w:firstLineChars="675"/>
        <w:rPr>
          <w:rFonts w:hint="eastAsia" w:ascii="Times New Roman" w:hAnsi="Times New Roman" w:eastAsia="宋体" w:cs="Times New Roman"/>
          <w:szCs w:val="21"/>
          <w:highlight w:val="none"/>
          <w:lang w:eastAsia="zh-CN"/>
        </w:rPr>
      </w:pPr>
      <w:commentRangeStart w:id="41"/>
      <w:r>
        <w:rPr>
          <w:rFonts w:hint="eastAsia" w:ascii="Times New Roman" w:hAnsi="Times New Roman" w:eastAsia="宋体" w:cs="Times New Roman"/>
          <w:szCs w:val="21"/>
          <w:highlight w:val="none"/>
        </w:rPr>
        <w:t>（5）</w:t>
      </w:r>
      <w:r>
        <w:rPr>
          <w:rFonts w:hint="eastAsia" w:ascii="Times New Roman" w:hAnsi="Times New Roman" w:eastAsia="宋体" w:cs="Times New Roman"/>
          <w:szCs w:val="21"/>
          <w:highlight w:val="none"/>
          <w:lang w:eastAsia="zh-CN"/>
        </w:rPr>
        <w:t>供应商认证情况（格式自定）</w:t>
      </w:r>
    </w:p>
    <w:p w14:paraId="6CFD1DE7">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（6）奖项（格式自定）</w:t>
      </w:r>
    </w:p>
    <w:p w14:paraId="3721557D">
      <w:pPr>
        <w:ind w:left="718" w:leftChars="342" w:firstLine="1417" w:firstLineChars="675"/>
        <w:jc w:val="left"/>
        <w:rPr>
          <w:rFonts w:hint="eastAsia" w:ascii="Times New Roman" w:hAnsi="Times New Roman" w:eastAsia="宋体" w:cs="Times New Roman"/>
          <w:highlight w:val="none"/>
        </w:rPr>
      </w:pPr>
      <w:r>
        <w:rPr>
          <w:rFonts w:hint="eastAsia" w:ascii="Times New Roman" w:hAnsi="Times New Roman" w:eastAsia="宋体" w:cs="Times New Roman"/>
          <w:szCs w:val="21"/>
          <w:highlight w:val="none"/>
        </w:rPr>
        <w:t>（7）</w:t>
      </w:r>
      <w:commentRangeEnd w:id="41"/>
      <w:r>
        <w:rPr>
          <w:rFonts w:ascii="Times New Roman" w:hAnsi="Times New Roman" w:eastAsia="宋体" w:cs="Times New Roman"/>
          <w:highlight w:val="none"/>
        </w:rPr>
        <w:commentReference w:id="41"/>
      </w:r>
      <w:r>
        <w:rPr>
          <w:rFonts w:hint="eastAsia" w:ascii="Times New Roman" w:hAnsi="Times New Roman" w:eastAsia="宋体" w:cs="Times New Roman"/>
          <w:szCs w:val="21"/>
          <w:highlight w:val="none"/>
          <w:lang w:eastAsia="zh-CN"/>
        </w:rPr>
        <w:t>供应商同类业绩</w:t>
      </w:r>
    </w:p>
    <w:p w14:paraId="274EE527">
      <w:pPr>
        <w:widowControl w:val="0"/>
        <w:spacing w:line="360" w:lineRule="auto"/>
        <w:jc w:val="both"/>
        <w:rPr>
          <w:rFonts w:ascii="Times New Roman" w:hAnsi="Times New Roman" w:eastAsia="宋体" w:cs="Times New Roman"/>
          <w:b/>
          <w:bCs/>
          <w:kern w:val="2"/>
          <w:sz w:val="24"/>
          <w:szCs w:val="24"/>
          <w:highlight w:val="none"/>
          <w:lang w:val="en-US" w:eastAsia="zh-CN" w:bidi="ar-SA"/>
        </w:rPr>
      </w:pPr>
    </w:p>
    <w:p w14:paraId="3C7E46BE">
      <w:pPr>
        <w:ind w:firstLine="1200" w:firstLineChars="500"/>
        <w:outlineLvl w:val="0"/>
        <w:rPr>
          <w:rFonts w:ascii="宋体" w:hAnsi="宋体" w:eastAsia="宋体" w:cs="Times New Roman"/>
          <w:sz w:val="24"/>
          <w:highlight w:val="none"/>
        </w:rPr>
      </w:pPr>
      <w:r>
        <w:rPr>
          <w:rFonts w:hint="eastAsia" w:ascii="宋体" w:hAnsi="宋体" w:eastAsia="宋体" w:cs="Times New Roman"/>
          <w:sz w:val="24"/>
          <w:highlight w:val="none"/>
        </w:rPr>
        <w:t>2.投标文件附件</w:t>
      </w:r>
      <w:r>
        <w:rPr>
          <w:rFonts w:hint="eastAsia" w:ascii="宋体" w:hAnsi="宋体" w:eastAsia="宋体" w:cs="Times New Roman"/>
          <w:b/>
          <w:color w:val="FF0000"/>
          <w:sz w:val="24"/>
          <w:highlight w:val="none"/>
        </w:rPr>
        <w:t>（信息不公开部分）</w:t>
      </w:r>
      <w:r>
        <w:rPr>
          <w:rFonts w:hint="eastAsia" w:ascii="宋体" w:hAnsi="宋体" w:eastAsia="宋体" w:cs="Times New Roman"/>
          <w:sz w:val="24"/>
          <w:highlight w:val="none"/>
        </w:rPr>
        <w:t>：主要包括以下内容：</w:t>
      </w:r>
    </w:p>
    <w:p w14:paraId="41E4253D">
      <w:pPr>
        <w:ind w:firstLine="2100" w:firstLineChars="1000"/>
        <w:rPr>
          <w:rFonts w:hint="eastAsia"/>
          <w:szCs w:val="21"/>
        </w:rPr>
      </w:pPr>
      <w:r>
        <w:rPr>
          <w:rFonts w:hint="eastAsia" w:eastAsia="宋体"/>
          <w:szCs w:val="21"/>
          <w:lang w:eastAsia="zh-CN"/>
        </w:rPr>
        <w:t>（</w:t>
      </w:r>
      <w:r>
        <w:rPr>
          <w:rFonts w:hint="eastAsia" w:ascii="Times New Roman" w:eastAsia="宋体"/>
          <w:szCs w:val="21"/>
          <w:lang w:val="en-US" w:eastAsia="zh-CN"/>
        </w:rPr>
        <w:t>1</w:t>
      </w:r>
      <w:r>
        <w:rPr>
          <w:rFonts w:hint="eastAsia" w:eastAsia="宋体"/>
          <w:szCs w:val="21"/>
          <w:lang w:eastAsia="zh-CN"/>
        </w:rPr>
        <w:t>）供应商基本情况表</w:t>
      </w:r>
    </w:p>
    <w:p w14:paraId="5015941B">
      <w:pPr>
        <w:ind w:firstLine="2100" w:firstLineChars="1000"/>
        <w:rPr>
          <w:szCs w:val="21"/>
        </w:rPr>
      </w:pPr>
      <w:r>
        <w:rPr>
          <w:rFonts w:hint="eastAsia"/>
          <w:szCs w:val="21"/>
        </w:rPr>
        <w:t>（</w:t>
      </w:r>
      <w:r>
        <w:rPr>
          <w:rFonts w:hint="eastAsia" w:ascii="Times New Roman" w:eastAsia="宋体"/>
          <w:szCs w:val="21"/>
          <w:lang w:val="en-US" w:eastAsia="zh-CN"/>
        </w:rPr>
        <w:t>2</w:t>
      </w:r>
      <w:r>
        <w:rPr>
          <w:rFonts w:hint="eastAsia"/>
          <w:szCs w:val="21"/>
        </w:rPr>
        <w:t>）法定代表人（负责人）证明书</w:t>
      </w:r>
    </w:p>
    <w:p w14:paraId="0865EE9E">
      <w:pPr>
        <w:ind w:left="718" w:leftChars="342" w:firstLine="1417" w:firstLineChars="675"/>
        <w:rPr>
          <w:szCs w:val="21"/>
        </w:rPr>
      </w:pPr>
      <w:r>
        <w:rPr>
          <w:rFonts w:hint="eastAsia"/>
          <w:szCs w:val="21"/>
        </w:rPr>
        <w:t>（</w:t>
      </w:r>
      <w:r>
        <w:rPr>
          <w:rFonts w:hint="eastAsia" w:ascii="Times New Roman" w:eastAsia="宋体"/>
          <w:szCs w:val="21"/>
          <w:lang w:val="en-US" w:eastAsia="zh-CN"/>
        </w:rPr>
        <w:t>3</w:t>
      </w:r>
      <w:r>
        <w:rPr>
          <w:rFonts w:hint="eastAsia"/>
          <w:szCs w:val="21"/>
        </w:rPr>
        <w:t>）投标文件签署授权委托书</w:t>
      </w:r>
    </w:p>
    <w:p w14:paraId="7473BB6A">
      <w:pPr>
        <w:ind w:left="718" w:leftChars="342" w:firstLine="1417" w:firstLineChars="675"/>
        <w:rPr>
          <w:szCs w:val="21"/>
        </w:rPr>
      </w:pPr>
      <w:r>
        <w:rPr>
          <w:rFonts w:hint="eastAsia"/>
          <w:szCs w:val="21"/>
        </w:rPr>
        <w:t>（</w:t>
      </w:r>
      <w:r>
        <w:rPr>
          <w:rFonts w:hint="eastAsia" w:ascii="Times New Roman" w:eastAsia="宋体"/>
          <w:szCs w:val="21"/>
          <w:lang w:val="en-US" w:eastAsia="zh-CN"/>
        </w:rPr>
        <w:t>4</w:t>
      </w:r>
      <w:r>
        <w:rPr>
          <w:rFonts w:hint="eastAsia"/>
          <w:szCs w:val="21"/>
        </w:rPr>
        <w:t>）</w:t>
      </w:r>
      <w:r>
        <w:rPr>
          <w:szCs w:val="21"/>
        </w:rPr>
        <w:t>实质性条款响应情况表</w:t>
      </w:r>
    </w:p>
    <w:p w14:paraId="3476C012">
      <w:pPr>
        <w:ind w:left="718" w:leftChars="342" w:firstLine="1417" w:firstLineChars="675"/>
        <w:rPr>
          <w:rFonts w:ascii="Times New Roman" w:hAnsi="Times New Roman" w:eastAsia="宋体" w:cs="Times New Roman"/>
          <w:szCs w:val="21"/>
          <w:highlight w:val="none"/>
        </w:rPr>
      </w:pPr>
      <w:r>
        <w:rPr>
          <w:rFonts w:hint="eastAsia"/>
          <w:szCs w:val="21"/>
        </w:rPr>
        <w:t>（</w:t>
      </w:r>
      <w:r>
        <w:rPr>
          <w:rFonts w:hint="eastAsia" w:ascii="Times New Roman" w:eastAsia="宋体"/>
          <w:szCs w:val="21"/>
          <w:lang w:val="en-US" w:eastAsia="zh-CN"/>
        </w:rPr>
        <w:t>5</w:t>
      </w:r>
      <w:r>
        <w:rPr>
          <w:rFonts w:hint="eastAsia"/>
          <w:szCs w:val="21"/>
        </w:rPr>
        <w:t>）</w:t>
      </w:r>
      <w:r>
        <w:rPr>
          <w:rFonts w:hint="eastAsia" w:ascii="Times New Roman" w:hAnsi="Times New Roman" w:eastAsia="宋体" w:cs="Times New Roman"/>
          <w:szCs w:val="21"/>
          <w:highlight w:val="none"/>
        </w:rPr>
        <w:t>技术要求偏离表</w:t>
      </w:r>
    </w:p>
    <w:p w14:paraId="59B3C05E">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6</w:t>
      </w:r>
      <w:r>
        <w:rPr>
          <w:rFonts w:hint="eastAsia" w:ascii="Times New Roman" w:hAnsi="Times New Roman" w:eastAsia="宋体" w:cs="Times New Roman"/>
          <w:szCs w:val="21"/>
          <w:highlight w:val="none"/>
        </w:rPr>
        <w:t>）商务要求偏离表</w:t>
      </w:r>
    </w:p>
    <w:p w14:paraId="4D7A838D">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7</w:t>
      </w:r>
      <w:r>
        <w:rPr>
          <w:rFonts w:hint="eastAsia" w:ascii="Times New Roman" w:hAnsi="Times New Roman" w:eastAsia="宋体" w:cs="Times New Roman"/>
          <w:szCs w:val="21"/>
          <w:highlight w:val="none"/>
        </w:rPr>
        <w:t>）</w:t>
      </w:r>
      <w:commentRangeStart w:id="42"/>
      <w:r>
        <w:rPr>
          <w:rFonts w:hint="eastAsia" w:ascii="Times New Roman" w:hAnsi="Times New Roman" w:eastAsia="宋体" w:cs="Times New Roman"/>
          <w:szCs w:val="21"/>
          <w:highlight w:val="none"/>
        </w:rPr>
        <w:t>技术保障措施（格式自定）</w:t>
      </w:r>
    </w:p>
    <w:p w14:paraId="6DF60BBA">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8</w:t>
      </w:r>
      <w:r>
        <w:rPr>
          <w:rFonts w:hint="eastAsia" w:ascii="Times New Roman" w:hAnsi="Times New Roman" w:eastAsia="宋体" w:cs="Times New Roman"/>
          <w:szCs w:val="21"/>
          <w:highlight w:val="none"/>
        </w:rPr>
        <w:t>）施工安全保障措施（格式自定）</w:t>
      </w:r>
    </w:p>
    <w:p w14:paraId="00C8BA76">
      <w:pPr>
        <w:ind w:left="718" w:leftChars="342" w:firstLine="1417" w:firstLineChars="675"/>
        <w:rPr>
          <w:rFonts w:hint="eastAsia"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9</w:t>
      </w:r>
      <w:r>
        <w:rPr>
          <w:rFonts w:hint="eastAsia" w:ascii="Times New Roman" w:hAnsi="Times New Roman" w:eastAsia="宋体" w:cs="Times New Roman"/>
          <w:szCs w:val="21"/>
          <w:highlight w:val="none"/>
        </w:rPr>
        <w:t>）检测报告</w:t>
      </w:r>
      <w:commentRangeEnd w:id="42"/>
      <w:r>
        <w:rPr>
          <w:rFonts w:ascii="Times New Roman" w:hAnsi="Times New Roman" w:eastAsia="宋体" w:cs="Times New Roman"/>
          <w:highlight w:val="none"/>
        </w:rPr>
        <w:commentReference w:id="42"/>
      </w:r>
      <w:r>
        <w:rPr>
          <w:rFonts w:hint="eastAsia" w:ascii="Times New Roman" w:hAnsi="Times New Roman" w:eastAsia="宋体" w:cs="Times New Roman"/>
          <w:highlight w:val="none"/>
        </w:rPr>
        <w:t>（格式自定）</w:t>
      </w:r>
    </w:p>
    <w:p w14:paraId="1E9CC67B">
      <w:pPr>
        <w:ind w:left="718" w:leftChars="342" w:firstLine="1417" w:firstLineChars="675"/>
        <w:rPr>
          <w:rFonts w:hint="eastAsia"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10</w:t>
      </w:r>
      <w:r>
        <w:rPr>
          <w:rFonts w:hint="eastAsia" w:ascii="Times New Roman" w:hAnsi="Times New Roman" w:eastAsia="宋体" w:cs="Times New Roman"/>
          <w:szCs w:val="21"/>
          <w:highlight w:val="none"/>
        </w:rPr>
        <w:t>）节能环保情况（格式自定）</w:t>
      </w:r>
    </w:p>
    <w:p w14:paraId="6C612278">
      <w:pPr>
        <w:ind w:left="718" w:leftChars="342" w:firstLine="1417" w:firstLineChars="675"/>
        <w:rPr>
          <w:rFonts w:hint="eastAsia"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11</w:t>
      </w:r>
      <w:r>
        <w:rPr>
          <w:rFonts w:hint="eastAsia" w:ascii="Times New Roman" w:hAnsi="Times New Roman" w:eastAsia="宋体" w:cs="Times New Roman"/>
          <w:szCs w:val="21"/>
          <w:highlight w:val="none"/>
        </w:rPr>
        <w:t>）绿色采购情况（格式自定）</w:t>
      </w:r>
    </w:p>
    <w:p w14:paraId="3FC55F0E">
      <w:pPr>
        <w:ind w:left="718" w:leftChars="342" w:firstLine="1417" w:firstLineChars="675"/>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r>
        <w:rPr>
          <w:rFonts w:hint="eastAsia" w:ascii="Times New Roman" w:hAnsi="Times New Roman" w:eastAsia="宋体" w:cs="Times New Roman"/>
          <w:szCs w:val="21"/>
          <w:highlight w:val="none"/>
          <w:lang w:val="en-US" w:eastAsia="zh-CN"/>
        </w:rPr>
        <w:t>12</w:t>
      </w:r>
      <w:r>
        <w:rPr>
          <w:rFonts w:hint="eastAsia" w:ascii="Times New Roman" w:hAnsi="Times New Roman" w:eastAsia="宋体" w:cs="Times New Roman"/>
          <w:szCs w:val="21"/>
          <w:highlight w:val="none"/>
        </w:rPr>
        <w:t>）投标人认为需要加以说明的其他内容（格式自定）</w:t>
      </w:r>
    </w:p>
    <w:bookmarkEnd w:id="45"/>
    <w:p w14:paraId="2B9330E3">
      <w:pPr>
        <w:ind w:left="718" w:leftChars="342" w:firstLine="1417" w:firstLineChars="675"/>
        <w:rPr>
          <w:szCs w:val="21"/>
        </w:rPr>
      </w:pPr>
    </w:p>
    <w:p w14:paraId="776D891D">
      <w:pPr>
        <w:ind w:firstLine="426" w:firstLineChars="202"/>
        <w:rPr>
          <w:rFonts w:ascii="宋体" w:hAnsi="宋体"/>
          <w:b/>
          <w:szCs w:val="21"/>
        </w:rPr>
      </w:pPr>
      <w:bookmarkStart w:id="46" w:name="_Hlk72257771"/>
      <w:r>
        <w:rPr>
          <w:rFonts w:hint="eastAsia" w:ascii="宋体" w:hAnsi="宋体"/>
          <w:b/>
          <w:szCs w:val="21"/>
        </w:rPr>
        <w:t>备注：</w:t>
      </w:r>
    </w:p>
    <w:p w14:paraId="05EBEED2">
      <w:pPr>
        <w:ind w:firstLine="426" w:firstLineChars="202"/>
        <w:rPr>
          <w:rFonts w:ascii="宋体" w:hAnsi="宋体"/>
          <w:b/>
          <w:szCs w:val="21"/>
        </w:rPr>
      </w:pPr>
      <w:r>
        <w:rPr>
          <w:rFonts w:hint="eastAsia" w:ascii="宋体" w:hAnsi="宋体"/>
          <w:b/>
          <w:szCs w:val="21"/>
        </w:rPr>
        <w:t>1.本项目为网上电子投标项目，投标文件不需法人或授权委托人另行签字，无需加盖单位公章，招标文件另有规定的除外。</w:t>
      </w:r>
    </w:p>
    <w:p w14:paraId="40556EE5">
      <w:pPr>
        <w:ind w:firstLine="422" w:firstLineChars="200"/>
        <w:rPr>
          <w:rFonts w:ascii="宋体" w:hAnsi="宋体"/>
          <w:color w:val="FF0000"/>
          <w:sz w:val="24"/>
        </w:rPr>
      </w:pPr>
      <w:bookmarkStart w:id="47" w:name="_Hlk72263559"/>
      <w:r>
        <w:rPr>
          <w:rFonts w:hint="eastAsia" w:ascii="宋体" w:hAnsi="宋体"/>
          <w:b/>
          <w:szCs w:val="21"/>
        </w:rPr>
        <w:t>2.关于填写“开标一览表”的说明：“开标一览表”中除“投标总价”外，其他信息不作评审依据。</w:t>
      </w:r>
      <w:bookmarkEnd w:id="46"/>
      <w:bookmarkEnd w:id="47"/>
    </w:p>
    <w:p w14:paraId="4AB9B84D">
      <w:pPr>
        <w:rPr>
          <w:rFonts w:ascii="宋体" w:hAnsi="宋体"/>
          <w:color w:val="FF0000"/>
          <w:sz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76E71E81">
      <w:pPr>
        <w:outlineLvl w:val="1"/>
        <w:rPr>
          <w:rFonts w:ascii="宋体" w:hAnsi="宋体"/>
          <w:b/>
          <w:color w:val="FF0000"/>
          <w:sz w:val="28"/>
          <w:szCs w:val="28"/>
        </w:rPr>
      </w:pPr>
      <w:r>
        <w:rPr>
          <w:rFonts w:hint="eastAsia" w:ascii="宋体" w:hAnsi="宋体"/>
          <w:b/>
          <w:color w:val="FF0000"/>
          <w:sz w:val="28"/>
          <w:szCs w:val="28"/>
        </w:rPr>
        <w:t>投标文件正文（信息公开部分）</w:t>
      </w:r>
    </w:p>
    <w:p w14:paraId="1B1F68EF">
      <w:pPr>
        <w:pStyle w:val="4"/>
        <w:jc w:val="center"/>
        <w:rPr>
          <w:rFonts w:ascii="黑体" w:eastAsia="黑体"/>
          <w:b w:val="0"/>
          <w:sz w:val="24"/>
        </w:rPr>
      </w:pPr>
      <w:r>
        <w:rPr>
          <w:rFonts w:hint="eastAsia" w:ascii="黑体" w:eastAsia="黑体"/>
          <w:b w:val="0"/>
          <w:sz w:val="24"/>
        </w:rPr>
        <w:t>一、投标函</w:t>
      </w:r>
    </w:p>
    <w:p w14:paraId="0120FD2A">
      <w:pPr>
        <w:spacing w:line="360" w:lineRule="auto"/>
        <w:rPr>
          <w:rFonts w:ascii="宋体" w:hAnsi="宋体"/>
          <w:szCs w:val="21"/>
        </w:rPr>
      </w:pPr>
      <w:bookmarkStart w:id="48" w:name="_Hlk72257506"/>
      <w:r>
        <w:rPr>
          <w:rFonts w:hint="eastAsia" w:ascii="宋体" w:hAnsi="宋体"/>
          <w:szCs w:val="21"/>
        </w:rPr>
        <w:t>致：</w:t>
      </w:r>
      <w:r>
        <w:rPr>
          <w:rFonts w:hint="eastAsia" w:ascii="宋体" w:hAnsi="宋体"/>
          <w:szCs w:val="21"/>
          <w:u w:val="single"/>
        </w:rPr>
        <w:t xml:space="preserve">  </w:t>
      </w:r>
      <w:r>
        <w:rPr>
          <w:rFonts w:hint="eastAsia" w:ascii="宋体" w:hAnsi="宋体"/>
          <w:color w:val="FF0000"/>
          <w:szCs w:val="21"/>
          <w:u w:val="single"/>
        </w:rPr>
        <w:t>深圳公共资源交易中心</w:t>
      </w:r>
      <w:r>
        <w:rPr>
          <w:rFonts w:hint="eastAsia" w:ascii="宋体" w:hAnsi="宋体"/>
          <w:szCs w:val="21"/>
          <w:u w:val="single"/>
        </w:rPr>
        <w:t xml:space="preserve">  </w:t>
      </w:r>
    </w:p>
    <w:p w14:paraId="246EB67C">
      <w:pPr>
        <w:ind w:firstLine="420" w:firstLineChars="200"/>
        <w:rPr>
          <w:rFonts w:ascii="宋体" w:hAnsi="宋体"/>
          <w:szCs w:val="21"/>
        </w:rPr>
      </w:pPr>
      <w:bookmarkStart w:id="49"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Cs w:val="21"/>
          <w:u w:val="thick"/>
          <w:lang w:eastAsia="zh-CN"/>
        </w:rPr>
        <w:t>（</w:t>
      </w:r>
      <w:r>
        <w:rPr>
          <w:rFonts w:hint="eastAsia"/>
          <w:szCs w:val="21"/>
          <w:u w:val="thick"/>
        </w:rPr>
        <w:t>项目</w:t>
      </w:r>
      <w:r>
        <w:rPr>
          <w:rFonts w:hint="eastAsia"/>
          <w:szCs w:val="21"/>
          <w:u w:val="thick"/>
          <w:lang w:val="en-US" w:eastAsia="zh-CN"/>
        </w:rPr>
        <w:t>名称</w:t>
      </w:r>
      <w:r>
        <w:rPr>
          <w:rFonts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0" w:name="_Hlk72263588"/>
      <w:r>
        <w:rPr>
          <w:rFonts w:hint="eastAsia"/>
          <w:szCs w:val="21"/>
        </w:rPr>
        <w:t>愿意按照招标文件要求承包上述项目并修补其任何缺陷。</w:t>
      </w:r>
      <w:bookmarkEnd w:id="50"/>
    </w:p>
    <w:p w14:paraId="454BCA14">
      <w:pPr>
        <w:ind w:firstLine="420" w:firstLineChars="200"/>
        <w:rPr>
          <w:rFonts w:ascii="宋体" w:hAnsi="宋体"/>
          <w:szCs w:val="21"/>
        </w:rPr>
      </w:pPr>
      <w:r>
        <w:rPr>
          <w:rFonts w:ascii="宋体" w:hAnsi="宋体"/>
          <w:szCs w:val="21"/>
        </w:rPr>
        <w:t>2</w:t>
      </w:r>
      <w:r>
        <w:rPr>
          <w:rFonts w:hint="eastAsia" w:ascii="宋体" w:hAnsi="宋体"/>
          <w:szCs w:val="21"/>
        </w:rPr>
        <w:t>、</w:t>
      </w:r>
      <w:bookmarkStart w:id="51" w:name="_Hlk73819847"/>
      <w:r>
        <w:rPr>
          <w:rFonts w:hint="eastAsia" w:ascii="宋体" w:hAnsi="宋体"/>
          <w:szCs w:val="21"/>
        </w:rPr>
        <w:t>投标价格见</w:t>
      </w:r>
      <w:r>
        <w:rPr>
          <w:rFonts w:hint="eastAsia"/>
          <w:szCs w:val="21"/>
        </w:rPr>
        <w:t>投标书编制软件中《开标一览表》中填写的投标总价。</w:t>
      </w:r>
      <w:bookmarkEnd w:id="51"/>
    </w:p>
    <w:p w14:paraId="7492967E">
      <w:pPr>
        <w:ind w:firstLine="420" w:firstLineChars="200"/>
        <w:rPr>
          <w:rFonts w:ascii="宋体" w:hAnsi="宋体"/>
          <w:szCs w:val="21"/>
        </w:rPr>
      </w:pPr>
      <w:r>
        <w:rPr>
          <w:rFonts w:hint="eastAsia" w:ascii="宋体" w:hAnsi="宋体"/>
          <w:szCs w:val="21"/>
        </w:rPr>
        <w:t>3、如果我单位中标，我单位将按照招标文件的要求足额提交履约担保。</w:t>
      </w:r>
    </w:p>
    <w:p w14:paraId="7222C4F1">
      <w:pPr>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14:paraId="48A15BD8">
      <w:pPr>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p w14:paraId="7D08D5A2">
      <w:pPr>
        <w:ind w:left="420" w:leftChars="200" w:firstLine="0" w:firstLineChars="0"/>
        <w:rPr>
          <w:rFonts w:ascii="宋体" w:hAnsi="宋体"/>
          <w:b/>
          <w:szCs w:val="21"/>
        </w:rPr>
      </w:pPr>
      <w:r>
        <w:rPr>
          <w:rFonts w:hint="eastAsia" w:ascii="宋体" w:hAnsi="宋体"/>
          <w:szCs w:val="21"/>
        </w:rPr>
        <w:t>6、我单位理解贵单位将不受必须接受所收到的最低报价或其它任何投标文件的约束。</w:t>
      </w:r>
      <w:bookmarkEnd w:id="49"/>
      <w:r>
        <w:rPr>
          <w:rFonts w:hint="eastAsia" w:ascii="宋体" w:hAnsi="宋体"/>
          <w:b/>
          <w:szCs w:val="21"/>
        </w:rPr>
        <w:t>7</w:t>
      </w:r>
      <w:r>
        <w:rPr>
          <w:rFonts w:ascii="宋体" w:hAnsi="宋体"/>
          <w:b/>
          <w:szCs w:val="21"/>
        </w:rPr>
        <w:t>、如我单位提交样品，且未在规定时间内取回样品的，视同放弃取回，同意深圳公共资源交易中心对我单位提交的样品进行清理。</w:t>
      </w:r>
    </w:p>
    <w:p w14:paraId="5D6E51AC">
      <w:pPr>
        <w:ind w:left="420" w:leftChars="200" w:firstLine="210" w:firstLineChars="100"/>
        <w:rPr>
          <w:rFonts w:hint="eastAsia"/>
          <w:szCs w:val="21"/>
        </w:rPr>
      </w:pPr>
    </w:p>
    <w:p w14:paraId="3E29B5A4">
      <w:pPr>
        <w:ind w:left="420" w:leftChars="200" w:firstLine="21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14:paraId="2311CBE2">
      <w:pPr>
        <w:ind w:left="420" w:leftChars="200" w:firstLine="21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14:paraId="420AFE92">
      <w:pPr>
        <w:ind w:left="420" w:leftChars="200" w:firstLine="21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14:paraId="338D8D35">
      <w:pPr>
        <w:ind w:left="420" w:leftChars="200" w:firstLine="210" w:firstLineChars="100"/>
        <w:rPr>
          <w:sz w:val="24"/>
        </w:rPr>
      </w:pPr>
      <w:r>
        <w:rPr>
          <w:rFonts w:hint="eastAsia" w:ascii="宋体" w:hAnsi="宋体"/>
          <w:szCs w:val="21"/>
        </w:rPr>
        <w:t>日期：</w:t>
      </w:r>
      <w:r>
        <w:rPr>
          <w:rFonts w:hint="eastAsia" w:ascii="宋体" w:hAnsi="宋体"/>
          <w:szCs w:val="21"/>
          <w:u w:val="thick"/>
        </w:rPr>
        <w:t xml:space="preserve">       </w:t>
      </w:r>
      <w:r>
        <w:rPr>
          <w:rFonts w:hint="eastAsia" w:ascii="宋体" w:hAnsi="宋体"/>
          <w:szCs w:val="21"/>
        </w:rPr>
        <w:t>年</w:t>
      </w:r>
      <w:r>
        <w:rPr>
          <w:rFonts w:hint="eastAsia" w:ascii="宋体" w:hAnsi="宋体"/>
          <w:szCs w:val="21"/>
          <w:u w:val="thick"/>
        </w:rPr>
        <w:t xml:space="preserve">     </w:t>
      </w:r>
      <w:r>
        <w:rPr>
          <w:rFonts w:hint="eastAsia" w:ascii="宋体" w:hAnsi="宋体"/>
          <w:szCs w:val="21"/>
        </w:rPr>
        <w:t>月</w:t>
      </w:r>
      <w:r>
        <w:rPr>
          <w:rFonts w:hint="eastAsia" w:ascii="宋体" w:hAnsi="宋体"/>
          <w:szCs w:val="21"/>
          <w:u w:val="thick"/>
        </w:rPr>
        <w:t xml:space="preserve">    </w:t>
      </w:r>
      <w:r>
        <w:rPr>
          <w:rFonts w:hint="eastAsia" w:ascii="宋体" w:hAnsi="宋体"/>
          <w:szCs w:val="21"/>
        </w:rPr>
        <w:t>日</w:t>
      </w:r>
      <w:r>
        <w:rPr>
          <w:rFonts w:hint="eastAsia"/>
          <w:sz w:val="24"/>
        </w:rPr>
        <w:t xml:space="preserve">                                </w:t>
      </w:r>
    </w:p>
    <w:p w14:paraId="4875E0F9">
      <w:pPr>
        <w:rPr>
          <w:rFonts w:ascii="黑体" w:hAnsi="宋体" w:eastAsia="黑体"/>
        </w:rPr>
      </w:pPr>
    </w:p>
    <w:p w14:paraId="03509A26">
      <w:pPr>
        <w:rPr>
          <w:rFonts w:ascii="黑体" w:hAnsi="宋体" w:eastAsia="黑体"/>
        </w:rPr>
      </w:pPr>
    </w:p>
    <w:bookmarkEnd w:id="48"/>
    <w:p w14:paraId="267DBC99">
      <w:pPr>
        <w:pStyle w:val="4"/>
        <w:jc w:val="center"/>
        <w:rPr>
          <w:rFonts w:ascii="黑体" w:eastAsia="黑体"/>
          <w:b w:val="0"/>
          <w:sz w:val="24"/>
        </w:rPr>
      </w:pPr>
      <w:r>
        <w:rPr>
          <w:rFonts w:hint="eastAsia" w:ascii="黑体" w:eastAsia="黑体"/>
          <w:b w:val="0"/>
          <w:sz w:val="24"/>
        </w:rPr>
        <w:t>二、政府采购投标及履约承诺函</w:t>
      </w:r>
    </w:p>
    <w:p w14:paraId="0CEEEF87">
      <w:pPr>
        <w:rPr>
          <w:rFonts w:ascii="宋体" w:hAnsi="宋体"/>
          <w:color w:val="FF0000"/>
          <w:szCs w:val="21"/>
        </w:rPr>
      </w:pPr>
      <w:bookmarkStart w:id="52" w:name="_Hlk72257530"/>
      <w:r>
        <w:rPr>
          <w:rFonts w:hint="eastAsia" w:ascii="宋体" w:hAnsi="宋体"/>
          <w:color w:val="FF0000"/>
          <w:szCs w:val="21"/>
        </w:rPr>
        <w:t>致：</w:t>
      </w:r>
      <w:r>
        <w:rPr>
          <w:rFonts w:hint="eastAsia" w:ascii="宋体" w:hAnsi="宋体"/>
          <w:color w:val="FF0000"/>
          <w:szCs w:val="21"/>
          <w:u w:val="single"/>
        </w:rPr>
        <w:t>深圳公共资源交易中心</w:t>
      </w:r>
    </w:p>
    <w:p w14:paraId="0024936C">
      <w:pPr>
        <w:ind w:right="-815" w:firstLine="420" w:firstLineChars="200"/>
        <w:rPr>
          <w:rFonts w:ascii="宋体" w:hAnsi="宋体"/>
          <w:szCs w:val="21"/>
        </w:rPr>
      </w:pPr>
      <w:r>
        <w:rPr>
          <w:rFonts w:hint="eastAsia" w:ascii="宋体" w:hAnsi="宋体"/>
          <w:szCs w:val="21"/>
        </w:rPr>
        <w:t>我单位承诺：</w:t>
      </w:r>
    </w:p>
    <w:p w14:paraId="498F38CA">
      <w:pPr>
        <w:ind w:firstLine="420" w:firstLineChars="200"/>
        <w:rPr>
          <w:rFonts w:hint="eastAsia" w:ascii="宋体" w:hAnsi="宋体"/>
          <w:b/>
          <w:szCs w:val="21"/>
        </w:rPr>
      </w:pPr>
      <w:r>
        <w:rPr>
          <w:rFonts w:hint="eastAsia" w:ascii="宋体" w:hAnsi="宋体"/>
          <w:b w:val="0"/>
          <w:bCs/>
          <w:szCs w:val="21"/>
        </w:rPr>
        <w:t>1.我单位参与本项目所投标（响应）的货物、工程或服务，不存在侵犯知识产权的情况。</w:t>
      </w:r>
    </w:p>
    <w:p w14:paraId="51AC9D1A">
      <w:pPr>
        <w:ind w:firstLine="420" w:firstLineChars="200"/>
        <w:rPr>
          <w:rFonts w:ascii="宋体" w:hAnsi="宋体"/>
          <w:szCs w:val="21"/>
        </w:rPr>
      </w:pPr>
      <w:r>
        <w:rPr>
          <w:rFonts w:hint="eastAsia" w:ascii="宋体" w:hAnsi="宋体"/>
          <w:szCs w:val="21"/>
        </w:rPr>
        <w:t>2.我单位参与本项目</w:t>
      </w:r>
      <w:r>
        <w:rPr>
          <w:rFonts w:hint="eastAsia"/>
        </w:rPr>
        <w:t>政府采购活动时不存在被有关部门禁止参与政府采购活动且在有效期内的情况。</w:t>
      </w:r>
    </w:p>
    <w:p w14:paraId="3EA0AA4A">
      <w:pPr>
        <w:ind w:firstLine="420" w:firstLineChars="200"/>
        <w:rPr>
          <w:rFonts w:ascii="宋体" w:hAnsi="宋体"/>
          <w:szCs w:val="21"/>
        </w:rPr>
      </w:pPr>
      <w:r>
        <w:rPr>
          <w:rFonts w:hint="eastAsia" w:ascii="宋体" w:hAnsi="宋体"/>
          <w:szCs w:val="21"/>
        </w:rPr>
        <w:t>3.我单位具备《中华人民共和国政府采购法》第二十二条第一款规定的六项条件。</w:t>
      </w:r>
    </w:p>
    <w:p w14:paraId="54E73A9C">
      <w:pPr>
        <w:ind w:firstLine="420" w:firstLineChars="200"/>
        <w:rPr>
          <w:rFonts w:hint="eastAsia"/>
        </w:rPr>
      </w:pPr>
      <w:r>
        <w:rPr>
          <w:rFonts w:hint="eastAsia" w:ascii="宋体" w:hAnsi="宋体"/>
          <w:szCs w:val="21"/>
        </w:rPr>
        <w:t>4.我单位</w:t>
      </w:r>
      <w:r>
        <w:rPr>
          <w:rFonts w:hint="eastAsia"/>
        </w:rPr>
        <w:t>未被列入失信被执行人、重大税收违法案件当事人名单、政府采购严重违法失信行为记录名单。</w:t>
      </w:r>
    </w:p>
    <w:p w14:paraId="498DF577">
      <w:pPr>
        <w:ind w:firstLine="420" w:firstLineChars="200"/>
        <w:rPr>
          <w:rFonts w:hint="default" w:eastAsia="宋体"/>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14:paraId="0C5C7921">
      <w:pPr>
        <w:ind w:firstLine="420" w:firstLineChars="200"/>
        <w:rPr>
          <w:rFonts w:ascii="宋体" w:hAnsi="宋体"/>
          <w:szCs w:val="21"/>
        </w:rPr>
      </w:pPr>
      <w:r>
        <w:rPr>
          <w:rFonts w:hint="eastAsia" w:ascii="宋体" w:hAnsi="宋体"/>
          <w:szCs w:val="21"/>
          <w:lang w:val="en-US" w:eastAsia="zh-CN"/>
        </w:rPr>
        <w:t>6</w:t>
      </w:r>
      <w:r>
        <w:rPr>
          <w:rFonts w:hint="eastAsia" w:ascii="宋体" w:hAnsi="宋体"/>
          <w:szCs w:val="21"/>
        </w:rPr>
        <w:t>.</w:t>
      </w:r>
      <w:bookmarkStart w:id="53" w:name="_Hlk72587269"/>
      <w:bookmarkStart w:id="54" w:name="_Hlk72587299"/>
      <w:r>
        <w:rPr>
          <w:rFonts w:hint="eastAsia" w:ascii="宋体" w:hAnsi="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3"/>
      <w:r>
        <w:rPr>
          <w:rFonts w:hint="eastAsia" w:ascii="宋体" w:hAnsi="宋体"/>
          <w:szCs w:val="21"/>
        </w:rPr>
        <w:t>。</w:t>
      </w:r>
    </w:p>
    <w:bookmarkEnd w:id="54"/>
    <w:p w14:paraId="1A75B52C">
      <w:pPr>
        <w:ind w:firstLine="420" w:firstLineChars="200"/>
        <w:rPr>
          <w:rFonts w:ascii="宋体" w:hAnsi="宋体"/>
          <w:szCs w:val="21"/>
        </w:rPr>
      </w:pPr>
      <w:r>
        <w:rPr>
          <w:rFonts w:hint="eastAsia" w:ascii="宋体" w:hAnsi="宋体"/>
          <w:szCs w:val="21"/>
          <w:lang w:val="en-US" w:eastAsia="zh-CN"/>
        </w:rPr>
        <w:t>7</w:t>
      </w:r>
      <w:r>
        <w:rPr>
          <w:rFonts w:hint="eastAsia" w:ascii="宋体" w:hAnsi="宋体"/>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279F1711">
      <w:pPr>
        <w:ind w:firstLine="420" w:firstLineChars="200"/>
        <w:rPr>
          <w:rFonts w:ascii="宋体" w:hAnsi="宋体"/>
          <w:szCs w:val="21"/>
        </w:rPr>
      </w:pPr>
      <w:r>
        <w:rPr>
          <w:rFonts w:hint="eastAsia" w:ascii="宋体" w:hAnsi="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212281BB">
      <w:pPr>
        <w:ind w:firstLine="420" w:firstLineChars="200"/>
        <w:rPr>
          <w:rFonts w:ascii="宋体" w:hAnsi="宋体"/>
          <w:szCs w:val="21"/>
        </w:rPr>
      </w:pPr>
      <w:r>
        <w:rPr>
          <w:rFonts w:hint="eastAsia" w:ascii="宋体" w:hAnsi="宋体"/>
          <w:szCs w:val="21"/>
          <w:lang w:val="en-US" w:eastAsia="zh-CN"/>
        </w:rPr>
        <w:t>8</w:t>
      </w:r>
      <w:r>
        <w:rPr>
          <w:rFonts w:hint="eastAsia" w:ascii="宋体" w:hAnsi="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54ABC307">
      <w:pPr>
        <w:ind w:firstLine="420" w:firstLineChars="200"/>
        <w:rPr>
          <w:rFonts w:ascii="宋体" w:hAnsi="宋体"/>
          <w:szCs w:val="21"/>
        </w:rPr>
      </w:pPr>
      <w:r>
        <w:rPr>
          <w:rFonts w:hint="eastAsia" w:ascii="宋体" w:hAnsi="宋体"/>
          <w:szCs w:val="21"/>
          <w:lang w:val="en-US" w:eastAsia="zh-CN"/>
        </w:rPr>
        <w:t>9</w:t>
      </w:r>
      <w:r>
        <w:rPr>
          <w:rFonts w:hint="eastAsia" w:ascii="宋体" w:hAnsi="宋体"/>
          <w:szCs w:val="21"/>
        </w:rPr>
        <w:t>.我单位承诺中标后项目不转包，未经采购人同意不进行分包。</w:t>
      </w:r>
    </w:p>
    <w:p w14:paraId="1460BBFE">
      <w:pPr>
        <w:ind w:firstLine="420" w:firstLineChars="200"/>
        <w:rPr>
          <w:rFonts w:ascii="宋体" w:hAnsi="宋体"/>
        </w:rPr>
      </w:pPr>
      <w:r>
        <w:rPr>
          <w:rFonts w:hint="eastAsia" w:ascii="宋体" w:hAnsi="宋体"/>
          <w:szCs w:val="21"/>
          <w:lang w:val="en-US" w:eastAsia="zh-CN"/>
        </w:rPr>
        <w:t>10</w:t>
      </w:r>
      <w:r>
        <w:rPr>
          <w:rFonts w:ascii="宋体" w:hAnsi="宋体"/>
          <w:szCs w:val="21"/>
        </w:rPr>
        <w:t>.</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7127D8C9">
      <w:pPr>
        <w:ind w:firstLine="420" w:firstLineChars="200"/>
        <w:rPr>
          <w:rFonts w:hint="eastAsia" w:ascii="宋体" w:hAnsi="宋体" w:eastAsia="宋体"/>
          <w:lang w:val="en-US" w:eastAsia="zh-CN"/>
        </w:rPr>
      </w:pPr>
      <w:r>
        <w:rPr>
          <w:rFonts w:hint="eastAsia" w:ascii="宋体" w:hAnsi="宋体"/>
        </w:rPr>
        <w:t>1</w:t>
      </w:r>
      <w:r>
        <w:rPr>
          <w:rFonts w:hint="eastAsia" w:ascii="宋体" w:hAnsi="宋体"/>
          <w:lang w:val="en-US" w:eastAsia="zh-CN"/>
        </w:rPr>
        <w:t>1</w:t>
      </w:r>
      <w:r>
        <w:rPr>
          <w:rFonts w:ascii="宋体" w:hAnsi="宋体"/>
        </w:rPr>
        <w:t>.</w:t>
      </w:r>
      <w:r>
        <w:rPr>
          <w:rFonts w:hint="eastAsia" w:ascii="宋体" w:hAnsi="宋体"/>
        </w:rPr>
        <w:t>我单位保证，若所投货物涉及</w:t>
      </w:r>
      <w:r>
        <w:rPr>
          <w:rFonts w:ascii="宋体" w:hAnsi="宋体"/>
        </w:rPr>
        <w:t>《</w:t>
      </w:r>
      <w:r>
        <w:rPr>
          <w:rFonts w:hint="eastAsia" w:ascii="宋体" w:hAnsi="宋体"/>
        </w:rPr>
        <w:t>财政部生态环境部关于印发节能产品政府采购品目清单的通知》（财库〔20</w:t>
      </w:r>
      <w:r>
        <w:rPr>
          <w:rFonts w:ascii="宋体" w:hAnsi="宋体"/>
        </w:rPr>
        <w:t>19</w:t>
      </w:r>
      <w:r>
        <w:rPr>
          <w:rFonts w:hint="eastAsia" w:ascii="宋体" w:hAnsi="宋体"/>
        </w:rPr>
        <w:t>〕</w:t>
      </w:r>
      <w:r>
        <w:rPr>
          <w:rFonts w:ascii="宋体" w:hAnsi="宋体"/>
        </w:rPr>
        <w:t>19</w:t>
      </w:r>
      <w:r>
        <w:rPr>
          <w:rFonts w:hint="eastAsia" w:ascii="宋体" w:hAnsi="宋体"/>
        </w:rPr>
        <w:t>号）列明的政府采购强制产品，则所投该产品符合节能产品的认证要求。</w:t>
      </w:r>
      <w:r>
        <w:rPr>
          <w:rFonts w:hint="eastAsia" w:ascii="宋体" w:hAnsi="宋体"/>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14:paraId="5612A80F">
      <w:pPr>
        <w:ind w:firstLine="420" w:firstLineChars="200"/>
        <w:rPr>
          <w:rFonts w:ascii="宋体" w:hAnsi="宋体"/>
          <w:b w:val="0"/>
          <w:bCs/>
        </w:rPr>
      </w:pPr>
      <w:r>
        <w:rPr>
          <w:rFonts w:hint="eastAsia" w:ascii="宋体" w:hAnsi="宋体" w:cs="宋体"/>
          <w:b w:val="0"/>
          <w:bCs/>
          <w:kern w:val="0"/>
          <w:szCs w:val="21"/>
        </w:rPr>
        <w:t>1</w:t>
      </w:r>
      <w:r>
        <w:rPr>
          <w:rFonts w:hint="eastAsia" w:ascii="宋体" w:hAnsi="宋体" w:cs="宋体"/>
          <w:b w:val="0"/>
          <w:bCs/>
          <w:kern w:val="0"/>
          <w:szCs w:val="21"/>
          <w:lang w:val="en-US" w:eastAsia="zh-CN"/>
        </w:rPr>
        <w:t>2</w:t>
      </w:r>
      <w:r>
        <w:rPr>
          <w:rFonts w:hint="eastAsia" w:ascii="宋体" w:hAnsi="宋体" w:cs="宋体"/>
          <w:b w:val="0"/>
          <w:bCs/>
          <w:kern w:val="0"/>
          <w:szCs w:val="21"/>
        </w:rPr>
        <w:t>.</w:t>
      </w:r>
      <w:r>
        <w:rPr>
          <w:rFonts w:hint="eastAsia" w:ascii="宋体" w:hAnsi="宋体"/>
          <w:b w:val="0"/>
          <w:bCs/>
        </w:rPr>
        <w:t>我单位已知悉并同意中标（成交）结果信息公示（公开）的内容。</w:t>
      </w:r>
    </w:p>
    <w:p w14:paraId="270B3317">
      <w:pPr>
        <w:ind w:firstLine="420" w:firstLineChars="200"/>
        <w:rPr>
          <w:rFonts w:hint="eastAsia" w:ascii="宋体" w:hAnsi="宋体" w:eastAsia="宋体" w:cs="宋体"/>
          <w:b/>
          <w:color w:val="FF0000"/>
          <w:kern w:val="0"/>
          <w:szCs w:val="21"/>
          <w:lang w:eastAsia="zh-CN"/>
        </w:rPr>
      </w:pPr>
      <w:r>
        <w:rPr>
          <w:rFonts w:hint="eastAsia" w:ascii="宋体" w:hAnsi="宋体"/>
          <w:b w:val="0"/>
          <w:bCs/>
        </w:rPr>
        <w:t>1</w:t>
      </w:r>
      <w:r>
        <w:rPr>
          <w:rFonts w:hint="eastAsia" w:ascii="宋体" w:hAnsi="宋体"/>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w:t>
      </w:r>
      <w:r>
        <w:rPr>
          <w:rFonts w:ascii="宋体" w:hAnsi="宋体"/>
          <w:b w:val="0"/>
          <w:bCs/>
          <w:color w:val="auto"/>
        </w:rPr>
        <w:t>、管理关系；</w:t>
      </w:r>
      <w:r>
        <w:rPr>
          <w:rFonts w:hint="eastAsia" w:ascii="宋体" w:hAnsi="宋体"/>
          <w:b w:val="0"/>
          <w:bCs/>
          <w:color w:val="auto"/>
          <w:lang w:val="en-US" w:eastAsia="zh-CN"/>
        </w:rPr>
        <w:t>不存在为</w:t>
      </w:r>
      <w:r>
        <w:rPr>
          <w:rFonts w:ascii="宋体" w:hAnsi="宋体"/>
          <w:b w:val="0"/>
          <w:bCs/>
          <w:color w:val="auto"/>
        </w:rPr>
        <w:t>本次采购项目提供整体设计、规范编制或者项目管理、监理、检测等服务的情形。</w:t>
      </w:r>
      <w:r>
        <w:rPr>
          <w:rFonts w:hint="eastAsia" w:ascii="宋体" w:hAnsi="宋体"/>
          <w:b w:val="0"/>
          <w:bCs/>
          <w:color w:val="auto"/>
          <w:lang w:val="en-US" w:eastAsia="zh-CN"/>
        </w:rPr>
        <w:t>若</w:t>
      </w:r>
      <w:r>
        <w:rPr>
          <w:rFonts w:hint="eastAsia" w:ascii="宋体" w:hAnsi="宋体"/>
          <w:b w:val="0"/>
          <w:bCs/>
          <w:color w:val="auto"/>
        </w:rPr>
        <w:t>存在“不同供应商的董事、股东或其他高级管理人员为同一人的”情形的，</w:t>
      </w:r>
      <w:r>
        <w:rPr>
          <w:rFonts w:hint="eastAsia" w:ascii="宋体" w:hAnsi="宋体"/>
          <w:b w:val="0"/>
          <w:bCs/>
          <w:color w:val="auto"/>
          <w:lang w:val="en-US" w:eastAsia="zh-CN"/>
        </w:rPr>
        <w:t>我单位保证</w:t>
      </w:r>
      <w:r>
        <w:rPr>
          <w:rFonts w:hint="eastAsia" w:ascii="宋体" w:hAnsi="宋体"/>
          <w:b w:val="0"/>
          <w:bCs/>
          <w:color w:val="auto"/>
        </w:rPr>
        <w:t>不存在串通投标、恶意串通或者视为串通投标的情形</w:t>
      </w:r>
      <w:r>
        <w:rPr>
          <w:rFonts w:hint="eastAsia" w:ascii="宋体" w:hAnsi="宋体"/>
          <w:b w:val="0"/>
          <w:bCs/>
          <w:color w:val="auto"/>
          <w:lang w:eastAsia="zh-CN"/>
        </w:rPr>
        <w:t>。</w:t>
      </w:r>
    </w:p>
    <w:p w14:paraId="4A8D8EB6">
      <w:pPr>
        <w:ind w:firstLine="422" w:firstLineChars="200"/>
        <w:rPr>
          <w:rFonts w:hint="default" w:ascii="宋体" w:hAnsi="宋体"/>
          <w:b/>
          <w:szCs w:val="21"/>
          <w:lang w:val="en-US"/>
        </w:rPr>
      </w:pPr>
      <w:r>
        <w:rPr>
          <w:rFonts w:hint="eastAsia" w:ascii="宋体" w:hAnsi="宋体"/>
          <w:b/>
          <w:lang w:val="en-US" w:eastAsia="zh-CN"/>
        </w:rPr>
        <w:t>14.我单位清楚，如存在违反投标承诺行为情节严重的，将根据《深圳市财政局关于印发&lt;深圳市财政局政府采购供应商信用信息管理办法&gt;的通知》，依法被列入失信信息。</w:t>
      </w:r>
    </w:p>
    <w:p w14:paraId="3DEEFDC5">
      <w:pPr>
        <w:ind w:firstLine="420" w:firstLineChars="200"/>
        <w:rPr>
          <w:rFonts w:hint="default" w:ascii="宋体" w:hAnsi="宋体" w:eastAsia="宋体" w:cs="Times New Roman"/>
          <w:bCs/>
          <w:highlight w:val="none"/>
          <w:lang w:val="en-US"/>
        </w:rPr>
      </w:pPr>
      <w:r>
        <w:rPr>
          <w:rFonts w:hint="default" w:ascii="宋体" w:hAnsi="宋体" w:eastAsia="宋体" w:cs="Times New Roman"/>
          <w:b w:val="0"/>
          <w:bCs/>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14:paraId="3A146DB2">
      <w:pPr>
        <w:pStyle w:val="2"/>
      </w:pPr>
    </w:p>
    <w:p w14:paraId="408F812A">
      <w:pPr>
        <w:ind w:firstLine="420" w:firstLineChars="200"/>
        <w:rPr>
          <w:rFonts w:ascii="宋体" w:hAnsi="宋体"/>
          <w:szCs w:val="21"/>
        </w:rPr>
      </w:pPr>
      <w:r>
        <w:rPr>
          <w:rFonts w:hint="eastAsia" w:ascii="宋体" w:hAnsi="宋体"/>
          <w:szCs w:val="21"/>
        </w:rPr>
        <w:t>以上承诺，如有违反，愿依照国家相关法律法规处理，并承担由此给采购人带来的损失。</w:t>
      </w:r>
    </w:p>
    <w:p w14:paraId="06C08B69">
      <w:pPr>
        <w:spacing w:before="60" w:beforeLines="25" w:after="60" w:afterLines="25"/>
        <w:ind w:firstLine="5460" w:firstLineChars="2600"/>
        <w:rPr>
          <w:rFonts w:ascii="宋体" w:hAnsi="宋体"/>
          <w:szCs w:val="21"/>
        </w:rPr>
      </w:pPr>
      <w:r>
        <w:rPr>
          <w:rFonts w:hint="eastAsia" w:ascii="宋体" w:hAnsi="宋体"/>
          <w:szCs w:val="21"/>
        </w:rPr>
        <w:t xml:space="preserve">                                    </w:t>
      </w:r>
    </w:p>
    <w:bookmarkEnd w:id="52"/>
    <w:p w14:paraId="14E1247A">
      <w:pPr>
        <w:spacing w:before="60" w:beforeLines="25" w:after="60" w:afterLines="25"/>
        <w:ind w:firstLine="5460" w:firstLineChars="2600"/>
        <w:rPr>
          <w:rFonts w:hint="eastAsia" w:eastAsia="宋体"/>
          <w:color w:val="FF0000"/>
          <w:u w:val="none"/>
          <w:lang w:eastAsia="zh-CN"/>
        </w:rPr>
      </w:pPr>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14:paraId="357FB585">
      <w:pPr>
        <w:ind w:firstLine="645"/>
        <w:rPr>
          <w:rFonts w:ascii="宋体" w:hAnsi="宋体"/>
          <w:color w:val="FF0000"/>
          <w:szCs w:val="21"/>
        </w:rPr>
      </w:pPr>
      <w:r>
        <w:rPr>
          <w:rFonts w:hint="eastAsia" w:ascii="宋体" w:hAnsi="宋体"/>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ascii="宋体" w:hAnsi="宋体"/>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ascii="宋体" w:hAnsi="宋体"/>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ascii="宋体" w:hAnsi="宋体"/>
          <w:color w:val="FF0000"/>
          <w:szCs w:val="21"/>
        </w:rPr>
        <w:t>日</w:t>
      </w:r>
    </w:p>
    <w:p w14:paraId="04C57D6C">
      <w:pPr>
        <w:rPr>
          <w:rFonts w:ascii="宋体"/>
          <w:b/>
          <w:szCs w:val="21"/>
        </w:rPr>
      </w:pPr>
    </w:p>
    <w:p w14:paraId="41EF037C">
      <w:pPr>
        <w:ind w:firstLine="482" w:firstLineChars="200"/>
        <w:jc w:val="center"/>
        <w:rPr>
          <w:rFonts w:hAnsi="宋体"/>
          <w:b/>
          <w:bCs/>
          <w:sz w:val="24"/>
        </w:rPr>
      </w:pPr>
    </w:p>
    <w:p w14:paraId="4CEB8AC5">
      <w:pPr>
        <w:pStyle w:val="4"/>
        <w:jc w:val="center"/>
        <w:rPr>
          <w:rFonts w:ascii="黑体" w:eastAsia="黑体"/>
          <w:b w:val="0"/>
          <w:sz w:val="24"/>
          <w:szCs w:val="24"/>
        </w:rPr>
      </w:pPr>
      <w:r>
        <w:rPr>
          <w:rFonts w:hint="eastAsia" w:ascii="黑体" w:eastAsia="黑体"/>
          <w:b w:val="0"/>
          <w:sz w:val="24"/>
          <w:szCs w:val="24"/>
        </w:rPr>
        <w:t>三、投标人情况及资格证明文件</w:t>
      </w:r>
    </w:p>
    <w:p w14:paraId="2DE70956">
      <w:pPr>
        <w:rPr>
          <w:b/>
          <w:bCs/>
          <w:sz w:val="24"/>
        </w:rPr>
      </w:pPr>
    </w:p>
    <w:p w14:paraId="173735D0">
      <w:pPr>
        <w:ind w:firstLine="2640" w:firstLineChars="1100"/>
        <w:outlineLvl w:val="3"/>
        <w:rPr>
          <w:rFonts w:ascii="黑体" w:hAnsi="宋体" w:eastAsia="黑体"/>
          <w:bCs/>
          <w:kern w:val="0"/>
          <w:sz w:val="24"/>
          <w:szCs w:val="32"/>
        </w:rPr>
      </w:pPr>
      <w:bookmarkStart w:id="55" w:name="_Hlk72257590"/>
      <w:r>
        <w:rPr>
          <w:rFonts w:hint="eastAsia" w:ascii="黑体" w:hAnsi="宋体" w:eastAsia="黑体"/>
          <w:bCs/>
          <w:kern w:val="0"/>
          <w:sz w:val="24"/>
          <w:szCs w:val="32"/>
        </w:rPr>
        <w:t>（一）投标人资格证明文件</w:t>
      </w:r>
    </w:p>
    <w:p w14:paraId="40A3EC73">
      <w:pPr>
        <w:spacing w:before="120" w:beforeLines="50"/>
        <w:ind w:firstLine="422"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14:paraId="6BDEABFE">
      <w:pPr>
        <w:rPr>
          <w:b/>
          <w:bCs/>
          <w:sz w:val="24"/>
        </w:rPr>
      </w:pPr>
    </w:p>
    <w:p w14:paraId="1604CC25">
      <w:pPr>
        <w:ind w:firstLine="480" w:firstLineChars="200"/>
        <w:outlineLvl w:val="3"/>
        <w:rPr>
          <w:rFonts w:ascii="黑体" w:hAnsi="宋体" w:eastAsia="黑体"/>
          <w:bCs/>
          <w:kern w:val="0"/>
          <w:sz w:val="24"/>
          <w:szCs w:val="32"/>
        </w:rPr>
      </w:pPr>
      <w:bookmarkStart w:id="56" w:name="_Hlk72257908"/>
      <w:r>
        <w:rPr>
          <w:rFonts w:hint="eastAsia" w:ascii="黑体" w:hAnsi="宋体" w:eastAsia="黑体"/>
          <w:bCs/>
          <w:kern w:val="0"/>
          <w:sz w:val="24"/>
          <w:szCs w:val="32"/>
        </w:rPr>
        <w:t>（二）中小企业声明函、残疾人福利性单位声明函及监狱企业声明函</w:t>
      </w:r>
    </w:p>
    <w:bookmarkEnd w:id="55"/>
    <w:p w14:paraId="67CA1251">
      <w:pPr>
        <w:jc w:val="left"/>
        <w:outlineLvl w:val="3"/>
        <w:rPr>
          <w:rFonts w:ascii="黑体" w:hAnsi="宋体" w:eastAsia="黑体"/>
          <w:bCs/>
          <w:kern w:val="0"/>
          <w:sz w:val="24"/>
          <w:szCs w:val="32"/>
        </w:rPr>
      </w:pPr>
    </w:p>
    <w:p w14:paraId="6F0C67D1">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填写指引：</w:t>
      </w:r>
    </w:p>
    <w:p w14:paraId="1C92B4C7">
      <w:pPr>
        <w:ind w:firstLine="420" w:firstLineChars="200"/>
        <w:outlineLvl w:val="3"/>
        <w:rPr>
          <w:rFonts w:ascii="黑体" w:hAnsi="黑体" w:eastAsia="黑体"/>
          <w:color w:val="FF0000"/>
          <w:szCs w:val="21"/>
        </w:rPr>
      </w:pPr>
      <w:r>
        <w:rPr>
          <w:rFonts w:hint="eastAsia" w:ascii="黑体" w:hAnsi="宋体" w:eastAsia="黑体"/>
          <w:bCs/>
          <w:color w:val="FF0000"/>
          <w:kern w:val="0"/>
          <w:szCs w:val="21"/>
        </w:rPr>
        <w:t>1、该部分内容由投标人根据自身实际情况填写，不符合要求的投标人可以不填写或直接删除相应的声明函。</w:t>
      </w:r>
      <w:r>
        <w:rPr>
          <w:rFonts w:hint="eastAsia" w:ascii="黑体" w:hAnsi="黑体" w:eastAsia="黑体"/>
          <w:color w:val="FF0000"/>
          <w:szCs w:val="21"/>
        </w:rPr>
        <w:t>投标人提供的声明函不属实的，属于提供虚假资料谋取中标，依照《中华人民共和国政府采购法》等国家有关规定追究相应责任。</w:t>
      </w:r>
    </w:p>
    <w:p w14:paraId="7375F43D">
      <w:pPr>
        <w:ind w:firstLine="420" w:firstLineChars="200"/>
        <w:outlineLvl w:val="3"/>
        <w:rPr>
          <w:rFonts w:ascii="黑体" w:hAnsi="黑体" w:eastAsia="黑体"/>
          <w:color w:val="FF0000"/>
          <w:szCs w:val="21"/>
        </w:rPr>
      </w:pPr>
      <w:r>
        <w:rPr>
          <w:rFonts w:hint="eastAsia" w:ascii="黑体" w:hAnsi="黑体" w:eastAsia="黑体"/>
          <w:color w:val="FF0000"/>
          <w:szCs w:val="21"/>
        </w:rPr>
        <w:t>2、该部分内容填写需要参考的相关文件：</w:t>
      </w:r>
    </w:p>
    <w:p w14:paraId="6FDA22F1">
      <w:pPr>
        <w:ind w:firstLine="420" w:firstLineChars="200"/>
        <w:outlineLvl w:val="3"/>
        <w:rPr>
          <w:rFonts w:hint="eastAsia"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1</w:t>
      </w:r>
      <w:r>
        <w:rPr>
          <w:rFonts w:hint="eastAsia" w:ascii="黑体" w:hAnsi="黑体" w:eastAsia="黑体"/>
          <w:color w:val="FF0000"/>
          <w:szCs w:val="21"/>
        </w:rPr>
        <w:t>)财政部《政府采购促进中小企业发展管理办法》（财库〔2020〕46号）；</w:t>
      </w:r>
    </w:p>
    <w:p w14:paraId="191AF3C9">
      <w:pPr>
        <w:ind w:firstLine="420" w:firstLineChars="200"/>
        <w:outlineLvl w:val="3"/>
        <w:rPr>
          <w:rFonts w:hint="eastAsia"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2</w:t>
      </w:r>
      <w:r>
        <w:rPr>
          <w:rFonts w:hint="eastAsia" w:ascii="黑体" w:hAnsi="黑体" w:eastAsia="黑体"/>
          <w:color w:val="FF0000"/>
          <w:szCs w:val="21"/>
        </w:rPr>
        <w:t>)《工业和信息化部、国家统计局、国家发展和改革委员会、财政部关于印发中小企业划型标准规定的通知》（工信部联企业〔2011〕300号）</w:t>
      </w:r>
      <w:r>
        <w:rPr>
          <w:rFonts w:hint="eastAsia" w:ascii="黑体" w:hAnsi="黑体" w:eastAsia="黑体"/>
          <w:color w:val="FF0000"/>
          <w:szCs w:val="21"/>
          <w:lang w:eastAsia="zh-CN"/>
        </w:rPr>
        <w:t>；</w:t>
      </w:r>
    </w:p>
    <w:p w14:paraId="70642BE4">
      <w:pPr>
        <w:ind w:firstLine="420" w:firstLineChars="200"/>
        <w:outlineLvl w:val="3"/>
        <w:rPr>
          <w:rFonts w:hint="eastAsia" w:ascii="黑体" w:hAnsi="黑体" w:eastAsia="黑体"/>
          <w:color w:val="FF0000"/>
          <w:szCs w:val="21"/>
          <w:lang w:eastAsia="zh-CN"/>
        </w:rPr>
      </w:pPr>
      <w:r>
        <w:rPr>
          <w:rFonts w:hint="eastAsia" w:ascii="黑体" w:hAnsi="黑体" w:eastAsia="黑体"/>
          <w:color w:val="FF0000"/>
          <w:szCs w:val="21"/>
        </w:rPr>
        <w:t>(3)《统计上大中小微型企业划分办法(2017)》（国统字〔2017〕213号）</w:t>
      </w:r>
      <w:r>
        <w:rPr>
          <w:rFonts w:hint="eastAsia" w:ascii="黑体" w:hAnsi="黑体" w:eastAsia="黑体"/>
          <w:color w:val="FF0000"/>
          <w:szCs w:val="21"/>
          <w:lang w:eastAsia="zh-CN"/>
        </w:rPr>
        <w:t>；</w:t>
      </w:r>
    </w:p>
    <w:p w14:paraId="3832CCFB">
      <w:pPr>
        <w:ind w:firstLine="420" w:firstLineChars="200"/>
        <w:outlineLvl w:val="3"/>
        <w:rPr>
          <w:rFonts w:hint="eastAsia" w:ascii="黑体" w:hAnsi="黑体" w:eastAsia="黑体"/>
          <w:color w:val="FF0000"/>
          <w:szCs w:val="21"/>
          <w:lang w:eastAsia="zh-CN"/>
        </w:rPr>
      </w:pPr>
      <w:r>
        <w:rPr>
          <w:rFonts w:hint="eastAsia" w:ascii="黑体" w:hAnsi="黑体" w:eastAsia="黑体"/>
          <w:color w:val="FF0000"/>
          <w:szCs w:val="21"/>
        </w:rPr>
        <w:t>(4)《关于促进残疾人就业政府采购政策的通知》（财库〔2017〕141号）</w:t>
      </w:r>
      <w:r>
        <w:rPr>
          <w:rFonts w:hint="eastAsia" w:ascii="黑体" w:hAnsi="黑体" w:eastAsia="黑体"/>
          <w:color w:val="FF0000"/>
          <w:szCs w:val="21"/>
          <w:lang w:eastAsia="zh-CN"/>
        </w:rPr>
        <w:t>；</w:t>
      </w:r>
    </w:p>
    <w:p w14:paraId="1B24F099">
      <w:pPr>
        <w:ind w:firstLine="420" w:firstLineChars="200"/>
        <w:outlineLvl w:val="3"/>
        <w:rPr>
          <w:rFonts w:ascii="黑体" w:hAnsi="黑体" w:eastAsia="黑体"/>
          <w:color w:val="FF0000"/>
          <w:szCs w:val="21"/>
        </w:rPr>
      </w:pPr>
      <w:r>
        <w:rPr>
          <w:rFonts w:hint="eastAsia" w:ascii="黑体" w:hAnsi="黑体" w:eastAsia="黑体"/>
          <w:color w:val="FF0000"/>
          <w:szCs w:val="21"/>
        </w:rPr>
        <w:t>(5)《关于政府采购支持监狱企业发展有关问题的通知》（财库〔2014〕68号）</w:t>
      </w:r>
    </w:p>
    <w:p w14:paraId="47D45577">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3、请依照提供的格式和内容填写声明函，不要随意变更格式；声明函不需要盖章或签字；</w:t>
      </w:r>
      <w:r>
        <w:rPr>
          <w:rFonts w:hint="eastAsia" w:ascii="黑体" w:hAnsi="黑体" w:eastAsia="黑体"/>
          <w:color w:val="FF0000"/>
          <w:szCs w:val="21"/>
        </w:rPr>
        <w:t>满足多项优惠政策的投标人，不重复享受多项价格扣除政策。</w:t>
      </w:r>
    </w:p>
    <w:p w14:paraId="43F399E3">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4、声明函具体填写要求：</w:t>
      </w:r>
    </w:p>
    <w:p w14:paraId="0C69920E">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（1）声明是中小企业须填写《中小企业声明函》的以下内容：</w:t>
      </w:r>
    </w:p>
    <w:p w14:paraId="271E57CE">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第一处，在“单位名称”下划线处如实填写采购人名称（深圳公共资源交易中心不是本项目的采购人，而是组织实施机构）；</w:t>
      </w:r>
    </w:p>
    <w:p w14:paraId="31E57E46">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第二处，在“项目名称”下划线处如实填写采购</w:t>
      </w:r>
      <w:r>
        <w:rPr>
          <w:rFonts w:hint="eastAsia" w:ascii="黑体" w:hAnsi="宋体" w:eastAsia="黑体"/>
          <w:bCs/>
          <w:color w:val="FF0000"/>
          <w:kern w:val="0"/>
          <w:szCs w:val="21"/>
          <w:lang w:val="en-US" w:eastAsia="zh-CN"/>
        </w:rPr>
        <w:t>文件中确定的</w:t>
      </w:r>
      <w:r>
        <w:rPr>
          <w:rFonts w:hint="eastAsia" w:ascii="黑体" w:hAnsi="宋体" w:eastAsia="黑体"/>
          <w:bCs/>
          <w:color w:val="FF0000"/>
          <w:kern w:val="0"/>
          <w:szCs w:val="21"/>
        </w:rPr>
        <w:t>项目名称</w:t>
      </w:r>
      <w:r>
        <w:rPr>
          <w:rFonts w:hint="eastAsia" w:ascii="黑体" w:hAnsi="宋体" w:eastAsia="黑体"/>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hint="eastAsia" w:ascii="黑体" w:hAnsi="宋体" w:eastAsia="黑体"/>
          <w:bCs/>
          <w:color w:val="FF0000"/>
          <w:kern w:val="0"/>
          <w:szCs w:val="21"/>
        </w:rPr>
        <w:t>；</w:t>
      </w:r>
    </w:p>
    <w:p w14:paraId="5EEC7B73">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14:paraId="451F742B">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第四处，在“</w:t>
      </w:r>
      <w:r>
        <w:rPr>
          <w:rFonts w:hint="eastAsia" w:ascii="黑体" w:hAnsi="宋体" w:eastAsia="黑体"/>
          <w:bCs/>
          <w:color w:val="FF0000"/>
          <w:kern w:val="0"/>
          <w:szCs w:val="21"/>
          <w:lang w:val="en-US" w:eastAsia="zh-CN"/>
        </w:rPr>
        <w:t>采购</w:t>
      </w:r>
      <w:r>
        <w:rPr>
          <w:rFonts w:hint="eastAsia" w:ascii="黑体" w:hAnsi="宋体" w:eastAsia="黑体"/>
          <w:bCs/>
          <w:color w:val="FF0000"/>
          <w:kern w:val="0"/>
          <w:szCs w:val="21"/>
        </w:rPr>
        <w:t>文件中明确的所属行业”下划线处填写采购标的对应的中小企业划分标准所属行业（所属行业以招标文件第一册第三章用户需求书“货物清单明细”的“</w:t>
      </w:r>
      <w:r>
        <w:rPr>
          <w:rFonts w:hint="eastAsia" w:ascii="黑体" w:hAnsi="宋体" w:eastAsia="黑体"/>
          <w:bCs/>
          <w:color w:val="FF0000"/>
          <w:kern w:val="0"/>
          <w:szCs w:val="21"/>
          <w:lang w:val="en-US" w:eastAsia="zh-CN"/>
        </w:rPr>
        <w:t>标的所属行业</w:t>
      </w:r>
      <w:r>
        <w:rPr>
          <w:rFonts w:hint="eastAsia" w:ascii="黑体" w:hAnsi="宋体" w:eastAsia="黑体"/>
          <w:bCs/>
          <w:color w:val="FF0000"/>
          <w:kern w:val="0"/>
          <w:szCs w:val="21"/>
        </w:rPr>
        <w:t>”一栏为准）</w:t>
      </w:r>
      <w:r>
        <w:rPr>
          <w:rFonts w:hint="eastAsia" w:ascii="黑体" w:hAnsi="宋体" w:eastAsia="黑体"/>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联合体部分采购标的涉及的货物制造商本身的所属行业保持一致；</w:t>
      </w:r>
    </w:p>
    <w:p w14:paraId="7BD8FB1D">
      <w:pPr>
        <w:ind w:firstLine="420" w:firstLineChars="200"/>
        <w:outlineLvl w:val="3"/>
        <w:rPr>
          <w:rFonts w:hint="eastAsia" w:ascii="黑体" w:hAnsi="宋体" w:eastAsia="黑体"/>
          <w:bCs/>
          <w:color w:val="FF0000"/>
          <w:kern w:val="0"/>
          <w:szCs w:val="21"/>
          <w:lang w:eastAsia="zh-CN"/>
        </w:rPr>
      </w:pPr>
      <w:r>
        <w:rPr>
          <w:rFonts w:hint="eastAsia" w:ascii="黑体" w:hAnsi="宋体" w:eastAsia="黑体"/>
          <w:bCs/>
          <w:color w:val="FF0000"/>
          <w:kern w:val="0"/>
          <w:szCs w:val="21"/>
        </w:rPr>
        <w:t>第五处，在“企业名称”下划线处如实填写</w:t>
      </w:r>
      <w:r>
        <w:rPr>
          <w:rFonts w:hint="eastAsia" w:ascii="黑体" w:hAnsi="宋体" w:eastAsia="黑体"/>
          <w:b/>
          <w:bCs w:val="0"/>
          <w:color w:val="FF0000"/>
          <w:kern w:val="0"/>
          <w:szCs w:val="21"/>
          <w:lang w:val="en-US" w:eastAsia="zh-CN"/>
        </w:rPr>
        <w:t>货物</w:t>
      </w:r>
      <w:r>
        <w:rPr>
          <w:rFonts w:hint="eastAsia" w:ascii="黑体" w:hAnsi="宋体" w:eastAsia="黑体"/>
          <w:b/>
          <w:bCs w:val="0"/>
          <w:color w:val="FF0000"/>
          <w:kern w:val="0"/>
          <w:szCs w:val="21"/>
        </w:rPr>
        <w:t>制造商名称</w:t>
      </w:r>
      <w:r>
        <w:rPr>
          <w:rFonts w:hint="eastAsia" w:ascii="黑体" w:hAnsi="宋体" w:eastAsia="黑体"/>
          <w:b/>
          <w:bCs w:val="0"/>
          <w:color w:val="FF0000"/>
          <w:kern w:val="0"/>
          <w:szCs w:val="21"/>
          <w:lang w:eastAsia="zh-CN"/>
        </w:rPr>
        <w:t>。</w:t>
      </w:r>
      <w:r>
        <w:rPr>
          <w:rFonts w:hint="eastAsia" w:ascii="黑体" w:hAnsi="宋体" w:eastAsia="黑体"/>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14:paraId="6D85AA6D">
      <w:pPr>
        <w:numPr>
          <w:ilvl w:val="0"/>
          <w:numId w:val="0"/>
        </w:numPr>
        <w:ind w:firstLine="420" w:firstLineChars="200"/>
        <w:outlineLvl w:val="3"/>
        <w:rPr>
          <w:rFonts w:hint="eastAsia" w:ascii="黑体" w:hAnsi="宋体" w:eastAsia="黑体"/>
          <w:bCs/>
          <w:color w:val="FF0000"/>
          <w:kern w:val="0"/>
          <w:szCs w:val="21"/>
        </w:rPr>
      </w:pPr>
      <w:r>
        <w:rPr>
          <w:rFonts w:hint="eastAsia" w:ascii="黑体" w:hAnsi="宋体" w:eastAsia="黑体" w:cs="Times New Roman"/>
          <w:bCs/>
          <w:color w:val="FF0000"/>
          <w:kern w:val="0"/>
          <w:sz w:val="21"/>
          <w:szCs w:val="21"/>
          <w:lang w:val="en-US" w:eastAsia="zh-CN" w:bidi="ar-SA"/>
        </w:rPr>
        <w:t>第六、</w:t>
      </w:r>
      <w:r>
        <w:rPr>
          <w:rFonts w:hint="eastAsia" w:ascii="黑体" w:hAnsi="宋体" w:eastAsia="黑体"/>
          <w:bCs/>
          <w:color w:val="FF0000"/>
          <w:kern w:val="0"/>
          <w:szCs w:val="21"/>
          <w:lang w:val="en-US" w:eastAsia="zh-CN"/>
        </w:rPr>
        <w:t>七、八处，</w:t>
      </w:r>
      <w:r>
        <w:rPr>
          <w:rFonts w:hint="eastAsia" w:ascii="黑体" w:hAnsi="宋体" w:eastAsia="黑体"/>
          <w:bCs/>
          <w:color w:val="FF0000"/>
          <w:kern w:val="0"/>
          <w:szCs w:val="21"/>
        </w:rPr>
        <w:t>在“从业人员”、“营业收入”、“资产总额”下划线处如实填写从业人员、营业收入、资产总额</w:t>
      </w:r>
      <w:r>
        <w:rPr>
          <w:rFonts w:hint="eastAsia" w:ascii="黑体" w:hAnsi="宋体" w:eastAsia="黑体"/>
          <w:bCs/>
          <w:color w:val="FF0000"/>
          <w:kern w:val="0"/>
          <w:szCs w:val="21"/>
          <w:lang w:eastAsia="zh-CN"/>
        </w:rPr>
        <w:t>。从业人员、资产总额指标以上年度末数据为依据，营业收入指标以上年度累计数据为依据。无上年度数据的新成立企业可不填报。</w:t>
      </w:r>
    </w:p>
    <w:p w14:paraId="45673E68">
      <w:pPr>
        <w:numPr>
          <w:ilvl w:val="0"/>
          <w:numId w:val="0"/>
        </w:numPr>
        <w:ind w:firstLine="420" w:firstLineChars="200"/>
        <w:outlineLvl w:val="3"/>
        <w:rPr>
          <w:rFonts w:hint="eastAsia" w:ascii="黑体" w:hAnsi="宋体" w:eastAsia="黑体"/>
          <w:bCs/>
          <w:color w:val="FF0000"/>
          <w:kern w:val="0"/>
          <w:szCs w:val="21"/>
        </w:rPr>
      </w:pPr>
      <w:r>
        <w:rPr>
          <w:rFonts w:hint="eastAsia" w:ascii="黑体" w:hAnsi="宋体" w:eastAsia="黑体"/>
          <w:bCs/>
          <w:color w:val="FF0000"/>
          <w:kern w:val="0"/>
          <w:szCs w:val="21"/>
          <w:lang w:val="en-US" w:eastAsia="zh-CN"/>
        </w:rPr>
        <w:t>第九处，</w:t>
      </w:r>
      <w:r>
        <w:rPr>
          <w:rFonts w:hint="eastAsia" w:ascii="黑体" w:hAnsi="宋体" w:eastAsia="黑体"/>
          <w:bCs/>
          <w:color w:val="FF0000"/>
          <w:kern w:val="0"/>
          <w:szCs w:val="21"/>
        </w:rPr>
        <w:t>在“中型企业、小型企业、微型企业”下划线处应依据企业上年度从业人员、营业收入、资产总额等指标</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按照《中小企业划型标准规定》（工信部联企业〔2011〕300号）、《金融业企业划型标准规定》（银发〔2015〕309号）</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判断《中小企业声明函》载明的货物制造商是否属于采购文件所属行业的中型企业/小型企业/微型企业。</w:t>
      </w:r>
    </w:p>
    <w:p w14:paraId="5BB1B701">
      <w:pPr>
        <w:pStyle w:val="53"/>
        <w:ind w:firstLine="420" w:firstLineChars="200"/>
        <w:rPr>
          <w:rFonts w:hint="eastAsia" w:ascii="黑体" w:hAnsi="宋体" w:eastAsia="黑体"/>
          <w:bCs/>
          <w:color w:val="FF0000"/>
          <w:kern w:val="0"/>
          <w:szCs w:val="21"/>
          <w:lang w:eastAsia="zh-CN"/>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2</w:t>
      </w:r>
      <w:r>
        <w:rPr>
          <w:rFonts w:hint="eastAsia" w:ascii="黑体" w:hAnsi="宋体" w:eastAsia="黑体"/>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495CAB2B">
      <w:pPr>
        <w:numPr>
          <w:ilvl w:val="0"/>
          <w:numId w:val="0"/>
        </w:num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3</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事业单位、社会组织等非企业主体不享受中小企业扶持政策，但事业单位、社会组织等非企业主体提供全部由中小企业制造的货物参加货物采购项目的除外。</w:t>
      </w:r>
    </w:p>
    <w:p w14:paraId="6FCFA091">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4</w:t>
      </w:r>
      <w:r>
        <w:rPr>
          <w:rFonts w:hint="eastAsia" w:ascii="黑体" w:hAnsi="宋体" w:eastAsia="黑体"/>
          <w:bCs/>
          <w:color w:val="FF0000"/>
          <w:kern w:val="0"/>
          <w:szCs w:val="21"/>
        </w:rPr>
        <w:t>）声明是残疾人福利性单位须填写《残疾人福利性单位声明函》的相关内容，具体参照以上《中小企业声明函》填写要求执行。</w:t>
      </w:r>
    </w:p>
    <w:p w14:paraId="62713F1B">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5</w:t>
      </w:r>
      <w:r>
        <w:rPr>
          <w:rFonts w:hint="eastAsia" w:ascii="黑体" w:hAnsi="宋体" w:eastAsia="黑体"/>
          <w:bCs/>
          <w:color w:val="FF0000"/>
          <w:kern w:val="0"/>
          <w:szCs w:val="21"/>
        </w:rPr>
        <w:t>）声明是监狱企业须填写《监狱企业声明函》的三项内容（填写位置的字体已加粗），具体参照以上《中小企业声明函》填写要求执行。</w:t>
      </w:r>
    </w:p>
    <w:p w14:paraId="4CCCC52D">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5、若本项目属于</w:t>
      </w:r>
      <w:commentRangeStart w:id="43"/>
      <w:r>
        <w:rPr>
          <w:rFonts w:hint="eastAsia" w:ascii="黑体" w:hAnsi="宋体" w:eastAsia="黑体"/>
          <w:bCs/>
          <w:color w:val="FF0000"/>
          <w:kern w:val="0"/>
          <w:szCs w:val="21"/>
        </w:rPr>
        <w:t>专门面向中小企业</w:t>
      </w:r>
      <w:commentRangeEnd w:id="43"/>
      <w:r>
        <w:commentReference w:id="43"/>
      </w:r>
      <w:r>
        <w:rPr>
          <w:rFonts w:hint="eastAsia" w:ascii="黑体" w:hAnsi="宋体" w:eastAsia="黑体"/>
          <w:bCs/>
          <w:color w:val="FF0000"/>
          <w:kern w:val="0"/>
          <w:szCs w:val="21"/>
        </w:rPr>
        <w:t>、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3D0A5262">
      <w:pPr>
        <w:pStyle w:val="53"/>
        <w:ind w:firstLine="420" w:firstLineChars="200"/>
        <w:rPr>
          <w:rFonts w:hint="eastAsia" w:eastAsia="黑体"/>
          <w:lang w:val="en-US" w:eastAsia="zh-CN"/>
        </w:rPr>
      </w:pPr>
      <w:r>
        <w:rPr>
          <w:rFonts w:hint="eastAsia" w:ascii="黑体" w:hAnsi="宋体" w:eastAsia="黑体"/>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14:paraId="678DFAE5">
      <w:pPr>
        <w:ind w:firstLine="420" w:firstLineChars="200"/>
      </w:pPr>
    </w:p>
    <w:p w14:paraId="4793BDCA">
      <w:pPr>
        <w:numPr>
          <w:ilvl w:val="0"/>
          <w:numId w:val="9"/>
        </w:numPr>
        <w:jc w:val="center"/>
        <w:outlineLvl w:val="3"/>
        <w:rPr>
          <w:b/>
          <w:sz w:val="24"/>
        </w:rPr>
      </w:pPr>
      <w:r>
        <w:rPr>
          <w:b/>
          <w:sz w:val="24"/>
        </w:rPr>
        <w:t>中小企业声明函（货物）</w:t>
      </w:r>
    </w:p>
    <w:p w14:paraId="5CF8F099">
      <w:pPr>
        <w:pStyle w:val="2"/>
        <w:widowControl w:val="0"/>
        <w:numPr>
          <w:ilvl w:val="0"/>
          <w:numId w:val="0"/>
        </w:numPr>
        <w:spacing w:line="360" w:lineRule="auto"/>
        <w:jc w:val="both"/>
      </w:pPr>
    </w:p>
    <w:p w14:paraId="2EBA25EF">
      <w:pPr>
        <w:pStyle w:val="36"/>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本公司（联合体）郑重声明，根据《政府采购促进中小企业发展管理办法》（财库﹝2020﹞46号）的规定，本公司（联合体）参加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采购活动，提供的货物全部由符合政策要求的中小企业制造。相关企业（含联合体中的中小企业、签订分包意向协议的中小企业）的具体情况如下：</w:t>
      </w:r>
    </w:p>
    <w:p w14:paraId="3E6E6936">
      <w:pPr>
        <w:pStyle w:val="36"/>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行业；制造商为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，要求制造商</w:t>
      </w:r>
      <w:r>
        <w:rPr>
          <w:rFonts w:hint="eastAsia" w:asciiTheme="minorEastAsia" w:hAnsiTheme="minorEastAsia" w:eastAsiaTheme="minorEastAsia" w:cstheme="minorEastAsia"/>
          <w:b/>
          <w:bCs/>
          <w:i/>
          <w:iCs/>
          <w:sz w:val="21"/>
          <w:szCs w:val="21"/>
          <w:u w:val="single"/>
          <w:lang w:val="en-US" w:eastAsia="zh-CN"/>
        </w:rPr>
        <w:t>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人，营业收入为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万元，资产总额为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i w:val="0"/>
          <w:iCs w:val="0"/>
          <w:sz w:val="21"/>
          <w:szCs w:val="21"/>
          <w:u w:val="none"/>
          <w:lang w:val="en-US" w:eastAsia="zh-CN"/>
        </w:rPr>
        <w:t>；</w:t>
      </w:r>
    </w:p>
    <w:p w14:paraId="54D3ACE9">
      <w:pPr>
        <w:pStyle w:val="36"/>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行业；制造商为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，要求制造商</w:t>
      </w:r>
      <w:r>
        <w:rPr>
          <w:rFonts w:hint="eastAsia" w:asciiTheme="minorEastAsia" w:hAnsiTheme="minorEastAsia" w:eastAsiaTheme="minorEastAsia" w:cstheme="minorEastAsia"/>
          <w:b/>
          <w:bCs/>
          <w:i/>
          <w:iCs/>
          <w:sz w:val="21"/>
          <w:szCs w:val="21"/>
          <w:u w:val="single"/>
          <w:lang w:val="en-US" w:eastAsia="zh-CN"/>
        </w:rPr>
        <w:t>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人，营业收入为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万元，资产总额为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i w:val="0"/>
          <w:iCs w:val="0"/>
          <w:sz w:val="21"/>
          <w:szCs w:val="21"/>
          <w:u w:val="none"/>
          <w:lang w:val="en-US" w:eastAsia="zh-CN"/>
        </w:rPr>
        <w:t>；</w:t>
      </w:r>
    </w:p>
    <w:p w14:paraId="16C2EEF2">
      <w:pPr>
        <w:pStyle w:val="36"/>
        <w:ind w:firstLine="420" w:firstLineChars="20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p w14:paraId="0C3A6C5D">
      <w:pPr>
        <w:pStyle w:val="36"/>
        <w:ind w:firstLine="420" w:firstLineChars="200"/>
        <w:rPr>
          <w:rFonts w:hint="eastAsia" w:asciiTheme="minorEastAsia" w:hAnsiTheme="minorEastAsia" w:eastAsiaTheme="minorEastAsia" w:cstheme="minorEastAsia"/>
          <w:sz w:val="21"/>
          <w:szCs w:val="21"/>
          <w:lang w:val="en-US" w:eastAsia="zh-CN"/>
        </w:rPr>
      </w:pPr>
    </w:p>
    <w:p w14:paraId="7F9B38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以上企业，不属于大企业的分支机构，不存在控股股东为大企业的情形，也不存在与大企业的负责人为同一人的情形。</w:t>
      </w:r>
    </w:p>
    <w:p w14:paraId="4DB9F1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bookmarkStart w:id="57" w:name="_Hlk73562203"/>
      <w:r>
        <w:rPr>
          <w:rFonts w:hint="eastAsia" w:asciiTheme="minorEastAsia" w:hAnsiTheme="minorEastAsia" w:eastAsiaTheme="minorEastAsia" w:cstheme="minorEastAsia"/>
          <w:kern w:val="2"/>
          <w:sz w:val="21"/>
          <w:szCs w:val="21"/>
          <w:lang w:val="en-US" w:eastAsia="zh-CN" w:bidi="ar-SA"/>
        </w:rPr>
        <w:t>本投标人对上述声明内容的真实性负责。如有虚假，将依法承担相应责任。</w:t>
      </w:r>
    </w:p>
    <w:p w14:paraId="6E19BB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kern w:val="2"/>
          <w:sz w:val="24"/>
          <w:szCs w:val="24"/>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7"/>
    </w:p>
    <w:p w14:paraId="3C615309">
      <w:pPr>
        <w:ind w:firstLine="420" w:firstLineChars="200"/>
        <w:outlineLvl w:val="3"/>
        <w:rPr>
          <w:rFonts w:ascii="宋体" w:hAnsi="宋体"/>
          <w:bCs/>
          <w:color w:val="FF0000"/>
          <w:kern w:val="0"/>
          <w:szCs w:val="21"/>
        </w:rPr>
      </w:pPr>
    </w:p>
    <w:p w14:paraId="0E3D82D6"/>
    <w:p w14:paraId="6E19BD65">
      <w:pPr>
        <w:ind w:firstLine="420" w:firstLineChars="200"/>
      </w:pPr>
    </w:p>
    <w:p w14:paraId="7D0FB529">
      <w:pPr>
        <w:jc w:val="center"/>
        <w:outlineLvl w:val="3"/>
        <w:rPr>
          <w:b/>
          <w:sz w:val="24"/>
        </w:rPr>
      </w:pPr>
      <w:r>
        <w:rPr>
          <w:rFonts w:hint="eastAsia"/>
          <w:b/>
          <w:sz w:val="24"/>
        </w:rPr>
        <w:t>2、残疾人福利性单位声明函（货物类）</w:t>
      </w:r>
    </w:p>
    <w:p w14:paraId="59995540">
      <w:pPr>
        <w:rPr>
          <w:b/>
          <w:bCs/>
        </w:rPr>
      </w:pPr>
    </w:p>
    <w:p w14:paraId="20EF70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bookmarkStart w:id="58" w:name="_Hlk73562331"/>
      <w:bookmarkStart w:id="59" w:name="_Hlk73562245"/>
      <w:r>
        <w:rPr>
          <w:rFonts w:hint="eastAsia" w:asciiTheme="minorEastAsia" w:hAnsiTheme="minorEastAsia" w:eastAsiaTheme="minorEastAsia" w:cstheme="minor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单位的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14:paraId="34CE57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本单位对上述声明的真实性负责。如有虚假，将依法承担相应责任。</w:t>
      </w:r>
    </w:p>
    <w:p w14:paraId="74D7B1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58"/>
    </w:p>
    <w:bookmarkEnd w:id="59"/>
    <w:p w14:paraId="1C222D0D">
      <w:pPr>
        <w:ind w:firstLine="420" w:firstLineChars="200"/>
        <w:rPr>
          <w:rFonts w:ascii="宋体" w:hAnsi="宋体"/>
          <w:szCs w:val="21"/>
        </w:rPr>
      </w:pPr>
    </w:p>
    <w:p w14:paraId="5D9B6FF1">
      <w:pPr>
        <w:ind w:firstLine="420" w:firstLineChars="200"/>
        <w:rPr>
          <w:rFonts w:ascii="宋体" w:hAnsi="宋体"/>
          <w:szCs w:val="21"/>
        </w:rPr>
      </w:pPr>
    </w:p>
    <w:p w14:paraId="03A588C4">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14:paraId="35C76D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hint="eastAsia" w:ascii="宋体" w:hAnsi="宋体"/>
          <w:sz w:val="21"/>
          <w:szCs w:val="21"/>
        </w:rPr>
        <w:t>本投标人郑重声明，根据《财政部司法部关于政府采购支持监狱企业发展有关问题的通知》（财库〔</w:t>
      </w:r>
      <w:r>
        <w:rPr>
          <w:rFonts w:ascii="宋体" w:hAnsi="宋体"/>
          <w:sz w:val="21"/>
          <w:szCs w:val="21"/>
        </w:rPr>
        <w:t>2014</w:t>
      </w:r>
      <w:r>
        <w:rPr>
          <w:rFonts w:hint="eastAsia" w:ascii="宋体" w:hAnsi="宋体"/>
          <w:sz w:val="21"/>
          <w:szCs w:val="21"/>
        </w:rPr>
        <w:t>〕</w:t>
      </w:r>
      <w:r>
        <w:rPr>
          <w:rFonts w:ascii="宋体" w:hAnsi="宋体"/>
          <w:sz w:val="21"/>
          <w:szCs w:val="21"/>
        </w:rPr>
        <w:t>68</w:t>
      </w:r>
      <w:r>
        <w:rPr>
          <w:rFonts w:hint="eastAsia" w:ascii="宋体" w:hAnsi="宋体"/>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hint="eastAsia" w:ascii="宋体" w:hAnsi="宋体"/>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hint="eastAsia" w:ascii="宋体" w:hAnsi="宋体"/>
          <w:sz w:val="21"/>
          <w:szCs w:val="21"/>
        </w:rPr>
        <w:t>监狱企业</w:t>
      </w:r>
      <w:r>
        <w:rPr>
          <w:rFonts w:ascii="宋体" w:hAnsi="宋体"/>
          <w:sz w:val="21"/>
          <w:szCs w:val="21"/>
        </w:rPr>
        <w:t>制造。相关</w:t>
      </w:r>
      <w:r>
        <w:rPr>
          <w:rFonts w:hint="eastAsia" w:ascii="宋体" w:hAnsi="宋体"/>
          <w:sz w:val="21"/>
          <w:szCs w:val="21"/>
        </w:rPr>
        <w:t>监狱企业</w:t>
      </w:r>
      <w:r>
        <w:rPr>
          <w:rFonts w:ascii="宋体" w:hAnsi="宋体"/>
          <w:sz w:val="21"/>
          <w:szCs w:val="21"/>
        </w:rPr>
        <w:t>的具体情况如下：</w:t>
      </w:r>
    </w:p>
    <w:p w14:paraId="1313E0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hint="eastAsia" w:ascii="宋体" w:hAnsi="宋体"/>
          <w:b/>
          <w:bCs/>
          <w:i/>
          <w:iCs/>
          <w:sz w:val="21"/>
          <w:szCs w:val="21"/>
          <w:u w:val="single"/>
          <w:lang w:val="en-US" w:eastAsia="zh-CN"/>
        </w:rPr>
        <w:t xml:space="preserve">   </w:t>
      </w:r>
      <w:r>
        <w:rPr>
          <w:rFonts w:ascii="宋体" w:hAnsi="宋体"/>
          <w:b/>
          <w:bCs/>
          <w:i/>
          <w:iCs/>
          <w:sz w:val="21"/>
          <w:szCs w:val="21"/>
          <w:u w:val="single"/>
        </w:rPr>
        <w:t>（标的名称）</w:t>
      </w:r>
      <w:r>
        <w:rPr>
          <w:rFonts w:hint="eastAsia" w:ascii="宋体" w:hAnsi="宋体"/>
          <w:b/>
          <w:bCs/>
          <w:i/>
          <w:iCs/>
          <w:sz w:val="21"/>
          <w:szCs w:val="21"/>
          <w:u w:val="single"/>
          <w:lang w:val="en-US" w:eastAsia="zh-CN"/>
        </w:rPr>
        <w:t xml:space="preserve">    </w:t>
      </w:r>
      <w:r>
        <w:rPr>
          <w:rFonts w:hint="eastAsia" w:ascii="宋体" w:hAnsi="宋体"/>
          <w:sz w:val="21"/>
          <w:szCs w:val="21"/>
        </w:rPr>
        <w:t>，</w:t>
      </w:r>
      <w:r>
        <w:rPr>
          <w:rFonts w:ascii="宋体" w:hAnsi="宋体"/>
          <w:sz w:val="21"/>
          <w:szCs w:val="21"/>
        </w:rPr>
        <w:t>制造商为</w:t>
      </w:r>
      <w:r>
        <w:rPr>
          <w:rFonts w:hint="eastAsia" w:ascii="宋体" w:hAnsi="宋体"/>
          <w:sz w:val="21"/>
          <w:szCs w:val="21"/>
          <w:u w:val="single"/>
          <w:lang w:val="en-US" w:eastAsia="zh-CN"/>
        </w:rPr>
        <w:t xml:space="preserve">    </w:t>
      </w:r>
      <w:r>
        <w:rPr>
          <w:rFonts w:ascii="宋体" w:hAnsi="宋体"/>
          <w:b/>
          <w:bCs/>
          <w:i/>
          <w:iCs/>
          <w:sz w:val="21"/>
          <w:szCs w:val="21"/>
          <w:u w:val="single"/>
        </w:rPr>
        <w:t>（</w:t>
      </w:r>
      <w:r>
        <w:rPr>
          <w:rFonts w:hint="eastAsia" w:ascii="宋体" w:hAnsi="宋体"/>
          <w:b/>
          <w:bCs/>
          <w:i/>
          <w:iCs/>
          <w:sz w:val="21"/>
          <w:szCs w:val="21"/>
          <w:u w:val="single"/>
        </w:rPr>
        <w:t>企业</w:t>
      </w:r>
      <w:r>
        <w:rPr>
          <w:rFonts w:ascii="宋体" w:hAnsi="宋体"/>
          <w:b/>
          <w:bCs/>
          <w:i/>
          <w:iCs/>
          <w:sz w:val="21"/>
          <w:szCs w:val="21"/>
          <w:u w:val="single"/>
        </w:rPr>
        <w:t>名称）</w:t>
      </w:r>
      <w:r>
        <w:rPr>
          <w:rFonts w:hint="eastAsia" w:ascii="宋体" w:hAnsi="宋体"/>
          <w:b/>
          <w:bCs/>
          <w:i/>
          <w:iCs/>
          <w:sz w:val="21"/>
          <w:szCs w:val="21"/>
          <w:u w:val="single"/>
          <w:lang w:val="en-US" w:eastAsia="zh-CN"/>
        </w:rPr>
        <w:t xml:space="preserve">    </w:t>
      </w:r>
      <w:r>
        <w:rPr>
          <w:rFonts w:ascii="宋体" w:hAnsi="宋体"/>
          <w:sz w:val="21"/>
          <w:szCs w:val="21"/>
        </w:rPr>
        <w:t>，属于</w:t>
      </w:r>
      <w:r>
        <w:rPr>
          <w:rFonts w:hint="eastAsia" w:ascii="宋体" w:hAnsi="宋体"/>
          <w:sz w:val="21"/>
          <w:szCs w:val="21"/>
          <w:u w:val="single"/>
          <w:lang w:val="en-US" w:eastAsia="zh-CN"/>
        </w:rPr>
        <w:t xml:space="preserve">  </w:t>
      </w:r>
      <w:r>
        <w:rPr>
          <w:rFonts w:hint="eastAsia" w:ascii="宋体" w:hAnsi="宋体"/>
          <w:b/>
          <w:bCs/>
          <w:sz w:val="21"/>
          <w:szCs w:val="21"/>
          <w:u w:val="single"/>
        </w:rPr>
        <w:t>监狱企业</w:t>
      </w:r>
      <w:r>
        <w:rPr>
          <w:rFonts w:hint="eastAsia" w:ascii="宋体" w:hAnsi="宋体"/>
          <w:b/>
          <w:bCs/>
          <w:sz w:val="21"/>
          <w:szCs w:val="21"/>
          <w:u w:val="single"/>
          <w:lang w:val="en-US" w:eastAsia="zh-CN"/>
        </w:rPr>
        <w:t xml:space="preserve">  </w:t>
      </w:r>
      <w:r>
        <w:rPr>
          <w:rFonts w:ascii="宋体" w:hAnsi="宋体"/>
          <w:sz w:val="21"/>
          <w:szCs w:val="21"/>
        </w:rPr>
        <w:t>；</w:t>
      </w:r>
    </w:p>
    <w:p w14:paraId="1A9E46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hint="eastAsia" w:ascii="宋体" w:hAnsi="宋体"/>
          <w:b/>
          <w:bCs/>
          <w:i/>
          <w:iCs/>
          <w:sz w:val="21"/>
          <w:szCs w:val="21"/>
          <w:u w:val="single"/>
          <w:lang w:val="en-US" w:eastAsia="zh-CN"/>
        </w:rPr>
        <w:t xml:space="preserve">   </w:t>
      </w:r>
      <w:r>
        <w:rPr>
          <w:rFonts w:ascii="宋体" w:hAnsi="宋体"/>
          <w:b/>
          <w:bCs/>
          <w:i/>
          <w:iCs/>
          <w:sz w:val="21"/>
          <w:szCs w:val="21"/>
          <w:u w:val="single"/>
        </w:rPr>
        <w:t>（标的名称）</w:t>
      </w:r>
      <w:r>
        <w:rPr>
          <w:rFonts w:hint="eastAsia" w:ascii="宋体" w:hAnsi="宋体"/>
          <w:b/>
          <w:bCs/>
          <w:i/>
          <w:iCs/>
          <w:sz w:val="21"/>
          <w:szCs w:val="21"/>
          <w:u w:val="single"/>
          <w:lang w:val="en-US" w:eastAsia="zh-CN"/>
        </w:rPr>
        <w:t xml:space="preserve">    </w:t>
      </w:r>
      <w:r>
        <w:rPr>
          <w:rFonts w:hint="eastAsia" w:ascii="宋体" w:hAnsi="宋体"/>
          <w:sz w:val="21"/>
          <w:szCs w:val="21"/>
        </w:rPr>
        <w:t>，</w:t>
      </w:r>
      <w:r>
        <w:rPr>
          <w:rFonts w:ascii="宋体" w:hAnsi="宋体"/>
          <w:sz w:val="21"/>
          <w:szCs w:val="21"/>
        </w:rPr>
        <w:t>制造商为</w:t>
      </w:r>
      <w:r>
        <w:rPr>
          <w:rFonts w:hint="eastAsia" w:ascii="宋体" w:hAnsi="宋体"/>
          <w:sz w:val="21"/>
          <w:szCs w:val="21"/>
          <w:u w:val="single"/>
          <w:lang w:val="en-US" w:eastAsia="zh-CN"/>
        </w:rPr>
        <w:t xml:space="preserve">    </w:t>
      </w:r>
      <w:r>
        <w:rPr>
          <w:rFonts w:ascii="宋体" w:hAnsi="宋体"/>
          <w:b/>
          <w:bCs/>
          <w:i/>
          <w:iCs/>
          <w:sz w:val="21"/>
          <w:szCs w:val="21"/>
          <w:u w:val="single"/>
        </w:rPr>
        <w:t>（</w:t>
      </w:r>
      <w:r>
        <w:rPr>
          <w:rFonts w:hint="eastAsia" w:ascii="宋体" w:hAnsi="宋体"/>
          <w:b/>
          <w:bCs/>
          <w:i/>
          <w:iCs/>
          <w:sz w:val="21"/>
          <w:szCs w:val="21"/>
          <w:u w:val="single"/>
        </w:rPr>
        <w:t>企业</w:t>
      </w:r>
      <w:r>
        <w:rPr>
          <w:rFonts w:ascii="宋体" w:hAnsi="宋体"/>
          <w:b/>
          <w:bCs/>
          <w:i/>
          <w:iCs/>
          <w:sz w:val="21"/>
          <w:szCs w:val="21"/>
          <w:u w:val="single"/>
        </w:rPr>
        <w:t>名称）</w:t>
      </w:r>
      <w:r>
        <w:rPr>
          <w:rFonts w:hint="eastAsia" w:ascii="宋体" w:hAnsi="宋体"/>
          <w:b/>
          <w:bCs/>
          <w:i/>
          <w:iCs/>
          <w:sz w:val="21"/>
          <w:szCs w:val="21"/>
          <w:u w:val="single"/>
          <w:lang w:val="en-US" w:eastAsia="zh-CN"/>
        </w:rPr>
        <w:t xml:space="preserve">    </w:t>
      </w:r>
      <w:r>
        <w:rPr>
          <w:rFonts w:ascii="宋体" w:hAnsi="宋体"/>
          <w:sz w:val="21"/>
          <w:szCs w:val="21"/>
        </w:rPr>
        <w:t>，属于</w:t>
      </w:r>
      <w:r>
        <w:rPr>
          <w:rFonts w:hint="eastAsia" w:ascii="宋体" w:hAnsi="宋体"/>
          <w:sz w:val="21"/>
          <w:szCs w:val="21"/>
          <w:u w:val="single"/>
          <w:lang w:val="en-US" w:eastAsia="zh-CN"/>
        </w:rPr>
        <w:t xml:space="preserve">  </w:t>
      </w:r>
      <w:r>
        <w:rPr>
          <w:rFonts w:hint="eastAsia" w:ascii="宋体" w:hAnsi="宋体"/>
          <w:b/>
          <w:bCs/>
          <w:sz w:val="21"/>
          <w:szCs w:val="21"/>
          <w:u w:val="single"/>
        </w:rPr>
        <w:t>监狱企业</w:t>
      </w:r>
      <w:r>
        <w:rPr>
          <w:rFonts w:hint="eastAsia" w:ascii="宋体" w:hAnsi="宋体"/>
          <w:b/>
          <w:bCs/>
          <w:sz w:val="21"/>
          <w:szCs w:val="21"/>
          <w:u w:val="single"/>
          <w:lang w:val="en-US" w:eastAsia="zh-CN"/>
        </w:rPr>
        <w:t xml:space="preserve">  </w:t>
      </w:r>
      <w:r>
        <w:rPr>
          <w:rFonts w:hint="eastAsia" w:ascii="宋体" w:hAnsi="宋体"/>
          <w:sz w:val="21"/>
          <w:szCs w:val="21"/>
        </w:rPr>
        <w:t>。</w:t>
      </w:r>
    </w:p>
    <w:p w14:paraId="7A0F5D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rPr>
      </w:pPr>
      <w:r>
        <w:rPr>
          <w:rFonts w:ascii="宋体" w:hAnsi="宋体"/>
          <w:sz w:val="21"/>
          <w:szCs w:val="21"/>
        </w:rPr>
        <w:t xml:space="preserve">…… </w:t>
      </w:r>
    </w:p>
    <w:p w14:paraId="56C4ED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hint="eastAsia" w:ascii="宋体" w:hAnsi="宋体" w:cstheme="minorBidi"/>
          <w:sz w:val="21"/>
          <w:szCs w:val="21"/>
        </w:rPr>
        <w:t>投标人</w:t>
      </w:r>
      <w:r>
        <w:rPr>
          <w:rFonts w:ascii="宋体" w:hAnsi="宋体"/>
          <w:sz w:val="21"/>
          <w:szCs w:val="21"/>
        </w:rPr>
        <w:t>对上述声明内容的真实性负责。如有虚假，将依法承担相应责任。</w:t>
      </w:r>
    </w:p>
    <w:p w14:paraId="4585F3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rPr>
      </w:pPr>
      <w:r>
        <w:rPr>
          <w:rFonts w:hint="eastAsia" w:ascii="宋体" w:hAnsi="宋体"/>
          <w:sz w:val="21"/>
          <w:szCs w:val="21"/>
        </w:rPr>
        <w:t>附：省级以上监狱管理局、戒毒管理局（含新疆生产建设兵团）出具的监狱企业证明文件。</w:t>
      </w:r>
      <w:bookmarkEnd w:id="56"/>
    </w:p>
    <w:p w14:paraId="1DAEC6D8">
      <w:pPr>
        <w:pStyle w:val="4"/>
        <w:jc w:val="center"/>
        <w:rPr>
          <w:rFonts w:ascii="黑体" w:eastAsia="黑体"/>
          <w:b w:val="0"/>
          <w:sz w:val="24"/>
          <w:szCs w:val="24"/>
        </w:rPr>
      </w:pPr>
      <w:bookmarkStart w:id="60" w:name="_Hlk72259976"/>
      <w:r>
        <w:rPr>
          <w:rFonts w:hint="eastAsia" w:ascii="黑体" w:eastAsia="黑体"/>
          <w:b w:val="0"/>
          <w:sz w:val="24"/>
          <w:szCs w:val="24"/>
        </w:rPr>
        <w:t>四、项目详细报价</w:t>
      </w:r>
    </w:p>
    <w:p w14:paraId="497F0A0B">
      <w:pPr>
        <w:tabs>
          <w:tab w:val="left" w:pos="720"/>
        </w:tabs>
        <w:ind w:firstLine="3132" w:firstLineChars="1300"/>
        <w:rPr>
          <w:b/>
          <w:sz w:val="24"/>
        </w:rPr>
      </w:pPr>
      <w:r>
        <w:rPr>
          <w:rFonts w:hint="eastAsia"/>
          <w:b/>
          <w:sz w:val="24"/>
        </w:rPr>
        <w:t>（一）分项报价表</w:t>
      </w:r>
      <w:r>
        <w:commentReference w:id="44"/>
      </w:r>
    </w:p>
    <w:tbl>
      <w:tblPr>
        <w:tblStyle w:val="4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14:paraId="5AAD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0A855E54">
            <w:pPr>
              <w:jc w:val="center"/>
              <w:rPr>
                <w:rFonts w:ascii="Times New Roman" w:hAnsi="Times New Roman" w:eastAsia="宋体" w:cs="Times New Roman"/>
                <w:bCs/>
                <w:szCs w:val="21"/>
              </w:rPr>
            </w:pPr>
            <w:r>
              <w:rPr>
                <w:rFonts w:hint="eastAsia" w:ascii="Times New Roman" w:hAnsi="Times New Roman" w:eastAsia="宋体" w:cs="Times New Roman"/>
                <w:bCs/>
                <w:szCs w:val="21"/>
              </w:rPr>
              <w:t>序号</w:t>
            </w:r>
          </w:p>
        </w:tc>
        <w:tc>
          <w:tcPr>
            <w:tcW w:w="1485" w:type="dxa"/>
            <w:vAlign w:val="center"/>
          </w:tcPr>
          <w:p w14:paraId="07A42106">
            <w:pPr>
              <w:jc w:val="center"/>
              <w:rPr>
                <w:rFonts w:ascii="Times New Roman" w:hAnsi="Times New Roman" w:eastAsia="宋体" w:cs="Times New Roman"/>
                <w:bCs/>
                <w:szCs w:val="21"/>
              </w:rPr>
            </w:pPr>
            <w:r>
              <w:rPr>
                <w:rFonts w:hint="eastAsia" w:ascii="Times New Roman" w:hAnsi="Times New Roman" w:eastAsia="宋体" w:cs="Times New Roman"/>
                <w:szCs w:val="21"/>
              </w:rPr>
              <w:t>采购计划编号</w:t>
            </w:r>
          </w:p>
        </w:tc>
        <w:tc>
          <w:tcPr>
            <w:tcW w:w="1147" w:type="dxa"/>
            <w:vAlign w:val="center"/>
          </w:tcPr>
          <w:p w14:paraId="34BBF99B">
            <w:pPr>
              <w:jc w:val="center"/>
              <w:rPr>
                <w:rFonts w:ascii="Times New Roman" w:hAnsi="Times New Roman" w:eastAsia="宋体" w:cs="Times New Roman"/>
                <w:bCs/>
                <w:szCs w:val="21"/>
              </w:rPr>
            </w:pPr>
            <w:r>
              <w:rPr>
                <w:rFonts w:hint="eastAsia" w:ascii="Times New Roman" w:hAnsi="Times New Roman" w:eastAsia="宋体" w:cs="Times New Roman"/>
                <w:bCs/>
                <w:szCs w:val="21"/>
              </w:rPr>
              <w:t>货物名称</w:t>
            </w:r>
          </w:p>
        </w:tc>
        <w:tc>
          <w:tcPr>
            <w:tcW w:w="703" w:type="dxa"/>
            <w:vAlign w:val="center"/>
          </w:tcPr>
          <w:p w14:paraId="609708B2">
            <w:pPr>
              <w:jc w:val="center"/>
              <w:rPr>
                <w:rFonts w:hint="eastAsia" w:ascii="Times New Roman" w:hAnsi="Times New Roman" w:eastAsia="宋体" w:cs="Times New Roman"/>
                <w:bCs/>
                <w:szCs w:val="21"/>
              </w:rPr>
            </w:pPr>
            <w:r>
              <w:rPr>
                <w:rFonts w:hint="eastAsia" w:ascii="Times New Roman" w:hAnsi="Times New Roman" w:eastAsia="宋体" w:cs="Times New Roman"/>
                <w:szCs w:val="21"/>
              </w:rPr>
              <w:t>品牌</w:t>
            </w:r>
          </w:p>
        </w:tc>
        <w:tc>
          <w:tcPr>
            <w:tcW w:w="703" w:type="dxa"/>
            <w:vAlign w:val="center"/>
          </w:tcPr>
          <w:p w14:paraId="7A418E7F">
            <w:pPr>
              <w:jc w:val="center"/>
              <w:rPr>
                <w:rFonts w:ascii="Times New Roman" w:hAnsi="Times New Roman" w:eastAsia="宋体" w:cs="Times New Roman"/>
                <w:bCs/>
                <w:szCs w:val="21"/>
              </w:rPr>
            </w:pPr>
            <w:r>
              <w:rPr>
                <w:rFonts w:hint="eastAsia" w:ascii="Times New Roman" w:hAnsi="Times New Roman" w:eastAsia="宋体" w:cs="Times New Roman"/>
                <w:szCs w:val="21"/>
              </w:rPr>
              <w:t>规格/型号</w:t>
            </w:r>
          </w:p>
        </w:tc>
        <w:tc>
          <w:tcPr>
            <w:tcW w:w="612" w:type="dxa"/>
            <w:vAlign w:val="center"/>
          </w:tcPr>
          <w:p w14:paraId="0E2E6249">
            <w:pPr>
              <w:jc w:val="center"/>
              <w:rPr>
                <w:rFonts w:ascii="Times New Roman" w:hAnsi="Times New Roman" w:eastAsia="宋体" w:cs="Times New Roman"/>
                <w:bCs/>
                <w:szCs w:val="21"/>
              </w:rPr>
            </w:pPr>
            <w:r>
              <w:rPr>
                <w:rFonts w:hint="eastAsia" w:ascii="Times New Roman" w:hAnsi="Times New Roman" w:eastAsia="宋体" w:cs="Times New Roman"/>
                <w:b/>
                <w:color w:val="FF0000"/>
                <w:szCs w:val="21"/>
              </w:rPr>
              <w:t>原产地</w:t>
            </w:r>
          </w:p>
        </w:tc>
        <w:tc>
          <w:tcPr>
            <w:tcW w:w="726" w:type="dxa"/>
            <w:vAlign w:val="center"/>
          </w:tcPr>
          <w:p w14:paraId="042D7EE3">
            <w:pPr>
              <w:jc w:val="center"/>
              <w:rPr>
                <w:rFonts w:ascii="Times New Roman" w:hAnsi="Times New Roman" w:eastAsia="宋体" w:cs="Times New Roman"/>
                <w:bCs/>
                <w:szCs w:val="21"/>
              </w:rPr>
            </w:pPr>
            <w:r>
              <w:rPr>
                <w:rFonts w:hint="eastAsia" w:ascii="Times New Roman" w:hAnsi="Times New Roman" w:eastAsia="宋体" w:cs="Times New Roman"/>
                <w:szCs w:val="21"/>
              </w:rPr>
              <w:t>制造商名称</w:t>
            </w:r>
          </w:p>
        </w:tc>
        <w:tc>
          <w:tcPr>
            <w:tcW w:w="462" w:type="dxa"/>
            <w:vAlign w:val="center"/>
          </w:tcPr>
          <w:p w14:paraId="7F501D32">
            <w:pPr>
              <w:jc w:val="center"/>
              <w:rPr>
                <w:rFonts w:ascii="Times New Roman" w:hAnsi="Times New Roman" w:eastAsia="宋体" w:cs="Times New Roman"/>
                <w:bCs/>
                <w:szCs w:val="21"/>
              </w:rPr>
            </w:pPr>
            <w:r>
              <w:rPr>
                <w:rFonts w:hint="eastAsia" w:ascii="Times New Roman" w:hAnsi="Times New Roman" w:eastAsia="宋体" w:cs="Times New Roman"/>
                <w:bCs/>
                <w:szCs w:val="21"/>
              </w:rPr>
              <w:t>数量</w:t>
            </w:r>
          </w:p>
        </w:tc>
        <w:tc>
          <w:tcPr>
            <w:tcW w:w="427" w:type="dxa"/>
            <w:vAlign w:val="center"/>
          </w:tcPr>
          <w:p w14:paraId="23E5DAE1">
            <w:pPr>
              <w:jc w:val="center"/>
              <w:rPr>
                <w:rFonts w:ascii="Times New Roman" w:hAnsi="Times New Roman" w:eastAsia="宋体" w:cs="Times New Roman"/>
                <w:bCs/>
                <w:szCs w:val="21"/>
              </w:rPr>
            </w:pPr>
            <w:r>
              <w:rPr>
                <w:rFonts w:hint="eastAsia" w:ascii="Times New Roman" w:hAnsi="Times New Roman" w:eastAsia="宋体" w:cs="Times New Roman"/>
                <w:bCs/>
                <w:szCs w:val="21"/>
              </w:rPr>
              <w:t>单位</w:t>
            </w:r>
          </w:p>
        </w:tc>
        <w:tc>
          <w:tcPr>
            <w:tcW w:w="571" w:type="dxa"/>
            <w:vAlign w:val="center"/>
          </w:tcPr>
          <w:p w14:paraId="4636ABE8">
            <w:pPr>
              <w:jc w:val="center"/>
              <w:rPr>
                <w:rFonts w:ascii="Times New Roman" w:hAnsi="Times New Roman" w:eastAsia="宋体" w:cs="Times New Roman"/>
                <w:bCs/>
                <w:szCs w:val="21"/>
              </w:rPr>
            </w:pPr>
            <w:r>
              <w:rPr>
                <w:rFonts w:hint="eastAsia" w:ascii="Times New Roman" w:hAnsi="Times New Roman" w:eastAsia="宋体" w:cs="Times New Roman"/>
                <w:szCs w:val="21"/>
              </w:rPr>
              <w:t>单价(元)</w:t>
            </w:r>
          </w:p>
        </w:tc>
        <w:tc>
          <w:tcPr>
            <w:tcW w:w="563" w:type="dxa"/>
            <w:vAlign w:val="center"/>
          </w:tcPr>
          <w:p w14:paraId="58A64F8D">
            <w:pPr>
              <w:jc w:val="center"/>
              <w:rPr>
                <w:rFonts w:ascii="Times New Roman" w:hAnsi="Times New Roman" w:eastAsia="宋体" w:cs="Times New Roman"/>
                <w:bCs/>
                <w:szCs w:val="21"/>
              </w:rPr>
            </w:pPr>
            <w:r>
              <w:rPr>
                <w:rFonts w:hint="eastAsia" w:ascii="Times New Roman" w:hAnsi="Times New Roman" w:eastAsia="宋体" w:cs="Times New Roman"/>
                <w:szCs w:val="21"/>
              </w:rPr>
              <w:t>合价(元)</w:t>
            </w:r>
          </w:p>
        </w:tc>
        <w:tc>
          <w:tcPr>
            <w:tcW w:w="703" w:type="dxa"/>
            <w:vAlign w:val="center"/>
          </w:tcPr>
          <w:p w14:paraId="63B17DC1">
            <w:pPr>
              <w:jc w:val="center"/>
              <w:rPr>
                <w:rFonts w:ascii="Times New Roman" w:hAnsi="Times New Roman" w:eastAsia="宋体" w:cs="Times New Roman"/>
                <w:szCs w:val="21"/>
              </w:rPr>
            </w:pPr>
            <w:r>
              <w:rPr>
                <w:rFonts w:hint="eastAsia" w:ascii="Times New Roman" w:hAnsi="Times New Roman" w:eastAsia="宋体" w:cs="Times New Roman"/>
                <w:szCs w:val="21"/>
              </w:rPr>
              <w:t>预算金额（元）</w:t>
            </w:r>
          </w:p>
        </w:tc>
      </w:tr>
      <w:tr w14:paraId="500E0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48EE4130">
            <w:pPr>
              <w:jc w:val="center"/>
              <w:rPr>
                <w:rFonts w:ascii="Times New Roman" w:hAnsi="Times New Roman" w:eastAsia="宋体" w:cs="Times New Roman"/>
                <w:bCs/>
                <w:szCs w:val="21"/>
              </w:rPr>
            </w:pPr>
            <w:r>
              <w:rPr>
                <w:rFonts w:hint="eastAsia" w:ascii="Times New Roman" w:hAnsi="Times New Roman" w:eastAsia="宋体" w:cs="Times New Roman"/>
                <w:bCs/>
                <w:szCs w:val="21"/>
              </w:rPr>
              <w:t>1</w:t>
            </w:r>
          </w:p>
        </w:tc>
        <w:tc>
          <w:tcPr>
            <w:tcW w:w="1485" w:type="dxa"/>
            <w:vMerge w:val="restart"/>
            <w:vAlign w:val="center"/>
          </w:tcPr>
          <w:p w14:paraId="70083998">
            <w:pPr>
              <w:jc w:val="center"/>
              <w:rPr>
                <w:rFonts w:ascii="Times New Roman" w:hAnsi="Times New Roman" w:eastAsia="宋体" w:cs="Times New Roman"/>
                <w:bCs/>
                <w:szCs w:val="21"/>
              </w:rPr>
            </w:pPr>
            <w:r>
              <w:rPr>
                <w:rFonts w:hint="eastAsia" w:ascii="Times New Roman" w:hAnsi="Times New Roman" w:eastAsia="宋体" w:cs="Times New Roman"/>
                <w:bCs/>
                <w:szCs w:val="21"/>
              </w:rPr>
              <w:t>PLAN-2021</w:t>
            </w:r>
            <w:r>
              <w:rPr>
                <w:rFonts w:ascii="Times New Roman" w:hAnsi="Times New Roman" w:eastAsia="宋体" w:cs="Times New Roman"/>
                <w:bCs/>
                <w:szCs w:val="21"/>
              </w:rPr>
              <w:t>***</w:t>
            </w:r>
          </w:p>
        </w:tc>
        <w:tc>
          <w:tcPr>
            <w:tcW w:w="1147" w:type="dxa"/>
            <w:vAlign w:val="center"/>
          </w:tcPr>
          <w:p w14:paraId="07A65FA5">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r>
              <w:rPr>
                <w:rFonts w:ascii="Times New Roman" w:hAnsi="Times New Roman" w:eastAsia="宋体" w:cs="Times New Roman"/>
                <w:bCs/>
                <w:szCs w:val="21"/>
              </w:rPr>
              <w:t>**</w:t>
            </w:r>
            <w:r>
              <w:rPr>
                <w:rFonts w:hint="eastAsia" w:ascii="Times New Roman" w:hAnsi="Times New Roman" w:eastAsia="宋体" w:cs="Times New Roman"/>
                <w:bCs/>
                <w:szCs w:val="21"/>
              </w:rPr>
              <w:t>（填写相关内容）</w:t>
            </w:r>
          </w:p>
        </w:tc>
        <w:tc>
          <w:tcPr>
            <w:tcW w:w="703" w:type="dxa"/>
            <w:vAlign w:val="center"/>
          </w:tcPr>
          <w:p w14:paraId="38CAC5A0">
            <w:pPr>
              <w:jc w:val="center"/>
              <w:rPr>
                <w:rFonts w:hint="eastAsia" w:ascii="Times New Roman" w:hAnsi="Times New Roman" w:eastAsia="宋体" w:cs="Times New Roman"/>
                <w:bCs/>
                <w:szCs w:val="21"/>
              </w:rPr>
            </w:pPr>
          </w:p>
        </w:tc>
        <w:tc>
          <w:tcPr>
            <w:tcW w:w="703" w:type="dxa"/>
            <w:vAlign w:val="center"/>
          </w:tcPr>
          <w:p w14:paraId="39FF423F">
            <w:pPr>
              <w:jc w:val="center"/>
              <w:rPr>
                <w:rFonts w:ascii="Times New Roman" w:hAnsi="Times New Roman" w:eastAsia="宋体" w:cs="Times New Roman"/>
                <w:bCs/>
                <w:szCs w:val="21"/>
              </w:rPr>
            </w:pPr>
          </w:p>
        </w:tc>
        <w:tc>
          <w:tcPr>
            <w:tcW w:w="612" w:type="dxa"/>
            <w:vAlign w:val="center"/>
          </w:tcPr>
          <w:p w14:paraId="59092BFF">
            <w:pPr>
              <w:jc w:val="center"/>
              <w:rPr>
                <w:rFonts w:ascii="Times New Roman" w:hAnsi="Times New Roman" w:eastAsia="宋体" w:cs="Times New Roman"/>
                <w:bCs/>
                <w:szCs w:val="21"/>
              </w:rPr>
            </w:pPr>
          </w:p>
        </w:tc>
        <w:tc>
          <w:tcPr>
            <w:tcW w:w="726" w:type="dxa"/>
            <w:vAlign w:val="center"/>
          </w:tcPr>
          <w:p w14:paraId="18D8C33D">
            <w:pPr>
              <w:jc w:val="center"/>
              <w:rPr>
                <w:rFonts w:ascii="Times New Roman" w:hAnsi="Times New Roman" w:eastAsia="宋体" w:cs="Times New Roman"/>
                <w:bCs/>
                <w:szCs w:val="21"/>
              </w:rPr>
            </w:pPr>
          </w:p>
        </w:tc>
        <w:tc>
          <w:tcPr>
            <w:tcW w:w="462" w:type="dxa"/>
            <w:vAlign w:val="center"/>
          </w:tcPr>
          <w:p w14:paraId="797B5F56">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2998FB84">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41CD934A">
            <w:pPr>
              <w:jc w:val="center"/>
              <w:rPr>
                <w:rFonts w:ascii="Times New Roman" w:hAnsi="Times New Roman" w:eastAsia="宋体" w:cs="Times New Roman"/>
                <w:bCs/>
                <w:szCs w:val="21"/>
              </w:rPr>
            </w:pPr>
          </w:p>
        </w:tc>
        <w:tc>
          <w:tcPr>
            <w:tcW w:w="563" w:type="dxa"/>
            <w:vAlign w:val="center"/>
          </w:tcPr>
          <w:p w14:paraId="5B376D3D">
            <w:pPr>
              <w:jc w:val="center"/>
              <w:rPr>
                <w:rFonts w:ascii="Times New Roman" w:hAnsi="Times New Roman" w:eastAsia="宋体" w:cs="Times New Roman"/>
                <w:bCs/>
                <w:szCs w:val="21"/>
              </w:rPr>
            </w:pPr>
          </w:p>
        </w:tc>
        <w:tc>
          <w:tcPr>
            <w:tcW w:w="703" w:type="dxa"/>
            <w:vMerge w:val="restart"/>
            <w:vAlign w:val="center"/>
          </w:tcPr>
          <w:p w14:paraId="4B0392A2">
            <w:pPr>
              <w:jc w:val="center"/>
              <w:rPr>
                <w:rFonts w:ascii="Times New Roman" w:hAnsi="Times New Roman" w:eastAsia="宋体" w:cs="Times New Roman"/>
                <w:b/>
                <w:bCs/>
                <w:szCs w:val="21"/>
              </w:rPr>
            </w:pPr>
            <w:r>
              <w:rPr>
                <w:rFonts w:ascii="Times New Roman" w:hAnsi="Times New Roman" w:eastAsia="宋体" w:cs="Times New Roman"/>
                <w:bCs/>
                <w:szCs w:val="21"/>
              </w:rPr>
              <w:t>******</w:t>
            </w:r>
          </w:p>
        </w:tc>
      </w:tr>
      <w:tr w14:paraId="5272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7FE995CB">
            <w:pPr>
              <w:jc w:val="center"/>
              <w:rPr>
                <w:rFonts w:ascii="Times New Roman" w:hAnsi="Times New Roman" w:eastAsia="宋体" w:cs="Times New Roman"/>
                <w:bCs/>
                <w:szCs w:val="21"/>
              </w:rPr>
            </w:pPr>
            <w:r>
              <w:rPr>
                <w:rFonts w:hint="eastAsia" w:ascii="Times New Roman" w:hAnsi="Times New Roman" w:eastAsia="宋体" w:cs="Times New Roman"/>
                <w:bCs/>
                <w:szCs w:val="21"/>
              </w:rPr>
              <w:t>2</w:t>
            </w:r>
          </w:p>
        </w:tc>
        <w:tc>
          <w:tcPr>
            <w:tcW w:w="1485" w:type="dxa"/>
            <w:vMerge w:val="continue"/>
            <w:vAlign w:val="center"/>
          </w:tcPr>
          <w:p w14:paraId="7C1CA166">
            <w:pPr>
              <w:jc w:val="center"/>
              <w:rPr>
                <w:rFonts w:ascii="Times New Roman" w:hAnsi="Times New Roman" w:eastAsia="宋体" w:cs="Times New Roman"/>
                <w:bCs/>
                <w:szCs w:val="21"/>
              </w:rPr>
            </w:pPr>
          </w:p>
        </w:tc>
        <w:tc>
          <w:tcPr>
            <w:tcW w:w="1147" w:type="dxa"/>
            <w:vAlign w:val="center"/>
          </w:tcPr>
          <w:p w14:paraId="72368A49">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r>
              <w:rPr>
                <w:rFonts w:ascii="Times New Roman" w:hAnsi="Times New Roman" w:eastAsia="宋体" w:cs="Times New Roman"/>
                <w:bCs/>
                <w:szCs w:val="21"/>
              </w:rPr>
              <w:t>**</w:t>
            </w:r>
          </w:p>
        </w:tc>
        <w:tc>
          <w:tcPr>
            <w:tcW w:w="703" w:type="dxa"/>
            <w:vAlign w:val="center"/>
          </w:tcPr>
          <w:p w14:paraId="523686D8">
            <w:pPr>
              <w:jc w:val="center"/>
              <w:rPr>
                <w:rFonts w:hint="eastAsia" w:ascii="Times New Roman" w:hAnsi="Times New Roman" w:eastAsia="宋体" w:cs="Times New Roman"/>
                <w:bCs/>
                <w:szCs w:val="21"/>
              </w:rPr>
            </w:pPr>
          </w:p>
        </w:tc>
        <w:tc>
          <w:tcPr>
            <w:tcW w:w="703" w:type="dxa"/>
            <w:vAlign w:val="center"/>
          </w:tcPr>
          <w:p w14:paraId="2A31F568">
            <w:pPr>
              <w:jc w:val="center"/>
              <w:rPr>
                <w:rFonts w:ascii="Times New Roman" w:hAnsi="Times New Roman" w:eastAsia="宋体" w:cs="Times New Roman"/>
                <w:bCs/>
                <w:szCs w:val="21"/>
              </w:rPr>
            </w:pPr>
          </w:p>
        </w:tc>
        <w:tc>
          <w:tcPr>
            <w:tcW w:w="612" w:type="dxa"/>
            <w:vAlign w:val="center"/>
          </w:tcPr>
          <w:p w14:paraId="363125F6">
            <w:pPr>
              <w:jc w:val="center"/>
              <w:rPr>
                <w:rFonts w:ascii="Times New Roman" w:hAnsi="Times New Roman" w:eastAsia="宋体" w:cs="Times New Roman"/>
                <w:bCs/>
                <w:szCs w:val="21"/>
              </w:rPr>
            </w:pPr>
          </w:p>
        </w:tc>
        <w:tc>
          <w:tcPr>
            <w:tcW w:w="726" w:type="dxa"/>
            <w:vAlign w:val="center"/>
          </w:tcPr>
          <w:p w14:paraId="739A3075">
            <w:pPr>
              <w:jc w:val="center"/>
              <w:rPr>
                <w:rFonts w:ascii="Times New Roman" w:hAnsi="Times New Roman" w:eastAsia="宋体" w:cs="Times New Roman"/>
                <w:bCs/>
                <w:szCs w:val="21"/>
              </w:rPr>
            </w:pPr>
          </w:p>
        </w:tc>
        <w:tc>
          <w:tcPr>
            <w:tcW w:w="462" w:type="dxa"/>
            <w:vAlign w:val="center"/>
          </w:tcPr>
          <w:p w14:paraId="33988A4C">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4994E9C7">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6B1928B4">
            <w:pPr>
              <w:jc w:val="center"/>
              <w:rPr>
                <w:rFonts w:ascii="Times New Roman" w:hAnsi="Times New Roman" w:eastAsia="宋体" w:cs="Times New Roman"/>
                <w:bCs/>
                <w:szCs w:val="21"/>
              </w:rPr>
            </w:pPr>
          </w:p>
        </w:tc>
        <w:tc>
          <w:tcPr>
            <w:tcW w:w="563" w:type="dxa"/>
            <w:vAlign w:val="center"/>
          </w:tcPr>
          <w:p w14:paraId="4E39253A">
            <w:pPr>
              <w:jc w:val="center"/>
              <w:rPr>
                <w:rFonts w:ascii="Times New Roman" w:hAnsi="Times New Roman" w:eastAsia="宋体" w:cs="Times New Roman"/>
                <w:bCs/>
                <w:szCs w:val="21"/>
              </w:rPr>
            </w:pPr>
          </w:p>
        </w:tc>
        <w:tc>
          <w:tcPr>
            <w:tcW w:w="703" w:type="dxa"/>
            <w:vMerge w:val="continue"/>
            <w:vAlign w:val="center"/>
          </w:tcPr>
          <w:p w14:paraId="37BC3839">
            <w:pPr>
              <w:jc w:val="center"/>
              <w:rPr>
                <w:rFonts w:ascii="Times New Roman" w:hAnsi="Times New Roman" w:eastAsia="宋体" w:cs="Times New Roman"/>
                <w:b/>
                <w:bCs/>
                <w:color w:val="FF0000"/>
                <w:szCs w:val="21"/>
              </w:rPr>
            </w:pPr>
          </w:p>
        </w:tc>
      </w:tr>
      <w:tr w14:paraId="486E0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030D20A9">
            <w:pPr>
              <w:jc w:val="center"/>
              <w:rPr>
                <w:rFonts w:ascii="Times New Roman" w:hAnsi="Times New Roman" w:eastAsia="宋体" w:cs="Times New Roman"/>
                <w:bCs/>
                <w:szCs w:val="21"/>
              </w:rPr>
            </w:pPr>
            <w:r>
              <w:rPr>
                <w:rFonts w:hint="eastAsia" w:ascii="Times New Roman" w:hAnsi="Times New Roman" w:eastAsia="宋体" w:cs="Times New Roman"/>
                <w:bCs/>
                <w:szCs w:val="21"/>
              </w:rPr>
              <w:t>3</w:t>
            </w:r>
          </w:p>
        </w:tc>
        <w:tc>
          <w:tcPr>
            <w:tcW w:w="1485" w:type="dxa"/>
            <w:vMerge w:val="continue"/>
            <w:vAlign w:val="center"/>
          </w:tcPr>
          <w:p w14:paraId="207EAFF5">
            <w:pPr>
              <w:jc w:val="center"/>
              <w:rPr>
                <w:rFonts w:ascii="Times New Roman" w:hAnsi="Times New Roman" w:eastAsia="宋体" w:cs="Times New Roman"/>
                <w:bCs/>
                <w:szCs w:val="21"/>
              </w:rPr>
            </w:pPr>
          </w:p>
        </w:tc>
        <w:tc>
          <w:tcPr>
            <w:tcW w:w="1147" w:type="dxa"/>
            <w:vAlign w:val="center"/>
          </w:tcPr>
          <w:p w14:paraId="692178B3">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r>
              <w:rPr>
                <w:rFonts w:ascii="Times New Roman" w:hAnsi="Times New Roman" w:eastAsia="宋体" w:cs="Times New Roman"/>
                <w:bCs/>
                <w:szCs w:val="21"/>
              </w:rPr>
              <w:t>**</w:t>
            </w:r>
          </w:p>
        </w:tc>
        <w:tc>
          <w:tcPr>
            <w:tcW w:w="703" w:type="dxa"/>
            <w:vAlign w:val="center"/>
          </w:tcPr>
          <w:p w14:paraId="6504C8BC">
            <w:pPr>
              <w:jc w:val="center"/>
              <w:rPr>
                <w:rFonts w:hint="eastAsia" w:ascii="Times New Roman" w:hAnsi="Times New Roman" w:eastAsia="宋体" w:cs="Times New Roman"/>
                <w:bCs/>
                <w:szCs w:val="21"/>
              </w:rPr>
            </w:pPr>
          </w:p>
        </w:tc>
        <w:tc>
          <w:tcPr>
            <w:tcW w:w="703" w:type="dxa"/>
            <w:vAlign w:val="center"/>
          </w:tcPr>
          <w:p w14:paraId="08123B7D">
            <w:pPr>
              <w:jc w:val="center"/>
              <w:rPr>
                <w:rFonts w:ascii="Times New Roman" w:hAnsi="Times New Roman" w:eastAsia="宋体" w:cs="Times New Roman"/>
                <w:bCs/>
                <w:szCs w:val="21"/>
              </w:rPr>
            </w:pPr>
          </w:p>
        </w:tc>
        <w:tc>
          <w:tcPr>
            <w:tcW w:w="612" w:type="dxa"/>
            <w:vAlign w:val="center"/>
          </w:tcPr>
          <w:p w14:paraId="01239F87">
            <w:pPr>
              <w:jc w:val="center"/>
              <w:rPr>
                <w:rFonts w:ascii="Times New Roman" w:hAnsi="Times New Roman" w:eastAsia="宋体" w:cs="Times New Roman"/>
                <w:bCs/>
                <w:szCs w:val="21"/>
              </w:rPr>
            </w:pPr>
          </w:p>
        </w:tc>
        <w:tc>
          <w:tcPr>
            <w:tcW w:w="726" w:type="dxa"/>
            <w:vAlign w:val="center"/>
          </w:tcPr>
          <w:p w14:paraId="342E87B1">
            <w:pPr>
              <w:jc w:val="center"/>
              <w:rPr>
                <w:rFonts w:ascii="Times New Roman" w:hAnsi="Times New Roman" w:eastAsia="宋体" w:cs="Times New Roman"/>
                <w:bCs/>
                <w:szCs w:val="21"/>
              </w:rPr>
            </w:pPr>
          </w:p>
        </w:tc>
        <w:tc>
          <w:tcPr>
            <w:tcW w:w="462" w:type="dxa"/>
            <w:vAlign w:val="center"/>
          </w:tcPr>
          <w:p w14:paraId="27C8EB21">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25FCAFAB">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6D73CD8C">
            <w:pPr>
              <w:jc w:val="center"/>
              <w:rPr>
                <w:rFonts w:ascii="Times New Roman" w:hAnsi="Times New Roman" w:eastAsia="宋体" w:cs="Times New Roman"/>
                <w:bCs/>
                <w:szCs w:val="21"/>
              </w:rPr>
            </w:pPr>
          </w:p>
        </w:tc>
        <w:tc>
          <w:tcPr>
            <w:tcW w:w="563" w:type="dxa"/>
            <w:vAlign w:val="center"/>
          </w:tcPr>
          <w:p w14:paraId="0A5BE98B">
            <w:pPr>
              <w:jc w:val="center"/>
              <w:rPr>
                <w:rFonts w:ascii="Times New Roman" w:hAnsi="Times New Roman" w:eastAsia="宋体" w:cs="Times New Roman"/>
                <w:bCs/>
                <w:szCs w:val="21"/>
              </w:rPr>
            </w:pPr>
          </w:p>
        </w:tc>
        <w:tc>
          <w:tcPr>
            <w:tcW w:w="703" w:type="dxa"/>
            <w:vMerge w:val="continue"/>
            <w:vAlign w:val="center"/>
          </w:tcPr>
          <w:p w14:paraId="17EF0CB5">
            <w:pPr>
              <w:jc w:val="center"/>
              <w:rPr>
                <w:rFonts w:ascii="Times New Roman" w:hAnsi="Times New Roman" w:eastAsia="宋体" w:cs="Times New Roman"/>
                <w:b/>
                <w:bCs/>
                <w:szCs w:val="21"/>
              </w:rPr>
            </w:pPr>
          </w:p>
        </w:tc>
      </w:tr>
      <w:tr w14:paraId="2467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57DD28BE">
            <w:pPr>
              <w:jc w:val="center"/>
              <w:rPr>
                <w:rFonts w:ascii="Times New Roman" w:hAnsi="Times New Roman" w:eastAsia="宋体" w:cs="Times New Roman"/>
                <w:bCs/>
                <w:szCs w:val="21"/>
              </w:rPr>
            </w:pPr>
            <w:r>
              <w:rPr>
                <w:rFonts w:hint="eastAsia" w:ascii="Times New Roman" w:hAnsi="Times New Roman" w:eastAsia="宋体" w:cs="Times New Roman"/>
                <w:bCs/>
                <w:szCs w:val="21"/>
              </w:rPr>
              <w:t>4</w:t>
            </w:r>
          </w:p>
        </w:tc>
        <w:tc>
          <w:tcPr>
            <w:tcW w:w="1485" w:type="dxa"/>
            <w:vMerge w:val="continue"/>
            <w:vAlign w:val="center"/>
          </w:tcPr>
          <w:p w14:paraId="4DD4D728">
            <w:pPr>
              <w:jc w:val="center"/>
              <w:rPr>
                <w:rFonts w:ascii="Times New Roman" w:hAnsi="Times New Roman" w:eastAsia="宋体" w:cs="Times New Roman"/>
                <w:bCs/>
                <w:szCs w:val="21"/>
              </w:rPr>
            </w:pPr>
          </w:p>
        </w:tc>
        <w:tc>
          <w:tcPr>
            <w:tcW w:w="1147" w:type="dxa"/>
            <w:vAlign w:val="center"/>
          </w:tcPr>
          <w:p w14:paraId="5C6FDBD4">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r>
              <w:rPr>
                <w:rFonts w:ascii="Times New Roman" w:hAnsi="Times New Roman" w:eastAsia="宋体" w:cs="Times New Roman"/>
                <w:bCs/>
                <w:szCs w:val="21"/>
              </w:rPr>
              <w:t>**</w:t>
            </w:r>
          </w:p>
        </w:tc>
        <w:tc>
          <w:tcPr>
            <w:tcW w:w="703" w:type="dxa"/>
            <w:vAlign w:val="center"/>
          </w:tcPr>
          <w:p w14:paraId="1536CC29">
            <w:pPr>
              <w:jc w:val="center"/>
              <w:rPr>
                <w:rFonts w:hint="eastAsia" w:ascii="Times New Roman" w:hAnsi="Times New Roman" w:eastAsia="宋体" w:cs="Times New Roman"/>
                <w:bCs/>
                <w:szCs w:val="21"/>
              </w:rPr>
            </w:pPr>
          </w:p>
        </w:tc>
        <w:tc>
          <w:tcPr>
            <w:tcW w:w="703" w:type="dxa"/>
            <w:vAlign w:val="center"/>
          </w:tcPr>
          <w:p w14:paraId="59863C28">
            <w:pPr>
              <w:jc w:val="center"/>
              <w:rPr>
                <w:rFonts w:ascii="Times New Roman" w:hAnsi="Times New Roman" w:eastAsia="宋体" w:cs="Times New Roman"/>
                <w:bCs/>
                <w:szCs w:val="21"/>
              </w:rPr>
            </w:pPr>
          </w:p>
        </w:tc>
        <w:tc>
          <w:tcPr>
            <w:tcW w:w="612" w:type="dxa"/>
            <w:vAlign w:val="center"/>
          </w:tcPr>
          <w:p w14:paraId="40EF27BA">
            <w:pPr>
              <w:jc w:val="center"/>
              <w:rPr>
                <w:rFonts w:ascii="Times New Roman" w:hAnsi="Times New Roman" w:eastAsia="宋体" w:cs="Times New Roman"/>
                <w:bCs/>
                <w:szCs w:val="21"/>
              </w:rPr>
            </w:pPr>
          </w:p>
        </w:tc>
        <w:tc>
          <w:tcPr>
            <w:tcW w:w="726" w:type="dxa"/>
            <w:vAlign w:val="center"/>
          </w:tcPr>
          <w:p w14:paraId="2A9D8160">
            <w:pPr>
              <w:jc w:val="center"/>
              <w:rPr>
                <w:rFonts w:ascii="Times New Roman" w:hAnsi="Times New Roman" w:eastAsia="宋体" w:cs="Times New Roman"/>
                <w:bCs/>
                <w:szCs w:val="21"/>
              </w:rPr>
            </w:pPr>
          </w:p>
        </w:tc>
        <w:tc>
          <w:tcPr>
            <w:tcW w:w="462" w:type="dxa"/>
            <w:vAlign w:val="center"/>
          </w:tcPr>
          <w:p w14:paraId="78FD92A1">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1BDEAFB2">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344061E4">
            <w:pPr>
              <w:jc w:val="center"/>
              <w:rPr>
                <w:rFonts w:ascii="Times New Roman" w:hAnsi="Times New Roman" w:eastAsia="宋体" w:cs="Times New Roman"/>
                <w:bCs/>
                <w:szCs w:val="21"/>
              </w:rPr>
            </w:pPr>
          </w:p>
        </w:tc>
        <w:tc>
          <w:tcPr>
            <w:tcW w:w="563" w:type="dxa"/>
            <w:vAlign w:val="center"/>
          </w:tcPr>
          <w:p w14:paraId="11310325">
            <w:pPr>
              <w:jc w:val="center"/>
              <w:rPr>
                <w:rFonts w:ascii="Times New Roman" w:hAnsi="Times New Roman" w:eastAsia="宋体" w:cs="Times New Roman"/>
                <w:bCs/>
                <w:szCs w:val="21"/>
              </w:rPr>
            </w:pPr>
          </w:p>
        </w:tc>
        <w:tc>
          <w:tcPr>
            <w:tcW w:w="703" w:type="dxa"/>
            <w:vMerge w:val="continue"/>
            <w:vAlign w:val="center"/>
          </w:tcPr>
          <w:p w14:paraId="279826C7">
            <w:pPr>
              <w:jc w:val="center"/>
              <w:rPr>
                <w:rFonts w:ascii="Times New Roman" w:hAnsi="Times New Roman" w:eastAsia="宋体" w:cs="Times New Roman"/>
                <w:b/>
                <w:bCs/>
                <w:szCs w:val="21"/>
              </w:rPr>
            </w:pPr>
          </w:p>
        </w:tc>
      </w:tr>
      <w:tr w14:paraId="5CE7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24B677C2">
            <w:pPr>
              <w:jc w:val="center"/>
              <w:rPr>
                <w:rFonts w:ascii="Times New Roman" w:hAnsi="Times New Roman" w:eastAsia="宋体" w:cs="Times New Roman"/>
                <w:bCs/>
                <w:szCs w:val="21"/>
              </w:rPr>
            </w:pPr>
            <w:r>
              <w:rPr>
                <w:rFonts w:ascii="Times New Roman" w:hAnsi="Times New Roman" w:eastAsia="宋体" w:cs="Times New Roman"/>
                <w:bCs/>
                <w:szCs w:val="21"/>
              </w:rPr>
              <w:t>5</w:t>
            </w:r>
          </w:p>
        </w:tc>
        <w:tc>
          <w:tcPr>
            <w:tcW w:w="1485" w:type="dxa"/>
            <w:vMerge w:val="continue"/>
            <w:vAlign w:val="center"/>
          </w:tcPr>
          <w:p w14:paraId="43006C97">
            <w:pPr>
              <w:jc w:val="center"/>
              <w:rPr>
                <w:rFonts w:ascii="Times New Roman" w:hAnsi="Times New Roman" w:eastAsia="宋体" w:cs="Times New Roman"/>
                <w:bCs/>
                <w:szCs w:val="21"/>
              </w:rPr>
            </w:pPr>
          </w:p>
        </w:tc>
        <w:tc>
          <w:tcPr>
            <w:tcW w:w="1147" w:type="dxa"/>
            <w:vAlign w:val="center"/>
          </w:tcPr>
          <w:p w14:paraId="13994FA6">
            <w:pPr>
              <w:jc w:val="center"/>
              <w:rPr>
                <w:rFonts w:ascii="Times New Roman" w:hAnsi="Times New Roman" w:eastAsia="宋体" w:cs="Times New Roman"/>
                <w:bCs/>
                <w:szCs w:val="21"/>
              </w:rPr>
            </w:pPr>
            <w:r>
              <w:rPr>
                <w:rFonts w:hint="eastAsia" w:ascii="宋体" w:hAnsi="宋体" w:eastAsia="宋体" w:cs="Times New Roman"/>
                <w:bCs/>
                <w:szCs w:val="21"/>
              </w:rPr>
              <w:t>……</w:t>
            </w:r>
          </w:p>
        </w:tc>
        <w:tc>
          <w:tcPr>
            <w:tcW w:w="703" w:type="dxa"/>
            <w:vAlign w:val="center"/>
          </w:tcPr>
          <w:p w14:paraId="510D5B44">
            <w:pPr>
              <w:jc w:val="center"/>
              <w:rPr>
                <w:rFonts w:hint="eastAsia" w:ascii="宋体" w:hAnsi="宋体" w:eastAsia="宋体" w:cs="Times New Roman"/>
                <w:bCs/>
                <w:szCs w:val="21"/>
              </w:rPr>
            </w:pPr>
          </w:p>
        </w:tc>
        <w:tc>
          <w:tcPr>
            <w:tcW w:w="703" w:type="dxa"/>
            <w:vAlign w:val="center"/>
          </w:tcPr>
          <w:p w14:paraId="5A842126">
            <w:pPr>
              <w:jc w:val="center"/>
              <w:rPr>
                <w:rFonts w:ascii="Times New Roman" w:hAnsi="Times New Roman" w:eastAsia="宋体" w:cs="Times New Roman"/>
                <w:bCs/>
                <w:szCs w:val="21"/>
              </w:rPr>
            </w:pPr>
          </w:p>
        </w:tc>
        <w:tc>
          <w:tcPr>
            <w:tcW w:w="612" w:type="dxa"/>
            <w:vAlign w:val="center"/>
          </w:tcPr>
          <w:p w14:paraId="0F64F161">
            <w:pPr>
              <w:jc w:val="center"/>
              <w:rPr>
                <w:rFonts w:ascii="Times New Roman" w:hAnsi="Times New Roman" w:eastAsia="宋体" w:cs="Times New Roman"/>
                <w:bCs/>
                <w:szCs w:val="21"/>
              </w:rPr>
            </w:pPr>
          </w:p>
        </w:tc>
        <w:tc>
          <w:tcPr>
            <w:tcW w:w="726" w:type="dxa"/>
            <w:vAlign w:val="center"/>
          </w:tcPr>
          <w:p w14:paraId="2951EE9A">
            <w:pPr>
              <w:jc w:val="center"/>
              <w:rPr>
                <w:rFonts w:ascii="Times New Roman" w:hAnsi="Times New Roman" w:eastAsia="宋体" w:cs="Times New Roman"/>
                <w:bCs/>
                <w:szCs w:val="21"/>
              </w:rPr>
            </w:pPr>
          </w:p>
        </w:tc>
        <w:tc>
          <w:tcPr>
            <w:tcW w:w="462" w:type="dxa"/>
            <w:vAlign w:val="center"/>
          </w:tcPr>
          <w:p w14:paraId="0FA23F96">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07969680">
            <w:pPr>
              <w:jc w:val="center"/>
              <w:rPr>
                <w:rFonts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77B5CF90">
            <w:pPr>
              <w:jc w:val="center"/>
              <w:rPr>
                <w:rFonts w:ascii="Times New Roman" w:hAnsi="Times New Roman" w:eastAsia="宋体" w:cs="Times New Roman"/>
                <w:bCs/>
                <w:szCs w:val="21"/>
              </w:rPr>
            </w:pPr>
          </w:p>
        </w:tc>
        <w:tc>
          <w:tcPr>
            <w:tcW w:w="563" w:type="dxa"/>
            <w:vAlign w:val="center"/>
          </w:tcPr>
          <w:p w14:paraId="6912BAB1">
            <w:pPr>
              <w:jc w:val="center"/>
              <w:rPr>
                <w:rFonts w:ascii="Times New Roman" w:hAnsi="Times New Roman" w:eastAsia="宋体" w:cs="Times New Roman"/>
                <w:bCs/>
                <w:szCs w:val="21"/>
              </w:rPr>
            </w:pPr>
          </w:p>
        </w:tc>
        <w:tc>
          <w:tcPr>
            <w:tcW w:w="703" w:type="dxa"/>
            <w:vMerge w:val="continue"/>
            <w:vAlign w:val="center"/>
          </w:tcPr>
          <w:p w14:paraId="23308092">
            <w:pPr>
              <w:jc w:val="center"/>
              <w:rPr>
                <w:rFonts w:ascii="Times New Roman" w:hAnsi="Times New Roman" w:eastAsia="宋体" w:cs="Times New Roman"/>
                <w:b/>
                <w:bCs/>
                <w:color w:val="FF0000"/>
                <w:szCs w:val="21"/>
              </w:rPr>
            </w:pPr>
          </w:p>
        </w:tc>
      </w:tr>
      <w:tr w14:paraId="625F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9" w:type="dxa"/>
            <w:gridSpan w:val="12"/>
            <w:vAlign w:val="center"/>
          </w:tcPr>
          <w:p w14:paraId="7AF5D132">
            <w:pPr>
              <w:jc w:val="left"/>
              <w:rPr>
                <w:rFonts w:hint="eastAsia" w:ascii="Times New Roman" w:hAnsi="Times New Roman" w:eastAsia="宋体" w:cs="Times New Roman"/>
                <w:bCs/>
                <w:szCs w:val="21"/>
              </w:rPr>
            </w:pPr>
            <w:r>
              <w:rPr>
                <w:rFonts w:hint="eastAsia" w:ascii="Times New Roman" w:hAnsi="Times New Roman" w:eastAsia="宋体" w:cs="Times New Roman"/>
                <w:bCs/>
                <w:szCs w:val="21"/>
              </w:rPr>
              <w:t>合计（即投标总价；币种：人民币；单位：元） 小写：            大写：</w:t>
            </w:r>
          </w:p>
        </w:tc>
      </w:tr>
    </w:tbl>
    <w:p w14:paraId="6B8EFDB0">
      <w:pPr>
        <w:ind w:firstLine="482" w:firstLineChars="200"/>
        <w:rPr>
          <w:rFonts w:hint="eastAsia" w:ascii="宋体" w:hAnsi="宋体"/>
          <w:b/>
          <w:sz w:val="24"/>
        </w:rPr>
      </w:pPr>
    </w:p>
    <w:p w14:paraId="07F29456">
      <w:pPr>
        <w:ind w:firstLine="482" w:firstLineChars="200"/>
        <w:rPr>
          <w:rFonts w:ascii="宋体" w:hAnsi="宋体"/>
          <w:b/>
          <w:sz w:val="24"/>
        </w:rPr>
      </w:pPr>
      <w:r>
        <w:rPr>
          <w:rFonts w:hint="eastAsia" w:ascii="宋体" w:hAnsi="宋体"/>
          <w:b/>
          <w:sz w:val="24"/>
        </w:rPr>
        <w:t>注：1.本表可按同样格式扩展。</w:t>
      </w:r>
    </w:p>
    <w:p w14:paraId="4E176051">
      <w:pPr>
        <w:ind w:firstLine="472" w:firstLineChars="196"/>
        <w:rPr>
          <w:rFonts w:hint="default" w:ascii="宋体" w:hAnsi="宋体" w:eastAsia="宋体"/>
          <w:b/>
          <w:sz w:val="24"/>
          <w:lang w:val="en-US" w:eastAsia="zh-CN"/>
        </w:rPr>
      </w:pPr>
      <w:r>
        <w:rPr>
          <w:rFonts w:hint="eastAsia" w:ascii="宋体" w:hAnsi="宋体"/>
          <w:b/>
          <w:sz w:val="24"/>
        </w:rPr>
        <w:t>2</w:t>
      </w:r>
      <w:r>
        <w:rPr>
          <w:rFonts w:ascii="宋体" w:hAnsi="宋体"/>
          <w:b/>
          <w:sz w:val="24"/>
        </w:rPr>
        <w:t>.</w:t>
      </w:r>
      <w:r>
        <w:rPr>
          <w:rFonts w:hint="eastAsia" w:ascii="宋体" w:hAnsi="宋体"/>
          <w:b/>
          <w:sz w:val="24"/>
          <w:lang w:eastAsia="zh-CN"/>
        </w:rPr>
        <w:t>“</w:t>
      </w:r>
      <w:r>
        <w:rPr>
          <w:rFonts w:hint="eastAsia" w:ascii="宋体" w:hAnsi="宋体"/>
          <w:b/>
          <w:sz w:val="24"/>
          <w:lang w:val="en-US" w:eastAsia="zh-CN"/>
        </w:rPr>
        <w:t>品牌</w:t>
      </w:r>
      <w:r>
        <w:rPr>
          <w:rFonts w:hint="eastAsia" w:ascii="宋体" w:hAnsi="宋体"/>
          <w:b/>
          <w:sz w:val="24"/>
          <w:lang w:eastAsia="zh-CN"/>
        </w:rPr>
        <w:t>”</w:t>
      </w:r>
      <w:r>
        <w:rPr>
          <w:rFonts w:hint="eastAsia" w:ascii="宋体" w:hAnsi="宋体"/>
          <w:b/>
          <w:sz w:val="24"/>
          <w:lang w:val="en-US" w:eastAsia="zh-CN"/>
        </w:rPr>
        <w:t>可以与商标一致，也可以填写便于区分其他公司商品的制造商简称或者制造商认可的品牌名称</w:t>
      </w:r>
      <w:r>
        <w:rPr>
          <w:rFonts w:hint="eastAsia" w:ascii="宋体" w:hAnsi="宋体"/>
          <w:b/>
          <w:sz w:val="24"/>
        </w:rPr>
        <w:t>。此类填写错误或缺漏的不利后果由供应商承担。经评审委员会认定，在使用综合评分法的项目中一项此类填写错误或缺漏将按照一项普通招标技术要求（一般参数/普通参数）负偏离扣分处理。</w:t>
      </w:r>
    </w:p>
    <w:p w14:paraId="13AC09C9">
      <w:pPr>
        <w:ind w:firstLine="472" w:firstLineChars="196"/>
        <w:rPr>
          <w:rFonts w:hint="eastAsia"/>
          <w:b/>
          <w:sz w:val="24"/>
        </w:rPr>
      </w:pPr>
      <w:r>
        <w:rPr>
          <w:rFonts w:hint="eastAsia" w:ascii="宋体" w:hAnsi="宋体"/>
          <w:b/>
          <w:sz w:val="24"/>
          <w:lang w:val="en-US" w:eastAsia="zh-CN"/>
        </w:rPr>
        <w:t>3.</w:t>
      </w:r>
      <w:r>
        <w:rPr>
          <w:rFonts w:hint="eastAsia" w:ascii="宋体" w:hAnsi="宋体"/>
          <w:b/>
          <w:sz w:val="24"/>
        </w:rPr>
        <w:t>如所投货物属于定制类的非量产货物或无具体型号的货物，可以在“规格/型号”</w:t>
      </w:r>
      <w:r>
        <w:rPr>
          <w:rFonts w:hint="eastAsia" w:ascii="宋体" w:hAnsi="宋体"/>
          <w:b/>
          <w:sz w:val="24"/>
          <w:lang w:val="en-US" w:eastAsia="zh-CN"/>
        </w:rPr>
        <w:t>栏目</w:t>
      </w:r>
      <w:r>
        <w:rPr>
          <w:rFonts w:hint="eastAsia" w:ascii="宋体" w:hAnsi="宋体"/>
          <w:b/>
          <w:sz w:val="24"/>
        </w:rPr>
        <w:t>仅填写规格信息而不填型号信息（型号信息用“定制”描述即可）；</w:t>
      </w:r>
      <w:bookmarkStart w:id="61" w:name="_Hlk73646428"/>
      <w:r>
        <w:rPr>
          <w:rFonts w:hint="eastAsia" w:ascii="宋体" w:hAnsi="宋体"/>
          <w:b/>
          <w:sz w:val="24"/>
        </w:rPr>
        <w:t>此类填写错误</w:t>
      </w:r>
      <w:r>
        <w:rPr>
          <w:rFonts w:hint="eastAsia" w:ascii="宋体" w:hAnsi="宋体"/>
          <w:b/>
          <w:sz w:val="24"/>
          <w:lang w:val="en-US" w:eastAsia="zh-CN"/>
        </w:rPr>
        <w:t>或缺漏</w:t>
      </w:r>
      <w:r>
        <w:rPr>
          <w:rFonts w:hint="eastAsia" w:ascii="宋体" w:hAnsi="宋体"/>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61"/>
    </w:p>
    <w:p w14:paraId="6B6B9D83">
      <w:pPr>
        <w:ind w:firstLine="472" w:firstLineChars="196"/>
        <w:rPr>
          <w:rFonts w:ascii="宋体" w:hAnsi="宋体"/>
          <w:b/>
          <w:sz w:val="24"/>
        </w:rPr>
      </w:pPr>
      <w:r>
        <w:rPr>
          <w:rFonts w:ascii="宋体" w:hAnsi="宋体"/>
          <w:b/>
          <w:sz w:val="24"/>
        </w:rPr>
        <w:t>3</w:t>
      </w:r>
      <w:r>
        <w:rPr>
          <w:rFonts w:hint="eastAsia" w:ascii="宋体" w:hAnsi="宋体"/>
          <w:b/>
          <w:sz w:val="24"/>
        </w:rPr>
        <w:t>.“原产地”是指货物的实际生产加工地，非品牌所在地</w:t>
      </w:r>
    </w:p>
    <w:p w14:paraId="1107D0A7">
      <w:pPr>
        <w:ind w:firstLine="472" w:firstLineChars="196"/>
        <w:rPr>
          <w:rFonts w:ascii="宋体" w:hAnsi="宋体"/>
          <w:b/>
          <w:sz w:val="24"/>
        </w:rPr>
      </w:pPr>
      <w:r>
        <w:rPr>
          <w:rFonts w:ascii="宋体" w:hAnsi="宋体"/>
          <w:b/>
          <w:sz w:val="24"/>
        </w:rPr>
        <w:t>4</w:t>
      </w:r>
      <w:r>
        <w:rPr>
          <w:rFonts w:hint="eastAsia" w:ascii="宋体" w:hAnsi="宋体"/>
          <w:b/>
          <w:sz w:val="24"/>
        </w:rPr>
        <w:t>.所投货物均应填写制造商名称</w:t>
      </w:r>
      <w:r>
        <w:rPr>
          <w:rFonts w:hint="eastAsia" w:ascii="宋体" w:hAnsi="宋体"/>
          <w:b/>
          <w:sz w:val="24"/>
          <w:lang w:eastAsia="zh-CN"/>
        </w:rPr>
        <w:t>，</w:t>
      </w:r>
      <w:r>
        <w:rPr>
          <w:rFonts w:hint="eastAsia" w:ascii="宋体" w:hAnsi="宋体"/>
          <w:b/>
          <w:sz w:val="24"/>
        </w:rPr>
        <w:t>“制造商”是指产品品牌厂商，产品代工制造的，应填写接受委托生产制造的制造商。</w:t>
      </w:r>
    </w:p>
    <w:p w14:paraId="09542B3C">
      <w:pPr>
        <w:ind w:firstLine="482" w:firstLineChars="200"/>
        <w:rPr>
          <w:rFonts w:ascii="宋体" w:hAnsi="宋体"/>
          <w:b/>
          <w:sz w:val="24"/>
        </w:rPr>
      </w:pPr>
      <w:r>
        <w:rPr>
          <w:rFonts w:ascii="宋体" w:hAnsi="宋体"/>
          <w:b/>
          <w:sz w:val="24"/>
        </w:rPr>
        <w:t>5</w:t>
      </w:r>
      <w:r>
        <w:rPr>
          <w:rFonts w:hint="eastAsia" w:ascii="宋体" w:hAnsi="宋体"/>
          <w:b/>
          <w:sz w:val="24"/>
        </w:rPr>
        <w:t>.以上分项报价表的投标总价应当与开标一览表的投标总价一致。</w:t>
      </w:r>
    </w:p>
    <w:p w14:paraId="29808264">
      <w:pPr>
        <w:ind w:firstLine="482" w:firstLineChars="200"/>
        <w:rPr>
          <w:rFonts w:ascii="宋体" w:hAnsi="宋体"/>
          <w:b/>
          <w:sz w:val="24"/>
        </w:rPr>
      </w:pPr>
      <w:r>
        <w:rPr>
          <w:rFonts w:ascii="宋体" w:hAnsi="宋体"/>
          <w:b/>
          <w:sz w:val="24"/>
        </w:rPr>
        <w:t>6</w:t>
      </w:r>
      <w:r>
        <w:rPr>
          <w:rFonts w:hint="eastAsia" w:ascii="宋体" w:hAnsi="宋体"/>
          <w:b/>
          <w:sz w:val="24"/>
        </w:rPr>
        <w:t>.单价、合价和投标总价为包干价，即三者均应包含货物的价款、包装、运输、装卸、安装、调试、技术指导、培训、咨询、服务、保险、税费、检测、验收合格交付使用之前以及技术和售后服务等其他各项有关费用。</w:t>
      </w:r>
    </w:p>
    <w:p w14:paraId="692D4732">
      <w:pPr>
        <w:ind w:firstLine="482" w:firstLineChars="200"/>
        <w:rPr>
          <w:rFonts w:ascii="宋体" w:hAnsi="宋体"/>
          <w:b/>
          <w:sz w:val="24"/>
        </w:rPr>
      </w:pPr>
      <w:r>
        <w:rPr>
          <w:rFonts w:ascii="宋体" w:hAnsi="宋体"/>
          <w:b/>
          <w:sz w:val="24"/>
        </w:rPr>
        <w:t>7</w:t>
      </w:r>
      <w:r>
        <w:rPr>
          <w:rFonts w:hint="eastAsia" w:ascii="宋体" w:hAnsi="宋体"/>
          <w:b/>
          <w:sz w:val="24"/>
        </w:rPr>
        <w:t>.所有价格应按“招标文件”中规定的货币单位填写；投标总价应为以上各分项价格之和；投标总价和项目报价表中单个采购预算条目报价均不得超过对应的财政预算限额，否则将导致投标无效。</w:t>
      </w:r>
    </w:p>
    <w:p w14:paraId="5DF224C3">
      <w:pPr>
        <w:ind w:firstLine="482" w:firstLineChars="200"/>
        <w:rPr>
          <w:rFonts w:ascii="宋体" w:hAnsi="宋体"/>
          <w:b/>
          <w:color w:val="FF0000"/>
          <w:sz w:val="24"/>
        </w:rPr>
      </w:pPr>
    </w:p>
    <w:p w14:paraId="14FD30A0">
      <w:pPr>
        <w:ind w:firstLine="482" w:firstLineChars="200"/>
        <w:rPr>
          <w:rFonts w:ascii="宋体" w:hAnsi="宋体"/>
          <w:b/>
          <w:color w:val="FF0000"/>
          <w:sz w:val="24"/>
        </w:rPr>
      </w:pPr>
    </w:p>
    <w:p w14:paraId="38967ABE">
      <w:pPr>
        <w:tabs>
          <w:tab w:val="left" w:pos="720"/>
        </w:tabs>
        <w:jc w:val="center"/>
        <w:rPr>
          <w:b/>
          <w:sz w:val="24"/>
        </w:rPr>
      </w:pPr>
      <w:r>
        <w:rPr>
          <w:rFonts w:hint="eastAsia"/>
          <w:b/>
          <w:sz w:val="24"/>
        </w:rPr>
        <w:t>（二）核心产品品牌</w:t>
      </w:r>
    </w:p>
    <w:p w14:paraId="4034F482">
      <w:pPr>
        <w:ind w:firstLine="482"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14:paraId="42B3BE2C">
      <w:pPr>
        <w:ind w:firstLine="480" w:firstLineChars="200"/>
        <w:rPr>
          <w:rFonts w:hint="default" w:ascii="宋体" w:hAnsi="宋体" w:eastAsia="宋体"/>
          <w:sz w:val="24"/>
          <w:lang w:val="en-US" w:eastAsia="zh-CN"/>
        </w:rPr>
      </w:pPr>
      <w:r>
        <w:rPr>
          <w:rFonts w:hint="eastAsia" w:ascii="宋体" w:hAnsi="宋体"/>
          <w:sz w:val="24"/>
        </w:rPr>
        <w:t>备注：</w:t>
      </w:r>
      <w:r>
        <w:rPr>
          <w:rFonts w:hint="eastAsia" w:ascii="宋体" w:hAnsi="宋体"/>
          <w:sz w:val="24"/>
          <w:lang w:val="en-US" w:eastAsia="zh-CN"/>
        </w:rPr>
        <w:t>单一产品采购项目，核心产品即为该单一产品。</w:t>
      </w:r>
    </w:p>
    <w:p w14:paraId="7A1D9DFF">
      <w:pPr>
        <w:rPr>
          <w:b/>
          <w:sz w:val="24"/>
        </w:rPr>
      </w:pPr>
    </w:p>
    <w:p w14:paraId="1A9B6843">
      <w:pPr>
        <w:tabs>
          <w:tab w:val="left" w:pos="720"/>
        </w:tabs>
        <w:ind w:firstLine="1928" w:firstLineChars="800"/>
        <w:rPr>
          <w:b/>
          <w:sz w:val="24"/>
        </w:rPr>
      </w:pPr>
      <w:r>
        <w:rPr>
          <w:rFonts w:hint="eastAsia"/>
          <w:b/>
          <w:sz w:val="24"/>
        </w:rPr>
        <w:t>（三）可选配件报价清单（不包括在总报价内）</w:t>
      </w:r>
    </w:p>
    <w:p w14:paraId="067E1E3C">
      <w:pPr>
        <w:ind w:firstLine="422" w:firstLineChars="200"/>
        <w:rPr>
          <w:rFonts w:hAnsi="宋体"/>
          <w:b/>
          <w:bCs/>
          <w:szCs w:val="21"/>
        </w:rPr>
      </w:pPr>
      <w:r>
        <w:rPr>
          <w:rFonts w:hint="eastAsia" w:hAnsi="宋体"/>
          <w:b/>
          <w:bCs/>
          <w:szCs w:val="21"/>
        </w:rPr>
        <w:t>注：格式可以参照《（一）分项报价表》表格，并提供相应的品牌/规格/型号、原产地、制造商信息（没有品牌、型号的，用“定制”描述即可）、单价等详细信息</w:t>
      </w:r>
    </w:p>
    <w:p w14:paraId="148BEE1D">
      <w:pPr>
        <w:ind w:firstLine="482" w:firstLineChars="200"/>
        <w:rPr>
          <w:rFonts w:hAnsi="宋体"/>
          <w:b/>
          <w:bCs/>
          <w:sz w:val="24"/>
        </w:rPr>
      </w:pPr>
    </w:p>
    <w:p w14:paraId="13962C3C">
      <w:pPr>
        <w:tabs>
          <w:tab w:val="left" w:pos="720"/>
        </w:tabs>
        <w:jc w:val="center"/>
        <w:rPr>
          <w:b/>
          <w:sz w:val="24"/>
        </w:rPr>
      </w:pPr>
      <w:r>
        <w:rPr>
          <w:rFonts w:hint="eastAsia"/>
          <w:b/>
          <w:sz w:val="24"/>
        </w:rPr>
        <w:t>（四）</w:t>
      </w:r>
      <w:bookmarkStart w:id="62" w:name="_Hlk72073235"/>
      <w:r>
        <w:rPr>
          <w:rFonts w:hint="eastAsia"/>
          <w:b/>
          <w:sz w:val="24"/>
        </w:rPr>
        <w:t>投标人认为需要涉及的其他内容报价清单</w:t>
      </w:r>
      <w:bookmarkEnd w:id="62"/>
    </w:p>
    <w:p w14:paraId="74F4AA37">
      <w:pPr>
        <w:rPr>
          <w:b/>
          <w:bCs/>
        </w:rPr>
      </w:pPr>
    </w:p>
    <w:p w14:paraId="1C2F1B94">
      <w:pPr>
        <w:rPr>
          <w:rFonts w:ascii="Times New Roman" w:hAnsi="Times New Roman" w:eastAsia="宋体" w:cs="Times New Roman"/>
          <w:highlight w:val="yellow"/>
        </w:rPr>
      </w:pPr>
    </w:p>
    <w:p w14:paraId="6CD5127F">
      <w:pPr>
        <w:jc w:val="center"/>
        <w:outlineLvl w:val="3"/>
        <w:rPr>
          <w:rFonts w:hint="eastAsia" w:ascii="黑体" w:hAnsi="宋体" w:eastAsia="黑体" w:cs="Times New Roman"/>
          <w:bCs/>
          <w:kern w:val="0"/>
          <w:sz w:val="24"/>
          <w:szCs w:val="32"/>
          <w:highlight w:val="none"/>
          <w:lang w:eastAsia="zh-CN"/>
        </w:rPr>
      </w:pPr>
      <w:r>
        <w:rPr>
          <w:rFonts w:hint="eastAsia" w:ascii="Times New Roman" w:hAnsi="Times New Roman" w:eastAsia="宋体" w:cs="Times New Roman"/>
          <w:highlight w:val="none"/>
        </w:rPr>
        <w:t xml:space="preserve"> </w:t>
      </w:r>
      <w:commentRangeStart w:id="45"/>
      <w:r>
        <w:rPr>
          <w:rFonts w:hint="eastAsia" w:ascii="黑体" w:hAnsi="宋体" w:eastAsia="黑体" w:cs="Times New Roman"/>
          <w:bCs/>
          <w:kern w:val="0"/>
          <w:sz w:val="24"/>
          <w:szCs w:val="32"/>
          <w:highlight w:val="none"/>
        </w:rPr>
        <w:t>五、</w:t>
      </w:r>
      <w:r>
        <w:rPr>
          <w:rFonts w:hint="eastAsia" w:ascii="黑体" w:hAnsi="宋体" w:eastAsia="黑体" w:cs="Times New Roman"/>
          <w:bCs/>
          <w:kern w:val="0"/>
          <w:sz w:val="24"/>
          <w:szCs w:val="32"/>
          <w:highlight w:val="none"/>
          <w:lang w:eastAsia="zh-CN"/>
        </w:rPr>
        <w:t>供应商认证情况（格式自定）</w:t>
      </w:r>
    </w:p>
    <w:p w14:paraId="068CAA9A">
      <w:pPr>
        <w:rPr>
          <w:rFonts w:ascii="Times New Roman" w:hAnsi="Times New Roman" w:eastAsia="宋体" w:cs="Times New Roman"/>
          <w:b/>
          <w:bCs/>
          <w:color w:val="FF0000"/>
          <w:highlight w:val="none"/>
        </w:rPr>
      </w:pPr>
      <w:r>
        <w:rPr>
          <w:rFonts w:hint="eastAsia" w:ascii="Times New Roman" w:hAnsi="Times New Roman" w:eastAsia="宋体" w:cs="Times New Roman"/>
          <w:b/>
          <w:bCs/>
          <w:color w:val="FF0000"/>
          <w:highlight w:val="none"/>
        </w:rPr>
        <w:t>（特别提示：投标人须按本招标文件评标信息中这一评审因素要求，提供详细证明资料）</w:t>
      </w:r>
    </w:p>
    <w:p w14:paraId="13E4C25F">
      <w:pPr>
        <w:rPr>
          <w:rFonts w:ascii="Times New Roman" w:hAnsi="Times New Roman" w:eastAsia="宋体" w:cs="Times New Roman"/>
          <w:b/>
          <w:bCs/>
          <w:color w:val="FF0000"/>
          <w:highlight w:val="none"/>
        </w:rPr>
      </w:pPr>
    </w:p>
    <w:p w14:paraId="52C4719A">
      <w:pPr>
        <w:jc w:val="center"/>
        <w:outlineLvl w:val="3"/>
        <w:rPr>
          <w:rFonts w:ascii="黑体" w:hAnsi="宋体" w:eastAsia="黑体" w:cs="Times New Roman"/>
          <w:bCs/>
          <w:kern w:val="0"/>
          <w:sz w:val="24"/>
          <w:szCs w:val="32"/>
          <w:highlight w:val="none"/>
        </w:rPr>
      </w:pPr>
      <w:r>
        <w:rPr>
          <w:rFonts w:hint="eastAsia" w:ascii="黑体" w:hAnsi="宋体" w:eastAsia="黑体" w:cs="Times New Roman"/>
          <w:bCs/>
          <w:kern w:val="0"/>
          <w:sz w:val="24"/>
          <w:szCs w:val="32"/>
          <w:highlight w:val="none"/>
        </w:rPr>
        <w:t>六、奖项（格式自定）</w:t>
      </w:r>
    </w:p>
    <w:p w14:paraId="69D8E46E">
      <w:pPr>
        <w:rPr>
          <w:rFonts w:ascii="Times New Roman" w:hAnsi="Times New Roman" w:eastAsia="宋体" w:cs="Times New Roman"/>
          <w:b/>
          <w:bCs/>
          <w:color w:val="FF0000"/>
          <w:highlight w:val="none"/>
        </w:rPr>
      </w:pPr>
      <w:r>
        <w:rPr>
          <w:rFonts w:hint="eastAsia" w:ascii="Times New Roman" w:hAnsi="Times New Roman" w:eastAsia="宋体" w:cs="Times New Roman"/>
          <w:b/>
          <w:bCs/>
          <w:color w:val="FF0000"/>
          <w:highlight w:val="none"/>
        </w:rPr>
        <w:t>（特别提示：投标人须按本招标文件评标信息中这一评审因素要求，提供详细证明资料）</w:t>
      </w:r>
    </w:p>
    <w:p w14:paraId="3E3E1406">
      <w:pPr>
        <w:rPr>
          <w:rFonts w:ascii="Times New Roman" w:hAnsi="Times New Roman" w:eastAsia="宋体" w:cs="Times New Roman"/>
          <w:b/>
          <w:bCs/>
          <w:color w:val="FF0000"/>
          <w:highlight w:val="none"/>
        </w:rPr>
      </w:pPr>
    </w:p>
    <w:p w14:paraId="2E552A79">
      <w:pPr>
        <w:jc w:val="center"/>
        <w:outlineLvl w:val="3"/>
        <w:rPr>
          <w:rFonts w:ascii="黑体" w:hAnsi="宋体" w:eastAsia="黑体" w:cs="Times New Roman"/>
          <w:bCs/>
          <w:kern w:val="0"/>
          <w:sz w:val="24"/>
          <w:szCs w:val="32"/>
          <w:highlight w:val="none"/>
        </w:rPr>
      </w:pPr>
      <w:r>
        <w:rPr>
          <w:rFonts w:hint="eastAsia" w:ascii="黑体" w:hAnsi="宋体" w:eastAsia="黑体" w:cs="Times New Roman"/>
          <w:bCs/>
          <w:kern w:val="0"/>
          <w:sz w:val="24"/>
          <w:szCs w:val="32"/>
          <w:highlight w:val="none"/>
        </w:rPr>
        <w:t>七、</w:t>
      </w:r>
      <w:commentRangeEnd w:id="45"/>
      <w:r>
        <w:rPr>
          <w:rFonts w:ascii="Times New Roman" w:hAnsi="Times New Roman" w:eastAsia="宋体" w:cs="Times New Roman"/>
          <w:highlight w:val="none"/>
        </w:rPr>
        <w:commentReference w:id="45"/>
      </w:r>
      <w:r>
        <w:rPr>
          <w:rFonts w:hint="eastAsia" w:ascii="黑体" w:hAnsi="宋体" w:eastAsia="黑体" w:cs="Times New Roman"/>
          <w:bCs/>
          <w:kern w:val="0"/>
          <w:sz w:val="24"/>
          <w:szCs w:val="32"/>
          <w:highlight w:val="none"/>
          <w:lang w:eastAsia="zh-CN"/>
        </w:rPr>
        <w:t>供应商同类业绩</w:t>
      </w:r>
    </w:p>
    <w:tbl>
      <w:tblPr>
        <w:tblStyle w:val="43"/>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418"/>
        <w:gridCol w:w="1986"/>
        <w:gridCol w:w="849"/>
        <w:gridCol w:w="993"/>
        <w:gridCol w:w="2183"/>
      </w:tblGrid>
      <w:tr w14:paraId="17EB53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075A790F">
            <w:pPr>
              <w:jc w:val="center"/>
              <w:rPr>
                <w:rFonts w:ascii="宋体" w:hAnsi="宋体" w:eastAsia="宋体" w:cs="Times New Roman"/>
                <w:sz w:val="20"/>
                <w:szCs w:val="21"/>
                <w:highlight w:val="none"/>
              </w:rPr>
            </w:pPr>
            <w:r>
              <w:rPr>
                <w:rFonts w:hint="eastAsia" w:ascii="宋体" w:hAnsi="宋体" w:eastAsia="宋体" w:cs="Times New Roman"/>
                <w:sz w:val="20"/>
                <w:szCs w:val="21"/>
                <w:highlight w:val="none"/>
              </w:rPr>
              <w:t>采购人</w:t>
            </w:r>
          </w:p>
        </w:tc>
        <w:tc>
          <w:tcPr>
            <w:tcW w:w="831" w:type="pct"/>
            <w:vAlign w:val="center"/>
          </w:tcPr>
          <w:p w14:paraId="4DE94A71">
            <w:pPr>
              <w:jc w:val="center"/>
              <w:rPr>
                <w:rFonts w:ascii="宋体" w:hAnsi="宋体" w:eastAsia="宋体" w:cs="Times New Roman"/>
                <w:sz w:val="20"/>
                <w:szCs w:val="21"/>
                <w:highlight w:val="none"/>
              </w:rPr>
            </w:pPr>
            <w:r>
              <w:rPr>
                <w:rFonts w:hint="eastAsia" w:ascii="宋体" w:hAnsi="宋体" w:eastAsia="宋体" w:cs="Times New Roman"/>
                <w:sz w:val="20"/>
                <w:szCs w:val="21"/>
                <w:highlight w:val="none"/>
              </w:rPr>
              <w:t>项目名称</w:t>
            </w:r>
          </w:p>
        </w:tc>
        <w:tc>
          <w:tcPr>
            <w:tcW w:w="1164" w:type="pct"/>
            <w:vAlign w:val="center"/>
          </w:tcPr>
          <w:p w14:paraId="4848B857">
            <w:pPr>
              <w:jc w:val="center"/>
              <w:rPr>
                <w:rFonts w:ascii="宋体" w:hAnsi="宋体" w:eastAsia="宋体" w:cs="Times New Roman"/>
                <w:sz w:val="20"/>
                <w:szCs w:val="21"/>
                <w:highlight w:val="none"/>
              </w:rPr>
            </w:pPr>
            <w:r>
              <w:rPr>
                <w:rFonts w:hint="eastAsia" w:ascii="宋体" w:hAnsi="宋体" w:eastAsia="宋体" w:cs="Times New Roman"/>
                <w:sz w:val="20"/>
                <w:szCs w:val="21"/>
                <w:highlight w:val="none"/>
              </w:rPr>
              <w:t>项目规模（金额）</w:t>
            </w:r>
          </w:p>
        </w:tc>
        <w:tc>
          <w:tcPr>
            <w:tcW w:w="498" w:type="pct"/>
            <w:vAlign w:val="center"/>
          </w:tcPr>
          <w:p w14:paraId="7E9E124B">
            <w:pPr>
              <w:jc w:val="center"/>
              <w:rPr>
                <w:rFonts w:ascii="宋体" w:hAnsi="宋体" w:eastAsia="宋体" w:cs="Times New Roman"/>
                <w:sz w:val="20"/>
                <w:szCs w:val="21"/>
                <w:highlight w:val="none"/>
              </w:rPr>
            </w:pPr>
            <w:r>
              <w:rPr>
                <w:rFonts w:hint="eastAsia" w:ascii="宋体" w:hAnsi="宋体" w:eastAsia="宋体" w:cs="Times New Roman"/>
                <w:sz w:val="20"/>
                <w:szCs w:val="21"/>
                <w:highlight w:val="none"/>
              </w:rPr>
              <w:t>合同签订日期</w:t>
            </w:r>
          </w:p>
        </w:tc>
        <w:tc>
          <w:tcPr>
            <w:tcW w:w="582" w:type="pct"/>
            <w:vAlign w:val="center"/>
          </w:tcPr>
          <w:p w14:paraId="4D1B6125">
            <w:pPr>
              <w:jc w:val="center"/>
              <w:rPr>
                <w:rFonts w:ascii="宋体" w:hAnsi="宋体" w:eastAsia="宋体" w:cs="Times New Roman"/>
                <w:sz w:val="20"/>
                <w:szCs w:val="21"/>
                <w:highlight w:val="none"/>
              </w:rPr>
            </w:pPr>
            <w:r>
              <w:rPr>
                <w:rFonts w:hint="eastAsia" w:ascii="宋体" w:hAnsi="宋体" w:eastAsia="宋体" w:cs="Times New Roman"/>
                <w:sz w:val="20"/>
                <w:szCs w:val="21"/>
                <w:highlight w:val="none"/>
              </w:rPr>
              <w:t>履约验收时间</w:t>
            </w:r>
          </w:p>
        </w:tc>
        <w:tc>
          <w:tcPr>
            <w:tcW w:w="1280" w:type="pct"/>
            <w:vAlign w:val="center"/>
          </w:tcPr>
          <w:p w14:paraId="79B1FD9F">
            <w:pPr>
              <w:jc w:val="center"/>
              <w:rPr>
                <w:rFonts w:ascii="宋体" w:hAnsi="宋体" w:eastAsia="宋体" w:cs="Times New Roman"/>
                <w:sz w:val="20"/>
                <w:szCs w:val="21"/>
                <w:highlight w:val="none"/>
              </w:rPr>
            </w:pPr>
            <w:r>
              <w:rPr>
                <w:rFonts w:hint="eastAsia" w:ascii="宋体" w:hAnsi="宋体" w:eastAsia="宋体" w:cs="Times New Roman"/>
                <w:sz w:val="20"/>
                <w:szCs w:val="21"/>
                <w:highlight w:val="none"/>
              </w:rPr>
              <w:t>完成质量情况（以履约验收报告为准）</w:t>
            </w:r>
          </w:p>
        </w:tc>
      </w:tr>
      <w:tr w14:paraId="28C0507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433F1615">
            <w:pPr>
              <w:ind w:firstLine="400" w:firstLineChars="200"/>
              <w:rPr>
                <w:rFonts w:ascii="宋体" w:hAnsi="宋体" w:eastAsia="宋体" w:cs="Times New Roman"/>
                <w:sz w:val="20"/>
                <w:szCs w:val="21"/>
                <w:highlight w:val="none"/>
              </w:rPr>
            </w:pPr>
            <w:r>
              <w:rPr>
                <w:rFonts w:ascii="宋体" w:hAnsi="宋体" w:eastAsia="宋体" w:cs="Times New Roman"/>
                <w:sz w:val="20"/>
                <w:szCs w:val="21"/>
                <w:highlight w:val="none"/>
              </w:rPr>
              <w:t>……</w:t>
            </w:r>
          </w:p>
        </w:tc>
        <w:tc>
          <w:tcPr>
            <w:tcW w:w="831" w:type="pct"/>
            <w:vAlign w:val="center"/>
          </w:tcPr>
          <w:p w14:paraId="4ACF9D3A">
            <w:pPr>
              <w:ind w:firstLine="400" w:firstLineChars="200"/>
              <w:rPr>
                <w:rFonts w:ascii="宋体" w:hAnsi="宋体" w:eastAsia="宋体" w:cs="Times New Roman"/>
                <w:sz w:val="20"/>
                <w:szCs w:val="21"/>
                <w:highlight w:val="none"/>
              </w:rPr>
            </w:pPr>
          </w:p>
        </w:tc>
        <w:tc>
          <w:tcPr>
            <w:tcW w:w="1164" w:type="pct"/>
            <w:vAlign w:val="center"/>
          </w:tcPr>
          <w:p w14:paraId="0E89A16E">
            <w:pPr>
              <w:ind w:firstLine="400" w:firstLineChars="200"/>
              <w:rPr>
                <w:rFonts w:ascii="宋体" w:hAnsi="宋体" w:eastAsia="宋体" w:cs="Times New Roman"/>
                <w:sz w:val="20"/>
                <w:szCs w:val="21"/>
                <w:highlight w:val="none"/>
              </w:rPr>
            </w:pPr>
          </w:p>
        </w:tc>
        <w:tc>
          <w:tcPr>
            <w:tcW w:w="498" w:type="pct"/>
            <w:vAlign w:val="center"/>
          </w:tcPr>
          <w:p w14:paraId="2C481756">
            <w:pPr>
              <w:ind w:firstLine="400" w:firstLineChars="200"/>
              <w:rPr>
                <w:rFonts w:ascii="宋体" w:hAnsi="宋体" w:eastAsia="宋体" w:cs="Times New Roman"/>
                <w:sz w:val="20"/>
                <w:szCs w:val="21"/>
                <w:highlight w:val="none"/>
              </w:rPr>
            </w:pPr>
          </w:p>
        </w:tc>
        <w:tc>
          <w:tcPr>
            <w:tcW w:w="582" w:type="pct"/>
            <w:vAlign w:val="center"/>
          </w:tcPr>
          <w:p w14:paraId="71D121C8">
            <w:pPr>
              <w:ind w:firstLine="400" w:firstLineChars="200"/>
              <w:rPr>
                <w:rFonts w:ascii="宋体" w:hAnsi="宋体" w:eastAsia="宋体" w:cs="Times New Roman"/>
                <w:sz w:val="20"/>
                <w:szCs w:val="21"/>
                <w:highlight w:val="none"/>
              </w:rPr>
            </w:pPr>
          </w:p>
        </w:tc>
        <w:tc>
          <w:tcPr>
            <w:tcW w:w="1280" w:type="pct"/>
            <w:vAlign w:val="center"/>
          </w:tcPr>
          <w:p w14:paraId="49B2C8B6">
            <w:pPr>
              <w:ind w:firstLine="400" w:firstLineChars="200"/>
              <w:rPr>
                <w:rFonts w:ascii="宋体" w:hAnsi="宋体" w:eastAsia="宋体" w:cs="Times New Roman"/>
                <w:sz w:val="20"/>
                <w:szCs w:val="21"/>
                <w:highlight w:val="none"/>
              </w:rPr>
            </w:pPr>
          </w:p>
        </w:tc>
      </w:tr>
      <w:tr w14:paraId="5A38176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048AAF6A">
            <w:pPr>
              <w:ind w:firstLine="400" w:firstLineChars="200"/>
              <w:rPr>
                <w:rFonts w:ascii="宋体" w:hAnsi="宋体" w:eastAsia="宋体" w:cs="Times New Roman"/>
                <w:sz w:val="20"/>
                <w:szCs w:val="21"/>
                <w:highlight w:val="none"/>
              </w:rPr>
            </w:pPr>
          </w:p>
        </w:tc>
        <w:tc>
          <w:tcPr>
            <w:tcW w:w="831" w:type="pct"/>
            <w:vAlign w:val="center"/>
          </w:tcPr>
          <w:p w14:paraId="4E895B16">
            <w:pPr>
              <w:ind w:firstLine="400" w:firstLineChars="200"/>
              <w:rPr>
                <w:rFonts w:ascii="宋体" w:hAnsi="宋体" w:eastAsia="宋体" w:cs="Times New Roman"/>
                <w:sz w:val="20"/>
                <w:szCs w:val="21"/>
                <w:highlight w:val="none"/>
              </w:rPr>
            </w:pPr>
          </w:p>
        </w:tc>
        <w:tc>
          <w:tcPr>
            <w:tcW w:w="1164" w:type="pct"/>
            <w:vAlign w:val="center"/>
          </w:tcPr>
          <w:p w14:paraId="7830C141">
            <w:pPr>
              <w:ind w:firstLine="400" w:firstLineChars="200"/>
              <w:rPr>
                <w:rFonts w:ascii="宋体" w:hAnsi="宋体" w:eastAsia="宋体" w:cs="Times New Roman"/>
                <w:sz w:val="20"/>
                <w:szCs w:val="21"/>
                <w:highlight w:val="none"/>
              </w:rPr>
            </w:pPr>
          </w:p>
        </w:tc>
        <w:tc>
          <w:tcPr>
            <w:tcW w:w="498" w:type="pct"/>
            <w:vAlign w:val="center"/>
          </w:tcPr>
          <w:p w14:paraId="2C0C10F3">
            <w:pPr>
              <w:ind w:firstLine="400" w:firstLineChars="200"/>
              <w:rPr>
                <w:rFonts w:ascii="宋体" w:hAnsi="宋体" w:eastAsia="宋体" w:cs="Times New Roman"/>
                <w:sz w:val="20"/>
                <w:szCs w:val="21"/>
                <w:highlight w:val="none"/>
              </w:rPr>
            </w:pPr>
          </w:p>
        </w:tc>
        <w:tc>
          <w:tcPr>
            <w:tcW w:w="582" w:type="pct"/>
            <w:vAlign w:val="center"/>
          </w:tcPr>
          <w:p w14:paraId="5C60AC87">
            <w:pPr>
              <w:ind w:firstLine="400" w:firstLineChars="200"/>
              <w:rPr>
                <w:rFonts w:ascii="宋体" w:hAnsi="宋体" w:eastAsia="宋体" w:cs="Times New Roman"/>
                <w:sz w:val="20"/>
                <w:szCs w:val="21"/>
                <w:highlight w:val="none"/>
              </w:rPr>
            </w:pPr>
          </w:p>
        </w:tc>
        <w:tc>
          <w:tcPr>
            <w:tcW w:w="1280" w:type="pct"/>
            <w:vAlign w:val="center"/>
          </w:tcPr>
          <w:p w14:paraId="700673A6">
            <w:pPr>
              <w:ind w:firstLine="400" w:firstLineChars="200"/>
              <w:rPr>
                <w:rFonts w:ascii="宋体" w:hAnsi="宋体" w:eastAsia="宋体" w:cs="Times New Roman"/>
                <w:sz w:val="20"/>
                <w:szCs w:val="21"/>
                <w:highlight w:val="none"/>
              </w:rPr>
            </w:pPr>
          </w:p>
        </w:tc>
      </w:tr>
      <w:tr w14:paraId="5675AB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18F99FC2">
            <w:pPr>
              <w:ind w:firstLine="400" w:firstLineChars="200"/>
              <w:rPr>
                <w:rFonts w:ascii="宋体" w:hAnsi="宋体" w:eastAsia="宋体" w:cs="Times New Roman"/>
                <w:sz w:val="20"/>
                <w:szCs w:val="21"/>
                <w:highlight w:val="none"/>
              </w:rPr>
            </w:pPr>
          </w:p>
        </w:tc>
        <w:tc>
          <w:tcPr>
            <w:tcW w:w="831" w:type="pct"/>
            <w:vAlign w:val="center"/>
          </w:tcPr>
          <w:p w14:paraId="0C7A1451">
            <w:pPr>
              <w:ind w:firstLine="400" w:firstLineChars="200"/>
              <w:rPr>
                <w:rFonts w:ascii="宋体" w:hAnsi="宋体" w:eastAsia="宋体" w:cs="Times New Roman"/>
                <w:sz w:val="20"/>
                <w:szCs w:val="21"/>
                <w:highlight w:val="none"/>
              </w:rPr>
            </w:pPr>
          </w:p>
        </w:tc>
        <w:tc>
          <w:tcPr>
            <w:tcW w:w="1164" w:type="pct"/>
            <w:vAlign w:val="center"/>
          </w:tcPr>
          <w:p w14:paraId="66245273">
            <w:pPr>
              <w:ind w:firstLine="400" w:firstLineChars="200"/>
              <w:rPr>
                <w:rFonts w:ascii="宋体" w:hAnsi="宋体" w:eastAsia="宋体" w:cs="Times New Roman"/>
                <w:sz w:val="20"/>
                <w:szCs w:val="21"/>
                <w:highlight w:val="none"/>
              </w:rPr>
            </w:pPr>
          </w:p>
        </w:tc>
        <w:tc>
          <w:tcPr>
            <w:tcW w:w="498" w:type="pct"/>
            <w:vAlign w:val="center"/>
          </w:tcPr>
          <w:p w14:paraId="59303C47">
            <w:pPr>
              <w:ind w:firstLine="400" w:firstLineChars="200"/>
              <w:rPr>
                <w:rFonts w:ascii="宋体" w:hAnsi="宋体" w:eastAsia="宋体" w:cs="Times New Roman"/>
                <w:sz w:val="20"/>
                <w:szCs w:val="21"/>
                <w:highlight w:val="none"/>
              </w:rPr>
            </w:pPr>
          </w:p>
        </w:tc>
        <w:tc>
          <w:tcPr>
            <w:tcW w:w="582" w:type="pct"/>
            <w:vAlign w:val="center"/>
          </w:tcPr>
          <w:p w14:paraId="30ED57EB">
            <w:pPr>
              <w:ind w:firstLine="400" w:firstLineChars="200"/>
              <w:rPr>
                <w:rFonts w:ascii="宋体" w:hAnsi="宋体" w:eastAsia="宋体" w:cs="Times New Roman"/>
                <w:sz w:val="20"/>
                <w:szCs w:val="21"/>
                <w:highlight w:val="none"/>
              </w:rPr>
            </w:pPr>
          </w:p>
          <w:p w14:paraId="3A2E667F">
            <w:pPr>
              <w:rPr>
                <w:rFonts w:ascii="Times New Roman" w:hAnsi="Times New Roman" w:eastAsia="宋体" w:cs="Times New Roman"/>
                <w:highlight w:val="none"/>
              </w:rPr>
            </w:pPr>
          </w:p>
        </w:tc>
        <w:tc>
          <w:tcPr>
            <w:tcW w:w="1280" w:type="pct"/>
            <w:vAlign w:val="center"/>
          </w:tcPr>
          <w:p w14:paraId="69FFAB46">
            <w:pPr>
              <w:ind w:firstLine="400" w:firstLineChars="200"/>
              <w:rPr>
                <w:rFonts w:ascii="宋体" w:hAnsi="宋体" w:eastAsia="宋体" w:cs="Times New Roman"/>
                <w:sz w:val="20"/>
                <w:szCs w:val="21"/>
                <w:highlight w:val="none"/>
              </w:rPr>
            </w:pPr>
          </w:p>
        </w:tc>
      </w:tr>
    </w:tbl>
    <w:p w14:paraId="4DB28D69">
      <w:pPr>
        <w:rPr>
          <w:rFonts w:ascii="Times New Roman" w:hAnsi="Times New Roman" w:eastAsia="宋体" w:cs="Times New Roman"/>
          <w:b/>
          <w:bCs/>
          <w:color w:val="FF0000"/>
          <w:highlight w:val="none"/>
        </w:rPr>
      </w:pPr>
      <w:r>
        <w:rPr>
          <w:rFonts w:hint="eastAsia" w:ascii="Times New Roman" w:hAnsi="Times New Roman" w:eastAsia="宋体" w:cs="Times New Roman"/>
          <w:b/>
          <w:bCs/>
          <w:color w:val="FF0000"/>
          <w:highlight w:val="none"/>
        </w:rPr>
        <w:t>（特别提示：投标人须按本招标文件评标信息中这一评审因素要求，提供详细证明资料）</w:t>
      </w:r>
    </w:p>
    <w:p w14:paraId="1CC860ED">
      <w:pPr>
        <w:widowControl w:val="0"/>
        <w:spacing w:line="360" w:lineRule="auto"/>
        <w:jc w:val="both"/>
        <w:rPr>
          <w:rFonts w:hint="eastAsia" w:ascii="Times New Roman" w:hAnsi="Times New Roman" w:eastAsia="宋体" w:cs="Times New Roman"/>
          <w:b/>
          <w:bCs/>
          <w:kern w:val="2"/>
          <w:sz w:val="24"/>
          <w:szCs w:val="24"/>
          <w:highlight w:val="none"/>
          <w:lang w:val="en-US" w:eastAsia="zh-CN" w:bidi="ar-SA"/>
        </w:rPr>
      </w:pPr>
    </w:p>
    <w:p w14:paraId="18B5C73D"/>
    <w:p w14:paraId="463E2AB0">
      <w:pPr>
        <w:ind w:firstLine="723" w:firstLineChars="300"/>
        <w:rPr>
          <w:b/>
          <w:color w:val="FF0000"/>
          <w:sz w:val="24"/>
        </w:rPr>
      </w:pPr>
      <w:r>
        <w:rPr>
          <w:rFonts w:hint="eastAsia"/>
          <w:b/>
          <w:color w:val="FF0000"/>
          <w:sz w:val="24"/>
        </w:rPr>
        <w:t>（信息公开部分的内容到此为止！以下为信息不公开部分。）</w:t>
      </w:r>
    </w:p>
    <w:bookmarkEnd w:id="60"/>
    <w:p w14:paraId="50ADADF8">
      <w:r>
        <w:br w:type="page"/>
      </w:r>
    </w:p>
    <w:p w14:paraId="4CACE2B0">
      <w:pPr>
        <w:outlineLvl w:val="1"/>
        <w:rPr>
          <w:rFonts w:hint="eastAsia" w:ascii="宋体" w:hAnsi="宋体"/>
          <w:b/>
          <w:color w:val="FF0000"/>
          <w:sz w:val="28"/>
          <w:szCs w:val="28"/>
        </w:rPr>
      </w:pPr>
      <w:bookmarkStart w:id="63" w:name="_Hlk72260530"/>
      <w:r>
        <w:rPr>
          <w:rFonts w:hint="eastAsia" w:ascii="宋体" w:hAnsi="宋体"/>
          <w:b/>
          <w:color w:val="FF0000"/>
          <w:sz w:val="28"/>
          <w:szCs w:val="28"/>
        </w:rPr>
        <w:t>投标文件附件（信息不公开部分）</w:t>
      </w:r>
    </w:p>
    <w:p w14:paraId="7A190E03">
      <w:pPr>
        <w:pStyle w:val="53"/>
        <w:rPr>
          <w:rFonts w:hint="eastAsia" w:ascii="宋体" w:hAnsi="宋体"/>
          <w:b/>
          <w:color w:val="FF0000"/>
          <w:sz w:val="28"/>
          <w:szCs w:val="28"/>
        </w:rPr>
      </w:pPr>
    </w:p>
    <w:p w14:paraId="1A137089">
      <w:pPr>
        <w:widowControl w:val="0"/>
        <w:snapToGrid w:val="0"/>
        <w:spacing w:before="0" w:after="0" w:line="240" w:lineRule="auto"/>
        <w:jc w:val="center"/>
        <w:outlineLvl w:val="0"/>
        <w:rPr>
          <w:rFonts w:hint="eastAsia" w:ascii="黑体" w:hAnsi="宋体" w:eastAsia="黑体" w:cs="Times New Roman"/>
          <w:b w:val="0"/>
          <w:bCs/>
          <w:kern w:val="2"/>
          <w:sz w:val="24"/>
          <w:szCs w:val="32"/>
          <w:lang w:val="en-US" w:eastAsia="zh-CN" w:bidi="ar-SA"/>
        </w:rPr>
      </w:pPr>
      <w:r>
        <w:rPr>
          <w:rFonts w:hint="eastAsia" w:ascii="黑体" w:hAnsi="宋体" w:eastAsia="黑体" w:cs="Times New Roman"/>
          <w:b w:val="0"/>
          <w:bCs/>
          <w:kern w:val="2"/>
          <w:sz w:val="24"/>
          <w:szCs w:val="32"/>
          <w:lang w:val="en-US" w:eastAsia="zh-CN" w:bidi="ar-SA"/>
        </w:rPr>
        <w:t>一、供应商基本情况表</w:t>
      </w:r>
    </w:p>
    <w:tbl>
      <w:tblPr>
        <w:tblStyle w:val="4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645"/>
        <w:gridCol w:w="1530"/>
        <w:gridCol w:w="904"/>
        <w:gridCol w:w="752"/>
        <w:gridCol w:w="1146"/>
        <w:gridCol w:w="1429"/>
        <w:gridCol w:w="1420"/>
      </w:tblGrid>
      <w:tr w14:paraId="40C2C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pct"/>
            <w:gridSpan w:val="2"/>
            <w:noWrap w:val="0"/>
            <w:vAlign w:val="center"/>
          </w:tcPr>
          <w:p w14:paraId="079C7127">
            <w:pPr>
              <w:jc w:val="both"/>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投标（响应）供应商</w:t>
            </w:r>
          </w:p>
        </w:tc>
        <w:tc>
          <w:tcPr>
            <w:tcW w:w="1427" w:type="pct"/>
            <w:gridSpan w:val="2"/>
            <w:noWrap w:val="0"/>
            <w:vAlign w:val="center"/>
          </w:tcPr>
          <w:p w14:paraId="46F478CF">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37FDC2C6">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项目名称及编号</w:t>
            </w:r>
          </w:p>
        </w:tc>
        <w:tc>
          <w:tcPr>
            <w:tcW w:w="1669" w:type="pct"/>
            <w:gridSpan w:val="2"/>
            <w:noWrap w:val="0"/>
            <w:vAlign w:val="center"/>
          </w:tcPr>
          <w:p w14:paraId="7E187059">
            <w:pPr>
              <w:jc w:val="center"/>
              <w:rPr>
                <w:rFonts w:hint="eastAsia" w:ascii="宋体" w:hAnsi="宋体" w:eastAsia="宋体" w:cs="宋体"/>
                <w:color w:val="auto"/>
                <w:sz w:val="21"/>
                <w:szCs w:val="21"/>
                <w:vertAlign w:val="baseline"/>
                <w:lang w:val="en-US" w:eastAsia="zh-CN"/>
              </w:rPr>
            </w:pPr>
          </w:p>
        </w:tc>
      </w:tr>
      <w:tr w14:paraId="017DA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7E2FC8E8">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投标（响应）供应商相关人员情况</w:t>
            </w:r>
          </w:p>
        </w:tc>
      </w:tr>
      <w:tr w14:paraId="032E2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4E1ABE79">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序号</w:t>
            </w:r>
          </w:p>
        </w:tc>
        <w:tc>
          <w:tcPr>
            <w:tcW w:w="1275" w:type="pct"/>
            <w:gridSpan w:val="2"/>
            <w:tcBorders>
              <w:bottom w:val="single" w:color="auto" w:sz="4" w:space="0"/>
            </w:tcBorders>
            <w:noWrap w:val="0"/>
            <w:vAlign w:val="center"/>
          </w:tcPr>
          <w:p w14:paraId="2D356E3C">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职务</w:t>
            </w:r>
          </w:p>
        </w:tc>
        <w:tc>
          <w:tcPr>
            <w:tcW w:w="529" w:type="pct"/>
            <w:tcBorders>
              <w:bottom w:val="single" w:color="auto" w:sz="4" w:space="0"/>
            </w:tcBorders>
            <w:noWrap w:val="0"/>
            <w:vAlign w:val="center"/>
          </w:tcPr>
          <w:p w14:paraId="361F8272">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姓名</w:t>
            </w:r>
          </w:p>
        </w:tc>
        <w:tc>
          <w:tcPr>
            <w:tcW w:w="1113" w:type="pct"/>
            <w:gridSpan w:val="2"/>
            <w:tcBorders>
              <w:bottom w:val="single" w:color="auto" w:sz="4" w:space="0"/>
            </w:tcBorders>
            <w:noWrap w:val="0"/>
            <w:vAlign w:val="center"/>
          </w:tcPr>
          <w:p w14:paraId="4F890730">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身份证号码</w:t>
            </w:r>
          </w:p>
        </w:tc>
        <w:tc>
          <w:tcPr>
            <w:tcW w:w="838" w:type="pct"/>
            <w:tcBorders>
              <w:bottom w:val="single" w:color="auto" w:sz="4" w:space="0"/>
            </w:tcBorders>
            <w:noWrap w:val="0"/>
            <w:vAlign w:val="center"/>
          </w:tcPr>
          <w:p w14:paraId="4291691B">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劳动合同</w:t>
            </w:r>
          </w:p>
          <w:p w14:paraId="29186DEE">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关系单位</w:t>
            </w:r>
          </w:p>
        </w:tc>
        <w:tc>
          <w:tcPr>
            <w:tcW w:w="830" w:type="pct"/>
            <w:tcBorders>
              <w:bottom w:val="single" w:color="auto" w:sz="4" w:space="0"/>
            </w:tcBorders>
            <w:noWrap w:val="0"/>
            <w:vAlign w:val="center"/>
          </w:tcPr>
          <w:p w14:paraId="39F68FD9">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缴纳社会</w:t>
            </w:r>
          </w:p>
          <w:p w14:paraId="1A61881A">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保险单位</w:t>
            </w:r>
          </w:p>
        </w:tc>
      </w:tr>
      <w:tr w14:paraId="7603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7D143152">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6E74B563">
            <w:pPr>
              <w:spacing w:line="460" w:lineRule="exact"/>
              <w:jc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法定代表人</w:t>
            </w:r>
            <w:r>
              <w:rPr>
                <w:rFonts w:hint="eastAsia" w:ascii="宋体" w:hAnsi="宋体" w:eastAsia="宋体" w:cs="宋体"/>
                <w:color w:val="auto"/>
                <w:sz w:val="21"/>
                <w:szCs w:val="21"/>
                <w:highlight w:val="none"/>
                <w:lang w:val="en-US" w:eastAsia="zh-CN"/>
              </w:rPr>
              <w:t>/单位负责人/主要经营负责人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4621C76B">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4D84F2E0">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4E39FC1A">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729B30F6">
            <w:pPr>
              <w:jc w:val="center"/>
              <w:rPr>
                <w:rFonts w:hint="eastAsia" w:ascii="宋体" w:hAnsi="宋体" w:eastAsia="宋体" w:cs="宋体"/>
                <w:color w:val="auto"/>
                <w:sz w:val="21"/>
                <w:szCs w:val="21"/>
                <w:vertAlign w:val="baseline"/>
                <w:lang w:val="en-US" w:eastAsia="zh-CN"/>
              </w:rPr>
            </w:pPr>
          </w:p>
        </w:tc>
      </w:tr>
      <w:tr w14:paraId="1DDF3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11C05288">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6A651FAF">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项目投标授权代表人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46D2B8D6">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09C627D0">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6976A876">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1A3C99D8">
            <w:pPr>
              <w:jc w:val="center"/>
              <w:rPr>
                <w:rFonts w:hint="eastAsia" w:ascii="宋体" w:hAnsi="宋体" w:eastAsia="宋体" w:cs="宋体"/>
                <w:color w:val="auto"/>
                <w:sz w:val="21"/>
                <w:szCs w:val="21"/>
                <w:vertAlign w:val="baseline"/>
                <w:lang w:val="en-US" w:eastAsia="zh-CN"/>
              </w:rPr>
            </w:pPr>
          </w:p>
        </w:tc>
      </w:tr>
      <w:tr w14:paraId="7012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tcBorders>
            <w:noWrap w:val="0"/>
            <w:vAlign w:val="center"/>
          </w:tcPr>
          <w:p w14:paraId="6DF18F98">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3</w:t>
            </w:r>
          </w:p>
        </w:tc>
        <w:tc>
          <w:tcPr>
            <w:tcW w:w="1275" w:type="pct"/>
            <w:gridSpan w:val="2"/>
            <w:tcBorders>
              <w:top w:val="single" w:color="auto" w:sz="4" w:space="0"/>
            </w:tcBorders>
            <w:noWrap w:val="0"/>
            <w:vAlign w:val="center"/>
          </w:tcPr>
          <w:p w14:paraId="01274606">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项目负责人</w:t>
            </w:r>
          </w:p>
        </w:tc>
        <w:tc>
          <w:tcPr>
            <w:tcW w:w="529" w:type="pct"/>
            <w:tcBorders>
              <w:top w:val="single" w:color="auto" w:sz="4" w:space="0"/>
            </w:tcBorders>
            <w:noWrap w:val="0"/>
            <w:vAlign w:val="center"/>
          </w:tcPr>
          <w:p w14:paraId="6C76D89D">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tcBorders>
            <w:noWrap w:val="0"/>
            <w:vAlign w:val="center"/>
          </w:tcPr>
          <w:p w14:paraId="47E3F675">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tcBorders>
            <w:noWrap w:val="0"/>
            <w:vAlign w:val="center"/>
          </w:tcPr>
          <w:p w14:paraId="7B7877F3">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tcBorders>
            <w:noWrap w:val="0"/>
            <w:vAlign w:val="center"/>
          </w:tcPr>
          <w:p w14:paraId="020548A4">
            <w:pPr>
              <w:jc w:val="center"/>
              <w:rPr>
                <w:rFonts w:hint="eastAsia" w:ascii="宋体" w:hAnsi="宋体" w:eastAsia="宋体" w:cs="宋体"/>
                <w:color w:val="auto"/>
                <w:sz w:val="21"/>
                <w:szCs w:val="21"/>
                <w:vertAlign w:val="baseline"/>
                <w:lang w:val="en-US" w:eastAsia="zh-CN"/>
              </w:rPr>
            </w:pPr>
          </w:p>
        </w:tc>
      </w:tr>
      <w:tr w14:paraId="3BA2E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4784F808">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4</w:t>
            </w:r>
          </w:p>
        </w:tc>
        <w:tc>
          <w:tcPr>
            <w:tcW w:w="1275" w:type="pct"/>
            <w:gridSpan w:val="2"/>
            <w:noWrap w:val="0"/>
            <w:vAlign w:val="center"/>
          </w:tcPr>
          <w:p w14:paraId="7224B186">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主要技术人员</w:t>
            </w:r>
          </w:p>
        </w:tc>
        <w:tc>
          <w:tcPr>
            <w:tcW w:w="529" w:type="pct"/>
            <w:noWrap w:val="0"/>
            <w:vAlign w:val="center"/>
          </w:tcPr>
          <w:p w14:paraId="68FB634C">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5B35B98A">
            <w:pPr>
              <w:jc w:val="center"/>
              <w:rPr>
                <w:rFonts w:hint="eastAsia" w:ascii="宋体" w:hAnsi="宋体" w:eastAsia="宋体" w:cs="宋体"/>
                <w:color w:val="auto"/>
                <w:sz w:val="21"/>
                <w:szCs w:val="21"/>
                <w:vertAlign w:val="baseline"/>
                <w:lang w:val="en-US" w:eastAsia="zh-CN"/>
              </w:rPr>
            </w:pPr>
          </w:p>
        </w:tc>
        <w:tc>
          <w:tcPr>
            <w:tcW w:w="838" w:type="pct"/>
            <w:noWrap w:val="0"/>
            <w:vAlign w:val="center"/>
          </w:tcPr>
          <w:p w14:paraId="63A8BB83">
            <w:pPr>
              <w:jc w:val="center"/>
              <w:rPr>
                <w:rFonts w:hint="eastAsia" w:ascii="宋体" w:hAnsi="宋体" w:eastAsia="宋体" w:cs="宋体"/>
                <w:color w:val="auto"/>
                <w:sz w:val="21"/>
                <w:szCs w:val="21"/>
                <w:vertAlign w:val="baseline"/>
                <w:lang w:val="en-US" w:eastAsia="zh-CN"/>
              </w:rPr>
            </w:pPr>
          </w:p>
        </w:tc>
        <w:tc>
          <w:tcPr>
            <w:tcW w:w="830" w:type="pct"/>
            <w:noWrap w:val="0"/>
            <w:vAlign w:val="center"/>
          </w:tcPr>
          <w:p w14:paraId="7FF85070">
            <w:pPr>
              <w:jc w:val="center"/>
              <w:rPr>
                <w:rFonts w:hint="eastAsia" w:ascii="宋体" w:hAnsi="宋体" w:eastAsia="宋体" w:cs="宋体"/>
                <w:color w:val="auto"/>
                <w:sz w:val="21"/>
                <w:szCs w:val="21"/>
                <w:vertAlign w:val="baseline"/>
                <w:lang w:val="en-US" w:eastAsia="zh-CN"/>
              </w:rPr>
            </w:pPr>
          </w:p>
        </w:tc>
      </w:tr>
      <w:tr w14:paraId="7DCF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720FA715">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5</w:t>
            </w:r>
          </w:p>
        </w:tc>
        <w:tc>
          <w:tcPr>
            <w:tcW w:w="1275" w:type="pct"/>
            <w:gridSpan w:val="2"/>
            <w:noWrap w:val="0"/>
            <w:vAlign w:val="center"/>
          </w:tcPr>
          <w:p w14:paraId="1DBCF636">
            <w:pPr>
              <w:widowControl w:val="0"/>
              <w:snapToGrid w:val="0"/>
              <w:ind w:left="0" w:leftChars="0" w:firstLine="0" w:firstLineChars="0"/>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highlight w:val="none"/>
                <w:lang w:val="en-US" w:eastAsia="zh-CN" w:bidi="ar-SA"/>
              </w:rPr>
              <w:t>投标文件编制人员</w:t>
            </w:r>
          </w:p>
        </w:tc>
        <w:tc>
          <w:tcPr>
            <w:tcW w:w="529" w:type="pct"/>
            <w:noWrap w:val="0"/>
            <w:vAlign w:val="center"/>
          </w:tcPr>
          <w:p w14:paraId="71BA521D">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41D98258">
            <w:pPr>
              <w:jc w:val="center"/>
              <w:rPr>
                <w:rFonts w:hint="eastAsia" w:ascii="宋体" w:hAnsi="宋体" w:eastAsia="宋体" w:cs="宋体"/>
                <w:color w:val="auto"/>
                <w:sz w:val="21"/>
                <w:szCs w:val="21"/>
                <w:vertAlign w:val="baseline"/>
                <w:lang w:val="en-US" w:eastAsia="zh-CN"/>
              </w:rPr>
            </w:pPr>
          </w:p>
        </w:tc>
        <w:tc>
          <w:tcPr>
            <w:tcW w:w="838" w:type="pct"/>
            <w:noWrap w:val="0"/>
            <w:vAlign w:val="center"/>
          </w:tcPr>
          <w:p w14:paraId="350F4A42">
            <w:pPr>
              <w:jc w:val="center"/>
              <w:rPr>
                <w:rFonts w:hint="eastAsia" w:ascii="宋体" w:hAnsi="宋体" w:eastAsia="宋体" w:cs="宋体"/>
                <w:color w:val="auto"/>
                <w:sz w:val="21"/>
                <w:szCs w:val="21"/>
                <w:vertAlign w:val="baseline"/>
                <w:lang w:val="en-US" w:eastAsia="zh-CN"/>
              </w:rPr>
            </w:pPr>
          </w:p>
        </w:tc>
        <w:tc>
          <w:tcPr>
            <w:tcW w:w="830" w:type="pct"/>
            <w:noWrap w:val="0"/>
            <w:vAlign w:val="center"/>
          </w:tcPr>
          <w:p w14:paraId="5A71857D">
            <w:pPr>
              <w:jc w:val="center"/>
              <w:rPr>
                <w:rFonts w:hint="eastAsia" w:ascii="宋体" w:hAnsi="宋体" w:eastAsia="宋体" w:cs="宋体"/>
                <w:color w:val="auto"/>
                <w:sz w:val="21"/>
                <w:szCs w:val="21"/>
                <w:vertAlign w:val="baseline"/>
                <w:lang w:val="en-US" w:eastAsia="zh-CN"/>
              </w:rPr>
            </w:pPr>
          </w:p>
        </w:tc>
      </w:tr>
      <w:tr w14:paraId="6D49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43836493">
            <w:pPr>
              <w:jc w:val="both"/>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说明：同一职务有多人担任（如主要技术人员），应分行填写。</w:t>
            </w:r>
          </w:p>
        </w:tc>
      </w:tr>
      <w:tr w14:paraId="4242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5000" w:type="pct"/>
            <w:gridSpan w:val="8"/>
            <w:noWrap w:val="0"/>
            <w:vAlign w:val="center"/>
          </w:tcPr>
          <w:p w14:paraId="75A34787">
            <w:pPr>
              <w:jc w:val="center"/>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投标（响应）供应商关联关系情况</w:t>
            </w:r>
          </w:p>
        </w:tc>
      </w:tr>
      <w:tr w14:paraId="4D8F6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0D3F8D66">
            <w:pPr>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序号</w:t>
            </w:r>
          </w:p>
        </w:tc>
        <w:tc>
          <w:tcPr>
            <w:tcW w:w="1275" w:type="pct"/>
            <w:gridSpan w:val="2"/>
            <w:tcBorders>
              <w:bottom w:val="single" w:color="auto" w:sz="4" w:space="0"/>
            </w:tcBorders>
            <w:noWrap w:val="0"/>
            <w:vAlign w:val="center"/>
          </w:tcPr>
          <w:p w14:paraId="7855430F">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vertAlign w:val="baseline"/>
                <w:lang w:val="en-US" w:eastAsia="zh-CN"/>
              </w:rPr>
              <w:t>关联关系类型</w:t>
            </w:r>
          </w:p>
        </w:tc>
        <w:tc>
          <w:tcPr>
            <w:tcW w:w="971" w:type="pct"/>
            <w:gridSpan w:val="2"/>
            <w:tcBorders>
              <w:bottom w:val="single" w:color="auto" w:sz="4" w:space="0"/>
            </w:tcBorders>
            <w:noWrap w:val="0"/>
            <w:vAlign w:val="center"/>
          </w:tcPr>
          <w:p w14:paraId="3DF3A63B">
            <w:pPr>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关联主体名称</w:t>
            </w:r>
          </w:p>
        </w:tc>
        <w:tc>
          <w:tcPr>
            <w:tcW w:w="2340" w:type="pct"/>
            <w:gridSpan w:val="3"/>
            <w:tcBorders>
              <w:bottom w:val="single" w:color="auto" w:sz="4" w:space="0"/>
            </w:tcBorders>
            <w:noWrap w:val="0"/>
            <w:vAlign w:val="center"/>
          </w:tcPr>
          <w:p w14:paraId="67411CBB">
            <w:pPr>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备注</w:t>
            </w:r>
          </w:p>
        </w:tc>
      </w:tr>
      <w:tr w14:paraId="444D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52A28E66">
            <w:pPr>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43E91D1C">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控股股东</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42335282">
            <w:pPr>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3F81D3D6">
            <w:pPr>
              <w:snapToGrid w:val="0"/>
              <w:jc w:val="both"/>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14:paraId="37574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0095A4D3">
            <w:pPr>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01AE3396">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管理关系</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16A5EF13">
            <w:pPr>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24BB9D89">
            <w:pPr>
              <w:snapToGrid w:val="0"/>
              <w:jc w:val="both"/>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指对投标（响应）供应商不具有出资持股关系，但对其存在管理关系的主体。</w:t>
            </w:r>
          </w:p>
        </w:tc>
      </w:tr>
      <w:tr w14:paraId="6B98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5000" w:type="pct"/>
            <w:gridSpan w:val="8"/>
            <w:tcBorders>
              <w:top w:val="single" w:color="auto" w:sz="4" w:space="0"/>
              <w:left w:val="single" w:color="auto" w:sz="4" w:space="0"/>
              <w:bottom w:val="single" w:color="auto" w:sz="4" w:space="0"/>
              <w:right w:val="single" w:color="auto" w:sz="4" w:space="0"/>
            </w:tcBorders>
            <w:noWrap w:val="0"/>
            <w:vAlign w:val="center"/>
          </w:tcPr>
          <w:p w14:paraId="72889C1E">
            <w:pPr>
              <w:snapToGrid w:val="0"/>
              <w:jc w:val="both"/>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说明：同一关联关系类型有多个主体的，应分行填写。</w:t>
            </w:r>
          </w:p>
        </w:tc>
      </w:tr>
    </w:tbl>
    <w:p w14:paraId="0AD7719A">
      <w:pPr>
        <w:pStyle w:val="53"/>
        <w:rPr>
          <w:rFonts w:hint="eastAsia" w:ascii="宋体" w:hAnsi="宋体"/>
          <w:b/>
          <w:color w:val="FF0000"/>
          <w:sz w:val="28"/>
          <w:szCs w:val="28"/>
        </w:rPr>
      </w:pPr>
    </w:p>
    <w:p w14:paraId="3E9E336D">
      <w:pPr>
        <w:pStyle w:val="4"/>
        <w:jc w:val="center"/>
        <w:rPr>
          <w:rFonts w:ascii="黑体" w:eastAsia="黑体"/>
          <w:b w:val="0"/>
          <w:sz w:val="24"/>
        </w:rPr>
      </w:pPr>
      <w:r>
        <w:rPr>
          <w:rFonts w:hint="eastAsia" w:ascii="黑体" w:eastAsia="黑体"/>
          <w:b w:val="0"/>
          <w:sz w:val="24"/>
          <w:lang w:val="en-US" w:eastAsia="zh-CN"/>
        </w:rPr>
        <w:t>二</w:t>
      </w:r>
      <w:r>
        <w:rPr>
          <w:rFonts w:hint="eastAsia" w:ascii="黑体" w:eastAsia="黑体"/>
          <w:b w:val="0"/>
          <w:sz w:val="24"/>
        </w:rPr>
        <w:t>、</w:t>
      </w:r>
      <w:bookmarkStart w:id="64" w:name="_Hlk72092499"/>
      <w:r>
        <w:rPr>
          <w:rFonts w:hint="eastAsia" w:ascii="黑体" w:eastAsia="黑体"/>
          <w:b w:val="0"/>
          <w:sz w:val="24"/>
        </w:rPr>
        <w:t>法定代表人（负责人）证明书</w:t>
      </w:r>
      <w:bookmarkEnd w:id="64"/>
    </w:p>
    <w:p w14:paraId="2ECD4813">
      <w:pPr>
        <w:rPr>
          <w:sz w:val="24"/>
        </w:rPr>
      </w:pPr>
    </w:p>
    <w:p w14:paraId="72B1773D">
      <w:pPr>
        <w:spacing w:line="360" w:lineRule="auto"/>
        <w:ind w:firstLine="420" w:firstLineChars="200"/>
        <w:rPr>
          <w:rFonts w:hint="default" w:eastAsia="宋体"/>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14:paraId="263460A0">
      <w:pPr>
        <w:spacing w:line="360" w:lineRule="auto"/>
        <w:ind w:firstLine="420" w:firstLineChars="200"/>
        <w:rPr>
          <w:szCs w:val="21"/>
        </w:rPr>
      </w:pPr>
      <w:r>
        <w:rPr>
          <w:rFonts w:hint="eastAsia"/>
          <w:szCs w:val="21"/>
        </w:rPr>
        <w:t>特此证明。</w:t>
      </w:r>
    </w:p>
    <w:p w14:paraId="2D1EF68B">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14:paraId="2974FE7C">
      <w:pPr>
        <w:numPr>
          <w:ilvl w:val="0"/>
          <w:numId w:val="10"/>
        </w:numPr>
        <w:spacing w:line="360" w:lineRule="auto"/>
        <w:ind w:firstLine="420" w:firstLineChars="200"/>
        <w:rPr>
          <w:rFonts w:hint="eastAsia"/>
          <w:color w:val="auto"/>
          <w:szCs w:val="21"/>
          <w:lang w:val="en-US" w:eastAsia="zh-CN"/>
        </w:rPr>
      </w:pPr>
      <w:r>
        <w:rPr>
          <w:rFonts w:hint="eastAsia"/>
          <w:color w:val="auto"/>
          <w:szCs w:val="21"/>
          <w:lang w:eastAsia="zh-Hans"/>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14:paraId="0BB15260">
      <w:pPr>
        <w:numPr>
          <w:ilvl w:val="0"/>
          <w:numId w:val="10"/>
        </w:numPr>
        <w:spacing w:line="360" w:lineRule="auto"/>
        <w:ind w:firstLine="420" w:firstLineChars="200"/>
        <w:rPr>
          <w:szCs w:val="21"/>
        </w:rPr>
      </w:pPr>
      <w:r>
        <w:rPr>
          <w:rFonts w:hint="eastAsia"/>
          <w:color w:val="auto"/>
          <w:szCs w:val="21"/>
          <w:lang w:eastAsia="zh-Hans"/>
        </w:rPr>
        <w:t>本项目投标授权代表为法定代表人（负责人）的，无需提供</w:t>
      </w:r>
      <w:r>
        <w:rPr>
          <w:rFonts w:hint="eastAsia"/>
          <w:color w:val="auto"/>
          <w:szCs w:val="21"/>
        </w:rPr>
        <w:t>《投标文件签署授权委托书》</w:t>
      </w:r>
      <w:r>
        <w:rPr>
          <w:rFonts w:hint="eastAsia"/>
          <w:color w:val="auto"/>
          <w:szCs w:val="21"/>
          <w:lang w:eastAsia="zh-Hans"/>
        </w:rPr>
        <w:t>。</w:t>
      </w:r>
    </w:p>
    <w:p w14:paraId="0AE8AF6F">
      <w:pPr>
        <w:numPr>
          <w:ilvl w:val="0"/>
          <w:numId w:val="10"/>
        </w:numPr>
        <w:spacing w:line="360" w:lineRule="auto"/>
        <w:ind w:firstLine="420" w:firstLineChars="200"/>
        <w:rPr>
          <w:szCs w:val="21"/>
        </w:rPr>
      </w:pPr>
      <w:r>
        <w:rPr>
          <w:rFonts w:hint="eastAsia"/>
          <w:szCs w:val="21"/>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0E6E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1198AB21">
            <w:pPr>
              <w:jc w:val="center"/>
              <w:rPr>
                <w:rFonts w:hint="eastAsia"/>
                <w:lang w:val="en-US" w:eastAsia="zh-CN"/>
              </w:rPr>
            </w:pPr>
            <w:r>
              <w:rPr>
                <w:rFonts w:hint="eastAsia"/>
                <w:lang w:val="en-US" w:eastAsia="zh-CN"/>
              </w:rPr>
              <w:t>证件扫描件正面</w:t>
            </w:r>
          </w:p>
          <w:p w14:paraId="5EA26376">
            <w:pPr>
              <w:pStyle w:val="2"/>
              <w:jc w:val="center"/>
              <w:rPr>
                <w:rFonts w:hint="eastAsia"/>
                <w:lang w:val="en-US" w:eastAsia="zh-CN"/>
              </w:rPr>
            </w:pPr>
          </w:p>
          <w:p w14:paraId="1ABF9A11">
            <w:pPr>
              <w:pStyle w:val="36"/>
              <w:jc w:val="center"/>
              <w:rPr>
                <w:rFonts w:hint="default"/>
                <w:lang w:val="en-US" w:eastAsia="zh-CN"/>
              </w:rPr>
            </w:pPr>
          </w:p>
          <w:p w14:paraId="2AE9B887">
            <w:pPr>
              <w:pStyle w:val="36"/>
              <w:jc w:val="center"/>
              <w:rPr>
                <w:rFonts w:hint="default"/>
                <w:lang w:val="en-US" w:eastAsia="zh-CN"/>
              </w:rPr>
            </w:pPr>
          </w:p>
          <w:p w14:paraId="3CA4CF04">
            <w:pPr>
              <w:pStyle w:val="36"/>
              <w:jc w:val="center"/>
              <w:rPr>
                <w:rFonts w:hint="default"/>
                <w:lang w:val="en-US" w:eastAsia="zh-CN"/>
              </w:rPr>
            </w:pPr>
          </w:p>
        </w:tc>
        <w:tc>
          <w:tcPr>
            <w:tcW w:w="4265" w:type="dxa"/>
            <w:vAlign w:val="top"/>
          </w:tcPr>
          <w:p w14:paraId="2754C916">
            <w:pPr>
              <w:jc w:val="center"/>
              <w:rPr>
                <w:rFonts w:hint="eastAsia"/>
                <w:lang w:val="en-US" w:eastAsia="zh-CN"/>
              </w:rPr>
            </w:pPr>
            <w:r>
              <w:rPr>
                <w:rFonts w:hint="eastAsia"/>
                <w:lang w:val="en-US" w:eastAsia="zh-CN"/>
              </w:rPr>
              <w:t>证件扫描件反面</w:t>
            </w:r>
          </w:p>
          <w:p w14:paraId="1F6A0E57">
            <w:pPr>
              <w:pStyle w:val="2"/>
              <w:jc w:val="center"/>
              <w:rPr>
                <w:rFonts w:hint="eastAsia"/>
                <w:lang w:val="en-US" w:eastAsia="zh-CN"/>
              </w:rPr>
            </w:pPr>
          </w:p>
          <w:p w14:paraId="0243F9B2">
            <w:pPr>
              <w:pStyle w:val="36"/>
              <w:jc w:val="center"/>
              <w:rPr>
                <w:rFonts w:hint="eastAsia"/>
                <w:sz w:val="24"/>
                <w:vertAlign w:val="baseline"/>
                <w:lang w:val="en-US" w:eastAsia="zh-CN"/>
              </w:rPr>
            </w:pPr>
          </w:p>
        </w:tc>
      </w:tr>
    </w:tbl>
    <w:p w14:paraId="251DD46B">
      <w:pPr>
        <w:rPr>
          <w:sz w:val="24"/>
        </w:rPr>
      </w:pPr>
    </w:p>
    <w:p w14:paraId="29075CE1">
      <w:pPr>
        <w:pStyle w:val="53"/>
        <w:rPr>
          <w:sz w:val="24"/>
        </w:rPr>
      </w:pPr>
      <w:r>
        <w:rPr>
          <w:rFonts w:hint="eastAsia" w:ascii="黑体" w:hAnsi="黑体" w:eastAsia="黑体" w:cs="黑体"/>
          <w:b/>
          <w:bCs/>
          <w:color w:val="auto"/>
          <w:sz w:val="24"/>
          <w:szCs w:val="24"/>
          <w:u w:val="none"/>
          <w:lang w:val="en-US" w:eastAsia="zh-CN"/>
        </w:rPr>
        <w:t>温馨提示</w:t>
      </w:r>
      <w:r>
        <w:rPr>
          <w:rFonts w:hint="eastAsia" w:ascii="黑体" w:hAnsi="黑体" w:eastAsia="黑体" w:cs="黑体"/>
          <w:color w:val="auto"/>
          <w:sz w:val="24"/>
          <w:szCs w:val="24"/>
          <w:u w:val="none"/>
          <w:lang w:val="en-US" w:eastAsia="zh-CN"/>
        </w:rPr>
        <w:t>：</w:t>
      </w:r>
      <w:r>
        <w:rPr>
          <w:rFonts w:hint="eastAsia" w:ascii="Times New Roman" w:hAnsi="Times New Roman" w:eastAsia="宋体" w:cs="Times New Roman"/>
          <w:kern w:val="2"/>
          <w:sz w:val="21"/>
          <w:szCs w:val="21"/>
          <w:lang w:val="en-US" w:eastAsia="zh-CN" w:bidi="ar-SA"/>
        </w:rPr>
        <w:t>为避免出现《深圳经济特区政府采购条例实施细则》第七十五条第二项所列情形，请投标供应商核实</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法定代表人、本项目投标授权代表人、项目负责人（如有）、主要技术人员（如有）等是否在</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缴纳社会保险。</w:t>
      </w:r>
    </w:p>
    <w:p w14:paraId="5DFE3917">
      <w:pPr>
        <w:pStyle w:val="53"/>
        <w:rPr>
          <w:sz w:val="24"/>
        </w:rPr>
      </w:pPr>
    </w:p>
    <w:p w14:paraId="0667CF4B">
      <w:pPr>
        <w:pStyle w:val="53"/>
        <w:rPr>
          <w:sz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22138459">
      <w:pPr>
        <w:pStyle w:val="53"/>
        <w:rPr>
          <w:sz w:val="24"/>
        </w:rPr>
      </w:pPr>
    </w:p>
    <w:p w14:paraId="48F01C02">
      <w:pPr>
        <w:pStyle w:val="4"/>
        <w:spacing w:before="120" w:after="120"/>
        <w:jc w:val="center"/>
        <w:rPr>
          <w:rFonts w:ascii="黑体" w:eastAsia="黑体"/>
          <w:b w:val="0"/>
          <w:sz w:val="24"/>
        </w:rPr>
      </w:pPr>
      <w:r>
        <w:rPr>
          <w:rFonts w:hint="eastAsia" w:ascii="黑体" w:eastAsia="黑体"/>
          <w:b w:val="0"/>
          <w:sz w:val="24"/>
          <w:lang w:val="en-US" w:eastAsia="zh-CN"/>
        </w:rPr>
        <w:t>三</w:t>
      </w:r>
      <w:r>
        <w:rPr>
          <w:rFonts w:hint="eastAsia" w:ascii="黑体" w:eastAsia="黑体"/>
          <w:b w:val="0"/>
          <w:sz w:val="24"/>
        </w:rPr>
        <w:t>、投标文件签署授权委托书</w:t>
      </w:r>
    </w:p>
    <w:p w14:paraId="531CD94E">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14:paraId="06C9DA0C">
      <w:pPr>
        <w:spacing w:line="360" w:lineRule="auto"/>
        <w:ind w:firstLine="420" w:firstLineChars="200"/>
        <w:rPr>
          <w:rFonts w:hint="eastAsia"/>
          <w:szCs w:val="21"/>
        </w:rPr>
      </w:pPr>
      <w:r>
        <w:rPr>
          <w:rFonts w:hint="eastAsia"/>
          <w:szCs w:val="21"/>
        </w:rPr>
        <w:t>代理人无转委托权，特此委托。</w:t>
      </w:r>
    </w:p>
    <w:p w14:paraId="1D51C199">
      <w:pPr>
        <w:spacing w:line="360" w:lineRule="auto"/>
        <w:ind w:firstLine="420" w:firstLineChars="200"/>
        <w:rPr>
          <w:rFonts w:hint="eastAsia"/>
          <w:szCs w:val="21"/>
        </w:rPr>
      </w:pPr>
    </w:p>
    <w:p w14:paraId="5BD8D3AB">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14:paraId="493069A9">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14:paraId="2EA21A78">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5DF6DE84">
      <w:pPr>
        <w:spacing w:line="360" w:lineRule="auto"/>
        <w:ind w:firstLine="420" w:firstLineChars="200"/>
        <w:rPr>
          <w:rFonts w:hint="eastAsia" w:eastAsia="宋体"/>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14:paraId="68E303FF">
      <w:pPr>
        <w:spacing w:line="360" w:lineRule="auto"/>
        <w:ind w:firstLine="422"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728A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3B2C80E9">
            <w:pPr>
              <w:jc w:val="center"/>
              <w:rPr>
                <w:rFonts w:hint="eastAsia"/>
                <w:lang w:val="en-US" w:eastAsia="zh-CN"/>
              </w:rPr>
            </w:pPr>
            <w:r>
              <w:rPr>
                <w:rFonts w:hint="eastAsia" w:ascii="Times New Roman" w:eastAsia="宋体"/>
                <w:lang w:val="en-US" w:eastAsia="zh-CN"/>
              </w:rPr>
              <w:t>证件扫描件正面</w:t>
            </w:r>
          </w:p>
          <w:p w14:paraId="175DFC09">
            <w:pPr>
              <w:pStyle w:val="2"/>
              <w:jc w:val="center"/>
              <w:rPr>
                <w:rFonts w:hint="eastAsia"/>
                <w:lang w:val="en-US" w:eastAsia="zh-CN"/>
              </w:rPr>
            </w:pPr>
          </w:p>
          <w:p w14:paraId="55F9D637">
            <w:pPr>
              <w:pStyle w:val="36"/>
              <w:jc w:val="center"/>
              <w:rPr>
                <w:rFonts w:hint="default"/>
                <w:lang w:val="en-US" w:eastAsia="zh-CN"/>
              </w:rPr>
            </w:pPr>
          </w:p>
          <w:p w14:paraId="74E2C056">
            <w:pPr>
              <w:pStyle w:val="36"/>
              <w:jc w:val="center"/>
              <w:rPr>
                <w:rFonts w:hint="default"/>
                <w:lang w:val="en-US" w:eastAsia="zh-CN"/>
              </w:rPr>
            </w:pPr>
          </w:p>
          <w:p w14:paraId="479B8A42">
            <w:pPr>
              <w:pStyle w:val="36"/>
              <w:jc w:val="center"/>
              <w:rPr>
                <w:rFonts w:hint="default"/>
                <w:lang w:val="en-US" w:eastAsia="zh-CN"/>
              </w:rPr>
            </w:pPr>
          </w:p>
        </w:tc>
        <w:tc>
          <w:tcPr>
            <w:tcW w:w="4265" w:type="dxa"/>
            <w:vAlign w:val="top"/>
          </w:tcPr>
          <w:p w14:paraId="10E9A284">
            <w:pPr>
              <w:jc w:val="center"/>
              <w:rPr>
                <w:rFonts w:hint="eastAsia"/>
                <w:lang w:val="en-US" w:eastAsia="zh-CN"/>
              </w:rPr>
            </w:pPr>
            <w:r>
              <w:rPr>
                <w:rFonts w:hint="eastAsia" w:ascii="Times New Roman" w:eastAsia="宋体"/>
                <w:lang w:val="en-US" w:eastAsia="zh-CN"/>
              </w:rPr>
              <w:t>证件扫描件反面</w:t>
            </w:r>
          </w:p>
          <w:p w14:paraId="56C6002A">
            <w:pPr>
              <w:pStyle w:val="2"/>
              <w:jc w:val="center"/>
              <w:rPr>
                <w:rFonts w:hint="eastAsia"/>
                <w:lang w:val="en-US" w:eastAsia="zh-CN"/>
              </w:rPr>
            </w:pPr>
          </w:p>
          <w:p w14:paraId="2029252A">
            <w:pPr>
              <w:pStyle w:val="36"/>
              <w:jc w:val="center"/>
              <w:rPr>
                <w:rFonts w:hint="eastAsia"/>
                <w:sz w:val="24"/>
                <w:vertAlign w:val="baseline"/>
                <w:lang w:val="en-US" w:eastAsia="zh-CN"/>
              </w:rPr>
            </w:pPr>
          </w:p>
        </w:tc>
      </w:tr>
    </w:tbl>
    <w:p w14:paraId="2AF8262D">
      <w:pPr>
        <w:widowControl w:val="0"/>
        <w:jc w:val="both"/>
        <w:rPr>
          <w:rFonts w:hint="eastAsia" w:ascii="黑体" w:hAnsi="黑体" w:eastAsia="黑体" w:cs="黑体"/>
          <w:b/>
          <w:bCs/>
          <w:color w:val="auto"/>
          <w:kern w:val="2"/>
          <w:sz w:val="24"/>
          <w:szCs w:val="24"/>
          <w:u w:val="none"/>
          <w:lang w:val="en-US" w:eastAsia="zh-CN" w:bidi="ar-SA"/>
        </w:rPr>
      </w:pPr>
    </w:p>
    <w:p w14:paraId="7972327A">
      <w:pPr>
        <w:widowControl w:val="0"/>
        <w:jc w:val="both"/>
        <w:rPr>
          <w:rFonts w:hint="eastAsia" w:ascii="Calibri" w:hAnsi="Calibri" w:eastAsia="宋体" w:cs="Times New Roman"/>
          <w:kern w:val="2"/>
          <w:sz w:val="21"/>
          <w:szCs w:val="22"/>
          <w:lang w:val="en-US" w:eastAsia="zh-CN" w:bidi="ar-SA"/>
        </w:rPr>
      </w:pPr>
      <w:r>
        <w:rPr>
          <w:rFonts w:hint="eastAsia" w:ascii="黑体" w:hAnsi="黑体" w:eastAsia="黑体" w:cs="黑体"/>
          <w:b/>
          <w:bCs/>
          <w:color w:val="auto"/>
          <w:kern w:val="2"/>
          <w:sz w:val="24"/>
          <w:szCs w:val="24"/>
          <w:u w:val="none"/>
          <w:lang w:val="en-US" w:eastAsia="zh-CN" w:bidi="ar-SA"/>
        </w:rPr>
        <w:t>温馨提示</w:t>
      </w:r>
      <w:r>
        <w:rPr>
          <w:rFonts w:hint="eastAsia" w:ascii="黑体" w:hAnsi="黑体" w:eastAsia="黑体" w:cs="黑体"/>
          <w:color w:val="auto"/>
          <w:kern w:val="2"/>
          <w:sz w:val="24"/>
          <w:szCs w:val="24"/>
          <w:u w:val="none"/>
          <w:lang w:val="en-US" w:eastAsia="zh-CN" w:bidi="ar-SA"/>
        </w:rPr>
        <w:t>：</w:t>
      </w:r>
      <w:r>
        <w:rPr>
          <w:rFonts w:hint="eastAsia" w:ascii="Times New Roman" w:hAnsi="Times New Roman" w:eastAsia="宋体" w:cs="Times New Roman"/>
          <w:kern w:val="2"/>
          <w:sz w:val="21"/>
          <w:szCs w:val="21"/>
          <w:lang w:val="en-US" w:eastAsia="zh-CN" w:bidi="ar-SA"/>
        </w:rPr>
        <w:t>为避免出现《深圳经济特区政府采购条例实施细则》第七十五条第二项所列情形，请投标供应商核实</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法定代表人、本项目投标授权代表人、项目负责人（如有）、主要技术人员（如有）等是否在</w:t>
      </w:r>
      <w:r>
        <w:rPr>
          <w:rFonts w:hint="eastAsia"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缴纳社会保险。</w:t>
      </w:r>
    </w:p>
    <w:p w14:paraId="450E4C7E">
      <w:pPr>
        <w:rPr>
          <w:rFonts w:hint="eastAsia" w:ascii="黑体" w:eastAsia="黑体"/>
          <w:b w:val="0"/>
          <w:kern w:val="0"/>
          <w:sz w:val="24"/>
          <w:szCs w:val="24"/>
        </w:rPr>
      </w:pPr>
    </w:p>
    <w:p w14:paraId="4D080953">
      <w:pPr>
        <w:pStyle w:val="53"/>
        <w:rPr>
          <w:rFonts w:hint="eastAsia" w:ascii="黑体" w:eastAsia="黑体"/>
          <w:b w:val="0"/>
          <w:kern w:val="0"/>
          <w:sz w:val="24"/>
          <w:szCs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47E9EC17">
      <w:pPr>
        <w:pStyle w:val="4"/>
        <w:jc w:val="center"/>
        <w:rPr>
          <w:rFonts w:ascii="黑体" w:eastAsia="黑体"/>
          <w:b w:val="0"/>
          <w:kern w:val="0"/>
          <w:sz w:val="24"/>
          <w:szCs w:val="24"/>
        </w:rPr>
      </w:pPr>
      <w:r>
        <w:rPr>
          <w:rFonts w:hint="eastAsia" w:ascii="黑体" w:eastAsia="黑体"/>
          <w:b w:val="0"/>
          <w:kern w:val="0"/>
          <w:sz w:val="24"/>
          <w:szCs w:val="24"/>
          <w:lang w:val="en-US" w:eastAsia="zh-CN"/>
        </w:rPr>
        <w:t>四</w:t>
      </w:r>
      <w:r>
        <w:rPr>
          <w:rFonts w:hint="eastAsia" w:ascii="黑体" w:eastAsia="黑体"/>
          <w:b w:val="0"/>
          <w:kern w:val="0"/>
          <w:sz w:val="24"/>
          <w:szCs w:val="24"/>
        </w:rPr>
        <w:t>、</w:t>
      </w:r>
      <w:bookmarkStart w:id="65" w:name="_Hlk72092634"/>
      <w:r>
        <w:rPr>
          <w:rFonts w:hint="eastAsia" w:ascii="黑体" w:eastAsia="黑体"/>
          <w:b w:val="0"/>
          <w:kern w:val="0"/>
          <w:sz w:val="24"/>
          <w:szCs w:val="24"/>
        </w:rPr>
        <w:t>实质性条款响应情况表</w:t>
      </w:r>
      <w:bookmarkEnd w:id="65"/>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14:paraId="4FA7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1EA5B654">
            <w:pPr>
              <w:adjustRightInd w:val="0"/>
              <w:snapToGrid w:val="0"/>
              <w:spacing w:line="360" w:lineRule="auto"/>
              <w:jc w:val="center"/>
              <w:rPr>
                <w:rFonts w:ascii="宋体" w:hAnsi="宋体"/>
                <w:kern w:val="0"/>
                <w:szCs w:val="21"/>
              </w:rPr>
            </w:pPr>
            <w:bookmarkStart w:id="66" w:name="_Hlk72092651"/>
            <w:r>
              <w:rPr>
                <w:rFonts w:hint="eastAsia" w:ascii="宋体" w:hAnsi="宋体"/>
                <w:kern w:val="0"/>
                <w:szCs w:val="21"/>
              </w:rPr>
              <w:t>序号</w:t>
            </w:r>
          </w:p>
        </w:tc>
        <w:tc>
          <w:tcPr>
            <w:tcW w:w="2664" w:type="dxa"/>
            <w:vAlign w:val="center"/>
          </w:tcPr>
          <w:p w14:paraId="58736A78">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c>
          <w:tcPr>
            <w:tcW w:w="1588" w:type="dxa"/>
            <w:vAlign w:val="center"/>
          </w:tcPr>
          <w:p w14:paraId="183CE4F5">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14:paraId="734AA0EB">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14:paraId="4DD4E2D9">
            <w:pPr>
              <w:adjustRightInd w:val="0"/>
              <w:snapToGrid w:val="0"/>
              <w:spacing w:line="360" w:lineRule="auto"/>
              <w:jc w:val="center"/>
              <w:rPr>
                <w:rFonts w:ascii="宋体" w:hAnsi="宋体"/>
                <w:kern w:val="0"/>
                <w:szCs w:val="21"/>
              </w:rPr>
            </w:pPr>
            <w:r>
              <w:rPr>
                <w:rFonts w:hint="eastAsia"/>
              </w:rPr>
              <w:t>说明</w:t>
            </w:r>
          </w:p>
        </w:tc>
      </w:tr>
      <w:bookmarkEnd w:id="66"/>
      <w:tr w14:paraId="358A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5F8C9956">
            <w:pPr>
              <w:adjustRightInd w:val="0"/>
              <w:snapToGrid w:val="0"/>
              <w:spacing w:line="360" w:lineRule="auto"/>
              <w:rPr>
                <w:rFonts w:ascii="宋体" w:hAnsi="宋体"/>
                <w:kern w:val="0"/>
                <w:szCs w:val="21"/>
              </w:rPr>
            </w:pPr>
            <w:r>
              <w:rPr>
                <w:rFonts w:hint="eastAsia" w:ascii="宋体" w:hAnsi="宋体"/>
                <w:kern w:val="0"/>
                <w:szCs w:val="21"/>
              </w:rPr>
              <w:t>1</w:t>
            </w:r>
          </w:p>
        </w:tc>
        <w:tc>
          <w:tcPr>
            <w:tcW w:w="2664" w:type="dxa"/>
            <w:vAlign w:val="center"/>
          </w:tcPr>
          <w:p w14:paraId="10F7DC00">
            <w:pPr>
              <w:adjustRightInd w:val="0"/>
              <w:snapToGrid w:val="0"/>
              <w:spacing w:line="360" w:lineRule="auto"/>
              <w:jc w:val="center"/>
              <w:rPr>
                <w:rFonts w:hAnsi="宋体"/>
                <w:kern w:val="0"/>
                <w:szCs w:val="21"/>
              </w:rPr>
            </w:pPr>
            <w:r>
              <w:rPr>
                <w:rFonts w:hint="eastAsia"/>
              </w:rPr>
              <w:t>具体以采购文件第三章 用户需求书中带“★”的需求项为准。</w:t>
            </w:r>
          </w:p>
        </w:tc>
        <w:tc>
          <w:tcPr>
            <w:tcW w:w="1588" w:type="dxa"/>
          </w:tcPr>
          <w:p w14:paraId="16FBB242">
            <w:pPr>
              <w:adjustRightInd w:val="0"/>
              <w:snapToGrid w:val="0"/>
              <w:spacing w:line="360" w:lineRule="auto"/>
              <w:rPr>
                <w:rFonts w:ascii="宋体" w:hAnsi="宋体"/>
                <w:kern w:val="0"/>
                <w:szCs w:val="21"/>
              </w:rPr>
            </w:pPr>
          </w:p>
        </w:tc>
        <w:tc>
          <w:tcPr>
            <w:tcW w:w="1842" w:type="dxa"/>
          </w:tcPr>
          <w:p w14:paraId="3D05EF7B">
            <w:pPr>
              <w:adjustRightInd w:val="0"/>
              <w:snapToGrid w:val="0"/>
              <w:spacing w:line="360" w:lineRule="auto"/>
              <w:rPr>
                <w:rFonts w:ascii="宋体" w:hAnsi="宋体"/>
                <w:kern w:val="0"/>
                <w:szCs w:val="21"/>
              </w:rPr>
            </w:pPr>
          </w:p>
        </w:tc>
        <w:tc>
          <w:tcPr>
            <w:tcW w:w="1418" w:type="dxa"/>
          </w:tcPr>
          <w:p w14:paraId="5159FD1A">
            <w:pPr>
              <w:adjustRightInd w:val="0"/>
              <w:snapToGrid w:val="0"/>
              <w:spacing w:line="360" w:lineRule="auto"/>
              <w:rPr>
                <w:rFonts w:ascii="宋体" w:hAnsi="宋体"/>
                <w:kern w:val="0"/>
                <w:szCs w:val="21"/>
              </w:rPr>
            </w:pPr>
          </w:p>
        </w:tc>
      </w:tr>
      <w:tr w14:paraId="07D2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5DF04775">
            <w:pPr>
              <w:adjustRightInd w:val="0"/>
              <w:snapToGrid w:val="0"/>
              <w:spacing w:line="360" w:lineRule="auto"/>
              <w:rPr>
                <w:rFonts w:ascii="宋体" w:hAnsi="宋体"/>
                <w:kern w:val="0"/>
                <w:szCs w:val="21"/>
              </w:rPr>
            </w:pPr>
            <w:r>
              <w:rPr>
                <w:rFonts w:hint="eastAsia" w:ascii="宋体" w:hAnsi="宋体"/>
                <w:kern w:val="0"/>
                <w:szCs w:val="21"/>
              </w:rPr>
              <w:t>2</w:t>
            </w:r>
          </w:p>
        </w:tc>
        <w:tc>
          <w:tcPr>
            <w:tcW w:w="2664" w:type="dxa"/>
            <w:vAlign w:val="center"/>
          </w:tcPr>
          <w:p w14:paraId="23A409DC">
            <w:pPr>
              <w:adjustRightInd w:val="0"/>
              <w:snapToGrid w:val="0"/>
              <w:spacing w:line="360" w:lineRule="auto"/>
              <w:jc w:val="center"/>
              <w:rPr>
                <w:rFonts w:hAnsi="宋体"/>
                <w:kern w:val="0"/>
                <w:szCs w:val="21"/>
              </w:rPr>
            </w:pPr>
            <w:commentRangeStart w:id="46"/>
            <w:r>
              <w:rPr>
                <w:rFonts w:hint="eastAsia" w:hAnsi="宋体"/>
                <w:kern w:val="0"/>
                <w:szCs w:val="21"/>
              </w:rPr>
              <w:t>（填写相关内容）</w:t>
            </w:r>
            <w:commentRangeEnd w:id="46"/>
            <w:r>
              <w:commentReference w:id="46"/>
            </w:r>
          </w:p>
        </w:tc>
        <w:tc>
          <w:tcPr>
            <w:tcW w:w="1588" w:type="dxa"/>
          </w:tcPr>
          <w:p w14:paraId="21BE67B9">
            <w:pPr>
              <w:adjustRightInd w:val="0"/>
              <w:snapToGrid w:val="0"/>
              <w:spacing w:line="360" w:lineRule="auto"/>
              <w:rPr>
                <w:rFonts w:ascii="宋体" w:hAnsi="宋体"/>
                <w:kern w:val="0"/>
                <w:szCs w:val="21"/>
              </w:rPr>
            </w:pPr>
          </w:p>
        </w:tc>
        <w:tc>
          <w:tcPr>
            <w:tcW w:w="1842" w:type="dxa"/>
          </w:tcPr>
          <w:p w14:paraId="33A88422">
            <w:pPr>
              <w:adjustRightInd w:val="0"/>
              <w:snapToGrid w:val="0"/>
              <w:spacing w:line="360" w:lineRule="auto"/>
              <w:rPr>
                <w:rFonts w:ascii="宋体" w:hAnsi="宋体"/>
                <w:kern w:val="0"/>
                <w:szCs w:val="21"/>
              </w:rPr>
            </w:pPr>
          </w:p>
        </w:tc>
        <w:tc>
          <w:tcPr>
            <w:tcW w:w="1418" w:type="dxa"/>
          </w:tcPr>
          <w:p w14:paraId="6EBC4473">
            <w:pPr>
              <w:adjustRightInd w:val="0"/>
              <w:snapToGrid w:val="0"/>
              <w:spacing w:line="360" w:lineRule="auto"/>
              <w:rPr>
                <w:rFonts w:ascii="宋体" w:hAnsi="宋体"/>
                <w:kern w:val="0"/>
                <w:szCs w:val="21"/>
              </w:rPr>
            </w:pPr>
          </w:p>
        </w:tc>
      </w:tr>
      <w:tr w14:paraId="560CE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7CDCABCB">
            <w:pPr>
              <w:adjustRightInd w:val="0"/>
              <w:snapToGrid w:val="0"/>
              <w:spacing w:line="360" w:lineRule="auto"/>
              <w:rPr>
                <w:rFonts w:ascii="宋体" w:hAnsi="宋体"/>
                <w:kern w:val="0"/>
                <w:szCs w:val="21"/>
              </w:rPr>
            </w:pPr>
            <w:r>
              <w:rPr>
                <w:rFonts w:hint="eastAsia" w:ascii="宋体" w:hAnsi="宋体"/>
                <w:kern w:val="0"/>
                <w:szCs w:val="21"/>
              </w:rPr>
              <w:t>3</w:t>
            </w:r>
          </w:p>
        </w:tc>
        <w:tc>
          <w:tcPr>
            <w:tcW w:w="2664" w:type="dxa"/>
            <w:vAlign w:val="center"/>
          </w:tcPr>
          <w:p w14:paraId="46C4CF69">
            <w:pPr>
              <w:adjustRightInd w:val="0"/>
              <w:snapToGrid w:val="0"/>
              <w:spacing w:line="360" w:lineRule="auto"/>
              <w:jc w:val="center"/>
              <w:rPr>
                <w:rFonts w:ascii="宋体" w:hAnsi="宋体"/>
                <w:kern w:val="0"/>
                <w:szCs w:val="21"/>
              </w:rPr>
            </w:pPr>
            <w:r>
              <w:rPr>
                <w:rFonts w:hint="eastAsia" w:ascii="宋体" w:hAnsi="宋体"/>
                <w:kern w:val="0"/>
                <w:szCs w:val="21"/>
              </w:rPr>
              <w:t>…………</w:t>
            </w:r>
          </w:p>
        </w:tc>
        <w:tc>
          <w:tcPr>
            <w:tcW w:w="1588" w:type="dxa"/>
          </w:tcPr>
          <w:p w14:paraId="23838AE0">
            <w:pPr>
              <w:adjustRightInd w:val="0"/>
              <w:snapToGrid w:val="0"/>
              <w:spacing w:line="360" w:lineRule="auto"/>
              <w:rPr>
                <w:rFonts w:ascii="宋体" w:hAnsi="宋体"/>
                <w:kern w:val="0"/>
                <w:szCs w:val="21"/>
              </w:rPr>
            </w:pPr>
          </w:p>
        </w:tc>
        <w:tc>
          <w:tcPr>
            <w:tcW w:w="1842" w:type="dxa"/>
          </w:tcPr>
          <w:p w14:paraId="35EFCA7A">
            <w:pPr>
              <w:adjustRightInd w:val="0"/>
              <w:snapToGrid w:val="0"/>
              <w:spacing w:line="360" w:lineRule="auto"/>
              <w:rPr>
                <w:rFonts w:ascii="宋体" w:hAnsi="宋体"/>
                <w:kern w:val="0"/>
                <w:szCs w:val="21"/>
              </w:rPr>
            </w:pPr>
          </w:p>
        </w:tc>
        <w:tc>
          <w:tcPr>
            <w:tcW w:w="1418" w:type="dxa"/>
          </w:tcPr>
          <w:p w14:paraId="487DA630">
            <w:pPr>
              <w:adjustRightInd w:val="0"/>
              <w:snapToGrid w:val="0"/>
              <w:spacing w:line="360" w:lineRule="auto"/>
              <w:rPr>
                <w:rFonts w:ascii="宋体" w:hAnsi="宋体"/>
                <w:kern w:val="0"/>
                <w:szCs w:val="21"/>
              </w:rPr>
            </w:pPr>
          </w:p>
        </w:tc>
      </w:tr>
    </w:tbl>
    <w:p w14:paraId="5CC8FE31">
      <w:pPr>
        <w:ind w:firstLine="482" w:firstLineChars="200"/>
        <w:rPr>
          <w:b/>
          <w:sz w:val="24"/>
          <w:szCs w:val="22"/>
        </w:rPr>
      </w:pPr>
      <w:r>
        <w:rPr>
          <w:rFonts w:hint="eastAsia"/>
          <w:b/>
          <w:sz w:val="24"/>
          <w:szCs w:val="22"/>
        </w:rPr>
        <w:t>注：1.上表所列各项均为不可负偏离条款。</w:t>
      </w:r>
    </w:p>
    <w:p w14:paraId="26D24A77">
      <w:pPr>
        <w:ind w:firstLine="482" w:firstLineChars="200"/>
        <w:rPr>
          <w:b/>
          <w:sz w:val="24"/>
          <w:szCs w:val="22"/>
        </w:rPr>
      </w:pPr>
      <w:r>
        <w:rPr>
          <w:rFonts w:hint="eastAsia"/>
          <w:b/>
          <w:sz w:val="24"/>
          <w:szCs w:val="22"/>
        </w:rPr>
        <w:t>2.“投标响应”一栏应当详细填写投标人自身响应情况，而不能不合理照搬照抄招实质性条款具体内容。</w:t>
      </w:r>
    </w:p>
    <w:p w14:paraId="373C3C5E">
      <w:pPr>
        <w:ind w:firstLine="482"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14:paraId="3DD70ABF">
      <w:pPr>
        <w:ind w:firstLine="482" w:firstLineChars="200"/>
        <w:rPr>
          <w:b/>
          <w:sz w:val="24"/>
        </w:rPr>
      </w:pPr>
      <w:r>
        <w:rPr>
          <w:b/>
          <w:sz w:val="24"/>
        </w:rPr>
        <w:t>4.</w:t>
      </w:r>
      <w:r>
        <w:rPr>
          <w:rFonts w:hint="eastAsia"/>
          <w:b/>
          <w:sz w:val="24"/>
        </w:rPr>
        <w:t>评审委员会有权对投标响应情况作出判断（作出评审结论）。</w:t>
      </w:r>
    </w:p>
    <w:p w14:paraId="5E41AF9B">
      <w:pPr>
        <w:ind w:firstLine="482"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63"/>
    </w:p>
    <w:p w14:paraId="497B459F">
      <w:pPr>
        <w:ind w:firstLine="482" w:firstLineChars="200"/>
        <w:rPr>
          <w:b/>
          <w:sz w:val="24"/>
          <w:szCs w:val="22"/>
        </w:rPr>
      </w:pPr>
      <w:r>
        <w:rPr>
          <w:rFonts w:hint="eastAsia"/>
          <w:b/>
          <w:sz w:val="24"/>
          <w:szCs w:val="22"/>
        </w:rPr>
        <w:t>6.要求提供证明资料，在“说明”一栏中列明证明资料的位置,以便评审；未要求提供证明材料的，投标人可以不提供。</w:t>
      </w:r>
    </w:p>
    <w:p w14:paraId="5A9B9C51"/>
    <w:p w14:paraId="677D5C2C">
      <w:pPr>
        <w:pStyle w:val="4"/>
        <w:jc w:val="center"/>
        <w:rPr>
          <w:sz w:val="24"/>
        </w:rPr>
      </w:pPr>
      <w:r>
        <w:rPr>
          <w:rFonts w:hint="eastAsia" w:ascii="黑体" w:eastAsia="黑体"/>
          <w:b w:val="0"/>
          <w:sz w:val="24"/>
          <w:szCs w:val="24"/>
          <w:lang w:val="en-US" w:eastAsia="zh-CN"/>
        </w:rPr>
        <w:t>五</w:t>
      </w:r>
      <w:r>
        <w:rPr>
          <w:rFonts w:hint="eastAsia" w:ascii="黑体" w:eastAsia="黑体"/>
          <w:b w:val="0"/>
          <w:sz w:val="24"/>
          <w:szCs w:val="24"/>
        </w:rPr>
        <w:t>、技术要求偏离表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14:paraId="094D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14:paraId="4947FCE8">
            <w:pPr>
              <w:jc w:val="center"/>
              <w:rPr>
                <w:color w:val="000000" w:themeColor="text1"/>
                <w:szCs w:val="21"/>
                <w14:textFill>
                  <w14:solidFill>
                    <w14:schemeClr w14:val="tx1"/>
                  </w14:solidFill>
                </w14:textFill>
              </w:rPr>
            </w:pPr>
            <w:r>
              <w:rPr>
                <w:rFonts w:hint="eastAsia"/>
                <w:sz w:val="24"/>
              </w:rPr>
              <w:t>序号</w:t>
            </w:r>
          </w:p>
        </w:tc>
        <w:tc>
          <w:tcPr>
            <w:tcW w:w="772" w:type="dxa"/>
            <w:vAlign w:val="center"/>
          </w:tcPr>
          <w:p w14:paraId="1641A565">
            <w:pPr>
              <w:jc w:val="center"/>
              <w:rPr>
                <w:color w:val="000000" w:themeColor="text1"/>
                <w:szCs w:val="21"/>
                <w14:textFill>
                  <w14:solidFill>
                    <w14:schemeClr w14:val="tx1"/>
                  </w14:solidFill>
                </w14:textFill>
              </w:rPr>
            </w:pPr>
            <w:r>
              <w:rPr>
                <w:rFonts w:hint="eastAsia"/>
                <w:sz w:val="24"/>
              </w:rPr>
              <w:t>货物名称</w:t>
            </w:r>
          </w:p>
        </w:tc>
        <w:tc>
          <w:tcPr>
            <w:tcW w:w="5446" w:type="dxa"/>
            <w:vAlign w:val="center"/>
          </w:tcPr>
          <w:p w14:paraId="7ED1E61C">
            <w:pPr>
              <w:jc w:val="center"/>
              <w:rPr>
                <w:color w:val="000000" w:themeColor="text1"/>
                <w:szCs w:val="21"/>
                <w14:textFill>
                  <w14:solidFill>
                    <w14:schemeClr w14:val="tx1"/>
                  </w14:solidFill>
                </w14:textFill>
              </w:rPr>
            </w:pPr>
            <w:r>
              <w:rPr>
                <w:rFonts w:hint="eastAsia"/>
                <w:sz w:val="24"/>
              </w:rPr>
              <w:t>招标技术要求</w:t>
            </w:r>
          </w:p>
        </w:tc>
        <w:tc>
          <w:tcPr>
            <w:tcW w:w="972" w:type="dxa"/>
            <w:vAlign w:val="center"/>
          </w:tcPr>
          <w:p w14:paraId="025F512E">
            <w:pPr>
              <w:jc w:val="center"/>
              <w:rPr>
                <w:color w:val="000000" w:themeColor="text1"/>
                <w:szCs w:val="21"/>
                <w14:textFill>
                  <w14:solidFill>
                    <w14:schemeClr w14:val="tx1"/>
                  </w14:solidFill>
                </w14:textFill>
              </w:rPr>
            </w:pPr>
            <w:r>
              <w:rPr>
                <w:rFonts w:hint="eastAsia"/>
                <w:sz w:val="24"/>
              </w:rPr>
              <w:t>投标技术响应</w:t>
            </w:r>
          </w:p>
        </w:tc>
        <w:tc>
          <w:tcPr>
            <w:tcW w:w="710" w:type="dxa"/>
            <w:vAlign w:val="center"/>
          </w:tcPr>
          <w:p w14:paraId="73A1316E">
            <w:pPr>
              <w:jc w:val="center"/>
              <w:rPr>
                <w:color w:val="000000" w:themeColor="text1"/>
                <w:szCs w:val="21"/>
                <w14:textFill>
                  <w14:solidFill>
                    <w14:schemeClr w14:val="tx1"/>
                  </w14:solidFill>
                </w14:textFill>
              </w:rPr>
            </w:pPr>
            <w:r>
              <w:rPr>
                <w:rFonts w:hint="eastAsia"/>
                <w:sz w:val="24"/>
              </w:rPr>
              <w:t>偏离情况</w:t>
            </w:r>
          </w:p>
        </w:tc>
        <w:tc>
          <w:tcPr>
            <w:tcW w:w="390" w:type="dxa"/>
            <w:vAlign w:val="center"/>
          </w:tcPr>
          <w:p w14:paraId="0A1BC7E8">
            <w:pPr>
              <w:jc w:val="center"/>
              <w:rPr>
                <w:color w:val="000000" w:themeColor="text1"/>
                <w:szCs w:val="21"/>
                <w14:textFill>
                  <w14:solidFill>
                    <w14:schemeClr w14:val="tx1"/>
                  </w14:solidFill>
                </w14:textFill>
              </w:rPr>
            </w:pPr>
            <w:r>
              <w:rPr>
                <w:rFonts w:hint="eastAsia"/>
                <w:sz w:val="24"/>
              </w:rPr>
              <w:t>说明</w:t>
            </w:r>
          </w:p>
        </w:tc>
      </w:tr>
      <w:tr w14:paraId="00CB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14:paraId="041A9D7D">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772" w:type="dxa"/>
            <w:vMerge w:val="restart"/>
            <w:vAlign w:val="center"/>
          </w:tcPr>
          <w:p w14:paraId="46D10F94">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14:paraId="60576589">
            <w:pPr>
              <w:jc w:val="center"/>
              <w:rPr>
                <w:color w:val="000000" w:themeColor="text1"/>
                <w:szCs w:val="21"/>
                <w14:textFill>
                  <w14:solidFill>
                    <w14:schemeClr w14:val="tx1"/>
                  </w14:solidFill>
                </w14:textFill>
              </w:rPr>
            </w:pPr>
            <w:r>
              <w:rPr>
                <w:rFonts w:hint="eastAsia"/>
              </w:rPr>
              <w:t>（填写相关内容）</w:t>
            </w:r>
          </w:p>
        </w:tc>
        <w:tc>
          <w:tcPr>
            <w:tcW w:w="972" w:type="dxa"/>
          </w:tcPr>
          <w:p w14:paraId="3E58EDE9">
            <w:pPr>
              <w:rPr>
                <w:color w:val="000000" w:themeColor="text1"/>
                <w:szCs w:val="21"/>
                <w14:textFill>
                  <w14:solidFill>
                    <w14:schemeClr w14:val="tx1"/>
                  </w14:solidFill>
                </w14:textFill>
              </w:rPr>
            </w:pPr>
          </w:p>
        </w:tc>
        <w:tc>
          <w:tcPr>
            <w:tcW w:w="710" w:type="dxa"/>
          </w:tcPr>
          <w:p w14:paraId="7960D113">
            <w:pPr>
              <w:rPr>
                <w:color w:val="000000" w:themeColor="text1"/>
                <w:szCs w:val="21"/>
                <w14:textFill>
                  <w14:solidFill>
                    <w14:schemeClr w14:val="tx1"/>
                  </w14:solidFill>
                </w14:textFill>
              </w:rPr>
            </w:pPr>
          </w:p>
        </w:tc>
        <w:tc>
          <w:tcPr>
            <w:tcW w:w="390" w:type="dxa"/>
          </w:tcPr>
          <w:p w14:paraId="25033A14">
            <w:pPr>
              <w:rPr>
                <w:color w:val="000000" w:themeColor="text1"/>
                <w:szCs w:val="21"/>
                <w14:textFill>
                  <w14:solidFill>
                    <w14:schemeClr w14:val="tx1"/>
                  </w14:solidFill>
                </w14:textFill>
              </w:rPr>
            </w:pPr>
          </w:p>
        </w:tc>
      </w:tr>
      <w:tr w14:paraId="4302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A368D86">
            <w:pPr>
              <w:jc w:val="center"/>
              <w:rPr>
                <w:color w:val="000000" w:themeColor="text1"/>
                <w:szCs w:val="21"/>
                <w14:textFill>
                  <w14:solidFill>
                    <w14:schemeClr w14:val="tx1"/>
                  </w14:solidFill>
                </w14:textFill>
              </w:rPr>
            </w:pPr>
          </w:p>
        </w:tc>
        <w:tc>
          <w:tcPr>
            <w:tcW w:w="772" w:type="dxa"/>
            <w:vMerge w:val="continue"/>
            <w:vAlign w:val="center"/>
          </w:tcPr>
          <w:p w14:paraId="1C272ED6">
            <w:pPr>
              <w:jc w:val="center"/>
              <w:rPr>
                <w:color w:val="000000" w:themeColor="text1"/>
                <w:szCs w:val="21"/>
                <w14:textFill>
                  <w14:solidFill>
                    <w14:schemeClr w14:val="tx1"/>
                  </w14:solidFill>
                </w14:textFill>
              </w:rPr>
            </w:pPr>
          </w:p>
        </w:tc>
        <w:tc>
          <w:tcPr>
            <w:tcW w:w="5446" w:type="dxa"/>
          </w:tcPr>
          <w:p w14:paraId="5A3E51C3">
            <w:pPr>
              <w:jc w:val="center"/>
              <w:rPr>
                <w:color w:val="000000" w:themeColor="text1"/>
                <w:szCs w:val="21"/>
                <w14:textFill>
                  <w14:solidFill>
                    <w14:schemeClr w14:val="tx1"/>
                  </w14:solidFill>
                </w14:textFill>
              </w:rPr>
            </w:pPr>
            <w:r>
              <w:rPr>
                <w:rFonts w:hint="eastAsia"/>
              </w:rPr>
              <w:t>（填写相关内容）</w:t>
            </w:r>
          </w:p>
        </w:tc>
        <w:tc>
          <w:tcPr>
            <w:tcW w:w="972" w:type="dxa"/>
          </w:tcPr>
          <w:p w14:paraId="1FF69808">
            <w:pPr>
              <w:rPr>
                <w:color w:val="000000" w:themeColor="text1"/>
                <w:szCs w:val="21"/>
                <w14:textFill>
                  <w14:solidFill>
                    <w14:schemeClr w14:val="tx1"/>
                  </w14:solidFill>
                </w14:textFill>
              </w:rPr>
            </w:pPr>
          </w:p>
        </w:tc>
        <w:tc>
          <w:tcPr>
            <w:tcW w:w="710" w:type="dxa"/>
          </w:tcPr>
          <w:p w14:paraId="155706BF">
            <w:pPr>
              <w:rPr>
                <w:color w:val="000000" w:themeColor="text1"/>
                <w:szCs w:val="21"/>
                <w14:textFill>
                  <w14:solidFill>
                    <w14:schemeClr w14:val="tx1"/>
                  </w14:solidFill>
                </w14:textFill>
              </w:rPr>
            </w:pPr>
          </w:p>
        </w:tc>
        <w:tc>
          <w:tcPr>
            <w:tcW w:w="390" w:type="dxa"/>
          </w:tcPr>
          <w:p w14:paraId="63DD7EE5">
            <w:pPr>
              <w:rPr>
                <w:color w:val="000000" w:themeColor="text1"/>
                <w:szCs w:val="21"/>
                <w14:textFill>
                  <w14:solidFill>
                    <w14:schemeClr w14:val="tx1"/>
                  </w14:solidFill>
                </w14:textFill>
              </w:rPr>
            </w:pPr>
          </w:p>
        </w:tc>
      </w:tr>
      <w:tr w14:paraId="1C482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9BA9422">
            <w:pPr>
              <w:jc w:val="center"/>
              <w:rPr>
                <w:color w:val="000000" w:themeColor="text1"/>
                <w:szCs w:val="21"/>
                <w14:textFill>
                  <w14:solidFill>
                    <w14:schemeClr w14:val="tx1"/>
                  </w14:solidFill>
                </w14:textFill>
              </w:rPr>
            </w:pPr>
          </w:p>
        </w:tc>
        <w:tc>
          <w:tcPr>
            <w:tcW w:w="772" w:type="dxa"/>
            <w:vMerge w:val="continue"/>
            <w:vAlign w:val="center"/>
          </w:tcPr>
          <w:p w14:paraId="6BB95F60">
            <w:pPr>
              <w:jc w:val="center"/>
              <w:rPr>
                <w:color w:val="000000" w:themeColor="text1"/>
                <w:szCs w:val="21"/>
                <w14:textFill>
                  <w14:solidFill>
                    <w14:schemeClr w14:val="tx1"/>
                  </w14:solidFill>
                </w14:textFill>
              </w:rPr>
            </w:pPr>
          </w:p>
        </w:tc>
        <w:tc>
          <w:tcPr>
            <w:tcW w:w="5446" w:type="dxa"/>
          </w:tcPr>
          <w:p w14:paraId="69373E56">
            <w:pPr>
              <w:jc w:val="center"/>
              <w:rPr>
                <w:color w:val="000000" w:themeColor="text1"/>
                <w:szCs w:val="21"/>
                <w14:textFill>
                  <w14:solidFill>
                    <w14:schemeClr w14:val="tx1"/>
                  </w14:solidFill>
                </w14:textFill>
              </w:rPr>
            </w:pPr>
            <w:r>
              <w:rPr>
                <w:rFonts w:hint="eastAsia"/>
              </w:rPr>
              <w:t>（填写相关内容）</w:t>
            </w:r>
          </w:p>
        </w:tc>
        <w:tc>
          <w:tcPr>
            <w:tcW w:w="972" w:type="dxa"/>
          </w:tcPr>
          <w:p w14:paraId="4E3821DC">
            <w:pPr>
              <w:rPr>
                <w:color w:val="000000" w:themeColor="text1"/>
                <w:szCs w:val="21"/>
                <w14:textFill>
                  <w14:solidFill>
                    <w14:schemeClr w14:val="tx1"/>
                  </w14:solidFill>
                </w14:textFill>
              </w:rPr>
            </w:pPr>
          </w:p>
        </w:tc>
        <w:tc>
          <w:tcPr>
            <w:tcW w:w="710" w:type="dxa"/>
          </w:tcPr>
          <w:p w14:paraId="022C682D">
            <w:pPr>
              <w:rPr>
                <w:color w:val="000000" w:themeColor="text1"/>
                <w:szCs w:val="21"/>
                <w14:textFill>
                  <w14:solidFill>
                    <w14:schemeClr w14:val="tx1"/>
                  </w14:solidFill>
                </w14:textFill>
              </w:rPr>
            </w:pPr>
          </w:p>
        </w:tc>
        <w:tc>
          <w:tcPr>
            <w:tcW w:w="390" w:type="dxa"/>
          </w:tcPr>
          <w:p w14:paraId="5F5581EA">
            <w:pPr>
              <w:rPr>
                <w:color w:val="000000" w:themeColor="text1"/>
                <w:szCs w:val="21"/>
                <w14:textFill>
                  <w14:solidFill>
                    <w14:schemeClr w14:val="tx1"/>
                  </w14:solidFill>
                </w14:textFill>
              </w:rPr>
            </w:pPr>
          </w:p>
        </w:tc>
      </w:tr>
      <w:tr w14:paraId="4336D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C230435">
            <w:pPr>
              <w:jc w:val="center"/>
              <w:rPr>
                <w:color w:val="000000" w:themeColor="text1"/>
                <w:szCs w:val="21"/>
                <w14:textFill>
                  <w14:solidFill>
                    <w14:schemeClr w14:val="tx1"/>
                  </w14:solidFill>
                </w14:textFill>
              </w:rPr>
            </w:pPr>
          </w:p>
        </w:tc>
        <w:tc>
          <w:tcPr>
            <w:tcW w:w="772" w:type="dxa"/>
            <w:vMerge w:val="continue"/>
            <w:vAlign w:val="center"/>
          </w:tcPr>
          <w:p w14:paraId="0AC42617">
            <w:pPr>
              <w:jc w:val="center"/>
              <w:rPr>
                <w:color w:val="000000" w:themeColor="text1"/>
                <w:szCs w:val="21"/>
                <w14:textFill>
                  <w14:solidFill>
                    <w14:schemeClr w14:val="tx1"/>
                  </w14:solidFill>
                </w14:textFill>
              </w:rPr>
            </w:pPr>
          </w:p>
        </w:tc>
        <w:tc>
          <w:tcPr>
            <w:tcW w:w="5446" w:type="dxa"/>
          </w:tcPr>
          <w:p w14:paraId="13F45C56">
            <w:pPr>
              <w:jc w:val="center"/>
              <w:rPr>
                <w:color w:val="000000" w:themeColor="text1"/>
                <w:szCs w:val="21"/>
                <w14:textFill>
                  <w14:solidFill>
                    <w14:schemeClr w14:val="tx1"/>
                  </w14:solidFill>
                </w14:textFill>
              </w:rPr>
            </w:pPr>
            <w:r>
              <w:rPr>
                <w:rFonts w:hint="eastAsia"/>
              </w:rPr>
              <w:t>（填写相关内容）</w:t>
            </w:r>
          </w:p>
        </w:tc>
        <w:tc>
          <w:tcPr>
            <w:tcW w:w="972" w:type="dxa"/>
          </w:tcPr>
          <w:p w14:paraId="44D6EEBC">
            <w:pPr>
              <w:rPr>
                <w:color w:val="000000" w:themeColor="text1"/>
                <w:szCs w:val="21"/>
                <w14:textFill>
                  <w14:solidFill>
                    <w14:schemeClr w14:val="tx1"/>
                  </w14:solidFill>
                </w14:textFill>
              </w:rPr>
            </w:pPr>
          </w:p>
        </w:tc>
        <w:tc>
          <w:tcPr>
            <w:tcW w:w="710" w:type="dxa"/>
          </w:tcPr>
          <w:p w14:paraId="70922163">
            <w:pPr>
              <w:rPr>
                <w:color w:val="000000" w:themeColor="text1"/>
                <w:szCs w:val="21"/>
                <w14:textFill>
                  <w14:solidFill>
                    <w14:schemeClr w14:val="tx1"/>
                  </w14:solidFill>
                </w14:textFill>
              </w:rPr>
            </w:pPr>
          </w:p>
        </w:tc>
        <w:tc>
          <w:tcPr>
            <w:tcW w:w="390" w:type="dxa"/>
          </w:tcPr>
          <w:p w14:paraId="59C1432D">
            <w:pPr>
              <w:rPr>
                <w:color w:val="000000" w:themeColor="text1"/>
                <w:szCs w:val="21"/>
                <w14:textFill>
                  <w14:solidFill>
                    <w14:schemeClr w14:val="tx1"/>
                  </w14:solidFill>
                </w14:textFill>
              </w:rPr>
            </w:pPr>
          </w:p>
        </w:tc>
      </w:tr>
      <w:tr w14:paraId="644B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2E71CC55">
            <w:pPr>
              <w:jc w:val="center"/>
              <w:rPr>
                <w:color w:val="000000" w:themeColor="text1"/>
                <w:szCs w:val="21"/>
                <w14:textFill>
                  <w14:solidFill>
                    <w14:schemeClr w14:val="tx1"/>
                  </w14:solidFill>
                </w14:textFill>
              </w:rPr>
            </w:pPr>
          </w:p>
        </w:tc>
        <w:tc>
          <w:tcPr>
            <w:tcW w:w="772" w:type="dxa"/>
            <w:vMerge w:val="continue"/>
            <w:vAlign w:val="center"/>
          </w:tcPr>
          <w:p w14:paraId="022F9377">
            <w:pPr>
              <w:jc w:val="center"/>
              <w:rPr>
                <w:color w:val="000000" w:themeColor="text1"/>
                <w:szCs w:val="21"/>
                <w14:textFill>
                  <w14:solidFill>
                    <w14:schemeClr w14:val="tx1"/>
                  </w14:solidFill>
                </w14:textFill>
              </w:rPr>
            </w:pPr>
          </w:p>
        </w:tc>
        <w:tc>
          <w:tcPr>
            <w:tcW w:w="5446" w:type="dxa"/>
          </w:tcPr>
          <w:p w14:paraId="7E35C019">
            <w:pPr>
              <w:jc w:val="center"/>
              <w:rPr>
                <w:color w:val="000000" w:themeColor="text1"/>
                <w:szCs w:val="21"/>
                <w14:textFill>
                  <w14:solidFill>
                    <w14:schemeClr w14:val="tx1"/>
                  </w14:solidFill>
                </w14:textFill>
              </w:rPr>
            </w:pPr>
            <w:r>
              <w:rPr>
                <w:rFonts w:hint="eastAsia"/>
              </w:rPr>
              <w:t>（填写相关内容）</w:t>
            </w:r>
          </w:p>
        </w:tc>
        <w:tc>
          <w:tcPr>
            <w:tcW w:w="972" w:type="dxa"/>
          </w:tcPr>
          <w:p w14:paraId="71E8101F">
            <w:pPr>
              <w:rPr>
                <w:rStyle w:val="47"/>
                <w:b w:val="0"/>
                <w:bCs w:val="0"/>
                <w:color w:val="000000" w:themeColor="text1"/>
                <w:szCs w:val="21"/>
                <w14:textFill>
                  <w14:solidFill>
                    <w14:schemeClr w14:val="tx1"/>
                  </w14:solidFill>
                </w14:textFill>
              </w:rPr>
            </w:pPr>
          </w:p>
        </w:tc>
        <w:tc>
          <w:tcPr>
            <w:tcW w:w="710" w:type="dxa"/>
          </w:tcPr>
          <w:p w14:paraId="16D45E78">
            <w:pPr>
              <w:rPr>
                <w:rStyle w:val="47"/>
                <w:b w:val="0"/>
                <w:bCs w:val="0"/>
                <w:color w:val="000000" w:themeColor="text1"/>
                <w:szCs w:val="21"/>
                <w14:textFill>
                  <w14:solidFill>
                    <w14:schemeClr w14:val="tx1"/>
                  </w14:solidFill>
                </w14:textFill>
              </w:rPr>
            </w:pPr>
          </w:p>
        </w:tc>
        <w:tc>
          <w:tcPr>
            <w:tcW w:w="390" w:type="dxa"/>
          </w:tcPr>
          <w:p w14:paraId="19963F3A">
            <w:pPr>
              <w:rPr>
                <w:rStyle w:val="47"/>
                <w:b w:val="0"/>
                <w:bCs w:val="0"/>
                <w:color w:val="000000" w:themeColor="text1"/>
                <w:szCs w:val="21"/>
                <w14:textFill>
                  <w14:solidFill>
                    <w14:schemeClr w14:val="tx1"/>
                  </w14:solidFill>
                </w14:textFill>
              </w:rPr>
            </w:pPr>
          </w:p>
        </w:tc>
      </w:tr>
      <w:tr w14:paraId="5DCC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223AFB4E">
            <w:pPr>
              <w:jc w:val="center"/>
              <w:rPr>
                <w:color w:val="000000" w:themeColor="text1"/>
                <w:szCs w:val="21"/>
                <w14:textFill>
                  <w14:solidFill>
                    <w14:schemeClr w14:val="tx1"/>
                  </w14:solidFill>
                </w14:textFill>
              </w:rPr>
            </w:pPr>
          </w:p>
        </w:tc>
        <w:tc>
          <w:tcPr>
            <w:tcW w:w="772" w:type="dxa"/>
            <w:vMerge w:val="continue"/>
            <w:vAlign w:val="center"/>
          </w:tcPr>
          <w:p w14:paraId="2EA66926">
            <w:pPr>
              <w:jc w:val="center"/>
              <w:rPr>
                <w:color w:val="000000" w:themeColor="text1"/>
                <w:szCs w:val="21"/>
                <w14:textFill>
                  <w14:solidFill>
                    <w14:schemeClr w14:val="tx1"/>
                  </w14:solidFill>
                </w14:textFill>
              </w:rPr>
            </w:pPr>
          </w:p>
        </w:tc>
        <w:tc>
          <w:tcPr>
            <w:tcW w:w="5446" w:type="dxa"/>
          </w:tcPr>
          <w:p w14:paraId="1EAB8643">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14:paraId="0C1238C2">
            <w:pPr>
              <w:rPr>
                <w:color w:val="000000" w:themeColor="text1"/>
                <w:szCs w:val="21"/>
                <w14:textFill>
                  <w14:solidFill>
                    <w14:schemeClr w14:val="tx1"/>
                  </w14:solidFill>
                </w14:textFill>
              </w:rPr>
            </w:pPr>
          </w:p>
        </w:tc>
        <w:tc>
          <w:tcPr>
            <w:tcW w:w="710" w:type="dxa"/>
          </w:tcPr>
          <w:p w14:paraId="4F76984E">
            <w:pPr>
              <w:rPr>
                <w:color w:val="000000" w:themeColor="text1"/>
                <w:szCs w:val="21"/>
                <w14:textFill>
                  <w14:solidFill>
                    <w14:schemeClr w14:val="tx1"/>
                  </w14:solidFill>
                </w14:textFill>
              </w:rPr>
            </w:pPr>
          </w:p>
        </w:tc>
        <w:tc>
          <w:tcPr>
            <w:tcW w:w="390" w:type="dxa"/>
          </w:tcPr>
          <w:p w14:paraId="5C717156">
            <w:pPr>
              <w:rPr>
                <w:color w:val="000000" w:themeColor="text1"/>
                <w:szCs w:val="21"/>
                <w14:textFill>
                  <w14:solidFill>
                    <w14:schemeClr w14:val="tx1"/>
                  </w14:solidFill>
                </w14:textFill>
              </w:rPr>
            </w:pPr>
          </w:p>
        </w:tc>
      </w:tr>
      <w:tr w14:paraId="47FE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016C359">
            <w:pPr>
              <w:jc w:val="center"/>
              <w:rPr>
                <w:color w:val="000000" w:themeColor="text1"/>
                <w:szCs w:val="21"/>
                <w14:textFill>
                  <w14:solidFill>
                    <w14:schemeClr w14:val="tx1"/>
                  </w14:solidFill>
                </w14:textFill>
              </w:rPr>
            </w:pPr>
          </w:p>
        </w:tc>
        <w:tc>
          <w:tcPr>
            <w:tcW w:w="772" w:type="dxa"/>
            <w:vMerge w:val="continue"/>
            <w:vAlign w:val="center"/>
          </w:tcPr>
          <w:p w14:paraId="3E3DA752">
            <w:pPr>
              <w:jc w:val="center"/>
              <w:rPr>
                <w:color w:val="000000" w:themeColor="text1"/>
                <w:szCs w:val="21"/>
                <w14:textFill>
                  <w14:solidFill>
                    <w14:schemeClr w14:val="tx1"/>
                  </w14:solidFill>
                </w14:textFill>
              </w:rPr>
            </w:pPr>
          </w:p>
        </w:tc>
        <w:tc>
          <w:tcPr>
            <w:tcW w:w="5446" w:type="dxa"/>
          </w:tcPr>
          <w:p w14:paraId="08D76490">
            <w:pPr>
              <w:jc w:val="center"/>
              <w:rPr>
                <w:b/>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14:paraId="497A4EF3">
            <w:pPr>
              <w:rPr>
                <w:b/>
                <w:bCs/>
                <w:color w:val="FF0000"/>
                <w:szCs w:val="21"/>
              </w:rPr>
            </w:pPr>
          </w:p>
        </w:tc>
        <w:tc>
          <w:tcPr>
            <w:tcW w:w="710" w:type="dxa"/>
          </w:tcPr>
          <w:p w14:paraId="58277C08">
            <w:pPr>
              <w:rPr>
                <w:b/>
                <w:bCs/>
                <w:color w:val="FF0000"/>
                <w:szCs w:val="21"/>
              </w:rPr>
            </w:pPr>
          </w:p>
        </w:tc>
        <w:tc>
          <w:tcPr>
            <w:tcW w:w="390" w:type="dxa"/>
          </w:tcPr>
          <w:p w14:paraId="343F5763">
            <w:pPr>
              <w:rPr>
                <w:b/>
                <w:bCs/>
                <w:color w:val="FF0000"/>
                <w:szCs w:val="21"/>
              </w:rPr>
            </w:pPr>
          </w:p>
        </w:tc>
      </w:tr>
      <w:tr w14:paraId="6590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B170958">
            <w:pPr>
              <w:jc w:val="center"/>
              <w:rPr>
                <w:color w:val="000000" w:themeColor="text1"/>
                <w:szCs w:val="21"/>
                <w14:textFill>
                  <w14:solidFill>
                    <w14:schemeClr w14:val="tx1"/>
                  </w14:solidFill>
                </w14:textFill>
              </w:rPr>
            </w:pPr>
          </w:p>
        </w:tc>
        <w:tc>
          <w:tcPr>
            <w:tcW w:w="772" w:type="dxa"/>
            <w:vMerge w:val="continue"/>
            <w:vAlign w:val="center"/>
          </w:tcPr>
          <w:p w14:paraId="042F7F39">
            <w:pPr>
              <w:jc w:val="center"/>
              <w:rPr>
                <w:color w:val="000000" w:themeColor="text1"/>
                <w:szCs w:val="21"/>
                <w14:textFill>
                  <w14:solidFill>
                    <w14:schemeClr w14:val="tx1"/>
                  </w14:solidFill>
                </w14:textFill>
              </w:rPr>
            </w:pPr>
          </w:p>
        </w:tc>
        <w:tc>
          <w:tcPr>
            <w:tcW w:w="5446" w:type="dxa"/>
          </w:tcPr>
          <w:p w14:paraId="03029E50">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14:paraId="5F9C568E">
            <w:pPr>
              <w:rPr>
                <w:color w:val="000000" w:themeColor="text1"/>
                <w:szCs w:val="21"/>
                <w14:textFill>
                  <w14:solidFill>
                    <w14:schemeClr w14:val="tx1"/>
                  </w14:solidFill>
                </w14:textFill>
              </w:rPr>
            </w:pPr>
          </w:p>
        </w:tc>
        <w:tc>
          <w:tcPr>
            <w:tcW w:w="710" w:type="dxa"/>
          </w:tcPr>
          <w:p w14:paraId="38EA24B7">
            <w:pPr>
              <w:rPr>
                <w:color w:val="000000" w:themeColor="text1"/>
                <w:szCs w:val="21"/>
                <w14:textFill>
                  <w14:solidFill>
                    <w14:schemeClr w14:val="tx1"/>
                  </w14:solidFill>
                </w14:textFill>
              </w:rPr>
            </w:pPr>
          </w:p>
        </w:tc>
        <w:tc>
          <w:tcPr>
            <w:tcW w:w="390" w:type="dxa"/>
          </w:tcPr>
          <w:p w14:paraId="026D1F1E">
            <w:pPr>
              <w:rPr>
                <w:color w:val="000000" w:themeColor="text1"/>
                <w:szCs w:val="21"/>
                <w14:textFill>
                  <w14:solidFill>
                    <w14:schemeClr w14:val="tx1"/>
                  </w14:solidFill>
                </w14:textFill>
              </w:rPr>
            </w:pPr>
          </w:p>
        </w:tc>
      </w:tr>
      <w:tr w14:paraId="4AABC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14:paraId="4AD31558">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14:paraId="6A4EBB54">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14:paraId="34C96C49">
            <w:pPr>
              <w:jc w:val="center"/>
              <w:rPr>
                <w:b/>
                <w:bCs/>
                <w:color w:val="000000" w:themeColor="text1"/>
                <w:szCs w:val="21"/>
                <w14:textFill>
                  <w14:solidFill>
                    <w14:schemeClr w14:val="tx1"/>
                  </w14:solidFill>
                </w14:textFill>
              </w:rPr>
            </w:pPr>
            <w:r>
              <w:rPr>
                <w:rFonts w:hint="eastAsia"/>
              </w:rPr>
              <w:t>（填写相关内容）</w:t>
            </w:r>
          </w:p>
        </w:tc>
        <w:tc>
          <w:tcPr>
            <w:tcW w:w="972" w:type="dxa"/>
          </w:tcPr>
          <w:p w14:paraId="3B60A1D1">
            <w:pPr>
              <w:rPr>
                <w:b/>
                <w:bCs/>
                <w:color w:val="FF0000"/>
                <w:szCs w:val="21"/>
              </w:rPr>
            </w:pPr>
          </w:p>
        </w:tc>
        <w:tc>
          <w:tcPr>
            <w:tcW w:w="710" w:type="dxa"/>
          </w:tcPr>
          <w:p w14:paraId="19BC1874">
            <w:pPr>
              <w:rPr>
                <w:b/>
                <w:bCs/>
                <w:color w:val="FF0000"/>
                <w:szCs w:val="21"/>
              </w:rPr>
            </w:pPr>
          </w:p>
        </w:tc>
        <w:tc>
          <w:tcPr>
            <w:tcW w:w="390" w:type="dxa"/>
          </w:tcPr>
          <w:p w14:paraId="41E313CC">
            <w:pPr>
              <w:rPr>
                <w:b/>
                <w:bCs/>
                <w:color w:val="FF0000"/>
                <w:szCs w:val="21"/>
              </w:rPr>
            </w:pPr>
          </w:p>
        </w:tc>
      </w:tr>
      <w:tr w14:paraId="3F87B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14:paraId="10ED9F0E">
            <w:pPr>
              <w:jc w:val="center"/>
              <w:rPr>
                <w:color w:val="000000" w:themeColor="text1"/>
                <w:szCs w:val="21"/>
                <w14:textFill>
                  <w14:solidFill>
                    <w14:schemeClr w14:val="tx1"/>
                  </w14:solidFill>
                </w14:textFill>
              </w:rPr>
            </w:pPr>
          </w:p>
        </w:tc>
        <w:tc>
          <w:tcPr>
            <w:tcW w:w="772" w:type="dxa"/>
            <w:vMerge w:val="continue"/>
          </w:tcPr>
          <w:p w14:paraId="66A43D2F">
            <w:pPr>
              <w:rPr>
                <w:color w:val="000000" w:themeColor="text1"/>
                <w:szCs w:val="21"/>
                <w14:textFill>
                  <w14:solidFill>
                    <w14:schemeClr w14:val="tx1"/>
                  </w14:solidFill>
                </w14:textFill>
              </w:rPr>
            </w:pPr>
          </w:p>
        </w:tc>
        <w:tc>
          <w:tcPr>
            <w:tcW w:w="5446" w:type="dxa"/>
          </w:tcPr>
          <w:p w14:paraId="19C1759D">
            <w:pPr>
              <w:jc w:val="center"/>
              <w:rPr>
                <w:color w:val="000000" w:themeColor="text1"/>
                <w:szCs w:val="21"/>
                <w14:textFill>
                  <w14:solidFill>
                    <w14:schemeClr w14:val="tx1"/>
                  </w14:solidFill>
                </w14:textFill>
              </w:rPr>
            </w:pPr>
            <w:r>
              <w:rPr>
                <w:rFonts w:hint="eastAsia"/>
              </w:rPr>
              <w:t>（填写相关内容）</w:t>
            </w:r>
          </w:p>
        </w:tc>
        <w:tc>
          <w:tcPr>
            <w:tcW w:w="972" w:type="dxa"/>
          </w:tcPr>
          <w:p w14:paraId="0CA063C9">
            <w:pPr>
              <w:rPr>
                <w:color w:val="000000" w:themeColor="text1"/>
                <w:szCs w:val="21"/>
                <w14:textFill>
                  <w14:solidFill>
                    <w14:schemeClr w14:val="tx1"/>
                  </w14:solidFill>
                </w14:textFill>
              </w:rPr>
            </w:pPr>
          </w:p>
        </w:tc>
        <w:tc>
          <w:tcPr>
            <w:tcW w:w="710" w:type="dxa"/>
          </w:tcPr>
          <w:p w14:paraId="2C4C5435">
            <w:pPr>
              <w:rPr>
                <w:color w:val="000000" w:themeColor="text1"/>
                <w:szCs w:val="21"/>
                <w14:textFill>
                  <w14:solidFill>
                    <w14:schemeClr w14:val="tx1"/>
                  </w14:solidFill>
                </w14:textFill>
              </w:rPr>
            </w:pPr>
          </w:p>
        </w:tc>
        <w:tc>
          <w:tcPr>
            <w:tcW w:w="390" w:type="dxa"/>
          </w:tcPr>
          <w:p w14:paraId="67018236">
            <w:pPr>
              <w:rPr>
                <w:color w:val="000000" w:themeColor="text1"/>
                <w:szCs w:val="21"/>
                <w14:textFill>
                  <w14:solidFill>
                    <w14:schemeClr w14:val="tx1"/>
                  </w14:solidFill>
                </w14:textFill>
              </w:rPr>
            </w:pPr>
          </w:p>
        </w:tc>
      </w:tr>
      <w:tr w14:paraId="792C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14:paraId="6A16D624">
            <w:pPr>
              <w:jc w:val="center"/>
              <w:rPr>
                <w:color w:val="000000" w:themeColor="text1"/>
                <w:szCs w:val="21"/>
                <w14:textFill>
                  <w14:solidFill>
                    <w14:schemeClr w14:val="tx1"/>
                  </w14:solidFill>
                </w14:textFill>
              </w:rPr>
            </w:pPr>
          </w:p>
        </w:tc>
        <w:tc>
          <w:tcPr>
            <w:tcW w:w="772" w:type="dxa"/>
            <w:vMerge w:val="continue"/>
          </w:tcPr>
          <w:p w14:paraId="4864BBD9">
            <w:pPr>
              <w:rPr>
                <w:color w:val="000000" w:themeColor="text1"/>
                <w:szCs w:val="21"/>
                <w14:textFill>
                  <w14:solidFill>
                    <w14:schemeClr w14:val="tx1"/>
                  </w14:solidFill>
                </w14:textFill>
              </w:rPr>
            </w:pPr>
          </w:p>
        </w:tc>
        <w:tc>
          <w:tcPr>
            <w:tcW w:w="5446" w:type="dxa"/>
          </w:tcPr>
          <w:p w14:paraId="38035B9E">
            <w:pPr>
              <w:jc w:val="center"/>
              <w:rPr>
                <w:color w:val="000000" w:themeColor="text1"/>
                <w:szCs w:val="21"/>
                <w14:textFill>
                  <w14:solidFill>
                    <w14:schemeClr w14:val="tx1"/>
                  </w14:solidFill>
                </w14:textFill>
              </w:rPr>
            </w:pPr>
            <w:r>
              <w:rPr>
                <w:rFonts w:hint="eastAsia"/>
              </w:rPr>
              <w:t>（填写相关内容）</w:t>
            </w:r>
          </w:p>
        </w:tc>
        <w:tc>
          <w:tcPr>
            <w:tcW w:w="972" w:type="dxa"/>
          </w:tcPr>
          <w:p w14:paraId="4AC3E130">
            <w:pPr>
              <w:rPr>
                <w:color w:val="000000" w:themeColor="text1"/>
                <w:szCs w:val="21"/>
                <w14:textFill>
                  <w14:solidFill>
                    <w14:schemeClr w14:val="tx1"/>
                  </w14:solidFill>
                </w14:textFill>
              </w:rPr>
            </w:pPr>
          </w:p>
        </w:tc>
        <w:tc>
          <w:tcPr>
            <w:tcW w:w="710" w:type="dxa"/>
          </w:tcPr>
          <w:p w14:paraId="03179BFD">
            <w:pPr>
              <w:rPr>
                <w:color w:val="000000" w:themeColor="text1"/>
                <w:szCs w:val="21"/>
                <w14:textFill>
                  <w14:solidFill>
                    <w14:schemeClr w14:val="tx1"/>
                  </w14:solidFill>
                </w14:textFill>
              </w:rPr>
            </w:pPr>
          </w:p>
        </w:tc>
        <w:tc>
          <w:tcPr>
            <w:tcW w:w="390" w:type="dxa"/>
          </w:tcPr>
          <w:p w14:paraId="1C4D7877">
            <w:pPr>
              <w:rPr>
                <w:color w:val="000000" w:themeColor="text1"/>
                <w:szCs w:val="21"/>
                <w14:textFill>
                  <w14:solidFill>
                    <w14:schemeClr w14:val="tx1"/>
                  </w14:solidFill>
                </w14:textFill>
              </w:rPr>
            </w:pPr>
          </w:p>
        </w:tc>
      </w:tr>
      <w:tr w14:paraId="5FDA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14:paraId="73FDDD8B">
            <w:pPr>
              <w:jc w:val="center"/>
              <w:rPr>
                <w:color w:val="000000" w:themeColor="text1"/>
                <w:szCs w:val="21"/>
                <w14:textFill>
                  <w14:solidFill>
                    <w14:schemeClr w14:val="tx1"/>
                  </w14:solidFill>
                </w14:textFill>
              </w:rPr>
            </w:pPr>
          </w:p>
        </w:tc>
        <w:tc>
          <w:tcPr>
            <w:tcW w:w="772" w:type="dxa"/>
            <w:vMerge w:val="continue"/>
          </w:tcPr>
          <w:p w14:paraId="1311F769">
            <w:pPr>
              <w:rPr>
                <w:color w:val="000000" w:themeColor="text1"/>
                <w:szCs w:val="21"/>
                <w14:textFill>
                  <w14:solidFill>
                    <w14:schemeClr w14:val="tx1"/>
                  </w14:solidFill>
                </w14:textFill>
              </w:rPr>
            </w:pPr>
          </w:p>
        </w:tc>
        <w:tc>
          <w:tcPr>
            <w:tcW w:w="5446" w:type="dxa"/>
          </w:tcPr>
          <w:p w14:paraId="39AF936F">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14:paraId="17E21940">
            <w:pPr>
              <w:rPr>
                <w:color w:val="000000" w:themeColor="text1"/>
                <w:szCs w:val="21"/>
                <w14:textFill>
                  <w14:solidFill>
                    <w14:schemeClr w14:val="tx1"/>
                  </w14:solidFill>
                </w14:textFill>
              </w:rPr>
            </w:pPr>
          </w:p>
        </w:tc>
        <w:tc>
          <w:tcPr>
            <w:tcW w:w="710" w:type="dxa"/>
          </w:tcPr>
          <w:p w14:paraId="35AF1A2D">
            <w:pPr>
              <w:rPr>
                <w:color w:val="000000" w:themeColor="text1"/>
                <w:szCs w:val="21"/>
                <w14:textFill>
                  <w14:solidFill>
                    <w14:schemeClr w14:val="tx1"/>
                  </w14:solidFill>
                </w14:textFill>
              </w:rPr>
            </w:pPr>
          </w:p>
        </w:tc>
        <w:tc>
          <w:tcPr>
            <w:tcW w:w="390" w:type="dxa"/>
          </w:tcPr>
          <w:p w14:paraId="2B2534BF">
            <w:pPr>
              <w:rPr>
                <w:color w:val="000000" w:themeColor="text1"/>
                <w:szCs w:val="21"/>
                <w14:textFill>
                  <w14:solidFill>
                    <w14:schemeClr w14:val="tx1"/>
                  </w14:solidFill>
                </w14:textFill>
              </w:rPr>
            </w:pPr>
          </w:p>
        </w:tc>
      </w:tr>
    </w:tbl>
    <w:p w14:paraId="70111F7C">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67" w:name="_Hlk72095977"/>
      <w:r>
        <w:rPr>
          <w:rFonts w:hint="eastAsia"/>
          <w:sz w:val="21"/>
          <w:szCs w:val="21"/>
        </w:rPr>
        <w:t>证明资料【如有的话，提供的证明资料应统一编号（排序），格式自定】</w:t>
      </w:r>
      <w:bookmarkEnd w:id="67"/>
      <w:r>
        <w:rPr>
          <w:rFonts w:hint="eastAsia"/>
          <w:sz w:val="21"/>
          <w:szCs w:val="21"/>
        </w:rPr>
        <w:t>：</w:t>
      </w:r>
    </w:p>
    <w:p w14:paraId="64727306">
      <w:pPr>
        <w:keepNext w:val="0"/>
        <w:keepLines w:val="0"/>
        <w:pageBreakBefore w:val="0"/>
        <w:kinsoku/>
        <w:wordWrap/>
        <w:overflowPunct/>
        <w:topLinePunct w:val="0"/>
        <w:autoSpaceDE/>
        <w:autoSpaceDN/>
        <w:bidi w:val="0"/>
        <w:adjustRightInd/>
        <w:snapToGrid/>
        <w:spacing w:beforeAutospacing="0" w:afterAutospacing="0"/>
        <w:ind w:firstLine="422" w:firstLineChars="200"/>
        <w:textAlignment w:val="auto"/>
        <w:rPr>
          <w:b/>
          <w:sz w:val="21"/>
          <w:szCs w:val="21"/>
        </w:rPr>
      </w:pPr>
    </w:p>
    <w:p w14:paraId="5F82DA1E">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14:paraId="05C07DAF">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68" w:name="_Hlk72094407"/>
      <w:r>
        <w:rPr>
          <w:rFonts w:hint="eastAsia"/>
          <w:b w:val="0"/>
          <w:bCs/>
          <w:sz w:val="21"/>
          <w:szCs w:val="21"/>
        </w:rPr>
        <w:t>对应“用户需求书”中的“技术要求”章节</w:t>
      </w:r>
      <w:bookmarkEnd w:id="68"/>
      <w:r>
        <w:rPr>
          <w:rFonts w:hint="eastAsia"/>
          <w:b w:val="0"/>
          <w:bCs/>
          <w:sz w:val="21"/>
          <w:szCs w:val="21"/>
        </w:rPr>
        <w:t>相关内容。</w:t>
      </w:r>
    </w:p>
    <w:p w14:paraId="01253677">
      <w:pPr>
        <w:pStyle w:val="38"/>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1"/>
        <w:rPr>
          <w:rFonts w:hint="eastAsia" w:ascii="Times New Roman" w:hAnsi="Times New Roman" w:eastAsia="宋体" w:cs="Times New Roman"/>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hint="eastAsia" w:ascii="Times New Roman" w:hAnsi="Times New Roman" w:eastAsia="宋体" w:cs="Times New Roman"/>
          <w:b w:val="0"/>
          <w:bCs/>
          <w:color w:val="FF0000"/>
          <w:kern w:val="2"/>
          <w:sz w:val="21"/>
          <w:szCs w:val="21"/>
          <w:u w:val="none"/>
          <w:lang w:val="en-US" w:eastAsia="zh-CN"/>
        </w:rPr>
        <w:t>“投标技术响应”必须与</w:t>
      </w:r>
      <w:r>
        <w:rPr>
          <w:rFonts w:hint="eastAsia" w:cs="Times New Roman"/>
          <w:b w:val="0"/>
          <w:bCs/>
          <w:color w:val="FF0000"/>
          <w:kern w:val="2"/>
          <w:sz w:val="21"/>
          <w:szCs w:val="21"/>
          <w:u w:val="none"/>
          <w:lang w:val="en-US" w:eastAsia="zh-CN"/>
        </w:rPr>
        <w:t>所投产品</w:t>
      </w:r>
      <w:r>
        <w:rPr>
          <w:rFonts w:hint="eastAsia" w:ascii="Times New Roman" w:hAnsi="Times New Roman" w:eastAsia="宋体" w:cs="Times New Roman"/>
          <w:b w:val="0"/>
          <w:bCs/>
          <w:color w:val="FF0000"/>
          <w:kern w:val="2"/>
          <w:sz w:val="21"/>
          <w:szCs w:val="21"/>
          <w:u w:val="none"/>
          <w:lang w:val="en-US" w:eastAsia="zh-CN"/>
        </w:rPr>
        <w:t>客观实际保持一致，响应不实且情节严重的，经查实，将依法记入供应商诚信档案或受到行政处罚。</w:t>
      </w:r>
    </w:p>
    <w:p w14:paraId="116C7EF3">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eastAsia" w:ascii="Times New Roman" w:hAnsi="Times New Roman" w:eastAsia="宋体" w:cs="Times New Roman"/>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69" w:name="_Hlk72158270"/>
      <w:r>
        <w:rPr>
          <w:rFonts w:hint="eastAsia"/>
          <w:b w:val="0"/>
          <w:bCs/>
          <w:sz w:val="21"/>
          <w:szCs w:val="21"/>
        </w:rPr>
        <w:t>“偏离情况”</w:t>
      </w:r>
      <w:bookmarkEnd w:id="69"/>
      <w:r>
        <w:rPr>
          <w:rFonts w:hint="eastAsia"/>
          <w:b w:val="0"/>
          <w:bCs/>
          <w:sz w:val="21"/>
          <w:szCs w:val="21"/>
        </w:rPr>
        <w:t>一栏填写如实填写“正偏离”、“负偏离”或“无偏离”，其中：</w:t>
      </w:r>
      <w:bookmarkStart w:id="70" w:name="_Hlk72093866"/>
      <w:r>
        <w:rPr>
          <w:rFonts w:hint="eastAsia"/>
          <w:b w:val="0"/>
          <w:bCs/>
          <w:sz w:val="21"/>
          <w:szCs w:val="21"/>
        </w:rPr>
        <w:t>“正偏离”表示“投标响应优于招标技术要求”，“负偏离”表示“投标响应不满足招标技术要求”，“无偏离”表示“投标响应与招标技术要求一致”</w:t>
      </w:r>
      <w:bookmarkEnd w:id="70"/>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hint="eastAsia" w:eastAsia="宋体"/>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hint="eastAsia" w:ascii="Times New Roman" w:hAnsi="Times New Roman" w:eastAsia="宋体" w:cs="Times New Roman"/>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14:paraId="2030B375">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14:paraId="7EF40CCA">
      <w:pPr>
        <w:ind w:firstLine="420" w:firstLineChars="200"/>
        <w:rPr>
          <w:b w:val="0"/>
          <w:bCs/>
          <w:sz w:val="21"/>
          <w:szCs w:val="21"/>
        </w:rPr>
      </w:pPr>
      <w:r>
        <w:rPr>
          <w:rFonts w:hint="eastAsia"/>
          <w:b w:val="0"/>
          <w:bCs/>
          <w:sz w:val="21"/>
          <w:szCs w:val="21"/>
        </w:rPr>
        <w:t>5、</w:t>
      </w:r>
      <w:bookmarkStart w:id="71" w:name="_Hlk72096106"/>
      <w:r>
        <w:rPr>
          <w:rFonts w:hint="eastAsia"/>
          <w:b w:val="0"/>
          <w:bCs/>
          <w:sz w:val="21"/>
          <w:szCs w:val="21"/>
        </w:rPr>
        <w:t>证明资料条款响应要求</w:t>
      </w:r>
      <w:bookmarkEnd w:id="71"/>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2"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3" w:name="_Hlk73558164"/>
      <w:r>
        <w:rPr>
          <w:rFonts w:hint="eastAsia"/>
          <w:b w:val="0"/>
          <w:bCs/>
          <w:sz w:val="21"/>
          <w:szCs w:val="21"/>
        </w:rPr>
        <w:t>且投标人在“偏离情况”一栏响应为“正偏离”或“无偏离”的，经评审委员会认定，将判定为负偏离。</w:t>
      </w:r>
      <w:bookmarkEnd w:id="72"/>
      <w:bookmarkEnd w:id="73"/>
    </w:p>
    <w:p w14:paraId="4505D026">
      <w:pPr>
        <w:ind w:firstLine="420" w:firstLineChars="200"/>
        <w:rPr>
          <w:b w:val="0"/>
          <w:bCs/>
          <w:sz w:val="21"/>
          <w:szCs w:val="21"/>
        </w:rPr>
      </w:pPr>
      <w:r>
        <w:rPr>
          <w:rFonts w:hint="eastAsia"/>
          <w:b w:val="0"/>
          <w:bCs/>
          <w:sz w:val="21"/>
          <w:szCs w:val="21"/>
        </w:rPr>
        <w:t>6、</w:t>
      </w:r>
      <w:bookmarkStart w:id="74" w:name="_Hlk72096137"/>
      <w:r>
        <w:rPr>
          <w:rFonts w:hint="eastAsia"/>
          <w:b w:val="0"/>
          <w:bCs/>
          <w:sz w:val="21"/>
          <w:szCs w:val="21"/>
        </w:rPr>
        <w:t>表后“证明资料”部分内容的编制</w:t>
      </w:r>
      <w:bookmarkEnd w:id="74"/>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75" w:name="_Hlk73558180"/>
      <w:r>
        <w:rPr>
          <w:rFonts w:hint="eastAsia"/>
          <w:b w:val="0"/>
          <w:bCs/>
          <w:sz w:val="21"/>
          <w:szCs w:val="21"/>
        </w:rPr>
        <w:t>未按照招标文件要求在表后放置证明材料的供应商将承担不利后果，经评审委员会认定，相关技术要求将判定为负偏离。</w:t>
      </w:r>
      <w:bookmarkEnd w:id="75"/>
    </w:p>
    <w:p w14:paraId="1B0498F8">
      <w:pPr>
        <w:ind w:firstLine="420" w:firstLineChars="200"/>
        <w:rPr>
          <w:b w:val="0"/>
          <w:bCs/>
          <w:sz w:val="21"/>
          <w:szCs w:val="21"/>
        </w:rPr>
      </w:pPr>
      <w:r>
        <w:rPr>
          <w:rFonts w:hint="eastAsia"/>
          <w:b w:val="0"/>
          <w:bCs/>
          <w:sz w:val="21"/>
          <w:szCs w:val="21"/>
        </w:rPr>
        <w:t>7、</w:t>
      </w:r>
      <w:bookmarkStart w:id="76" w:name="_Hlk72096176"/>
      <w:r>
        <w:rPr>
          <w:rFonts w:hint="eastAsia"/>
          <w:b w:val="0"/>
          <w:bCs/>
          <w:sz w:val="21"/>
          <w:szCs w:val="21"/>
        </w:rPr>
        <w:t>证明资料的形式及其它具体要求</w:t>
      </w:r>
      <w:bookmarkEnd w:id="76"/>
      <w:r>
        <w:rPr>
          <w:rFonts w:hint="eastAsia"/>
          <w:b w:val="0"/>
          <w:bCs/>
          <w:sz w:val="21"/>
          <w:szCs w:val="21"/>
        </w:rPr>
        <w:t>：</w:t>
      </w:r>
    </w:p>
    <w:p w14:paraId="5C5D2697">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14:paraId="62B51C1C">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14:paraId="248B6E88">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18AC779A">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14:paraId="46239F60">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6F6E9693">
      <w:pPr>
        <w:ind w:firstLine="420" w:firstLineChars="200"/>
        <w:rPr>
          <w:b w:val="0"/>
          <w:bCs/>
          <w:sz w:val="21"/>
          <w:szCs w:val="21"/>
        </w:rPr>
      </w:pPr>
      <w:r>
        <w:rPr>
          <w:rFonts w:hint="eastAsia"/>
          <w:b w:val="0"/>
          <w:bCs/>
          <w:sz w:val="21"/>
          <w:szCs w:val="21"/>
        </w:rPr>
        <w:t>其它证明资料的形式要求参照以上要求执行；</w:t>
      </w:r>
    </w:p>
    <w:p w14:paraId="0385062F">
      <w:pPr>
        <w:ind w:firstLine="420" w:firstLineChars="200"/>
        <w:rPr>
          <w:b w:val="0"/>
          <w:bCs/>
          <w:sz w:val="21"/>
          <w:szCs w:val="21"/>
        </w:rPr>
      </w:pPr>
      <w:r>
        <w:rPr>
          <w:rFonts w:hint="eastAsia"/>
          <w:b w:val="0"/>
          <w:bCs/>
          <w:sz w:val="21"/>
          <w:szCs w:val="21"/>
        </w:rPr>
        <w:t>8、其它注意事项：</w:t>
      </w:r>
    </w:p>
    <w:p w14:paraId="13CBEF76">
      <w:pPr>
        <w:ind w:firstLine="420" w:firstLineChars="200"/>
        <w:rPr>
          <w:b w:val="0"/>
          <w:bCs/>
          <w:sz w:val="21"/>
          <w:szCs w:val="21"/>
        </w:rPr>
      </w:pPr>
      <w:r>
        <w:rPr>
          <w:rFonts w:hint="eastAsia"/>
          <w:b w:val="0"/>
          <w:bCs/>
          <w:sz w:val="21"/>
          <w:szCs w:val="21"/>
        </w:rPr>
        <w:t>（1）评审委员会有权对投标人的响应情况作出判断（评审结论）；</w:t>
      </w:r>
    </w:p>
    <w:p w14:paraId="545BF4B6">
      <w:pPr>
        <w:ind w:firstLine="420" w:firstLineChars="200"/>
        <w:rPr>
          <w:b w:val="0"/>
          <w:bCs/>
          <w:sz w:val="21"/>
          <w:szCs w:val="21"/>
        </w:rPr>
      </w:pPr>
      <w:r>
        <w:rPr>
          <w:rFonts w:hint="eastAsia"/>
          <w:b w:val="0"/>
          <w:bCs/>
          <w:sz w:val="21"/>
          <w:szCs w:val="21"/>
        </w:rPr>
        <w:t>（2）</w:t>
      </w:r>
      <w:bookmarkStart w:id="77"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77"/>
    </w:p>
    <w:p w14:paraId="017B7F3E">
      <w:pPr>
        <w:ind w:firstLine="482" w:firstLineChars="200"/>
        <w:rPr>
          <w:b/>
          <w:sz w:val="24"/>
        </w:rPr>
      </w:pPr>
    </w:p>
    <w:p w14:paraId="266C2F78">
      <w:pPr>
        <w:rPr>
          <w:sz w:val="24"/>
        </w:rPr>
      </w:pPr>
    </w:p>
    <w:p w14:paraId="29DE0728">
      <w:pPr>
        <w:pStyle w:val="4"/>
        <w:jc w:val="center"/>
        <w:rPr>
          <w:sz w:val="24"/>
        </w:rPr>
      </w:pPr>
      <w:r>
        <w:rPr>
          <w:rFonts w:hint="eastAsia" w:ascii="黑体" w:eastAsia="黑体"/>
          <w:b w:val="0"/>
          <w:bCs w:val="0"/>
          <w:sz w:val="24"/>
          <w:szCs w:val="20"/>
          <w:lang w:val="en-US" w:eastAsia="zh-CN"/>
        </w:rPr>
        <w:t>六</w:t>
      </w:r>
      <w:r>
        <w:rPr>
          <w:rFonts w:hint="eastAsia" w:ascii="黑体" w:eastAsia="黑体"/>
          <w:b w:val="0"/>
          <w:bCs w:val="0"/>
          <w:sz w:val="24"/>
          <w:szCs w:val="20"/>
        </w:rPr>
        <w:t>、商务要求偏离表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4918"/>
        <w:gridCol w:w="973"/>
        <w:gridCol w:w="642"/>
        <w:gridCol w:w="540"/>
      </w:tblGrid>
      <w:tr w14:paraId="07698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14:paraId="322FBD49">
            <w:pPr>
              <w:jc w:val="center"/>
              <w:rPr>
                <w:b/>
              </w:rPr>
            </w:pPr>
            <w:r>
              <w:rPr>
                <w:rFonts w:hint="eastAsia"/>
                <w:sz w:val="24"/>
              </w:rPr>
              <w:t>序号</w:t>
            </w:r>
          </w:p>
        </w:tc>
        <w:tc>
          <w:tcPr>
            <w:tcW w:w="1408" w:type="dxa"/>
            <w:vAlign w:val="center"/>
          </w:tcPr>
          <w:p w14:paraId="3AFEFFAD">
            <w:pPr>
              <w:jc w:val="center"/>
              <w:rPr>
                <w:b/>
              </w:rPr>
            </w:pPr>
            <w:r>
              <w:rPr>
                <w:rFonts w:hint="eastAsia"/>
                <w:b/>
              </w:rPr>
              <w:t>商务需求项</w:t>
            </w:r>
          </w:p>
        </w:tc>
        <w:tc>
          <w:tcPr>
            <w:tcW w:w="4918" w:type="dxa"/>
            <w:vAlign w:val="center"/>
          </w:tcPr>
          <w:p w14:paraId="71A2957F">
            <w:pPr>
              <w:jc w:val="center"/>
              <w:rPr>
                <w:b/>
              </w:rPr>
            </w:pPr>
            <w:r>
              <w:rPr>
                <w:rFonts w:hint="eastAsia"/>
                <w:sz w:val="24"/>
              </w:rPr>
              <w:t>招标商务要求</w:t>
            </w:r>
          </w:p>
        </w:tc>
        <w:tc>
          <w:tcPr>
            <w:tcW w:w="973" w:type="dxa"/>
            <w:vAlign w:val="center"/>
          </w:tcPr>
          <w:p w14:paraId="2EA234AD">
            <w:pPr>
              <w:jc w:val="center"/>
              <w:rPr>
                <w:b/>
              </w:rPr>
            </w:pPr>
            <w:r>
              <w:rPr>
                <w:rFonts w:hint="eastAsia"/>
                <w:sz w:val="24"/>
              </w:rPr>
              <w:t>投标商务响应</w:t>
            </w:r>
          </w:p>
        </w:tc>
        <w:tc>
          <w:tcPr>
            <w:tcW w:w="642" w:type="dxa"/>
            <w:vAlign w:val="center"/>
          </w:tcPr>
          <w:p w14:paraId="46B72EDF">
            <w:pPr>
              <w:jc w:val="center"/>
              <w:rPr>
                <w:b/>
              </w:rPr>
            </w:pPr>
            <w:r>
              <w:rPr>
                <w:rFonts w:hint="eastAsia"/>
              </w:rPr>
              <w:t>偏离情况</w:t>
            </w:r>
          </w:p>
        </w:tc>
        <w:tc>
          <w:tcPr>
            <w:tcW w:w="540" w:type="dxa"/>
            <w:vAlign w:val="center"/>
          </w:tcPr>
          <w:p w14:paraId="23B9DEF7">
            <w:pPr>
              <w:jc w:val="center"/>
              <w:rPr>
                <w:b/>
              </w:rPr>
            </w:pPr>
            <w:r>
              <w:rPr>
                <w:rFonts w:hint="eastAsia"/>
                <w:sz w:val="24"/>
              </w:rPr>
              <w:t>说明</w:t>
            </w:r>
          </w:p>
        </w:tc>
      </w:tr>
      <w:tr w14:paraId="2BD9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14:paraId="2D2BB377">
            <w:pPr>
              <w:rPr>
                <w:b/>
              </w:rPr>
            </w:pPr>
            <w:r>
              <w:rPr>
                <w:rFonts w:hint="eastAsia"/>
                <w:b/>
              </w:rPr>
              <w:t>（一）免费保修期内售后服务要求</w:t>
            </w:r>
          </w:p>
        </w:tc>
      </w:tr>
      <w:tr w14:paraId="2B69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3311E87D">
            <w:pPr>
              <w:jc w:val="center"/>
              <w:rPr>
                <w:bCs/>
              </w:rPr>
            </w:pPr>
            <w:r>
              <w:rPr>
                <w:rFonts w:hint="eastAsia"/>
                <w:bCs/>
              </w:rPr>
              <w:t>1</w:t>
            </w:r>
          </w:p>
        </w:tc>
        <w:tc>
          <w:tcPr>
            <w:tcW w:w="1408" w:type="dxa"/>
          </w:tcPr>
          <w:p w14:paraId="781402AC">
            <w:pPr>
              <w:jc w:val="center"/>
            </w:pPr>
            <w:r>
              <w:rPr>
                <w:rFonts w:hint="eastAsia"/>
              </w:rPr>
              <w:t>*</w:t>
            </w:r>
            <w:r>
              <w:t>***</w:t>
            </w:r>
          </w:p>
        </w:tc>
        <w:tc>
          <w:tcPr>
            <w:tcW w:w="4918" w:type="dxa"/>
          </w:tcPr>
          <w:p w14:paraId="025ECFFE">
            <w:pPr>
              <w:jc w:val="center"/>
              <w:rPr>
                <w:b/>
              </w:rPr>
            </w:pPr>
            <w:r>
              <w:rPr>
                <w:rFonts w:hint="eastAsia"/>
                <w:bCs/>
                <w:szCs w:val="21"/>
              </w:rPr>
              <w:t>（填写相关内容）</w:t>
            </w:r>
          </w:p>
        </w:tc>
        <w:tc>
          <w:tcPr>
            <w:tcW w:w="973" w:type="dxa"/>
          </w:tcPr>
          <w:p w14:paraId="36633E9B">
            <w:pPr>
              <w:rPr>
                <w:bCs/>
                <w:szCs w:val="21"/>
              </w:rPr>
            </w:pPr>
          </w:p>
        </w:tc>
        <w:tc>
          <w:tcPr>
            <w:tcW w:w="642" w:type="dxa"/>
          </w:tcPr>
          <w:p w14:paraId="01938F70">
            <w:pPr>
              <w:rPr>
                <w:bCs/>
                <w:szCs w:val="21"/>
              </w:rPr>
            </w:pPr>
          </w:p>
        </w:tc>
        <w:tc>
          <w:tcPr>
            <w:tcW w:w="540" w:type="dxa"/>
          </w:tcPr>
          <w:p w14:paraId="2664D84D">
            <w:pPr>
              <w:rPr>
                <w:bCs/>
                <w:szCs w:val="21"/>
              </w:rPr>
            </w:pPr>
          </w:p>
        </w:tc>
      </w:tr>
      <w:tr w14:paraId="09D4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3B7EC94A">
            <w:pPr>
              <w:jc w:val="center"/>
              <w:rPr>
                <w:bCs/>
              </w:rPr>
            </w:pPr>
            <w:r>
              <w:rPr>
                <w:bCs/>
              </w:rPr>
              <w:t>2</w:t>
            </w:r>
          </w:p>
        </w:tc>
        <w:tc>
          <w:tcPr>
            <w:tcW w:w="1408" w:type="dxa"/>
          </w:tcPr>
          <w:p w14:paraId="06E56EF5">
            <w:pPr>
              <w:jc w:val="center"/>
            </w:pPr>
            <w:r>
              <w:rPr>
                <w:rFonts w:hint="eastAsia"/>
              </w:rPr>
              <w:t>****</w:t>
            </w:r>
          </w:p>
        </w:tc>
        <w:tc>
          <w:tcPr>
            <w:tcW w:w="4918" w:type="dxa"/>
          </w:tcPr>
          <w:p w14:paraId="76FFB150">
            <w:pPr>
              <w:jc w:val="center"/>
              <w:rPr>
                <w:bCs/>
                <w:szCs w:val="21"/>
              </w:rPr>
            </w:pPr>
            <w:r>
              <w:rPr>
                <w:rFonts w:hint="eastAsia"/>
              </w:rPr>
              <w:t>（填写相关内容）</w:t>
            </w:r>
          </w:p>
        </w:tc>
        <w:tc>
          <w:tcPr>
            <w:tcW w:w="973" w:type="dxa"/>
          </w:tcPr>
          <w:p w14:paraId="01415400">
            <w:pPr>
              <w:rPr>
                <w:bCs/>
                <w:szCs w:val="21"/>
              </w:rPr>
            </w:pPr>
          </w:p>
        </w:tc>
        <w:tc>
          <w:tcPr>
            <w:tcW w:w="642" w:type="dxa"/>
          </w:tcPr>
          <w:p w14:paraId="25590DE9">
            <w:pPr>
              <w:rPr>
                <w:bCs/>
                <w:szCs w:val="21"/>
              </w:rPr>
            </w:pPr>
          </w:p>
        </w:tc>
        <w:tc>
          <w:tcPr>
            <w:tcW w:w="540" w:type="dxa"/>
          </w:tcPr>
          <w:p w14:paraId="3F586979">
            <w:pPr>
              <w:rPr>
                <w:bCs/>
                <w:szCs w:val="21"/>
              </w:rPr>
            </w:pPr>
          </w:p>
        </w:tc>
      </w:tr>
      <w:tr w14:paraId="0F73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14:paraId="20DD700E">
            <w:pPr>
              <w:rPr>
                <w:bCs/>
                <w:szCs w:val="21"/>
              </w:rPr>
            </w:pPr>
            <w:r>
              <w:rPr>
                <w:rFonts w:hint="eastAsia"/>
                <w:b/>
              </w:rPr>
              <w:t>（二）免费保修期外售后服务要求</w:t>
            </w:r>
          </w:p>
        </w:tc>
      </w:tr>
      <w:tr w14:paraId="09B4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3BDE7759">
            <w:pPr>
              <w:jc w:val="center"/>
              <w:rPr>
                <w:bCs/>
              </w:rPr>
            </w:pPr>
            <w:r>
              <w:rPr>
                <w:rFonts w:hint="eastAsia"/>
              </w:rPr>
              <w:t>1</w:t>
            </w:r>
          </w:p>
        </w:tc>
        <w:tc>
          <w:tcPr>
            <w:tcW w:w="1408" w:type="dxa"/>
          </w:tcPr>
          <w:p w14:paraId="41E60D7E">
            <w:pPr>
              <w:jc w:val="center"/>
            </w:pPr>
            <w:r>
              <w:rPr>
                <w:rFonts w:hint="eastAsia"/>
              </w:rPr>
              <w:t>****</w:t>
            </w:r>
          </w:p>
        </w:tc>
        <w:tc>
          <w:tcPr>
            <w:tcW w:w="4918" w:type="dxa"/>
          </w:tcPr>
          <w:p w14:paraId="13BE1F0D">
            <w:pPr>
              <w:jc w:val="center"/>
            </w:pPr>
            <w:r>
              <w:rPr>
                <w:rFonts w:hint="eastAsia"/>
              </w:rPr>
              <w:t>（填写相关内容）</w:t>
            </w:r>
          </w:p>
        </w:tc>
        <w:tc>
          <w:tcPr>
            <w:tcW w:w="973" w:type="dxa"/>
          </w:tcPr>
          <w:p w14:paraId="745BA056">
            <w:pPr>
              <w:rPr>
                <w:bCs/>
                <w:szCs w:val="21"/>
              </w:rPr>
            </w:pPr>
          </w:p>
        </w:tc>
        <w:tc>
          <w:tcPr>
            <w:tcW w:w="642" w:type="dxa"/>
          </w:tcPr>
          <w:p w14:paraId="21C7018A">
            <w:pPr>
              <w:rPr>
                <w:bCs/>
                <w:szCs w:val="21"/>
              </w:rPr>
            </w:pPr>
          </w:p>
        </w:tc>
        <w:tc>
          <w:tcPr>
            <w:tcW w:w="540" w:type="dxa"/>
          </w:tcPr>
          <w:p w14:paraId="4A0C7F82">
            <w:pPr>
              <w:rPr>
                <w:bCs/>
                <w:szCs w:val="21"/>
              </w:rPr>
            </w:pPr>
          </w:p>
        </w:tc>
      </w:tr>
      <w:tr w14:paraId="6738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tcPr>
          <w:p w14:paraId="503F17B4">
            <w:pPr>
              <w:rPr>
                <w:bCs/>
                <w:szCs w:val="21"/>
              </w:rPr>
            </w:pPr>
            <w:r>
              <w:rPr>
                <w:rFonts w:hint="eastAsia"/>
                <w:b/>
              </w:rPr>
              <w:t>（三）其他商务要求</w:t>
            </w:r>
          </w:p>
        </w:tc>
      </w:tr>
      <w:tr w14:paraId="3F77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2342361B">
            <w:pPr>
              <w:jc w:val="center"/>
            </w:pPr>
            <w:r>
              <w:rPr>
                <w:rFonts w:hint="eastAsia"/>
              </w:rPr>
              <w:t>1</w:t>
            </w:r>
          </w:p>
        </w:tc>
        <w:tc>
          <w:tcPr>
            <w:tcW w:w="1408" w:type="dxa"/>
          </w:tcPr>
          <w:p w14:paraId="7ED4B4A2">
            <w:pPr>
              <w:jc w:val="center"/>
            </w:pPr>
            <w:r>
              <w:rPr>
                <w:rFonts w:hint="eastAsia"/>
              </w:rPr>
              <w:t>****</w:t>
            </w:r>
          </w:p>
        </w:tc>
        <w:tc>
          <w:tcPr>
            <w:tcW w:w="4918" w:type="dxa"/>
          </w:tcPr>
          <w:p w14:paraId="090F5CFB">
            <w:pPr>
              <w:jc w:val="center"/>
            </w:pPr>
            <w:r>
              <w:rPr>
                <w:rFonts w:hint="eastAsia"/>
              </w:rPr>
              <w:t>（填写相关内容）</w:t>
            </w:r>
          </w:p>
        </w:tc>
        <w:tc>
          <w:tcPr>
            <w:tcW w:w="973" w:type="dxa"/>
          </w:tcPr>
          <w:p w14:paraId="0D4025CE">
            <w:pPr>
              <w:rPr>
                <w:bCs/>
                <w:szCs w:val="21"/>
              </w:rPr>
            </w:pPr>
          </w:p>
        </w:tc>
        <w:tc>
          <w:tcPr>
            <w:tcW w:w="642" w:type="dxa"/>
          </w:tcPr>
          <w:p w14:paraId="129D393C">
            <w:pPr>
              <w:rPr>
                <w:bCs/>
                <w:szCs w:val="21"/>
              </w:rPr>
            </w:pPr>
          </w:p>
        </w:tc>
        <w:tc>
          <w:tcPr>
            <w:tcW w:w="540" w:type="dxa"/>
          </w:tcPr>
          <w:p w14:paraId="204DD5DD">
            <w:pPr>
              <w:rPr>
                <w:bCs/>
                <w:szCs w:val="21"/>
              </w:rPr>
            </w:pPr>
          </w:p>
        </w:tc>
      </w:tr>
    </w:tbl>
    <w:p w14:paraId="5F32DF93">
      <w:pPr>
        <w:ind w:firstLine="420" w:firstLineChars="200"/>
        <w:rPr>
          <w:b w:val="0"/>
          <w:bCs/>
          <w:sz w:val="21"/>
          <w:szCs w:val="21"/>
        </w:rPr>
      </w:pPr>
      <w:r>
        <w:rPr>
          <w:rFonts w:hint="eastAsia"/>
          <w:b w:val="0"/>
          <w:bCs/>
          <w:sz w:val="21"/>
          <w:szCs w:val="21"/>
        </w:rPr>
        <w:t>《商务要求偏离表》编制指引：</w:t>
      </w:r>
    </w:p>
    <w:p w14:paraId="0BE099BB">
      <w:pPr>
        <w:ind w:firstLine="420" w:firstLineChars="200"/>
        <w:rPr>
          <w:b w:val="0"/>
          <w:bCs/>
          <w:sz w:val="21"/>
          <w:szCs w:val="21"/>
        </w:rPr>
      </w:pPr>
      <w:r>
        <w:rPr>
          <w:rFonts w:hint="eastAsia"/>
          <w:b w:val="0"/>
          <w:bCs/>
          <w:sz w:val="21"/>
          <w:szCs w:val="21"/>
        </w:rPr>
        <w:t>1、商务要求偏离表的序号、商务需求项、招标商务要求等栏目对应“用户需求书”中的“商务要求”章节相关内容。</w:t>
      </w:r>
    </w:p>
    <w:p w14:paraId="087103C3">
      <w:pPr>
        <w:ind w:firstLine="420" w:firstLineChars="200"/>
        <w:rPr>
          <w:b w:val="0"/>
          <w:bCs/>
          <w:sz w:val="21"/>
          <w:szCs w:val="21"/>
        </w:rPr>
      </w:pPr>
      <w:r>
        <w:rPr>
          <w:b w:val="0"/>
          <w:bCs/>
          <w:sz w:val="21"/>
          <w:szCs w:val="21"/>
        </w:rPr>
        <w:t>2</w:t>
      </w:r>
      <w:r>
        <w:rPr>
          <w:rFonts w:hint="eastAsia"/>
          <w:b w:val="0"/>
          <w:bCs/>
          <w:sz w:val="21"/>
          <w:szCs w:val="21"/>
        </w:rPr>
        <w:t>、“投标商务响应”一栏必须一一对照“招标商务要求”，详细填写自身响应情况，而不能不合理照搬照抄招标文件的商务要求，以体现具体响应情况。</w:t>
      </w:r>
    </w:p>
    <w:p w14:paraId="217BEF06">
      <w:pPr>
        <w:ind w:firstLine="420" w:firstLineChars="200"/>
        <w:rPr>
          <w:b w:val="0"/>
          <w:bCs/>
          <w:color w:val="FF0000"/>
          <w:sz w:val="21"/>
          <w:szCs w:val="21"/>
        </w:rPr>
      </w:pPr>
      <w:r>
        <w:rPr>
          <w:b w:val="0"/>
          <w:bCs/>
          <w:sz w:val="21"/>
          <w:szCs w:val="21"/>
        </w:rPr>
        <w:t>3</w:t>
      </w:r>
      <w:r>
        <w:rPr>
          <w:rFonts w:hint="eastAsia"/>
          <w:b w:val="0"/>
          <w:bCs/>
          <w:sz w:val="21"/>
          <w:szCs w:val="21"/>
        </w:rPr>
        <w:t>、“偏离情况”一栏填写如实填写“正偏离”、“负偏离”或“无偏离”，其中：“正偏离”表示“投标响应优于招标商务要求”，“负偏离”表示“投标响应不满足招标商务要求”，“无偏离”表示“投标响应与招标商务要求一致”。</w:t>
      </w:r>
    </w:p>
    <w:p w14:paraId="299B8A3F">
      <w:pPr>
        <w:rPr>
          <w:rFonts w:hint="eastAsia"/>
          <w:b w:val="0"/>
          <w:bCs/>
          <w:sz w:val="21"/>
          <w:szCs w:val="21"/>
          <w:lang w:eastAsia="zh-CN"/>
        </w:rPr>
      </w:pPr>
      <w:r>
        <w:rPr>
          <w:rFonts w:hint="eastAsia"/>
          <w:b w:val="0"/>
          <w:bCs/>
          <w:sz w:val="21"/>
          <w:szCs w:val="21"/>
        </w:rPr>
        <w:t>“投标商务响应”对比“招标商务要求”存在响应不全（包括未响应整项招标商务要求或者未响应一项招标商务要求的部分内容），均视为“负偏离”</w:t>
      </w:r>
      <w:r>
        <w:rPr>
          <w:rFonts w:hint="eastAsia"/>
          <w:b w:val="0"/>
          <w:bCs/>
          <w:sz w:val="21"/>
          <w:szCs w:val="21"/>
          <w:lang w:eastAsia="zh-CN"/>
        </w:rPr>
        <w:t>。</w:t>
      </w:r>
    </w:p>
    <w:p w14:paraId="22932174">
      <w:pPr>
        <w:ind w:firstLine="420" w:firstLineChars="200"/>
        <w:rPr>
          <w:b w:val="0"/>
          <w:bCs/>
          <w:sz w:val="21"/>
          <w:szCs w:val="21"/>
        </w:rPr>
      </w:pPr>
      <w:r>
        <w:rPr>
          <w:rFonts w:hint="eastAsia"/>
          <w:b w:val="0"/>
          <w:bCs/>
          <w:sz w:val="21"/>
          <w:szCs w:val="21"/>
        </w:rPr>
        <w:t>4、带★号条款为不可偏离条款，如未响应或出现负偏离的，将作投标无效处理。</w:t>
      </w:r>
    </w:p>
    <w:p w14:paraId="00D6003E">
      <w:pPr>
        <w:rPr>
          <w:sz w:val="24"/>
        </w:rPr>
      </w:pPr>
    </w:p>
    <w:p w14:paraId="4CE07231">
      <w:pPr>
        <w:outlineLvl w:val="3"/>
        <w:rPr>
          <w:rFonts w:ascii="黑体" w:hAnsi="宋体" w:eastAsia="黑体" w:cs="Times New Roman"/>
          <w:bCs/>
          <w:kern w:val="0"/>
          <w:sz w:val="24"/>
          <w:szCs w:val="32"/>
          <w:highlight w:val="none"/>
        </w:rPr>
      </w:pPr>
      <w:bookmarkStart w:id="78" w:name="_Hlk72260576"/>
      <w:r>
        <w:rPr>
          <w:rFonts w:hint="eastAsia" w:ascii="黑体" w:hAnsi="宋体" w:eastAsia="黑体" w:cs="Times New Roman"/>
          <w:bCs/>
          <w:kern w:val="0"/>
          <w:sz w:val="24"/>
          <w:szCs w:val="32"/>
          <w:highlight w:val="none"/>
          <w:lang w:val="en-US" w:eastAsia="zh-CN"/>
        </w:rPr>
        <w:t>七、</w:t>
      </w:r>
      <w:r>
        <w:rPr>
          <w:rFonts w:hint="eastAsia" w:ascii="黑体" w:hAnsi="宋体" w:eastAsia="黑体" w:cs="Times New Roman"/>
          <w:bCs/>
          <w:kern w:val="0"/>
          <w:sz w:val="24"/>
          <w:szCs w:val="32"/>
          <w:highlight w:val="none"/>
        </w:rPr>
        <w:t>技术保障措施（格式自定）</w:t>
      </w:r>
    </w:p>
    <w:p w14:paraId="7C7C983B">
      <w:pPr>
        <w:outlineLvl w:val="3"/>
        <w:rPr>
          <w:rFonts w:ascii="Times New Roman" w:hAnsi="Times New Roman" w:eastAsia="宋体" w:cs="Times New Roman"/>
          <w:b/>
          <w:color w:val="FF0000"/>
          <w:sz w:val="22"/>
          <w:highlight w:val="none"/>
        </w:rPr>
      </w:pPr>
      <w:r>
        <w:rPr>
          <w:rFonts w:hint="eastAsia" w:ascii="Times New Roman" w:hAnsi="Times New Roman" w:eastAsia="宋体" w:cs="Times New Roman"/>
          <w:b/>
          <w:color w:val="FF0000"/>
          <w:sz w:val="22"/>
          <w:highlight w:val="none"/>
        </w:rPr>
        <w:t>（特别提示：投标人须按本招标文件评标信息中这一评审因素要求，提供证明资料）</w:t>
      </w:r>
    </w:p>
    <w:p w14:paraId="1DFD7607">
      <w:pPr>
        <w:rPr>
          <w:rFonts w:ascii="Times New Roman" w:hAnsi="Times New Roman" w:eastAsia="宋体" w:cs="Times New Roman"/>
          <w:b/>
          <w:sz w:val="22"/>
          <w:highlight w:val="none"/>
        </w:rPr>
      </w:pPr>
    </w:p>
    <w:p w14:paraId="1BE068D9">
      <w:pPr>
        <w:outlineLvl w:val="3"/>
        <w:rPr>
          <w:rFonts w:ascii="黑体" w:hAnsi="宋体" w:eastAsia="黑体" w:cs="Times New Roman"/>
          <w:bCs/>
          <w:kern w:val="0"/>
          <w:sz w:val="24"/>
          <w:szCs w:val="32"/>
          <w:highlight w:val="none"/>
        </w:rPr>
      </w:pPr>
      <w:r>
        <w:rPr>
          <w:rFonts w:hint="eastAsia" w:ascii="黑体" w:hAnsi="宋体" w:eastAsia="黑体" w:cs="Times New Roman"/>
          <w:bCs/>
          <w:kern w:val="0"/>
          <w:sz w:val="24"/>
          <w:szCs w:val="32"/>
          <w:highlight w:val="none"/>
          <w:lang w:val="en-US" w:eastAsia="zh-CN"/>
        </w:rPr>
        <w:t>八</w:t>
      </w:r>
      <w:r>
        <w:rPr>
          <w:rFonts w:hint="eastAsia" w:ascii="黑体" w:hAnsi="宋体" w:eastAsia="黑体" w:cs="Times New Roman"/>
          <w:bCs/>
          <w:kern w:val="0"/>
          <w:sz w:val="24"/>
          <w:szCs w:val="32"/>
          <w:highlight w:val="none"/>
        </w:rPr>
        <w:t>、施工安全保障措施（格式自定）</w:t>
      </w:r>
    </w:p>
    <w:p w14:paraId="58BF758D">
      <w:pPr>
        <w:rPr>
          <w:rFonts w:ascii="Times New Roman" w:hAnsi="Times New Roman" w:eastAsia="宋体" w:cs="Times New Roman"/>
          <w:b/>
          <w:color w:val="FF0000"/>
          <w:sz w:val="22"/>
          <w:highlight w:val="none"/>
        </w:rPr>
      </w:pPr>
      <w:r>
        <w:rPr>
          <w:rFonts w:hint="eastAsia" w:ascii="Times New Roman" w:hAnsi="Times New Roman" w:eastAsia="宋体" w:cs="Times New Roman"/>
          <w:b/>
          <w:color w:val="FF0000"/>
          <w:sz w:val="22"/>
          <w:highlight w:val="none"/>
        </w:rPr>
        <w:t>（特别提示：投标人须按本招标文件评标信息中这一评审因素要求，提供证明资料）</w:t>
      </w:r>
    </w:p>
    <w:p w14:paraId="109924DC">
      <w:pPr>
        <w:rPr>
          <w:rFonts w:ascii="Times New Roman" w:hAnsi="Times New Roman" w:eastAsia="宋体" w:cs="Times New Roman"/>
          <w:b/>
          <w:sz w:val="22"/>
          <w:highlight w:val="none"/>
        </w:rPr>
      </w:pPr>
    </w:p>
    <w:p w14:paraId="15E3EAFC">
      <w:pPr>
        <w:rPr>
          <w:rFonts w:ascii="Times New Roman" w:hAnsi="Times New Roman" w:eastAsia="宋体" w:cs="Times New Roman"/>
          <w:b/>
          <w:sz w:val="22"/>
          <w:highlight w:val="none"/>
        </w:rPr>
      </w:pPr>
      <w:r>
        <w:rPr>
          <w:rFonts w:hint="eastAsia" w:ascii="Times New Roman" w:hAnsi="Times New Roman" w:eastAsia="宋体" w:cs="Times New Roman"/>
          <w:b/>
          <w:sz w:val="22"/>
          <w:highlight w:val="none"/>
          <w:lang w:val="en-US" w:eastAsia="zh-CN"/>
        </w:rPr>
        <w:t>九</w:t>
      </w:r>
      <w:r>
        <w:rPr>
          <w:rFonts w:hint="eastAsia" w:ascii="Times New Roman" w:hAnsi="Times New Roman" w:eastAsia="宋体" w:cs="Times New Roman"/>
          <w:b/>
          <w:sz w:val="22"/>
          <w:highlight w:val="none"/>
        </w:rPr>
        <w:t>、检测报告（格式自定）</w:t>
      </w:r>
    </w:p>
    <w:p w14:paraId="0687ABC2">
      <w:pPr>
        <w:rPr>
          <w:rFonts w:ascii="Times New Roman" w:hAnsi="Times New Roman" w:eastAsia="宋体" w:cs="Times New Roman"/>
          <w:highlight w:val="none"/>
        </w:rPr>
      </w:pPr>
      <w:r>
        <w:rPr>
          <w:rFonts w:hint="eastAsia" w:ascii="Times New Roman" w:hAnsi="Times New Roman" w:eastAsia="宋体" w:cs="Times New Roman"/>
          <w:b/>
          <w:color w:val="FF0000"/>
          <w:sz w:val="22"/>
          <w:highlight w:val="none"/>
        </w:rPr>
        <w:t>（特别提示：投标人须按本招标文件评标信息中这一评审因素要求，提供证明资料）</w:t>
      </w:r>
    </w:p>
    <w:p w14:paraId="667E70D1">
      <w:pPr>
        <w:rPr>
          <w:rFonts w:ascii="Times New Roman" w:hAnsi="Times New Roman" w:eastAsia="宋体" w:cs="Times New Roman"/>
          <w:highlight w:val="none"/>
        </w:rPr>
      </w:pPr>
    </w:p>
    <w:p w14:paraId="0DEB9E49">
      <w:pPr>
        <w:widowControl w:val="0"/>
        <w:spacing w:line="360" w:lineRule="auto"/>
        <w:jc w:val="both"/>
        <w:rPr>
          <w:rFonts w:hint="eastAsia" w:ascii="Times New Roman" w:hAnsi="Times New Roman" w:eastAsia="宋体" w:cs="Times New Roman"/>
          <w:b/>
          <w:bCs/>
          <w:kern w:val="2"/>
          <w:sz w:val="24"/>
          <w:szCs w:val="24"/>
          <w:highlight w:val="none"/>
          <w:lang w:val="en-US" w:eastAsia="zh-CN" w:bidi="ar-SA"/>
        </w:rPr>
      </w:pPr>
      <w:r>
        <w:rPr>
          <w:rFonts w:hint="eastAsia" w:ascii="Times New Roman" w:hAnsi="Times New Roman" w:eastAsia="宋体" w:cs="Times New Roman"/>
          <w:b/>
          <w:bCs/>
          <w:kern w:val="2"/>
          <w:sz w:val="24"/>
          <w:szCs w:val="24"/>
          <w:highlight w:val="none"/>
          <w:lang w:val="en-US" w:eastAsia="zh-CN" w:bidi="ar-SA"/>
        </w:rPr>
        <w:t>十、节能环保情况（格式自定）</w:t>
      </w:r>
    </w:p>
    <w:p w14:paraId="3226E738">
      <w:pPr>
        <w:widowControl w:val="0"/>
        <w:spacing w:line="360" w:lineRule="auto"/>
        <w:jc w:val="both"/>
        <w:rPr>
          <w:rFonts w:hint="eastAsia" w:ascii="Times New Roman" w:hAnsi="Times New Roman" w:eastAsia="宋体" w:cs="Times New Roman"/>
          <w:b/>
          <w:bCs/>
          <w:kern w:val="2"/>
          <w:sz w:val="24"/>
          <w:szCs w:val="24"/>
          <w:highlight w:val="none"/>
          <w:lang w:val="en-US" w:eastAsia="zh-CN" w:bidi="ar-SA"/>
        </w:rPr>
      </w:pPr>
      <w:r>
        <w:rPr>
          <w:rFonts w:hint="eastAsia" w:ascii="Times New Roman" w:hAnsi="Times New Roman" w:eastAsia="宋体" w:cs="Times New Roman"/>
          <w:b/>
          <w:bCs/>
          <w:kern w:val="2"/>
          <w:sz w:val="24"/>
          <w:szCs w:val="24"/>
          <w:highlight w:val="none"/>
          <w:lang w:val="en-US" w:eastAsia="zh-CN" w:bidi="ar-SA"/>
        </w:rPr>
        <w:t>（特别提示：投标人须按本招标文件评标信息中这一评审因素要求，提供证明资料）</w:t>
      </w:r>
    </w:p>
    <w:p w14:paraId="17F8E036">
      <w:pPr>
        <w:widowControl w:val="0"/>
        <w:spacing w:line="360" w:lineRule="auto"/>
        <w:jc w:val="both"/>
        <w:rPr>
          <w:rFonts w:ascii="Times New Roman" w:hAnsi="Times New Roman" w:eastAsia="宋体" w:cs="Times New Roman"/>
          <w:b/>
          <w:bCs/>
          <w:kern w:val="2"/>
          <w:sz w:val="24"/>
          <w:szCs w:val="24"/>
          <w:highlight w:val="none"/>
          <w:lang w:val="en-US" w:eastAsia="zh-CN" w:bidi="ar-SA"/>
        </w:rPr>
      </w:pPr>
    </w:p>
    <w:p w14:paraId="134DB682">
      <w:pPr>
        <w:widowControl w:val="0"/>
        <w:spacing w:line="360" w:lineRule="auto"/>
        <w:jc w:val="both"/>
        <w:rPr>
          <w:rFonts w:hint="eastAsia" w:ascii="Times New Roman" w:hAnsi="Times New Roman" w:eastAsia="宋体" w:cs="Times New Roman"/>
          <w:b/>
          <w:bCs/>
          <w:kern w:val="2"/>
          <w:sz w:val="24"/>
          <w:szCs w:val="24"/>
          <w:highlight w:val="none"/>
          <w:lang w:val="en-US" w:eastAsia="zh-CN" w:bidi="ar-SA"/>
        </w:rPr>
      </w:pPr>
      <w:r>
        <w:rPr>
          <w:rFonts w:hint="eastAsia" w:ascii="Times New Roman" w:hAnsi="Times New Roman" w:eastAsia="宋体" w:cs="Times New Roman"/>
          <w:b/>
          <w:bCs/>
          <w:kern w:val="2"/>
          <w:sz w:val="24"/>
          <w:szCs w:val="24"/>
          <w:highlight w:val="none"/>
          <w:lang w:val="en-US" w:eastAsia="zh-CN" w:bidi="ar-SA"/>
        </w:rPr>
        <w:t>十一、节能环保情况（格式自定）</w:t>
      </w:r>
    </w:p>
    <w:p w14:paraId="1A3D3AB4">
      <w:pPr>
        <w:widowControl w:val="0"/>
        <w:spacing w:line="360" w:lineRule="auto"/>
        <w:jc w:val="both"/>
        <w:rPr>
          <w:rFonts w:hint="eastAsia" w:ascii="Times New Roman" w:hAnsi="Times New Roman" w:eastAsia="宋体" w:cs="Times New Roman"/>
          <w:b/>
          <w:bCs/>
          <w:kern w:val="2"/>
          <w:sz w:val="24"/>
          <w:szCs w:val="24"/>
          <w:highlight w:val="none"/>
          <w:lang w:val="en-US" w:eastAsia="zh-CN" w:bidi="ar-SA"/>
        </w:rPr>
      </w:pPr>
      <w:r>
        <w:rPr>
          <w:rFonts w:hint="eastAsia" w:ascii="Times New Roman" w:hAnsi="Times New Roman" w:eastAsia="宋体" w:cs="Times New Roman"/>
          <w:b/>
          <w:bCs/>
          <w:kern w:val="2"/>
          <w:sz w:val="24"/>
          <w:szCs w:val="24"/>
          <w:highlight w:val="none"/>
          <w:lang w:val="en-US" w:eastAsia="zh-CN" w:bidi="ar-SA"/>
        </w:rPr>
        <w:t>（特别提示：投标人须按本招标文件评标信息中这一评审因素要求，提供证明资料）</w:t>
      </w:r>
      <w:r>
        <w:rPr>
          <w:rFonts w:ascii="Times New Roman" w:hAnsi="Times New Roman" w:eastAsia="宋体" w:cs="Times New Roman"/>
          <w:b/>
          <w:bCs/>
          <w:kern w:val="2"/>
          <w:sz w:val="24"/>
          <w:szCs w:val="24"/>
          <w:highlight w:val="none"/>
          <w:lang w:val="en-US" w:eastAsia="zh-CN" w:bidi="ar-SA"/>
        </w:rPr>
        <w:commentReference w:id="47"/>
      </w:r>
    </w:p>
    <w:p w14:paraId="741190E5">
      <w:pPr>
        <w:jc w:val="both"/>
        <w:rPr>
          <w:rFonts w:hint="eastAsia" w:ascii="黑体" w:hAnsi="宋体" w:eastAsia="黑体" w:cs="Times New Roman"/>
          <w:bCs/>
          <w:kern w:val="0"/>
          <w:sz w:val="24"/>
          <w:szCs w:val="32"/>
          <w:highlight w:val="none"/>
          <w:lang w:val="en-US" w:eastAsia="zh-CN"/>
        </w:rPr>
      </w:pPr>
    </w:p>
    <w:p w14:paraId="5DBA401A">
      <w:pPr>
        <w:pStyle w:val="4"/>
        <w:jc w:val="both"/>
        <w:rPr>
          <w:rFonts w:ascii="黑体" w:eastAsia="黑体"/>
          <w:b w:val="0"/>
          <w:bCs w:val="0"/>
          <w:sz w:val="24"/>
          <w:szCs w:val="20"/>
        </w:rPr>
      </w:pPr>
      <w:r>
        <w:rPr>
          <w:rFonts w:hint="eastAsia" w:ascii="黑体" w:hAnsi="宋体" w:eastAsia="黑体" w:cs="Times New Roman"/>
          <w:bCs/>
          <w:kern w:val="0"/>
          <w:sz w:val="24"/>
          <w:szCs w:val="32"/>
          <w:highlight w:val="none"/>
          <w:lang w:val="en-US" w:eastAsia="zh-CN"/>
        </w:rPr>
        <w:t>十二</w:t>
      </w:r>
      <w:r>
        <w:rPr>
          <w:rFonts w:hint="eastAsia" w:ascii="黑体" w:hAnsi="宋体" w:eastAsia="黑体" w:cs="Times New Roman"/>
          <w:bCs/>
          <w:kern w:val="0"/>
          <w:sz w:val="24"/>
          <w:szCs w:val="32"/>
          <w:highlight w:val="none"/>
        </w:rPr>
        <w:t>、</w:t>
      </w:r>
      <w:bookmarkStart w:id="79" w:name="_Hlk72062872"/>
      <w:r>
        <w:rPr>
          <w:rFonts w:hint="eastAsia" w:ascii="黑体" w:eastAsia="黑体"/>
          <w:b w:val="0"/>
          <w:bCs w:val="0"/>
          <w:sz w:val="24"/>
          <w:szCs w:val="20"/>
        </w:rPr>
        <w:t>投标人认为需要加以说明的其他内容</w:t>
      </w:r>
      <w:bookmarkEnd w:id="79"/>
    </w:p>
    <w:bookmarkEnd w:id="78"/>
    <w:p w14:paraId="5F5C329B">
      <w:pPr>
        <w:widowControl/>
        <w:jc w:val="center"/>
        <w:rPr>
          <w:rFonts w:ascii="黑体" w:hAnsi="宋体" w:eastAsia="黑体"/>
          <w:kern w:val="0"/>
          <w:sz w:val="24"/>
          <w:szCs w:val="20"/>
          <w:highlight w:val="none"/>
        </w:rPr>
      </w:pPr>
      <w:r>
        <w:rPr>
          <w:rFonts w:hint="eastAsia" w:ascii="黑体" w:hAnsi="宋体" w:eastAsia="黑体"/>
          <w:kern w:val="0"/>
          <w:sz w:val="24"/>
          <w:szCs w:val="20"/>
          <w:highlight w:val="none"/>
        </w:rPr>
        <w:t>（一）政府采购违法行为风险知悉确认书</w:t>
      </w:r>
    </w:p>
    <w:p w14:paraId="73F2B3A6">
      <w:pPr>
        <w:spacing w:before="0" w:beforeLines="0" w:after="157" w:afterLines="50" w:line="360" w:lineRule="exact"/>
        <w:ind w:firstLine="422" w:firstLineChars="200"/>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eastAsia="zh-CN"/>
        </w:rPr>
        <w:t>我</w:t>
      </w:r>
      <w:r>
        <w:rPr>
          <w:rFonts w:hint="eastAsia" w:ascii="宋体" w:hAnsi="宋体" w:eastAsia="宋体" w:cs="宋体"/>
          <w:b/>
          <w:bCs/>
          <w:color w:val="auto"/>
          <w:sz w:val="21"/>
          <w:szCs w:val="21"/>
          <w:lang w:val="en-US" w:eastAsia="zh-CN"/>
        </w:rPr>
        <w:t>单位</w:t>
      </w:r>
      <w:r>
        <w:rPr>
          <w:rFonts w:hint="eastAsia" w:ascii="宋体" w:hAnsi="宋体" w:eastAsia="宋体" w:cs="宋体"/>
          <w:b/>
          <w:bCs/>
          <w:color w:val="auto"/>
          <w:sz w:val="21"/>
          <w:szCs w:val="21"/>
        </w:rPr>
        <w:t>在投标前已充分知悉以下情形为参与政府采购活动时的重大风险事项，并承诺已对下述风险提示事项重点排查，</w:t>
      </w:r>
      <w:r>
        <w:rPr>
          <w:rFonts w:hint="eastAsia" w:ascii="宋体" w:hAnsi="宋体" w:eastAsia="宋体" w:cs="宋体"/>
          <w:b/>
          <w:bCs/>
          <w:color w:val="auto"/>
          <w:sz w:val="21"/>
          <w:szCs w:val="21"/>
          <w:lang w:val="en-US" w:eastAsia="zh-CN"/>
        </w:rPr>
        <w:t>若存在下述情况，我单位愿意依法承担被记入供应商诚信档案、罚款、取消参与政府采购资格、吊销营业执照等处罚；构成犯罪的，依法承担刑事责任。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7811"/>
      </w:tblGrid>
      <w:tr w14:paraId="496CC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711" w:type="dxa"/>
            <w:noWrap w:val="0"/>
            <w:vAlign w:val="top"/>
          </w:tcPr>
          <w:p w14:paraId="0BE880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序号</w:t>
            </w:r>
          </w:p>
        </w:tc>
        <w:tc>
          <w:tcPr>
            <w:tcW w:w="7811" w:type="dxa"/>
            <w:noWrap w:val="0"/>
            <w:vAlign w:val="top"/>
          </w:tcPr>
          <w:p w14:paraId="579B668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供应商参与投标禁止情形</w:t>
            </w:r>
          </w:p>
        </w:tc>
      </w:tr>
      <w:tr w14:paraId="504CC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79F6F7E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c>
          <w:tcPr>
            <w:tcW w:w="7811" w:type="dxa"/>
            <w:noWrap w:val="0"/>
            <w:vAlign w:val="center"/>
          </w:tcPr>
          <w:p w14:paraId="55EC294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auto"/>
                <w:sz w:val="21"/>
                <w:szCs w:val="21"/>
                <w:highlight w:val="none"/>
                <w:lang w:val="en-US" w:eastAsia="zh-CN"/>
              </w:rPr>
              <w:t>同一人、属同一单位或者在同一单位缴纳社会保险</w:t>
            </w:r>
            <w:r>
              <w:rPr>
                <w:rFonts w:hint="eastAsia" w:ascii="宋体" w:hAnsi="宋体" w:eastAsia="宋体" w:cs="宋体"/>
                <w:color w:val="auto"/>
                <w:sz w:val="21"/>
                <w:szCs w:val="21"/>
                <w:highlight w:val="none"/>
                <w:lang w:val="en-US" w:eastAsia="zh-CN"/>
              </w:rPr>
              <w:t>。</w:t>
            </w:r>
          </w:p>
        </w:tc>
      </w:tr>
      <w:tr w14:paraId="6EE5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116AA6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w:t>
            </w:r>
          </w:p>
        </w:tc>
        <w:tc>
          <w:tcPr>
            <w:tcW w:w="7811" w:type="dxa"/>
            <w:noWrap w:val="0"/>
            <w:vAlign w:val="center"/>
          </w:tcPr>
          <w:p w14:paraId="58061D4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参与本项目政府采购活动时，与其他投标供应商存在单位负责人为</w:t>
            </w:r>
            <w:r>
              <w:rPr>
                <w:rFonts w:hint="eastAsia" w:ascii="宋体" w:hAnsi="宋体" w:eastAsia="宋体" w:cs="宋体"/>
                <w:b/>
                <w:bCs/>
                <w:color w:val="auto"/>
                <w:sz w:val="21"/>
                <w:szCs w:val="21"/>
                <w:highlight w:val="none"/>
                <w:lang w:val="en-US" w:eastAsia="zh-CN"/>
              </w:rPr>
              <w:t>同一人或直接控股、管理关系</w:t>
            </w:r>
            <w:r>
              <w:rPr>
                <w:rFonts w:hint="eastAsia" w:ascii="宋体" w:hAnsi="宋体" w:eastAsia="宋体" w:cs="宋体"/>
                <w:color w:val="auto"/>
                <w:sz w:val="21"/>
                <w:szCs w:val="21"/>
                <w:highlight w:val="none"/>
                <w:lang w:val="en-US" w:eastAsia="zh-CN"/>
              </w:rPr>
              <w:t>。</w:t>
            </w:r>
          </w:p>
        </w:tc>
      </w:tr>
      <w:tr w14:paraId="1ECE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4B69972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7811" w:type="dxa"/>
            <w:noWrap w:val="0"/>
            <w:vAlign w:val="center"/>
          </w:tcPr>
          <w:p w14:paraId="6FDFDD2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与其他投标供应商的投标文件或部分投标文件</w:t>
            </w:r>
            <w:r>
              <w:rPr>
                <w:rFonts w:hint="eastAsia" w:ascii="宋体" w:hAnsi="宋体" w:eastAsia="宋体" w:cs="宋体"/>
                <w:b/>
                <w:bCs/>
                <w:color w:val="auto"/>
                <w:sz w:val="21"/>
                <w:szCs w:val="21"/>
                <w:highlight w:val="none"/>
                <w:lang w:val="en-US" w:eastAsia="zh-CN"/>
              </w:rPr>
              <w:t>相互混装或存在非正常一致</w:t>
            </w:r>
            <w:r>
              <w:rPr>
                <w:rFonts w:hint="eastAsia" w:ascii="宋体" w:hAnsi="宋体" w:eastAsia="宋体" w:cs="宋体"/>
                <w:color w:val="auto"/>
                <w:sz w:val="21"/>
                <w:szCs w:val="21"/>
                <w:highlight w:val="none"/>
                <w:lang w:val="en-US" w:eastAsia="zh-CN"/>
              </w:rPr>
              <w:t>。</w:t>
            </w:r>
          </w:p>
        </w:tc>
      </w:tr>
      <w:tr w14:paraId="013F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703CA81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7811" w:type="dxa"/>
            <w:noWrap w:val="0"/>
            <w:vAlign w:val="center"/>
          </w:tcPr>
          <w:p w14:paraId="33C4CB5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与其他投标供应商的投标文件由</w:t>
            </w:r>
            <w:r>
              <w:rPr>
                <w:rFonts w:hint="eastAsia" w:ascii="宋体" w:hAnsi="宋体" w:eastAsia="宋体" w:cs="宋体"/>
                <w:b/>
                <w:bCs/>
                <w:color w:val="auto"/>
                <w:sz w:val="21"/>
                <w:szCs w:val="21"/>
                <w:highlight w:val="none"/>
                <w:lang w:val="en-US" w:eastAsia="zh-CN"/>
              </w:rPr>
              <w:t>同一单位或者同一人编制</w:t>
            </w:r>
            <w:r>
              <w:rPr>
                <w:rFonts w:hint="eastAsia" w:ascii="宋体" w:hAnsi="宋体" w:eastAsia="宋体" w:cs="宋体"/>
                <w:color w:val="auto"/>
                <w:sz w:val="21"/>
                <w:szCs w:val="21"/>
                <w:highlight w:val="none"/>
                <w:lang w:val="en-US" w:eastAsia="zh-CN"/>
              </w:rPr>
              <w:t>，或者使用</w:t>
            </w:r>
            <w:r>
              <w:rPr>
                <w:rFonts w:hint="eastAsia" w:ascii="宋体" w:hAnsi="宋体" w:eastAsia="宋体" w:cs="宋体"/>
                <w:b/>
                <w:bCs/>
                <w:color w:val="auto"/>
                <w:sz w:val="21"/>
                <w:szCs w:val="21"/>
                <w:highlight w:val="none"/>
                <w:lang w:val="en-US" w:eastAsia="zh-CN"/>
              </w:rPr>
              <w:t>同一设备编制</w:t>
            </w:r>
            <w:r>
              <w:rPr>
                <w:rFonts w:hint="eastAsia" w:ascii="宋体" w:hAnsi="宋体" w:eastAsia="宋体" w:cs="宋体"/>
                <w:color w:val="auto"/>
                <w:sz w:val="21"/>
                <w:szCs w:val="21"/>
                <w:highlight w:val="none"/>
                <w:lang w:val="en-US" w:eastAsia="zh-CN"/>
              </w:rPr>
              <w:t>（“文件制作机器码”“文件创建标识码”一致）。</w:t>
            </w:r>
          </w:p>
        </w:tc>
      </w:tr>
      <w:tr w14:paraId="5DE0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7A7EF10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5</w:t>
            </w:r>
          </w:p>
        </w:tc>
        <w:tc>
          <w:tcPr>
            <w:tcW w:w="7811" w:type="dxa"/>
            <w:noWrap w:val="0"/>
            <w:vAlign w:val="center"/>
          </w:tcPr>
          <w:p w14:paraId="6D6C4C0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提供</w:t>
            </w:r>
            <w:r>
              <w:rPr>
                <w:rFonts w:hint="eastAsia" w:ascii="宋体" w:hAnsi="宋体" w:eastAsia="宋体" w:cs="宋体"/>
                <w:b/>
                <w:bCs/>
                <w:color w:val="auto"/>
                <w:sz w:val="21"/>
                <w:szCs w:val="21"/>
                <w:highlight w:val="none"/>
                <w:lang w:val="en-US" w:eastAsia="zh-CN"/>
              </w:rPr>
              <w:t>未经出具机构核实</w:t>
            </w:r>
            <w:r>
              <w:rPr>
                <w:rFonts w:hint="eastAsia" w:ascii="宋体" w:hAnsi="宋体" w:eastAsia="宋体" w:cs="宋体"/>
                <w:color w:val="auto"/>
                <w:sz w:val="21"/>
                <w:szCs w:val="21"/>
                <w:highlight w:val="none"/>
                <w:lang w:val="en-US" w:eastAsia="zh-CN"/>
              </w:rPr>
              <w:t>的虚假的检验检测报告、业绩材料、社保缴纳证明、学历学位证书、职称认证证书等材料。</w:t>
            </w:r>
          </w:p>
        </w:tc>
      </w:tr>
      <w:tr w14:paraId="4E65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60133C7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6</w:t>
            </w:r>
          </w:p>
        </w:tc>
        <w:tc>
          <w:tcPr>
            <w:tcW w:w="7811" w:type="dxa"/>
            <w:noWrap w:val="0"/>
            <w:vAlign w:val="center"/>
          </w:tcPr>
          <w:p w14:paraId="3C3D7F3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擅自将投标密钥或电子营业执照出借他人使用或未妥善保管。</w:t>
            </w:r>
          </w:p>
        </w:tc>
      </w:tr>
    </w:tbl>
    <w:p w14:paraId="465BBBDB">
      <w:pPr>
        <w:spacing w:before="157" w:beforeLines="50" w:line="380" w:lineRule="exact"/>
        <w:ind w:firstLine="422" w:firstLineChars="200"/>
        <w:rPr>
          <w:rFonts w:hint="eastAsia" w:ascii="宋体" w:hAnsi="宋体" w:eastAsia="宋体" w:cs="宋体"/>
          <w:b/>
          <w:color w:val="auto"/>
          <w:szCs w:val="21"/>
        </w:rPr>
      </w:pPr>
      <w:r>
        <w:rPr>
          <w:rFonts w:hint="eastAsia" w:ascii="宋体" w:hAnsi="宋体" w:eastAsia="宋体" w:cs="宋体"/>
          <w:b/>
          <w:color w:val="auto"/>
          <w:szCs w:val="21"/>
        </w:rPr>
        <w:t>一、</w:t>
      </w:r>
      <w:r>
        <w:rPr>
          <w:rFonts w:hint="eastAsia" w:ascii="宋体" w:hAnsi="宋体" w:eastAsia="宋体" w:cs="宋体"/>
          <w:b/>
          <w:color w:val="auto"/>
          <w:szCs w:val="21"/>
          <w:lang w:eastAsia="zh-CN"/>
        </w:rPr>
        <w:t>我</w:t>
      </w:r>
      <w:r>
        <w:rPr>
          <w:rFonts w:hint="eastAsia" w:ascii="宋体" w:hAnsi="宋体" w:eastAsia="宋体" w:cs="宋体"/>
          <w:b/>
          <w:color w:val="auto"/>
          <w:szCs w:val="21"/>
          <w:lang w:val="en-US" w:eastAsia="zh-CN"/>
        </w:rPr>
        <w:t>单位</w:t>
      </w:r>
      <w:r>
        <w:rPr>
          <w:rFonts w:hint="eastAsia" w:ascii="宋体" w:hAnsi="宋体" w:eastAsia="宋体" w:cs="宋体"/>
          <w:b/>
          <w:color w:val="auto"/>
          <w:szCs w:val="21"/>
        </w:rPr>
        <w:t>已充分知悉“隐瞒真实情况，提供虚假资料”的法定情形，包括但不限于：</w:t>
      </w:r>
    </w:p>
    <w:p w14:paraId="2466942B">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（一）通过转让或者租借等方式从其他单位获取资格或者资质证书投标的</w:t>
      </w:r>
      <w:r>
        <w:rPr>
          <w:rFonts w:hint="eastAsia" w:ascii="宋体" w:hAnsi="宋体" w:eastAsia="宋体" w:cs="宋体"/>
          <w:color w:val="auto"/>
          <w:szCs w:val="21"/>
          <w:highlight w:val="none"/>
        </w:rPr>
        <w:t>。</w:t>
      </w:r>
    </w:p>
    <w:p w14:paraId="2C4E065D">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（二）由其他单位或者其他单位负责人在投标供应商编制的投标文件上加盖印章或者签字的。</w:t>
      </w:r>
    </w:p>
    <w:p w14:paraId="5354AE92">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（三）项目负责人或者主要技术人员不是本单位人员的。</w:t>
      </w:r>
    </w:p>
    <w:p w14:paraId="0210E5B2">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（四）投标保证金不是从投标供应商基本账户转出的。</w:t>
      </w:r>
    </w:p>
    <w:p w14:paraId="29ECE52D">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（五）其他隐瞒真实情况、提供虚假资料的行为。</w:t>
      </w:r>
    </w:p>
    <w:p w14:paraId="63992DC9">
      <w:pPr>
        <w:spacing w:beforeLines="0" w:line="380" w:lineRule="exact"/>
        <w:ind w:firstLine="422" w:firstLineChars="200"/>
        <w:rPr>
          <w:rFonts w:hint="eastAsia" w:ascii="宋体" w:hAnsi="宋体" w:eastAsia="宋体" w:cs="宋体"/>
          <w:b/>
          <w:color w:val="auto"/>
          <w:szCs w:val="21"/>
        </w:rPr>
      </w:pPr>
      <w:r>
        <w:rPr>
          <w:rFonts w:hint="eastAsia" w:ascii="宋体" w:hAnsi="宋体" w:eastAsia="宋体" w:cs="宋体"/>
          <w:b/>
          <w:color w:val="auto"/>
          <w:szCs w:val="21"/>
        </w:rPr>
        <w:t>二、</w:t>
      </w:r>
      <w:r>
        <w:rPr>
          <w:rFonts w:hint="eastAsia" w:ascii="宋体" w:hAnsi="宋体" w:eastAsia="宋体" w:cs="宋体"/>
          <w:b/>
          <w:color w:val="auto"/>
          <w:szCs w:val="21"/>
          <w:lang w:eastAsia="zh-CN"/>
        </w:rPr>
        <w:t>我</w:t>
      </w:r>
      <w:r>
        <w:rPr>
          <w:rFonts w:hint="eastAsia" w:ascii="宋体" w:hAnsi="宋体" w:eastAsia="宋体" w:cs="宋体"/>
          <w:b/>
          <w:color w:val="auto"/>
          <w:szCs w:val="21"/>
          <w:lang w:val="en-US" w:eastAsia="zh-CN"/>
        </w:rPr>
        <w:t>单位</w:t>
      </w:r>
      <w:r>
        <w:rPr>
          <w:rFonts w:hint="eastAsia" w:ascii="宋体" w:hAnsi="宋体" w:eastAsia="宋体" w:cs="宋体"/>
          <w:b/>
          <w:color w:val="auto"/>
          <w:szCs w:val="21"/>
        </w:rPr>
        <w:t>已充分知悉“与其他采购参加人串通投标”的法定情形，包括但不限于：</w:t>
      </w:r>
    </w:p>
    <w:p w14:paraId="43CA97B3">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（一）投标供应商之间相互约定给予未中标的供应商利益补偿。</w:t>
      </w:r>
    </w:p>
    <w:p w14:paraId="44260BE0">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（二）不同投标供应商的法定代表人、主要经营负责人、项目投标授权代表人、项目负责人、主要技术人员为同一人、属同一单位或者在同一单位缴纳社会保险。</w:t>
      </w:r>
    </w:p>
    <w:p w14:paraId="0BE2D4F1">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（三）不同投标供应商的投标文件由同一单位或者同一人编制，或者由同一人分阶段参与编制的。</w:t>
      </w:r>
    </w:p>
    <w:p w14:paraId="735D3E7F">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（四）不同投标供应商的投标文件或部分投标文件相互混装。</w:t>
      </w:r>
    </w:p>
    <w:p w14:paraId="2ED96532">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（五）不同投标供应商的投标文件内容存在非正常一致。</w:t>
      </w:r>
    </w:p>
    <w:p w14:paraId="2E639F8A">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（六）由同一单位工作人员为两家以上（含两家）供应商进行同一项投标活动的。</w:t>
      </w:r>
    </w:p>
    <w:p w14:paraId="7ABC00EA">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（七）不同投标人的投标报价呈规律性差异。</w:t>
      </w:r>
    </w:p>
    <w:p w14:paraId="20F0359F">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（八）不同投标人的投标保证金从同一单位或者个人的账户转出。</w:t>
      </w:r>
    </w:p>
    <w:p w14:paraId="3B92CB57">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（九）主管部门依照法律、法规认定的其他情形。</w:t>
      </w:r>
    </w:p>
    <w:p w14:paraId="4A2B4267">
      <w:pPr>
        <w:spacing w:beforeLines="0" w:line="340" w:lineRule="exact"/>
        <w:ind w:firstLine="422" w:firstLineChars="200"/>
        <w:rPr>
          <w:rFonts w:hint="eastAsia" w:ascii="宋体" w:hAnsi="宋体" w:eastAsia="宋体" w:cs="宋体"/>
          <w:b/>
          <w:color w:val="auto"/>
          <w:szCs w:val="21"/>
        </w:rPr>
      </w:pPr>
      <w:r>
        <w:rPr>
          <w:rFonts w:hint="eastAsia" w:ascii="宋体" w:hAnsi="宋体" w:eastAsia="宋体" w:cs="宋体"/>
          <w:b/>
          <w:color w:val="auto"/>
          <w:szCs w:val="21"/>
        </w:rPr>
        <w:t>三、</w:t>
      </w:r>
      <w:r>
        <w:rPr>
          <w:rFonts w:hint="eastAsia" w:ascii="宋体" w:hAnsi="宋体" w:eastAsia="宋体" w:cs="宋体"/>
          <w:b/>
          <w:color w:val="auto"/>
          <w:szCs w:val="21"/>
          <w:lang w:eastAsia="zh-CN"/>
        </w:rPr>
        <w:t>我</w:t>
      </w:r>
      <w:r>
        <w:rPr>
          <w:rFonts w:hint="eastAsia" w:ascii="宋体" w:hAnsi="宋体" w:eastAsia="宋体" w:cs="宋体"/>
          <w:b/>
          <w:color w:val="auto"/>
          <w:szCs w:val="21"/>
          <w:lang w:val="en-US" w:eastAsia="zh-CN"/>
        </w:rPr>
        <w:t>单位</w:t>
      </w:r>
      <w:r>
        <w:rPr>
          <w:rFonts w:hint="eastAsia" w:ascii="宋体" w:hAnsi="宋体" w:eastAsia="宋体" w:cs="宋体"/>
          <w:b/>
          <w:color w:val="auto"/>
          <w:szCs w:val="21"/>
        </w:rPr>
        <w:t>已充分知悉下列情形</w:t>
      </w:r>
      <w:r>
        <w:rPr>
          <w:rFonts w:hint="eastAsia" w:ascii="宋体" w:hAnsi="宋体" w:eastAsia="宋体" w:cs="宋体"/>
          <w:b/>
          <w:color w:val="auto"/>
          <w:szCs w:val="21"/>
          <w:lang w:eastAsia="zh-CN"/>
        </w:rPr>
        <w:t>存在</w:t>
      </w:r>
      <w:r>
        <w:rPr>
          <w:rFonts w:hint="eastAsia" w:ascii="宋体" w:hAnsi="宋体" w:eastAsia="宋体" w:cs="宋体"/>
          <w:b/>
          <w:color w:val="auto"/>
          <w:szCs w:val="21"/>
        </w:rPr>
        <w:t>法律风险，在投标前已对相关风险事项进行排</w:t>
      </w:r>
      <w:r>
        <w:rPr>
          <w:rFonts w:hint="eastAsia" w:ascii="宋体" w:hAnsi="宋体" w:eastAsia="宋体" w:cs="宋体"/>
          <w:b/>
          <w:color w:val="auto"/>
          <w:szCs w:val="21"/>
          <w:highlight w:val="none"/>
        </w:rPr>
        <w:t>查。</w:t>
      </w:r>
    </w:p>
    <w:p w14:paraId="1E26F461">
      <w:pPr>
        <w:spacing w:beforeLines="0" w:line="340" w:lineRule="exact"/>
        <w:ind w:firstLine="420" w:firstLineChars="200"/>
        <w:rPr>
          <w:rFonts w:hint="eastAsia" w:ascii="宋体" w:hAnsi="宋体" w:eastAsia="宋体" w:cs="宋体"/>
          <w:b/>
          <w:color w:val="auto"/>
          <w:szCs w:val="21"/>
        </w:rPr>
      </w:pPr>
      <w:r>
        <w:rPr>
          <w:rFonts w:hint="eastAsia" w:ascii="宋体" w:hAnsi="宋体" w:eastAsia="宋体" w:cs="宋体"/>
          <w:color w:val="auto"/>
          <w:szCs w:val="21"/>
        </w:rPr>
        <w:t>（一）对于从其他主体获取的投标资料，</w:t>
      </w:r>
      <w:r>
        <w:rPr>
          <w:rFonts w:hint="eastAsia" w:ascii="宋体" w:hAnsi="宋体" w:eastAsia="宋体" w:cs="宋体"/>
          <w:color w:val="auto"/>
          <w:szCs w:val="21"/>
          <w:lang w:eastAsia="zh-CN"/>
        </w:rPr>
        <w:t>我</w:t>
      </w:r>
      <w:r>
        <w:rPr>
          <w:rFonts w:hint="eastAsia" w:ascii="宋体" w:hAnsi="宋体" w:eastAsia="宋体" w:cs="宋体"/>
          <w:color w:val="auto"/>
          <w:szCs w:val="21"/>
          <w:lang w:val="en-US" w:eastAsia="zh-CN"/>
        </w:rPr>
        <w:t>单位</w:t>
      </w:r>
      <w:r>
        <w:rPr>
          <w:rFonts w:hint="eastAsia" w:ascii="宋体" w:hAnsi="宋体" w:eastAsia="宋体" w:cs="宋体"/>
          <w:color w:val="auto"/>
          <w:szCs w:val="21"/>
        </w:rPr>
        <w:t>应审慎核查，确保</w:t>
      </w:r>
      <w:r>
        <w:rPr>
          <w:rFonts w:hint="eastAsia" w:ascii="宋体" w:hAnsi="宋体" w:eastAsia="宋体" w:cs="宋体"/>
          <w:color w:val="auto"/>
          <w:szCs w:val="21"/>
          <w:lang w:eastAsia="zh-CN"/>
        </w:rPr>
        <w:t>其</w:t>
      </w:r>
      <w:r>
        <w:rPr>
          <w:rFonts w:hint="eastAsia" w:ascii="宋体" w:hAnsi="宋体" w:eastAsia="宋体" w:cs="宋体"/>
          <w:color w:val="auto"/>
          <w:szCs w:val="21"/>
        </w:rPr>
        <w:t>真实性。</w:t>
      </w:r>
      <w:r>
        <w:rPr>
          <w:rFonts w:hint="eastAsia" w:ascii="宋体" w:hAnsi="宋体" w:eastAsia="宋体" w:cs="宋体"/>
          <w:b/>
          <w:color w:val="auto"/>
          <w:szCs w:val="21"/>
        </w:rPr>
        <w:t>如主管部门查实投标文件中存在虚假资料的，无论相关资料是否由第三方或本公司员工提供，均不影响主管部门对供应商存在“隐瞒真实情况，提供虚假资料”违法行为的认定。</w:t>
      </w:r>
    </w:p>
    <w:p w14:paraId="5DC78035">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（二）对于涉及国家机关出具的公文、证件、证明材料等文件，一旦涉嫌虚假，经查实，主管部门将依法从严处理，并移送有关部门追究法律责任；涉嫌犯罪的，移送司法机关</w:t>
      </w:r>
      <w:r>
        <w:rPr>
          <w:rFonts w:hint="eastAsia" w:ascii="宋体" w:hAnsi="宋体" w:eastAsia="宋体" w:cs="宋体"/>
          <w:color w:val="auto"/>
          <w:szCs w:val="21"/>
          <w:lang w:eastAsia="zh-CN"/>
        </w:rPr>
        <w:t>处理</w:t>
      </w:r>
      <w:r>
        <w:rPr>
          <w:rFonts w:hint="eastAsia" w:ascii="宋体" w:hAnsi="宋体" w:eastAsia="宋体" w:cs="宋体"/>
          <w:color w:val="auto"/>
          <w:szCs w:val="21"/>
        </w:rPr>
        <w:t>。</w:t>
      </w:r>
    </w:p>
    <w:p w14:paraId="140DFDEF">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w:t>
      </w:r>
      <w:r>
        <w:rPr>
          <w:rFonts w:hint="eastAsia" w:ascii="宋体" w:hAnsi="宋体" w:eastAsia="宋体" w:cs="宋体"/>
          <w:color w:val="auto"/>
          <w:szCs w:val="21"/>
          <w:lang w:eastAsia="zh-CN"/>
        </w:rPr>
        <w:t>三</w:t>
      </w:r>
      <w:r>
        <w:rPr>
          <w:rFonts w:hint="eastAsia" w:ascii="宋体" w:hAnsi="宋体" w:eastAsia="宋体" w:cs="宋体"/>
          <w:color w:val="auto"/>
          <w:szCs w:val="21"/>
        </w:rPr>
        <w:t>）</w:t>
      </w:r>
      <w:r>
        <w:rPr>
          <w:rFonts w:hint="eastAsia" w:ascii="宋体" w:hAnsi="宋体" w:eastAsia="宋体" w:cs="宋体"/>
          <w:color w:val="auto"/>
          <w:szCs w:val="21"/>
          <w:lang w:eastAsia="zh-CN"/>
        </w:rPr>
        <w:t>我</w:t>
      </w:r>
      <w:r>
        <w:rPr>
          <w:rFonts w:hint="eastAsia" w:ascii="宋体" w:hAnsi="宋体" w:eastAsia="宋体" w:cs="宋体"/>
          <w:color w:val="auto"/>
          <w:szCs w:val="21"/>
          <w:lang w:val="en-US" w:eastAsia="zh-CN"/>
        </w:rPr>
        <w:t>单位</w:t>
      </w:r>
      <w:r>
        <w:rPr>
          <w:rFonts w:hint="eastAsia" w:ascii="宋体" w:hAnsi="宋体" w:eastAsia="宋体" w:cs="宋体"/>
          <w:color w:val="auto"/>
          <w:szCs w:val="21"/>
        </w:rPr>
        <w:t>对投标电子密钥</w:t>
      </w:r>
      <w:r>
        <w:rPr>
          <w:rFonts w:hint="eastAsia" w:ascii="宋体" w:hAnsi="宋体" w:eastAsia="宋体" w:cs="宋体"/>
          <w:color w:val="auto"/>
          <w:szCs w:val="21"/>
          <w:lang w:eastAsia="zh-CN"/>
        </w:rPr>
        <w:t>或</w:t>
      </w:r>
      <w:r>
        <w:rPr>
          <w:rFonts w:hint="eastAsia" w:ascii="宋体" w:hAnsi="宋体" w:eastAsia="宋体" w:cs="宋体"/>
          <w:color w:val="auto"/>
          <w:szCs w:val="21"/>
          <w:lang w:val="en-US" w:eastAsia="zh-CN"/>
        </w:rPr>
        <w:t>电子营业执照</w:t>
      </w:r>
      <w:r>
        <w:rPr>
          <w:rFonts w:hint="eastAsia" w:ascii="宋体" w:hAnsi="宋体" w:eastAsia="宋体" w:cs="宋体"/>
          <w:color w:val="auto"/>
          <w:szCs w:val="21"/>
        </w:rPr>
        <w:t>负有妥善保管、及时变更和续期等主体责任</w:t>
      </w:r>
      <w:r>
        <w:rPr>
          <w:rFonts w:hint="eastAsia" w:ascii="宋体" w:hAnsi="宋体" w:eastAsia="宋体" w:cs="宋体"/>
          <w:color w:val="auto"/>
          <w:szCs w:val="21"/>
          <w:lang w:eastAsia="zh-CN"/>
        </w:rPr>
        <w:t>；</w:t>
      </w:r>
      <w:r>
        <w:rPr>
          <w:rFonts w:hint="eastAsia" w:ascii="宋体" w:hAnsi="宋体" w:eastAsia="宋体" w:cs="宋体"/>
          <w:color w:val="auto"/>
          <w:szCs w:val="21"/>
        </w:rPr>
        <w:t>使用电子密钥</w:t>
      </w:r>
      <w:r>
        <w:rPr>
          <w:rFonts w:hint="eastAsia" w:ascii="宋体" w:hAnsi="宋体" w:eastAsia="宋体" w:cs="宋体"/>
          <w:color w:val="auto"/>
          <w:szCs w:val="21"/>
          <w:lang w:eastAsia="zh-CN"/>
        </w:rPr>
        <w:t>或</w:t>
      </w:r>
      <w:r>
        <w:rPr>
          <w:rFonts w:hint="eastAsia" w:ascii="宋体" w:hAnsi="宋体" w:eastAsia="宋体" w:cs="宋体"/>
          <w:color w:val="auto"/>
          <w:szCs w:val="21"/>
          <w:lang w:val="en-US" w:eastAsia="zh-CN"/>
        </w:rPr>
        <w:t>电子营业执照</w:t>
      </w:r>
      <w:r>
        <w:rPr>
          <w:rFonts w:hint="eastAsia" w:ascii="宋体" w:hAnsi="宋体" w:eastAsia="宋体" w:cs="宋体"/>
          <w:color w:val="auto"/>
          <w:szCs w:val="21"/>
        </w:rPr>
        <w:t>在深圳政府采购网站进行的活动，均具有法律效力，须承担相应的法律后果。</w:t>
      </w:r>
      <w:r>
        <w:rPr>
          <w:rFonts w:hint="eastAsia" w:ascii="宋体" w:hAnsi="宋体" w:eastAsia="宋体" w:cs="宋体"/>
          <w:color w:val="auto"/>
          <w:szCs w:val="21"/>
          <w:lang w:eastAsia="zh-CN"/>
        </w:rPr>
        <w:t>若</w:t>
      </w:r>
      <w:r>
        <w:rPr>
          <w:rFonts w:hint="eastAsia" w:ascii="宋体" w:hAnsi="宋体" w:eastAsia="宋体" w:cs="宋体"/>
          <w:b/>
          <w:bCs/>
          <w:color w:val="auto"/>
          <w:szCs w:val="21"/>
        </w:rPr>
        <w:t>擅自将投标密钥</w:t>
      </w:r>
      <w:r>
        <w:rPr>
          <w:rFonts w:hint="eastAsia" w:ascii="宋体" w:hAnsi="宋体" w:eastAsia="宋体" w:cs="宋体"/>
          <w:b/>
          <w:bCs/>
          <w:color w:val="auto"/>
          <w:szCs w:val="21"/>
          <w:lang w:eastAsia="zh-CN"/>
        </w:rPr>
        <w:t>或</w:t>
      </w:r>
      <w:r>
        <w:rPr>
          <w:rFonts w:hint="eastAsia" w:ascii="宋体" w:hAnsi="宋体" w:eastAsia="宋体" w:cs="宋体"/>
          <w:b/>
          <w:bCs/>
          <w:color w:val="auto"/>
          <w:szCs w:val="21"/>
          <w:lang w:val="en-US" w:eastAsia="zh-CN"/>
        </w:rPr>
        <w:t>电子营业执照</w:t>
      </w:r>
      <w:r>
        <w:rPr>
          <w:rFonts w:hint="eastAsia" w:ascii="宋体" w:hAnsi="宋体" w:eastAsia="宋体" w:cs="宋体"/>
          <w:b/>
          <w:bCs/>
          <w:color w:val="auto"/>
          <w:szCs w:val="21"/>
        </w:rPr>
        <w:t>出借他人使用所造成的法律后果，由</w:t>
      </w:r>
      <w:r>
        <w:rPr>
          <w:rFonts w:hint="eastAsia" w:ascii="宋体" w:hAnsi="宋体" w:eastAsia="宋体" w:cs="宋体"/>
          <w:b/>
          <w:bCs/>
          <w:color w:val="auto"/>
          <w:szCs w:val="21"/>
          <w:lang w:eastAsia="zh-CN"/>
        </w:rPr>
        <w:t>我</w:t>
      </w:r>
      <w:r>
        <w:rPr>
          <w:rFonts w:hint="eastAsia" w:ascii="宋体" w:hAnsi="宋体" w:eastAsia="宋体" w:cs="宋体"/>
          <w:b/>
          <w:bCs/>
          <w:color w:val="auto"/>
          <w:szCs w:val="21"/>
          <w:lang w:val="en-US" w:eastAsia="zh-CN"/>
        </w:rPr>
        <w:t>单位</w:t>
      </w:r>
      <w:r>
        <w:rPr>
          <w:rFonts w:hint="eastAsia" w:ascii="宋体" w:hAnsi="宋体" w:eastAsia="宋体" w:cs="宋体"/>
          <w:b/>
          <w:bCs/>
          <w:color w:val="auto"/>
          <w:szCs w:val="21"/>
        </w:rPr>
        <w:t>自行承担</w:t>
      </w:r>
      <w:r>
        <w:rPr>
          <w:rFonts w:hint="eastAsia" w:ascii="宋体" w:hAnsi="宋体" w:eastAsia="宋体" w:cs="宋体"/>
          <w:color w:val="auto"/>
          <w:szCs w:val="21"/>
        </w:rPr>
        <w:t>。</w:t>
      </w:r>
    </w:p>
    <w:p w14:paraId="1D1BACC9">
      <w:pPr>
        <w:spacing w:beforeLines="0" w:line="340" w:lineRule="exact"/>
        <w:ind w:firstLine="422" w:firstLineChars="200"/>
        <w:rPr>
          <w:rFonts w:hint="eastAsia" w:ascii="宋体" w:hAnsi="宋体" w:eastAsia="宋体" w:cs="宋体"/>
          <w:b/>
          <w:color w:val="auto"/>
          <w:szCs w:val="21"/>
        </w:rPr>
      </w:pPr>
      <w:r>
        <w:rPr>
          <w:rFonts w:hint="eastAsia" w:ascii="宋体" w:hAnsi="宋体" w:eastAsia="宋体" w:cs="宋体"/>
          <w:b/>
          <w:color w:val="auto"/>
          <w:szCs w:val="21"/>
        </w:rPr>
        <w:t>四、</w:t>
      </w:r>
      <w:r>
        <w:rPr>
          <w:rFonts w:hint="eastAsia" w:ascii="宋体" w:hAnsi="宋体" w:eastAsia="宋体" w:cs="宋体"/>
          <w:b/>
          <w:color w:val="auto"/>
          <w:szCs w:val="21"/>
          <w:lang w:eastAsia="zh-CN"/>
        </w:rPr>
        <w:t>我</w:t>
      </w:r>
      <w:r>
        <w:rPr>
          <w:rFonts w:hint="eastAsia" w:ascii="宋体" w:hAnsi="宋体" w:eastAsia="宋体" w:cs="宋体"/>
          <w:b/>
          <w:color w:val="auto"/>
          <w:szCs w:val="21"/>
          <w:lang w:val="en-US" w:eastAsia="zh-CN"/>
        </w:rPr>
        <w:t>单位</w:t>
      </w:r>
      <w:r>
        <w:rPr>
          <w:rFonts w:hint="eastAsia" w:ascii="宋体" w:hAnsi="宋体" w:eastAsia="宋体" w:cs="宋体"/>
          <w:b/>
          <w:color w:val="auto"/>
          <w:szCs w:val="21"/>
        </w:rPr>
        <w:t>已充分知悉政府采购违法、违规行为的法律</w:t>
      </w:r>
      <w:r>
        <w:rPr>
          <w:rFonts w:hint="eastAsia" w:ascii="宋体" w:hAnsi="宋体" w:eastAsia="宋体" w:cs="宋体"/>
          <w:b/>
          <w:color w:val="auto"/>
          <w:szCs w:val="21"/>
          <w:highlight w:val="none"/>
        </w:rPr>
        <w:t>后果。</w:t>
      </w:r>
    </w:p>
    <w:p w14:paraId="171869FD">
      <w:pPr>
        <w:spacing w:beforeLines="0" w:line="340" w:lineRule="exact"/>
        <w:ind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rPr>
        <w:t>经查实，若</w:t>
      </w:r>
      <w:r>
        <w:rPr>
          <w:rFonts w:hint="eastAsia" w:ascii="宋体" w:hAnsi="宋体" w:eastAsia="宋体" w:cs="宋体"/>
          <w:color w:val="auto"/>
          <w:szCs w:val="21"/>
          <w:lang w:eastAsia="zh-CN"/>
        </w:rPr>
        <w:t>我</w:t>
      </w:r>
      <w:r>
        <w:rPr>
          <w:rFonts w:hint="eastAsia" w:ascii="宋体" w:hAnsi="宋体" w:eastAsia="宋体" w:cs="宋体"/>
          <w:color w:val="auto"/>
          <w:szCs w:val="21"/>
          <w:lang w:val="en-US" w:eastAsia="zh-CN"/>
        </w:rPr>
        <w:t>单位</w:t>
      </w:r>
      <w:r>
        <w:rPr>
          <w:rFonts w:hint="eastAsia" w:ascii="宋体" w:hAnsi="宋体" w:eastAsia="宋体" w:cs="宋体"/>
          <w:color w:val="auto"/>
          <w:szCs w:val="21"/>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ascii="宋体" w:hAnsi="宋体" w:eastAsia="宋体" w:cs="宋体"/>
          <w:color w:val="auto"/>
          <w:szCs w:val="21"/>
          <w:highlight w:val="none"/>
        </w:rPr>
        <w:t>分之二十以上千分之三十以下罚款，由市场监管部门依法吊销营业执照。</w:t>
      </w:r>
    </w:p>
    <w:p w14:paraId="1982FFB8">
      <w:pPr>
        <w:spacing w:beforeLines="0" w:line="340" w:lineRule="exact"/>
        <w:ind w:firstLine="420" w:firstLineChars="200"/>
        <w:rPr>
          <w:rFonts w:hint="eastAsia" w:ascii="宋体" w:hAnsi="宋体" w:eastAsia="宋体" w:cs="宋体"/>
          <w:color w:val="auto"/>
          <w:szCs w:val="21"/>
          <w:highlight w:val="yellow"/>
        </w:rPr>
      </w:pPr>
      <w:r>
        <w:rPr>
          <w:rFonts w:hint="eastAsia" w:ascii="宋体" w:hAnsi="宋体" w:eastAsia="宋体" w:cs="宋体"/>
          <w:color w:val="auto"/>
          <w:szCs w:val="21"/>
          <w:highlight w:val="yellow"/>
        </w:rPr>
        <w:t>以下文字请投标供应商抄写并确认：“</w:t>
      </w:r>
      <w:r>
        <w:rPr>
          <w:rFonts w:hint="eastAsia" w:ascii="宋体" w:hAnsi="宋体" w:eastAsia="宋体" w:cs="宋体"/>
          <w:color w:val="auto"/>
          <w:szCs w:val="21"/>
          <w:highlight w:val="yellow"/>
          <w:lang w:eastAsia="zh-CN"/>
        </w:rPr>
        <w:t>我</w:t>
      </w:r>
      <w:r>
        <w:rPr>
          <w:rFonts w:hint="eastAsia" w:ascii="宋体" w:hAnsi="宋体" w:eastAsia="宋体" w:cs="宋体"/>
          <w:color w:val="auto"/>
          <w:szCs w:val="21"/>
          <w:highlight w:val="yellow"/>
          <w:lang w:val="en-US" w:eastAsia="zh-CN"/>
        </w:rPr>
        <w:t>单位</w:t>
      </w:r>
      <w:r>
        <w:rPr>
          <w:rFonts w:hint="eastAsia" w:ascii="宋体" w:hAnsi="宋体" w:eastAsia="宋体" w:cs="宋体"/>
          <w:color w:val="auto"/>
          <w:szCs w:val="21"/>
          <w:highlight w:val="yellow"/>
        </w:rPr>
        <w:t>已仔细阅读《政府采购违法行为风险知悉确认书》，充分知悉违法行为的法律后果，并承诺将严谨、诚信、依法依规参与政府采购活动”。</w:t>
      </w:r>
    </w:p>
    <w:tbl>
      <w:tblPr>
        <w:tblStyle w:val="476"/>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0CE6F92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noWrap w:val="0"/>
            <w:vAlign w:val="top"/>
          </w:tcPr>
          <w:p w14:paraId="14E5AA9B">
            <w:pPr>
              <w:autoSpaceDE w:val="0"/>
              <w:autoSpaceDN w:val="0"/>
              <w:spacing w:beforeLines="0" w:line="340" w:lineRule="exact"/>
              <w:ind w:firstLine="1866"/>
              <w:rPr>
                <w:rFonts w:hint="eastAsia" w:ascii="宋体" w:hAnsi="宋体" w:eastAsia="宋体" w:cs="宋体"/>
                <w:color w:val="auto"/>
                <w:spacing w:val="-4"/>
                <w:kern w:val="0"/>
                <w:szCs w:val="21"/>
                <w:highlight w:val="none"/>
              </w:rPr>
            </w:pPr>
          </w:p>
        </w:tc>
      </w:tr>
      <w:tr w14:paraId="68AF012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209693AD">
            <w:pPr>
              <w:autoSpaceDE w:val="0"/>
              <w:autoSpaceDN w:val="0"/>
              <w:spacing w:beforeLines="0" w:line="340" w:lineRule="exact"/>
              <w:ind w:firstLine="1866"/>
              <w:rPr>
                <w:rFonts w:hint="eastAsia" w:ascii="宋体" w:hAnsi="宋体" w:eastAsia="宋体" w:cs="宋体"/>
                <w:color w:val="auto"/>
                <w:spacing w:val="-4"/>
                <w:kern w:val="0"/>
                <w:szCs w:val="21"/>
              </w:rPr>
            </w:pPr>
          </w:p>
        </w:tc>
      </w:tr>
      <w:tr w14:paraId="7C20A33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42D9442B">
            <w:pPr>
              <w:autoSpaceDE w:val="0"/>
              <w:autoSpaceDN w:val="0"/>
              <w:spacing w:beforeLines="0" w:line="340" w:lineRule="exact"/>
              <w:ind w:firstLine="1866"/>
              <w:rPr>
                <w:rFonts w:hint="eastAsia" w:ascii="宋体" w:hAnsi="宋体" w:eastAsia="宋体" w:cs="宋体"/>
                <w:color w:val="auto"/>
                <w:spacing w:val="-4"/>
                <w:kern w:val="0"/>
                <w:szCs w:val="21"/>
              </w:rPr>
            </w:pPr>
          </w:p>
        </w:tc>
      </w:tr>
      <w:tr w14:paraId="725B96B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noWrap w:val="0"/>
            <w:vAlign w:val="top"/>
          </w:tcPr>
          <w:p w14:paraId="6EBD5653">
            <w:pPr>
              <w:autoSpaceDE w:val="0"/>
              <w:autoSpaceDN w:val="0"/>
              <w:spacing w:beforeLines="0" w:line="340" w:lineRule="exact"/>
              <w:ind w:firstLine="1866"/>
              <w:rPr>
                <w:rFonts w:hint="eastAsia" w:ascii="宋体" w:hAnsi="宋体" w:eastAsia="宋体" w:cs="宋体"/>
                <w:color w:val="auto"/>
                <w:spacing w:val="-4"/>
                <w:kern w:val="0"/>
                <w:szCs w:val="21"/>
              </w:rPr>
            </w:pPr>
          </w:p>
        </w:tc>
      </w:tr>
    </w:tbl>
    <w:p w14:paraId="2C4ABC8B">
      <w:pPr>
        <w:widowControl/>
        <w:wordWrap w:val="0"/>
        <w:autoSpaceDE w:val="0"/>
        <w:autoSpaceDN w:val="0"/>
        <w:spacing w:beforeLines="0" w:line="340" w:lineRule="exact"/>
        <w:ind w:right="808" w:firstLine="404" w:firstLineChars="200"/>
        <w:jc w:val="right"/>
        <w:rPr>
          <w:rFonts w:hint="eastAsia" w:ascii="宋体" w:hAnsi="宋体" w:eastAsia="宋体" w:cs="宋体"/>
          <w:color w:val="auto"/>
          <w:spacing w:val="-4"/>
          <w:kern w:val="0"/>
          <w:szCs w:val="21"/>
        </w:rPr>
      </w:pPr>
    </w:p>
    <w:p w14:paraId="2D39C5DC">
      <w:pPr>
        <w:widowControl/>
        <w:wordWrap w:val="0"/>
        <w:autoSpaceDE w:val="0"/>
        <w:autoSpaceDN w:val="0"/>
        <w:spacing w:beforeLines="0" w:line="340" w:lineRule="exact"/>
        <w:ind w:right="808" w:firstLine="404" w:firstLineChars="200"/>
        <w:jc w:val="right"/>
        <w:rPr>
          <w:rFonts w:hint="eastAsia" w:ascii="宋体" w:hAnsi="宋体" w:eastAsia="宋体" w:cs="宋体"/>
          <w:color w:val="auto"/>
          <w:spacing w:val="-4"/>
          <w:kern w:val="0"/>
          <w:szCs w:val="21"/>
          <w:u w:val="single"/>
        </w:rPr>
      </w:pPr>
      <w:r>
        <w:rPr>
          <w:rFonts w:hint="eastAsia" w:ascii="宋体" w:hAnsi="宋体" w:eastAsia="宋体" w:cs="宋体"/>
          <w:color w:val="auto"/>
          <w:spacing w:val="-4"/>
          <w:kern w:val="0"/>
          <w:szCs w:val="21"/>
          <w:lang w:eastAsia="zh-CN"/>
        </w:rPr>
        <w:t>单位</w:t>
      </w:r>
      <w:r>
        <w:rPr>
          <w:rFonts w:hint="eastAsia" w:ascii="宋体" w:hAnsi="宋体" w:eastAsia="宋体" w:cs="宋体"/>
          <w:color w:val="auto"/>
          <w:spacing w:val="-4"/>
          <w:kern w:val="0"/>
          <w:szCs w:val="21"/>
        </w:rPr>
        <w:t>负责人签名：</w:t>
      </w:r>
      <w:r>
        <w:rPr>
          <w:rFonts w:hint="eastAsia" w:ascii="宋体" w:hAnsi="宋体" w:eastAsia="宋体" w:cs="宋体"/>
          <w:color w:val="auto"/>
          <w:spacing w:val="-4"/>
          <w:kern w:val="0"/>
          <w:szCs w:val="21"/>
          <w:u w:val="single"/>
        </w:rPr>
        <w:t xml:space="preserve">              </w:t>
      </w:r>
    </w:p>
    <w:p w14:paraId="1FC53430">
      <w:pPr>
        <w:widowControl/>
        <w:wordWrap w:val="0"/>
        <w:autoSpaceDE w:val="0"/>
        <w:autoSpaceDN w:val="0"/>
        <w:spacing w:beforeLines="0" w:line="340" w:lineRule="exact"/>
        <w:ind w:right="808" w:firstLine="404" w:firstLineChars="200"/>
        <w:jc w:val="center"/>
        <w:rPr>
          <w:rFonts w:hint="eastAsia" w:ascii="宋体" w:hAnsi="宋体" w:eastAsia="宋体" w:cs="宋体"/>
          <w:color w:val="auto"/>
          <w:spacing w:val="-4"/>
          <w:kern w:val="0"/>
          <w:szCs w:val="21"/>
          <w:u w:val="single"/>
        </w:rPr>
      </w:pPr>
      <w:r>
        <w:rPr>
          <w:rFonts w:hint="eastAsia" w:ascii="宋体" w:hAnsi="宋体" w:eastAsia="宋体" w:cs="宋体"/>
          <w:color w:val="auto"/>
          <w:spacing w:val="-4"/>
          <w:kern w:val="0"/>
          <w:szCs w:val="21"/>
          <w:lang w:val="en-US" w:eastAsia="zh-CN"/>
        </w:rPr>
        <w:t xml:space="preserve">                                 </w:t>
      </w:r>
      <w:r>
        <w:rPr>
          <w:rFonts w:hint="eastAsia" w:ascii="宋体" w:hAnsi="宋体" w:eastAsia="宋体" w:cs="宋体"/>
          <w:color w:val="auto"/>
          <w:spacing w:val="-4"/>
          <w:kern w:val="0"/>
          <w:szCs w:val="21"/>
          <w:lang w:eastAsia="zh-CN"/>
        </w:rPr>
        <w:t>（加盖</w:t>
      </w:r>
      <w:r>
        <w:rPr>
          <w:rFonts w:hint="eastAsia" w:ascii="宋体" w:hAnsi="宋体" w:eastAsia="宋体" w:cs="宋体"/>
          <w:color w:val="auto"/>
          <w:spacing w:val="-4"/>
          <w:kern w:val="0"/>
          <w:szCs w:val="21"/>
        </w:rPr>
        <w:t>公章</w:t>
      </w:r>
      <w:r>
        <w:rPr>
          <w:rFonts w:hint="eastAsia" w:ascii="宋体" w:hAnsi="宋体" w:eastAsia="宋体" w:cs="宋体"/>
          <w:color w:val="auto"/>
          <w:spacing w:val="-4"/>
          <w:kern w:val="0"/>
          <w:szCs w:val="21"/>
          <w:lang w:eastAsia="zh-CN"/>
        </w:rPr>
        <w:t>）</w:t>
      </w:r>
    </w:p>
    <w:p w14:paraId="03A51BAD">
      <w:pPr>
        <w:widowControl/>
        <w:wordWrap w:val="0"/>
        <w:autoSpaceDE w:val="0"/>
        <w:autoSpaceDN w:val="0"/>
        <w:spacing w:beforeLines="0" w:line="340" w:lineRule="exact"/>
        <w:ind w:right="808" w:firstLine="404" w:firstLineChars="200"/>
        <w:jc w:val="right"/>
        <w:rPr>
          <w:rFonts w:hint="eastAsia" w:ascii="宋体" w:hAnsi="宋体" w:eastAsia="宋体" w:cs="宋体"/>
          <w:color w:val="auto"/>
          <w:spacing w:val="-4"/>
          <w:kern w:val="0"/>
          <w:szCs w:val="21"/>
          <w:u w:val="single"/>
        </w:rPr>
      </w:pPr>
      <w:r>
        <w:rPr>
          <w:rFonts w:hint="eastAsia" w:ascii="宋体" w:hAnsi="宋体" w:eastAsia="宋体" w:cs="宋体"/>
          <w:color w:val="auto"/>
          <w:spacing w:val="-4"/>
          <w:kern w:val="0"/>
          <w:szCs w:val="21"/>
        </w:rPr>
        <w:t xml:space="preserve">     日期：</w:t>
      </w:r>
      <w:r>
        <w:rPr>
          <w:rFonts w:hint="eastAsia" w:ascii="宋体" w:hAnsi="宋体" w:eastAsia="宋体" w:cs="宋体"/>
          <w:color w:val="auto"/>
          <w:spacing w:val="-4"/>
          <w:kern w:val="0"/>
          <w:szCs w:val="21"/>
          <w:u w:val="single"/>
        </w:rPr>
        <w:t xml:space="preserve">              </w:t>
      </w:r>
    </w:p>
    <w:p w14:paraId="065545E7">
      <w:pPr>
        <w:widowControl/>
        <w:autoSpaceDE w:val="0"/>
        <w:autoSpaceDN w:val="0"/>
        <w:spacing w:beforeLines="0" w:line="340" w:lineRule="exact"/>
        <w:ind w:firstLine="406" w:firstLineChars="200"/>
        <w:jc w:val="left"/>
        <w:rPr>
          <w:rFonts w:hint="eastAsia" w:ascii="宋体" w:hAnsi="宋体" w:eastAsia="宋体" w:cs="宋体"/>
          <w:b/>
          <w:bCs/>
          <w:color w:val="auto"/>
          <w:spacing w:val="-4"/>
          <w:kern w:val="0"/>
          <w:szCs w:val="21"/>
        </w:rPr>
      </w:pPr>
    </w:p>
    <w:p w14:paraId="5CC2E883">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06" w:firstLineChars="200"/>
        <w:jc w:val="left"/>
        <w:textAlignment w:val="auto"/>
        <w:rPr>
          <w:rFonts w:hint="eastAsia" w:ascii="宋体" w:hAnsi="宋体" w:eastAsia="宋体" w:cs="宋体"/>
          <w:b/>
          <w:bCs/>
          <w:color w:val="auto"/>
          <w:spacing w:val="-4"/>
          <w:kern w:val="0"/>
          <w:szCs w:val="21"/>
          <w:highlight w:val="none"/>
        </w:rPr>
      </w:pPr>
      <w:r>
        <w:rPr>
          <w:rFonts w:hint="eastAsia" w:ascii="宋体" w:hAnsi="宋体" w:eastAsia="宋体" w:cs="宋体"/>
          <w:b/>
          <w:bCs/>
          <w:color w:val="auto"/>
          <w:spacing w:val="-4"/>
          <w:kern w:val="0"/>
          <w:szCs w:val="21"/>
        </w:rPr>
        <w:t>注：</w:t>
      </w:r>
      <w:r>
        <w:rPr>
          <w:rFonts w:hint="eastAsia" w:ascii="宋体" w:hAnsi="宋体" w:eastAsia="宋体" w:cs="宋体"/>
          <w:b/>
          <w:bCs/>
          <w:color w:val="auto"/>
          <w:spacing w:val="-4"/>
          <w:kern w:val="0"/>
          <w:szCs w:val="21"/>
          <w:lang w:val="en-US" w:eastAsia="zh-CN"/>
        </w:rPr>
        <w:t>1.</w:t>
      </w:r>
      <w:r>
        <w:rPr>
          <w:rFonts w:hint="eastAsia" w:ascii="宋体" w:hAnsi="宋体" w:eastAsia="宋体" w:cs="宋体"/>
          <w:b/>
          <w:bCs/>
          <w:color w:val="auto"/>
          <w:spacing w:val="-4"/>
          <w:kern w:val="0"/>
          <w:szCs w:val="21"/>
          <w:lang w:eastAsia="zh-CN"/>
        </w:rPr>
        <w:t>《</w:t>
      </w:r>
      <w:r>
        <w:rPr>
          <w:rFonts w:hint="eastAsia" w:ascii="宋体" w:hAnsi="宋体" w:eastAsia="宋体" w:cs="宋体"/>
          <w:b/>
          <w:bCs/>
          <w:color w:val="auto"/>
          <w:spacing w:val="-4"/>
          <w:kern w:val="0"/>
          <w:szCs w:val="21"/>
          <w:lang w:val="en-US" w:eastAsia="zh-CN"/>
        </w:rPr>
        <w:t>政府采购违法行为风险知悉确认书</w:t>
      </w:r>
      <w:r>
        <w:rPr>
          <w:rFonts w:hint="eastAsia" w:ascii="宋体" w:hAnsi="宋体" w:eastAsia="宋体" w:cs="宋体"/>
          <w:b/>
          <w:bCs/>
          <w:color w:val="auto"/>
          <w:spacing w:val="-4"/>
          <w:kern w:val="0"/>
          <w:szCs w:val="21"/>
          <w:lang w:eastAsia="zh-CN"/>
        </w:rPr>
        <w:t>》需由</w:t>
      </w:r>
      <w:r>
        <w:rPr>
          <w:rFonts w:hint="eastAsia" w:ascii="宋体" w:hAnsi="宋体" w:eastAsia="宋体" w:cs="宋体"/>
          <w:b/>
          <w:bCs/>
          <w:color w:val="auto"/>
          <w:spacing w:val="-4"/>
          <w:kern w:val="0"/>
          <w:szCs w:val="21"/>
        </w:rPr>
        <w:t>投标供应商负责人签字并加盖单位公章后，扫描上传至投标文件</w:t>
      </w:r>
      <w:r>
        <w:rPr>
          <w:rFonts w:hint="eastAsia" w:ascii="宋体" w:hAnsi="宋体" w:eastAsia="宋体" w:cs="宋体"/>
          <w:b/>
          <w:bCs/>
          <w:color w:val="auto"/>
          <w:spacing w:val="-4"/>
          <w:kern w:val="0"/>
          <w:szCs w:val="21"/>
          <w:highlight w:val="none"/>
        </w:rPr>
        <w:t>一并提交。</w:t>
      </w:r>
    </w:p>
    <w:p w14:paraId="7B4AE0DD">
      <w:pPr>
        <w:pStyle w:val="53"/>
        <w:ind w:firstLine="406" w:firstLineChars="200"/>
        <w:rPr>
          <w:rFonts w:hint="default" w:ascii="Calibri" w:hAnsi="Calibri" w:eastAsia="宋体" w:cs="Times New Roman"/>
          <w:kern w:val="2"/>
          <w:sz w:val="21"/>
          <w:szCs w:val="22"/>
          <w:lang w:val="en-US" w:eastAsia="zh-CN" w:bidi="ar"/>
        </w:rPr>
      </w:pPr>
      <w:r>
        <w:rPr>
          <w:rFonts w:hint="eastAsia" w:ascii="宋体" w:hAnsi="宋体" w:cs="宋体"/>
          <w:b/>
          <w:bCs/>
          <w:color w:val="auto"/>
          <w:spacing w:val="-4"/>
          <w:kern w:val="0"/>
          <w:szCs w:val="21"/>
          <w:highlight w:val="none"/>
          <w:lang w:val="en-US" w:eastAsia="zh-CN"/>
        </w:rPr>
        <w:t>2.</w:t>
      </w:r>
      <w:r>
        <w:rPr>
          <w:rFonts w:hint="eastAsia" w:ascii="宋体" w:hAnsi="宋体" w:cs="宋体"/>
          <w:b/>
          <w:bCs/>
          <w:color w:val="auto"/>
          <w:spacing w:val="-4"/>
          <w:kern w:val="0"/>
          <w:szCs w:val="21"/>
          <w:highlight w:val="none"/>
        </w:rPr>
        <w:t>根据《深圳市财政局关于在采购文件及深圳政府采购智慧平台增设供应商投标特别警示条款等事宜的通知》（深财购〔2025〕7号）</w:t>
      </w:r>
      <w:r>
        <w:rPr>
          <w:rFonts w:hint="eastAsia" w:ascii="宋体" w:hAnsi="宋体" w:cs="宋体"/>
          <w:b/>
          <w:bCs/>
          <w:color w:val="auto"/>
          <w:spacing w:val="-4"/>
          <w:kern w:val="0"/>
          <w:szCs w:val="21"/>
          <w:highlight w:val="none"/>
          <w:lang w:val="en-US" w:eastAsia="zh-CN"/>
        </w:rPr>
        <w:t>的要求</w:t>
      </w:r>
      <w:r>
        <w:rPr>
          <w:rFonts w:hint="eastAsia" w:ascii="宋体" w:hAnsi="宋体" w:cs="宋体"/>
          <w:b/>
          <w:bCs/>
          <w:color w:val="auto"/>
          <w:spacing w:val="-4"/>
          <w:kern w:val="0"/>
          <w:szCs w:val="21"/>
          <w:highlight w:val="none"/>
        </w:rPr>
        <w:t>，</w:t>
      </w:r>
      <w:r>
        <w:rPr>
          <w:rFonts w:hint="eastAsia" w:ascii="宋体" w:hAnsi="宋体" w:eastAsia="宋体" w:cs="宋体"/>
          <w:b/>
          <w:bCs/>
          <w:color w:val="auto"/>
          <w:spacing w:val="-4"/>
          <w:kern w:val="0"/>
          <w:szCs w:val="21"/>
          <w:lang w:eastAsia="zh-CN"/>
        </w:rPr>
        <w:t>《</w:t>
      </w:r>
      <w:r>
        <w:rPr>
          <w:rFonts w:hint="eastAsia" w:ascii="宋体" w:hAnsi="宋体" w:eastAsia="宋体" w:cs="宋体"/>
          <w:b/>
          <w:bCs/>
          <w:color w:val="auto"/>
          <w:spacing w:val="-4"/>
          <w:kern w:val="0"/>
          <w:szCs w:val="21"/>
          <w:lang w:val="en-US" w:eastAsia="zh-CN"/>
        </w:rPr>
        <w:t>政府采购违法行为风险知悉确认书</w:t>
      </w:r>
      <w:r>
        <w:rPr>
          <w:rFonts w:hint="eastAsia" w:ascii="宋体" w:hAnsi="宋体" w:eastAsia="宋体" w:cs="宋体"/>
          <w:b/>
          <w:bCs/>
          <w:color w:val="auto"/>
          <w:spacing w:val="-4"/>
          <w:kern w:val="0"/>
          <w:szCs w:val="21"/>
          <w:lang w:eastAsia="zh-CN"/>
        </w:rPr>
        <w:t>》</w:t>
      </w:r>
      <w:r>
        <w:rPr>
          <w:rFonts w:hint="eastAsia" w:ascii="宋体" w:hAnsi="宋体" w:cs="宋体"/>
          <w:b/>
          <w:bCs/>
          <w:color w:val="auto"/>
          <w:spacing w:val="-4"/>
          <w:kern w:val="0"/>
          <w:szCs w:val="21"/>
          <w:highlight w:val="none"/>
        </w:rPr>
        <w:t>用于对供应商违法行为的提醒，不作为供应商资格性审查及符合性审查条件。</w:t>
      </w:r>
    </w:p>
    <w:p w14:paraId="69C498CB">
      <w:pPr>
        <w:widowControl/>
        <w:autoSpaceDE w:val="0"/>
        <w:autoSpaceDN w:val="0"/>
        <w:spacing w:line="400" w:lineRule="exact"/>
        <w:jc w:val="left"/>
        <w:rPr>
          <w:rFonts w:ascii="宋体" w:hAnsi="宋体" w:eastAsiaTheme="minorEastAsia"/>
          <w:color w:val="FF0000"/>
          <w:spacing w:val="-4"/>
          <w:kern w:val="0"/>
          <w:szCs w:val="21"/>
        </w:rPr>
      </w:pPr>
    </w:p>
    <w:p w14:paraId="443F17F2">
      <w:pPr>
        <w:pStyle w:val="53"/>
        <w:rPr>
          <w:rFonts w:ascii="宋体" w:hAnsi="宋体" w:eastAsiaTheme="minorEastAsia"/>
          <w:color w:val="FF0000"/>
          <w:spacing w:val="-4"/>
          <w:kern w:val="0"/>
          <w:szCs w:val="21"/>
        </w:rPr>
      </w:pPr>
    </w:p>
    <w:p w14:paraId="7DF479F2">
      <w:pPr>
        <w:pStyle w:val="53"/>
        <w:rPr>
          <w:rFonts w:ascii="宋体" w:hAnsi="宋体" w:eastAsiaTheme="minorEastAsia"/>
          <w:color w:val="FF0000"/>
          <w:spacing w:val="-4"/>
          <w:kern w:val="0"/>
          <w:szCs w:val="21"/>
        </w:rPr>
      </w:pPr>
    </w:p>
    <w:p w14:paraId="09349A1F">
      <w:pPr>
        <w:widowControl/>
        <w:wordWrap/>
        <w:autoSpaceDE w:val="0"/>
        <w:autoSpaceDN w:val="0"/>
        <w:spacing w:line="400" w:lineRule="exact"/>
        <w:ind w:right="1414" w:firstLine="480" w:firstLineChars="200"/>
        <w:jc w:val="right"/>
        <w:rPr>
          <w:rFonts w:eastAsiaTheme="minorEastAsia"/>
          <w:kern w:val="0"/>
          <w:sz w:val="24"/>
        </w:rPr>
      </w:pPr>
    </w:p>
    <w:p w14:paraId="1E059D7A">
      <w:pPr>
        <w:jc w:val="center"/>
        <w:rPr>
          <w:rFonts w:hint="eastAsia" w:ascii="黑体" w:eastAsia="黑体"/>
          <w:b w:val="0"/>
          <w:bCs w:val="0"/>
          <w:sz w:val="24"/>
          <w:szCs w:val="20"/>
          <w:lang w:val="en-US" w:eastAsia="zh-CN"/>
        </w:rPr>
      </w:pPr>
      <w:r>
        <w:rPr>
          <w:rFonts w:hint="eastAsia" w:ascii="黑体" w:eastAsia="黑体"/>
          <w:b w:val="0"/>
          <w:bCs w:val="0"/>
          <w:sz w:val="24"/>
          <w:szCs w:val="20"/>
          <w:lang w:val="en-US" w:eastAsia="zh-CN"/>
        </w:rPr>
        <w:t>（二）订单融资情况</w:t>
      </w:r>
    </w:p>
    <w:p w14:paraId="07CDFD44">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ascii="宋体" w:hAnsi="宋体" w:cs="宋体"/>
          <w:b/>
          <w:bCs/>
        </w:rPr>
      </w:pPr>
      <w:r>
        <w:rPr>
          <w:rFonts w:hint="eastAsia" w:ascii="宋体" w:hAnsi="宋体" w:cs="宋体"/>
          <w:b/>
          <w:bCs/>
          <w:lang w:val="en-US" w:eastAsia="zh-CN"/>
        </w:rPr>
        <w:t>1</w:t>
      </w:r>
      <w:r>
        <w:rPr>
          <w:rFonts w:hint="eastAsia" w:ascii="宋体" w:hAnsi="宋体" w:cs="宋体"/>
          <w:b/>
          <w:bCs/>
          <w:lang w:eastAsia="zh-CN"/>
        </w:rPr>
        <w:t>、</w:t>
      </w:r>
      <w:r>
        <w:rPr>
          <w:rFonts w:hint="eastAsia" w:ascii="宋体" w:hAnsi="宋体" w:cs="宋体"/>
          <w:b/>
          <w:bCs/>
        </w:rPr>
        <w:t>关于政府采购订单融资政策</w:t>
      </w:r>
    </w:p>
    <w:p w14:paraId="27A74419">
      <w:pPr>
        <w:pStyle w:val="2"/>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b w:val="0"/>
          <w:bCs/>
          <w:kern w:val="2"/>
          <w:sz w:val="21"/>
          <w:szCs w:val="21"/>
          <w:lang w:val="en-US" w:eastAsia="zh-CN" w:bidi="ar-SA"/>
        </w:rPr>
      </w:pPr>
      <w:r>
        <w:rPr>
          <w:rFonts w:hint="eastAsia" w:ascii="Times New Roman" w:hAnsi="Times New Roman" w:eastAsia="宋体" w:cs="Times New Roman"/>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141B72DE">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eastAsia" w:ascii="宋体" w:hAnsi="宋体" w:cs="宋体"/>
          <w:b/>
          <w:bCs/>
          <w:lang w:val="en-US" w:eastAsia="zh-CN"/>
        </w:rPr>
      </w:pPr>
      <w:r>
        <w:rPr>
          <w:rFonts w:hint="eastAsia" w:ascii="宋体" w:hAnsi="宋体" w:cs="宋体"/>
          <w:b/>
          <w:bCs/>
          <w:lang w:val="en-US" w:eastAsia="zh-CN"/>
        </w:rPr>
        <w:t>2</w:t>
      </w:r>
      <w:r>
        <w:rPr>
          <w:rFonts w:hint="eastAsia" w:ascii="宋体" w:hAnsi="宋体" w:cs="宋体"/>
          <w:b/>
          <w:bCs/>
          <w:lang w:eastAsia="zh-CN"/>
        </w:rPr>
        <w:t>、</w:t>
      </w:r>
      <w:r>
        <w:rPr>
          <w:rFonts w:hint="eastAsia" w:ascii="宋体" w:hAnsi="宋体" w:cs="宋体"/>
          <w:b/>
          <w:bCs/>
          <w:lang w:val="en-US" w:eastAsia="zh-CN"/>
        </w:rPr>
        <w:t>供应商账户信息</w:t>
      </w:r>
    </w:p>
    <w:p w14:paraId="60BC7D74">
      <w:pPr>
        <w:ind w:left="420" w:leftChars="200" w:firstLine="21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hint="eastAsia" w:eastAsia="宋体"/>
          <w:szCs w:val="21"/>
          <w:lang w:eastAsia="zh-CN"/>
        </w:rPr>
        <w:t>；</w:t>
      </w:r>
      <w:r>
        <w:rPr>
          <w:rFonts w:hint="eastAsia"/>
          <w:szCs w:val="21"/>
        </w:rPr>
        <w:t xml:space="preserve">  </w:t>
      </w:r>
    </w:p>
    <w:p w14:paraId="40474437">
      <w:pPr>
        <w:ind w:left="420" w:leftChars="200" w:firstLine="21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1ED78A6A">
      <w:pPr>
        <w:ind w:left="420" w:leftChars="200" w:firstLine="210" w:firstLineChars="100"/>
        <w:rPr>
          <w:rFonts w:hint="eastAsia"/>
          <w:szCs w:val="21"/>
          <w:u w:val="none"/>
          <w:lang w:eastAsia="zh-CN"/>
        </w:rPr>
      </w:pPr>
      <w:r>
        <w:rPr>
          <w:rFonts w:hint="eastAsia"/>
          <w:szCs w:val="21"/>
        </w:rPr>
        <w:t>法定代表人（负责人）或其</w:t>
      </w:r>
      <w:r>
        <w:rPr>
          <w:rFonts w:hint="eastAsia" w:ascii="Times New Roman" w:eastAsia="宋体"/>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eastAsia="宋体"/>
          <w:szCs w:val="21"/>
          <w:u w:val="none"/>
          <w:lang w:eastAsia="zh-CN"/>
        </w:rPr>
        <w:t>；</w:t>
      </w:r>
    </w:p>
    <w:p w14:paraId="65D10C4F">
      <w:pPr>
        <w:ind w:left="420" w:leftChars="200" w:firstLine="21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eastAsia="宋体"/>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14:paraId="06A9E1FD">
      <w:pPr>
        <w:ind w:left="420" w:leftChars="200" w:firstLine="210" w:firstLineChars="100"/>
        <w:rPr>
          <w:rFonts w:hint="eastAsia"/>
          <w:szCs w:val="21"/>
          <w:u w:val="none"/>
          <w:lang w:eastAsia="zh-CN"/>
        </w:rPr>
      </w:pPr>
      <w:r>
        <w:rPr>
          <w:rFonts w:hint="eastAsia" w:ascii="Times New Roman" w:eastAsia="宋体"/>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eastAsia="宋体"/>
          <w:szCs w:val="21"/>
          <w:u w:val="none"/>
          <w:lang w:eastAsia="zh-CN"/>
        </w:rPr>
        <w:t>；</w:t>
      </w:r>
    </w:p>
    <w:p w14:paraId="034D36DA">
      <w:pPr>
        <w:ind w:left="420" w:leftChars="200" w:firstLine="21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14:paraId="244002CC">
      <w:pPr>
        <w:ind w:left="420" w:leftChars="200" w:firstLine="21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14:paraId="25815B70">
      <w:pPr>
        <w:ind w:left="420" w:leftChars="200" w:firstLine="210" w:firstLineChars="100"/>
        <w:rPr>
          <w:rFonts w:hint="eastAsia"/>
          <w:szCs w:val="21"/>
          <w:u w:val="none"/>
        </w:rPr>
      </w:pPr>
      <w:r>
        <w:rPr>
          <w:rFonts w:hint="eastAsia"/>
          <w:szCs w:val="21"/>
          <w:u w:val="none"/>
        </w:rPr>
        <w:t xml:space="preserve"> </w:t>
      </w:r>
      <w:r>
        <w:rPr>
          <w:rFonts w:hint="eastAsia" w:ascii="宋体" w:hAnsi="宋体" w:eastAsiaTheme="minorEastAsia"/>
          <w:b/>
          <w:bCs/>
          <w:color w:val="FF0000"/>
          <w:spacing w:val="-4"/>
          <w:kern w:val="0"/>
          <w:szCs w:val="21"/>
          <w:lang w:val="en-US" w:eastAsia="zh-CN"/>
        </w:rPr>
        <w:t>注：本项填写内容作为订单融资开展的参考信息，</w:t>
      </w:r>
      <w:r>
        <w:rPr>
          <w:rFonts w:hint="eastAsia" w:ascii="宋体" w:hAnsi="宋体" w:eastAsiaTheme="minorEastAsia"/>
          <w:b/>
          <w:bCs/>
          <w:color w:val="FF0000"/>
          <w:spacing w:val="-4"/>
          <w:kern w:val="0"/>
          <w:szCs w:val="21"/>
        </w:rPr>
        <w:t>不作为供应商资格性审查及符合性审查条件。</w:t>
      </w:r>
    </w:p>
    <w:p w14:paraId="601D454A">
      <w:pPr>
        <w:widowControl/>
        <w:tabs>
          <w:tab w:val="left" w:pos="8200"/>
        </w:tabs>
        <w:wordWrap/>
        <w:autoSpaceDE w:val="0"/>
        <w:autoSpaceDN w:val="0"/>
        <w:spacing w:line="400" w:lineRule="exact"/>
        <w:ind w:right="1414" w:firstLine="406" w:firstLineChars="200"/>
        <w:jc w:val="both"/>
        <w:rPr>
          <w:rFonts w:hint="eastAsia" w:ascii="宋体" w:hAnsi="宋体" w:eastAsiaTheme="minorEastAsia"/>
          <w:b/>
          <w:bCs/>
          <w:color w:val="FF0000"/>
          <w:spacing w:val="-4"/>
          <w:kern w:val="0"/>
          <w:szCs w:val="21"/>
          <w:lang w:val="en-US" w:eastAsia="zh-CN"/>
        </w:rPr>
      </w:pPr>
    </w:p>
    <w:p w14:paraId="5BA8313A">
      <w:pPr>
        <w:widowControl/>
        <w:jc w:val="center"/>
        <w:rPr>
          <w:rFonts w:ascii="黑体" w:hAnsi="宋体" w:eastAsia="黑体"/>
          <w:kern w:val="0"/>
          <w:sz w:val="24"/>
          <w:szCs w:val="20"/>
        </w:rPr>
      </w:pPr>
      <w:r>
        <w:rPr>
          <w:rFonts w:hint="eastAsia" w:ascii="黑体" w:hAnsi="宋体" w:eastAsia="黑体"/>
          <w:kern w:val="0"/>
          <w:sz w:val="24"/>
          <w:szCs w:val="20"/>
        </w:rPr>
        <w:t>（</w:t>
      </w:r>
      <w:r>
        <w:rPr>
          <w:rFonts w:hint="eastAsia" w:ascii="黑体" w:hAnsi="宋体" w:eastAsia="黑体"/>
          <w:kern w:val="0"/>
          <w:sz w:val="24"/>
          <w:szCs w:val="20"/>
          <w:lang w:val="en-US" w:eastAsia="zh-CN"/>
        </w:rPr>
        <w:t>三</w:t>
      </w:r>
      <w:r>
        <w:rPr>
          <w:rFonts w:hint="eastAsia" w:ascii="黑体" w:hAnsi="宋体" w:eastAsia="黑体"/>
          <w:kern w:val="0"/>
          <w:sz w:val="24"/>
          <w:szCs w:val="20"/>
        </w:rPr>
        <w:t>）投标人认为需要加以说明的其他内容（格式自定）</w:t>
      </w:r>
    </w:p>
    <w:p w14:paraId="7CA4CA5C">
      <w:pPr>
        <w:jc w:val="center"/>
        <w:rPr>
          <w:b/>
          <w:sz w:val="32"/>
          <w:szCs w:val="32"/>
        </w:rPr>
      </w:pPr>
    </w:p>
    <w:p w14:paraId="4B81254E">
      <w:pPr>
        <w:jc w:val="center"/>
        <w:rPr>
          <w:rFonts w:ascii="黑体" w:hAnsi="宋体" w:eastAsia="黑体"/>
          <w:bCs/>
          <w:kern w:val="0"/>
          <w:sz w:val="24"/>
        </w:rPr>
      </w:pPr>
    </w:p>
    <w:p w14:paraId="0E0023D7">
      <w:pPr>
        <w:jc w:val="center"/>
        <w:rPr>
          <w:rFonts w:ascii="黑体" w:hAnsi="宋体" w:eastAsia="黑体"/>
          <w:bCs/>
          <w:kern w:val="0"/>
          <w:sz w:val="24"/>
        </w:rPr>
      </w:pPr>
    </w:p>
    <w:p w14:paraId="08034993">
      <w:pPr>
        <w:jc w:val="center"/>
        <w:rPr>
          <w:rFonts w:ascii="黑体" w:hAnsi="宋体" w:eastAsia="黑体"/>
          <w:bCs/>
          <w:kern w:val="0"/>
          <w:sz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6C62CC2D">
      <w:pPr>
        <w:pStyle w:val="6"/>
      </w:pPr>
      <w:r>
        <w:rPr>
          <w:rFonts w:hint="eastAsia"/>
        </w:rPr>
        <w:t>第五章  合同条款及格式</w:t>
      </w:r>
    </w:p>
    <w:p w14:paraId="2DF1E37C"/>
    <w:p w14:paraId="714D590B">
      <w:pPr>
        <w:jc w:val="center"/>
        <w:outlineLvl w:val="0"/>
      </w:pPr>
      <w:bookmarkStart w:id="80" w:name="_Toc3995"/>
      <w:r>
        <w:rPr>
          <w:rFonts w:hint="eastAsia"/>
          <w:b/>
          <w:sz w:val="24"/>
        </w:rPr>
        <w:t>（仅供参考，具体以项目需求及采购结果为准）</w:t>
      </w:r>
    </w:p>
    <w:p w14:paraId="6ABEDB8D">
      <w:pPr>
        <w:widowControl w:val="0"/>
        <w:spacing w:after="0"/>
        <w:jc w:val="center"/>
        <w:rPr>
          <w:rFonts w:ascii="宋体" w:hAnsi="宋体" w:eastAsia="宋体" w:cs="宋体"/>
          <w:b/>
          <w:bCs/>
          <w:spacing w:val="-20"/>
          <w:kern w:val="44"/>
          <w:sz w:val="48"/>
          <w:szCs w:val="48"/>
          <w:lang w:val="en-US" w:eastAsia="zh-CN" w:bidi="ar-SA"/>
        </w:rPr>
      </w:pPr>
    </w:p>
    <w:p w14:paraId="41E27DEB">
      <w:pPr>
        <w:widowControl w:val="0"/>
        <w:spacing w:after="0"/>
        <w:jc w:val="center"/>
        <w:rPr>
          <w:rFonts w:ascii="宋体" w:hAnsi="宋体" w:eastAsia="宋体" w:cs="宋体"/>
          <w:b/>
          <w:bCs/>
          <w:spacing w:val="-20"/>
          <w:kern w:val="44"/>
          <w:sz w:val="48"/>
          <w:szCs w:val="48"/>
          <w:lang w:val="en-US" w:eastAsia="zh-CN" w:bidi="ar-SA"/>
        </w:rPr>
      </w:pPr>
    </w:p>
    <w:p w14:paraId="545F82B2">
      <w:pPr>
        <w:pStyle w:val="2"/>
        <w:rPr>
          <w:lang w:val="en-US" w:eastAsia="zh-CN"/>
        </w:rPr>
      </w:pPr>
    </w:p>
    <w:p w14:paraId="658AA36C">
      <w:pPr>
        <w:widowControl w:val="0"/>
        <w:spacing w:after="0"/>
        <w:jc w:val="center"/>
        <w:rPr>
          <w:rFonts w:hint="eastAsia" w:ascii="宋体" w:hAnsi="宋体" w:eastAsia="宋体" w:cs="宋体"/>
          <w:b/>
          <w:bCs/>
          <w:spacing w:val="-20"/>
          <w:kern w:val="44"/>
          <w:sz w:val="48"/>
          <w:szCs w:val="48"/>
          <w:lang w:val="en-US" w:eastAsia="zh-CN" w:bidi="ar-SA"/>
        </w:rPr>
      </w:pPr>
      <w:commentRangeStart w:id="48"/>
      <w:r>
        <w:rPr>
          <w:rFonts w:hint="eastAsia" w:ascii="宋体" w:hAnsi="宋体" w:eastAsia="宋体" w:cs="宋体"/>
          <w:b/>
          <w:bCs/>
          <w:spacing w:val="-20"/>
          <w:kern w:val="44"/>
          <w:sz w:val="48"/>
          <w:szCs w:val="48"/>
          <w:lang w:val="en-US" w:eastAsia="zh-CN" w:bidi="ar-SA"/>
        </w:rPr>
        <w:t>政府采购货物买卖合同</w:t>
      </w:r>
    </w:p>
    <w:p w14:paraId="6A9B0D77">
      <w:pPr>
        <w:widowControl w:val="0"/>
        <w:spacing w:after="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（试行）</w:t>
      </w:r>
      <w:commentRangeEnd w:id="48"/>
      <w:r>
        <w:commentReference w:id="48"/>
      </w:r>
    </w:p>
    <w:p w14:paraId="76CD8748">
      <w:pPr>
        <w:rPr>
          <w:rFonts w:ascii="宋体" w:hAnsi="宋体" w:eastAsia="宋体" w:cs="宋体"/>
          <w:b/>
          <w:bCs/>
          <w:spacing w:val="-20"/>
          <w:kern w:val="44"/>
          <w:sz w:val="40"/>
          <w:szCs w:val="40"/>
        </w:rPr>
      </w:pPr>
    </w:p>
    <w:p w14:paraId="3CDF66C1">
      <w:pPr>
        <w:rPr>
          <w:rFonts w:ascii="宋体" w:hAnsi="宋体" w:eastAsia="宋体" w:cs="宋体"/>
          <w:b/>
          <w:bCs/>
          <w:spacing w:val="-20"/>
          <w:kern w:val="44"/>
          <w:sz w:val="40"/>
          <w:szCs w:val="40"/>
        </w:rPr>
      </w:pPr>
    </w:p>
    <w:p w14:paraId="4B60953B">
      <w:pPr>
        <w:rPr>
          <w:rFonts w:ascii="宋体" w:hAnsi="宋体" w:eastAsia="宋体" w:cs="宋体"/>
          <w:b/>
          <w:bCs/>
          <w:spacing w:val="-20"/>
          <w:kern w:val="44"/>
          <w:sz w:val="40"/>
          <w:szCs w:val="40"/>
        </w:rPr>
      </w:pPr>
    </w:p>
    <w:p w14:paraId="078D6D05">
      <w:pPr>
        <w:spacing w:line="360" w:lineRule="auto"/>
        <w:ind w:left="420" w:leftChars="200"/>
        <w:rPr>
          <w:rFonts w:eastAsia="宋体"/>
          <w:sz w:val="32"/>
          <w:szCs w:val="32"/>
        </w:rPr>
      </w:pPr>
      <w:r>
        <w:rPr>
          <w:rFonts w:hint="eastAsia" w:ascii="宋体" w:hAnsi="宋体" w:eastAsia="宋体" w:cs="宋体"/>
          <w:kern w:val="0"/>
          <w:sz w:val="32"/>
          <w:szCs w:val="32"/>
        </w:rPr>
        <w:t>项目名称：</w:t>
      </w:r>
      <w:r>
        <w:rPr>
          <w:rFonts w:hint="eastAsia" w:eastAsia="宋体"/>
          <w:sz w:val="32"/>
          <w:szCs w:val="32"/>
          <w:u w:val="single"/>
        </w:rPr>
        <w:t xml:space="preserve">                             </w:t>
      </w:r>
    </w:p>
    <w:p w14:paraId="22242B70">
      <w:pPr>
        <w:spacing w:line="360" w:lineRule="auto"/>
        <w:ind w:left="420" w:leftChars="200"/>
        <w:rPr>
          <w:rFonts w:eastAsia="宋体"/>
          <w:sz w:val="32"/>
          <w:szCs w:val="32"/>
          <w:u w:val="single"/>
        </w:rPr>
      </w:pPr>
      <w:r>
        <w:rPr>
          <w:rFonts w:hint="eastAsia" w:eastAsia="宋体"/>
          <w:sz w:val="32"/>
          <w:szCs w:val="32"/>
        </w:rPr>
        <w:t>合同编号：</w:t>
      </w:r>
      <w:r>
        <w:rPr>
          <w:rFonts w:hint="eastAsia" w:eastAsia="宋体"/>
          <w:sz w:val="32"/>
          <w:szCs w:val="32"/>
          <w:u w:val="single"/>
        </w:rPr>
        <w:t xml:space="preserve">                             </w:t>
      </w:r>
    </w:p>
    <w:p w14:paraId="090B5DFF">
      <w:pPr>
        <w:spacing w:line="360" w:lineRule="auto"/>
        <w:ind w:left="420" w:leftChars="200"/>
        <w:rPr>
          <w:rFonts w:eastAsia="宋体"/>
          <w:sz w:val="32"/>
          <w:szCs w:val="32"/>
        </w:rPr>
      </w:pPr>
      <w:r>
        <w:rPr>
          <w:rFonts w:hint="eastAsia" w:eastAsia="宋体"/>
          <w:sz w:val="32"/>
          <w:szCs w:val="32"/>
        </w:rPr>
        <w:t>甲    方：</w:t>
      </w:r>
      <w:r>
        <w:rPr>
          <w:rFonts w:hint="eastAsia" w:eastAsia="宋体"/>
          <w:sz w:val="32"/>
          <w:szCs w:val="32"/>
          <w:u w:val="single"/>
        </w:rPr>
        <w:t xml:space="preserve">                             </w:t>
      </w:r>
    </w:p>
    <w:p w14:paraId="231DB89C">
      <w:pPr>
        <w:spacing w:line="360" w:lineRule="auto"/>
        <w:ind w:left="420" w:leftChars="200"/>
        <w:rPr>
          <w:rFonts w:eastAsia="宋体"/>
          <w:sz w:val="32"/>
          <w:szCs w:val="32"/>
          <w:u w:val="single"/>
        </w:rPr>
      </w:pPr>
      <w:r>
        <w:rPr>
          <w:rFonts w:hint="eastAsia" w:eastAsia="宋体"/>
          <w:sz w:val="32"/>
          <w:szCs w:val="32"/>
        </w:rPr>
        <w:t>乙    方：</w:t>
      </w:r>
      <w:r>
        <w:rPr>
          <w:rFonts w:hint="eastAsia" w:eastAsia="宋体"/>
          <w:sz w:val="32"/>
          <w:szCs w:val="32"/>
          <w:u w:val="single"/>
        </w:rPr>
        <w:t xml:space="preserve">                             </w:t>
      </w:r>
    </w:p>
    <w:p w14:paraId="535B91BB">
      <w:pPr>
        <w:spacing w:line="360" w:lineRule="auto"/>
        <w:ind w:left="420" w:leftChars="200"/>
        <w:rPr>
          <w:rFonts w:eastAsia="宋体"/>
          <w:sz w:val="32"/>
          <w:szCs w:val="32"/>
        </w:rPr>
      </w:pPr>
      <w:r>
        <w:rPr>
          <w:rFonts w:hint="eastAsia" w:eastAsia="宋体"/>
          <w:sz w:val="32"/>
          <w:szCs w:val="32"/>
        </w:rPr>
        <w:t>签订时间：</w:t>
      </w:r>
      <w:r>
        <w:rPr>
          <w:rFonts w:hint="eastAsia" w:eastAsia="宋体"/>
          <w:sz w:val="32"/>
          <w:szCs w:val="32"/>
          <w:u w:val="single"/>
        </w:rPr>
        <w:t xml:space="preserve">      </w:t>
      </w:r>
      <w:r>
        <w:rPr>
          <w:rFonts w:eastAsia="宋体"/>
          <w:sz w:val="32"/>
          <w:szCs w:val="32"/>
          <w:u w:val="single"/>
        </w:rPr>
        <w:t xml:space="preserve">           </w:t>
      </w:r>
      <w:r>
        <w:rPr>
          <w:rFonts w:hint="eastAsia" w:eastAsia="宋体"/>
          <w:sz w:val="32"/>
          <w:szCs w:val="32"/>
          <w:u w:val="single"/>
        </w:rPr>
        <w:t xml:space="preserve">            </w:t>
      </w:r>
    </w:p>
    <w:p w14:paraId="3A7F259C">
      <w:pPr>
        <w:rPr>
          <w:rFonts w:eastAsia="宋体"/>
        </w:rPr>
      </w:pPr>
    </w:p>
    <w:p w14:paraId="78836A35">
      <w:pPr>
        <w:rPr>
          <w:rFonts w:eastAsia="黑体"/>
          <w:sz w:val="44"/>
          <w:szCs w:val="44"/>
        </w:rPr>
      </w:pPr>
      <w:r>
        <w:rPr>
          <w:rFonts w:eastAsia="黑体"/>
          <w:sz w:val="44"/>
          <w:szCs w:val="44"/>
        </w:rPr>
        <w:br w:type="page"/>
      </w:r>
    </w:p>
    <w:p w14:paraId="2C2D0B31">
      <w:pPr>
        <w:rPr>
          <w:rFonts w:eastAsia="黑体"/>
          <w:sz w:val="44"/>
          <w:szCs w:val="44"/>
        </w:rPr>
      </w:pPr>
    </w:p>
    <w:p w14:paraId="35014C84">
      <w:pPr>
        <w:rPr>
          <w:rFonts w:eastAsia="黑体"/>
          <w:sz w:val="44"/>
          <w:szCs w:val="44"/>
        </w:rPr>
      </w:pPr>
    </w:p>
    <w:p w14:paraId="3CDC5C58">
      <w:pPr>
        <w:jc w:val="center"/>
        <w:rPr>
          <w:rFonts w:hint="eastAsia" w:eastAsia="黑体"/>
          <w:sz w:val="44"/>
          <w:szCs w:val="44"/>
          <w:lang w:eastAsia="zh-CN"/>
        </w:rPr>
      </w:pPr>
      <w:r>
        <w:rPr>
          <w:rFonts w:hint="eastAsia" w:eastAsia="黑体"/>
          <w:sz w:val="44"/>
          <w:szCs w:val="44"/>
          <w:lang w:eastAsia="zh-CN"/>
        </w:rPr>
        <w:t>使</w:t>
      </w:r>
      <w:r>
        <w:rPr>
          <w:rFonts w:hint="eastAsia" w:eastAsia="黑体"/>
          <w:sz w:val="44"/>
          <w:szCs w:val="44"/>
          <w:lang w:val="en-US" w:eastAsia="zh-CN"/>
        </w:rPr>
        <w:t xml:space="preserve"> </w:t>
      </w:r>
      <w:r>
        <w:rPr>
          <w:rFonts w:hint="eastAsia" w:eastAsia="黑体"/>
          <w:sz w:val="44"/>
          <w:szCs w:val="44"/>
          <w:lang w:eastAsia="zh-CN"/>
        </w:rPr>
        <w:t>用</w:t>
      </w:r>
      <w:r>
        <w:rPr>
          <w:rFonts w:hint="eastAsia" w:eastAsia="黑体"/>
          <w:sz w:val="44"/>
          <w:szCs w:val="44"/>
          <w:lang w:val="en-US" w:eastAsia="zh-CN"/>
        </w:rPr>
        <w:t xml:space="preserve"> </w:t>
      </w:r>
      <w:r>
        <w:rPr>
          <w:rFonts w:hint="eastAsia" w:eastAsia="黑体"/>
          <w:sz w:val="44"/>
          <w:szCs w:val="44"/>
          <w:lang w:eastAsia="zh-CN"/>
        </w:rPr>
        <w:t>说</w:t>
      </w:r>
      <w:r>
        <w:rPr>
          <w:rFonts w:hint="eastAsia" w:eastAsia="黑体"/>
          <w:sz w:val="44"/>
          <w:szCs w:val="44"/>
          <w:lang w:val="en-US" w:eastAsia="zh-CN"/>
        </w:rPr>
        <w:t xml:space="preserve"> </w:t>
      </w:r>
      <w:r>
        <w:rPr>
          <w:rFonts w:hint="eastAsia" w:eastAsia="黑体"/>
          <w:sz w:val="44"/>
          <w:szCs w:val="44"/>
          <w:lang w:eastAsia="zh-CN"/>
        </w:rPr>
        <w:t>明</w:t>
      </w:r>
    </w:p>
    <w:p w14:paraId="3EDD0809">
      <w:pPr>
        <w:ind w:firstLine="640" w:firstLineChars="200"/>
        <w:rPr>
          <w:rFonts w:hint="eastAsia" w:ascii="仿宋_GB2312" w:hAnsi="仿宋_GB2312" w:eastAsia="仿宋_GB2312" w:cs="仿宋_GB2312"/>
          <w:sz w:val="32"/>
          <w:szCs w:val="32"/>
          <w:lang w:val="en-US" w:eastAsia="zh-CN"/>
        </w:rPr>
      </w:pPr>
    </w:p>
    <w:p w14:paraId="3D5F9A81">
      <w:pPr>
        <w:numPr>
          <w:ilvl w:val="0"/>
          <w:numId w:val="0"/>
        </w:num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1.本合同标准文本适用于购买现成货物的采购项目，不包括需要供应商定制开发、创新研发的货物采购项目。</w:t>
      </w:r>
    </w:p>
    <w:p w14:paraId="34F40072">
      <w:pPr>
        <w:numPr>
          <w:ilvl w:val="0"/>
          <w:numId w:val="0"/>
        </w:numPr>
        <w:ind w:firstLine="640" w:firstLineChars="200"/>
        <w:rPr>
          <w:rFonts w:hint="default" w:eastAsia="黑体"/>
          <w:sz w:val="44"/>
          <w:szCs w:val="44"/>
          <w:lang w:val="en-US" w:eastAsia="zh-CN"/>
        </w:rPr>
      </w:pPr>
      <w:r>
        <w:rPr>
          <w:rFonts w:hint="eastAsia" w:ascii="仿宋_GB2312" w:hAnsi="仿宋_GB2312" w:eastAsia="仿宋_GB2312" w:cs="仿宋_GB2312"/>
          <w:sz w:val="32"/>
          <w:szCs w:val="32"/>
          <w:lang w:val="en-US" w:eastAsia="zh-CN"/>
        </w:rPr>
        <w:t>2.本合同标准文本为政府采购货物买卖合同编制提供参考，可以结合采购项目具体情况，对文本作必要的调整修订后使用。</w:t>
      </w:r>
    </w:p>
    <w:p w14:paraId="0B5B70EA">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3.本合同标准文本各条款中，如涉及填写多家供应商、制造商，多种采购标的、分包主要内容等信息的，可根据采购项目具体情况添加信息项。</w:t>
      </w:r>
    </w:p>
    <w:p w14:paraId="249671B7">
      <w:pPr>
        <w:ind w:firstLine="880" w:firstLineChars="200"/>
        <w:jc w:val="both"/>
        <w:rPr>
          <w:rFonts w:eastAsia="黑体"/>
          <w:sz w:val="44"/>
          <w:szCs w:val="44"/>
        </w:rPr>
        <w:sectPr>
          <w:headerReference r:id="rId8"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80"/>
    <w:p w14:paraId="1D1199A9">
      <w:pPr>
        <w:keepNext/>
        <w:keepLines/>
        <w:widowControl w:val="0"/>
        <w:adjustRightInd w:val="0"/>
        <w:snapToGrid w:val="0"/>
        <w:spacing w:beforeLines="0" w:line="400" w:lineRule="exact"/>
        <w:jc w:val="center"/>
        <w:outlineLvl w:val="1"/>
        <w:rPr>
          <w:rFonts w:hint="eastAsia" w:ascii="黑体" w:hAnsi="黑体" w:eastAsia="黑体" w:cs="Times New Roman"/>
          <w:b/>
          <w:bCs/>
          <w:kern w:val="2"/>
          <w:sz w:val="28"/>
          <w:szCs w:val="28"/>
          <w:lang w:val="en-US" w:eastAsia="zh-CN" w:bidi="ar-SA"/>
        </w:rPr>
      </w:pPr>
      <w:bookmarkStart w:id="81" w:name="_Toc22209"/>
    </w:p>
    <w:p w14:paraId="4BE3A508">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lang w:val="en-US" w:eastAsia="zh-CN" w:bidi="ar-SA"/>
        </w:rPr>
      </w:pPr>
      <w:r>
        <w:rPr>
          <w:rFonts w:hint="eastAsia" w:ascii="黑体" w:hAnsi="黑体" w:eastAsia="黑体" w:cs="Times New Roman"/>
          <w:b w:val="0"/>
          <w:bCs w:val="0"/>
          <w:kern w:val="2"/>
          <w:sz w:val="28"/>
          <w:szCs w:val="28"/>
          <w:lang w:val="en-US" w:eastAsia="zh-CN" w:bidi="ar-SA"/>
        </w:rPr>
        <w:t xml:space="preserve">第一节 </w:t>
      </w:r>
      <w:r>
        <w:rPr>
          <w:rFonts w:hint="eastAsia" w:ascii="黑体" w:hAnsi="华文中宋" w:eastAsia="黑体" w:cs="Times New Roman"/>
          <w:b w:val="0"/>
          <w:bCs w:val="0"/>
          <w:kern w:val="2"/>
          <w:sz w:val="28"/>
          <w:szCs w:val="28"/>
          <w:lang w:val="en-US" w:eastAsia="zh-CN" w:bidi="ar-SA"/>
        </w:rPr>
        <w:t>政府采购合同协议书</w:t>
      </w:r>
      <w:bookmarkEnd w:id="81"/>
    </w:p>
    <w:p w14:paraId="505E6ECE">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lang w:val="en-US" w:eastAsia="zh-CN" w:bidi="ar-SA"/>
        </w:rPr>
      </w:pPr>
    </w:p>
    <w:p w14:paraId="0E948C12">
      <w:pPr>
        <w:adjustRightInd w:val="0"/>
        <w:snapToGrid w:val="0"/>
        <w:spacing w:before="0" w:beforeLines="0" w:line="400" w:lineRule="exact"/>
        <w:rPr>
          <w:rFonts w:ascii="宋体" w:hAnsi="宋体" w:eastAsia="宋体"/>
          <w:szCs w:val="21"/>
        </w:rPr>
      </w:pPr>
      <w:r>
        <w:rPr>
          <w:rFonts w:hint="eastAsia" w:ascii="宋体" w:hAnsi="宋体" w:eastAsia="宋体"/>
          <w:szCs w:val="21"/>
        </w:rPr>
        <w:t>甲方（全称）：</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rPr>
        <w:t>（采购人</w:t>
      </w:r>
      <w:r>
        <w:rPr>
          <w:rFonts w:hint="eastAsia" w:ascii="宋体" w:hAnsi="宋体" w:eastAsia="宋体"/>
          <w:szCs w:val="21"/>
          <w:lang w:eastAsia="zh-CN"/>
        </w:rPr>
        <w:t>、受采购人委托签订合同的单位</w:t>
      </w:r>
      <w:r>
        <w:rPr>
          <w:rFonts w:hint="eastAsia" w:ascii="宋体" w:hAnsi="宋体" w:eastAsia="宋体"/>
          <w:szCs w:val="21"/>
        </w:rPr>
        <w:t>或采购</w:t>
      </w:r>
      <w:r>
        <w:rPr>
          <w:rFonts w:hint="eastAsia" w:ascii="宋体" w:hAnsi="宋体" w:eastAsia="宋体"/>
          <w:szCs w:val="21"/>
          <w:lang w:val="en-US" w:eastAsia="zh-CN"/>
        </w:rPr>
        <w:tab/>
      </w:r>
      <w:r>
        <w:rPr>
          <w:rFonts w:hint="eastAsia" w:ascii="宋体" w:hAnsi="宋体" w:eastAsia="宋体"/>
          <w:szCs w:val="21"/>
          <w:lang w:val="en-US" w:eastAsia="zh-CN"/>
        </w:rPr>
        <w:t xml:space="preserve">                                   </w:t>
      </w:r>
      <w:r>
        <w:rPr>
          <w:rFonts w:hint="eastAsia" w:ascii="宋体" w:hAnsi="宋体" w:eastAsia="宋体"/>
          <w:szCs w:val="21"/>
        </w:rPr>
        <w:t>文件约定的合同甲方）</w:t>
      </w:r>
    </w:p>
    <w:p w14:paraId="25DA44B8">
      <w:pPr>
        <w:adjustRightInd w:val="0"/>
        <w:snapToGrid w:val="0"/>
        <w:spacing w:before="0" w:beforeLines="0" w:line="400" w:lineRule="exact"/>
        <w:rPr>
          <w:rFonts w:ascii="宋体" w:hAnsi="宋体" w:eastAsia="宋体"/>
          <w:szCs w:val="21"/>
        </w:rPr>
      </w:pPr>
      <w:r>
        <w:rPr>
          <w:rFonts w:hint="eastAsia" w:ascii="宋体" w:hAnsi="宋体" w:eastAsia="宋体"/>
          <w:szCs w:val="21"/>
        </w:rPr>
        <w:t>乙方</w:t>
      </w:r>
      <w:r>
        <w:rPr>
          <w:rFonts w:hint="eastAsia" w:ascii="宋体" w:hAnsi="宋体" w:eastAsia="宋体"/>
          <w:szCs w:val="21"/>
          <w:lang w:val="en-US" w:eastAsia="zh-CN"/>
        </w:rPr>
        <w:t>1</w:t>
      </w:r>
      <w:r>
        <w:rPr>
          <w:rFonts w:hint="eastAsia" w:ascii="宋体" w:hAnsi="宋体" w:eastAsia="宋体"/>
          <w:szCs w:val="21"/>
        </w:rPr>
        <w:t>（全称）：</w:t>
      </w:r>
      <w:r>
        <w:rPr>
          <w:rFonts w:hint="eastAsia" w:ascii="宋体" w:hAnsi="宋体" w:eastAsia="宋体"/>
          <w:szCs w:val="21"/>
          <w:u w:val="single"/>
        </w:rPr>
        <w:t xml:space="preserve">                       </w:t>
      </w:r>
      <w:r>
        <w:rPr>
          <w:rFonts w:hint="eastAsia" w:ascii="宋体" w:hAnsi="宋体" w:eastAsia="宋体"/>
          <w:szCs w:val="21"/>
        </w:rPr>
        <w:t>（供应商）</w:t>
      </w:r>
    </w:p>
    <w:p w14:paraId="66596D18">
      <w:pPr>
        <w:adjustRightInd w:val="0"/>
        <w:snapToGrid w:val="0"/>
        <w:spacing w:before="0" w:beforeLines="0" w:line="400" w:lineRule="exact"/>
        <w:rPr>
          <w:rFonts w:hint="eastAsia" w:ascii="宋体" w:hAnsi="宋体" w:eastAsia="宋体"/>
          <w:szCs w:val="21"/>
        </w:rPr>
      </w:pPr>
      <w:r>
        <w:rPr>
          <w:rFonts w:hint="eastAsia" w:ascii="宋体" w:hAnsi="宋体" w:eastAsia="宋体"/>
          <w:szCs w:val="21"/>
        </w:rPr>
        <w:t>乙方2（全称）：</w:t>
      </w:r>
      <w:r>
        <w:rPr>
          <w:rFonts w:hint="eastAsia" w:ascii="宋体" w:hAnsi="宋体" w:eastAsia="宋体"/>
          <w:szCs w:val="21"/>
          <w:u w:val="single"/>
        </w:rPr>
        <w:t xml:space="preserve">                        </w:t>
      </w:r>
      <w:r>
        <w:rPr>
          <w:rFonts w:hint="eastAsia" w:ascii="宋体" w:hAnsi="宋体" w:eastAsia="宋体"/>
          <w:szCs w:val="21"/>
        </w:rPr>
        <w:t>（联合体成员供应商或其他合同主体）（如有）</w:t>
      </w:r>
    </w:p>
    <w:p w14:paraId="32674635">
      <w:pPr>
        <w:adjustRightInd w:val="0"/>
        <w:snapToGrid w:val="0"/>
        <w:spacing w:before="0" w:beforeLines="0" w:line="400" w:lineRule="exact"/>
        <w:rPr>
          <w:rFonts w:hint="eastAsia" w:ascii="宋体" w:hAnsi="宋体" w:eastAsia="宋体"/>
          <w:szCs w:val="21"/>
        </w:rPr>
      </w:pPr>
      <w:r>
        <w:rPr>
          <w:rFonts w:hint="eastAsia" w:eastAsia="宋体"/>
          <w:lang w:eastAsia="zh-CN"/>
        </w:rPr>
        <w:t>乙方</w:t>
      </w:r>
      <w:r>
        <w:rPr>
          <w:rFonts w:hint="eastAsia" w:ascii="宋体" w:hAnsi="宋体" w:eastAsia="宋体"/>
          <w:szCs w:val="21"/>
          <w:lang w:val="en-US" w:eastAsia="zh-CN"/>
        </w:rPr>
        <w:t>3</w:t>
      </w:r>
      <w:r>
        <w:rPr>
          <w:rFonts w:hint="eastAsia" w:eastAsia="宋体"/>
          <w:lang w:val="en-US" w:eastAsia="zh-CN"/>
        </w:rPr>
        <w:t>（全称）</w:t>
      </w:r>
      <w:r>
        <w:rPr>
          <w:rFonts w:hint="eastAsia" w:ascii="宋体" w:hAnsi="宋体" w:eastAsia="宋体"/>
          <w:szCs w:val="21"/>
          <w:u w:val="single"/>
        </w:rPr>
        <w:t xml:space="preserve">                          </w:t>
      </w:r>
      <w:r>
        <w:rPr>
          <w:rFonts w:hint="eastAsia" w:ascii="宋体" w:hAnsi="宋体" w:eastAsia="宋体"/>
          <w:szCs w:val="21"/>
        </w:rPr>
        <w:t>（联合体成员供应商或其他合同主体）（如有）</w:t>
      </w:r>
    </w:p>
    <w:p w14:paraId="6ABBC498">
      <w:pPr>
        <w:spacing w:beforeLines="0" w:line="400" w:lineRule="exact"/>
        <w:rPr>
          <w:rFonts w:hint="default" w:eastAsia="宋体"/>
          <w:lang w:val="en-US" w:eastAsia="zh-CN"/>
        </w:rPr>
      </w:pPr>
    </w:p>
    <w:p w14:paraId="32A6901B">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依据《中华人民共和国民法典》《中华人民共和国政府采购法》《深圳经济特区政府采购条例》等有关的法律法规，以及</w:t>
      </w:r>
      <w:r>
        <w:rPr>
          <w:rFonts w:hint="eastAsia" w:ascii="宋体" w:hAnsi="宋体" w:eastAsia="宋体" w:cs="Times New Roman"/>
          <w:i w:val="0"/>
          <w:iCs w:val="0"/>
          <w:kern w:val="2"/>
          <w:sz w:val="21"/>
          <w:szCs w:val="21"/>
          <w:u w:val="none"/>
          <w:lang w:val="en-US" w:eastAsia="zh-CN" w:bidi="ar-SA"/>
        </w:rPr>
        <w:t>本采购项目</w:t>
      </w:r>
      <w:r>
        <w:rPr>
          <w:rFonts w:hint="eastAsia" w:ascii="宋体" w:hAnsi="宋体" w:eastAsia="宋体" w:cs="Times New Roman"/>
          <w:kern w:val="2"/>
          <w:sz w:val="21"/>
          <w:szCs w:val="21"/>
          <w:lang w:val="en-US" w:eastAsia="zh-CN" w:bidi="ar-SA"/>
        </w:rPr>
        <w:t xml:space="preserve">的招标文件等采购文件、乙方的《投标（响应）文件》及《中标（成交）通知书》，甲乙双方同意签订本合同。具体情况及要求如下：     </w:t>
      </w:r>
    </w:p>
    <w:p w14:paraId="7355B8ED">
      <w:pPr>
        <w:numPr>
          <w:ilvl w:val="0"/>
          <w:numId w:val="11"/>
        </w:numPr>
        <w:adjustRightInd w:val="0"/>
        <w:snapToGrid w:val="0"/>
        <w:spacing w:before="0" w:beforeLines="0" w:line="400" w:lineRule="exact"/>
        <w:ind w:firstLine="422" w:firstLineChars="200"/>
        <w:rPr>
          <w:rFonts w:ascii="宋体" w:hAnsi="宋体" w:eastAsia="宋体"/>
          <w:b/>
          <w:szCs w:val="21"/>
        </w:rPr>
      </w:pPr>
      <w:r>
        <w:rPr>
          <w:rFonts w:hint="eastAsia" w:ascii="宋体" w:hAnsi="宋体" w:eastAsia="宋体"/>
          <w:b/>
          <w:szCs w:val="21"/>
        </w:rPr>
        <w:t>项目信息</w:t>
      </w:r>
    </w:p>
    <w:p w14:paraId="54A2A603">
      <w:pPr>
        <w:widowControl w:val="0"/>
        <w:numPr>
          <w:ilvl w:val="0"/>
          <w:numId w:val="12"/>
        </w:numPr>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u w:val="single"/>
          <w:lang w:val="en-US" w:eastAsia="zh-CN" w:bidi="ar-SA"/>
        </w:rPr>
      </w:pPr>
      <w:r>
        <w:rPr>
          <w:rFonts w:hint="eastAsia" w:ascii="宋体" w:hAnsi="宋体" w:eastAsia="宋体" w:cs="Times New Roman"/>
          <w:kern w:val="2"/>
          <w:sz w:val="21"/>
          <w:szCs w:val="21"/>
          <w:lang w:val="en-US" w:eastAsia="zh-CN" w:bidi="ar-SA"/>
        </w:rPr>
        <w:t>采购项目名称：</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p>
    <w:p w14:paraId="43998F79">
      <w:pPr>
        <w:widowControl w:val="0"/>
        <w:numPr>
          <w:ilvl w:val="-1"/>
          <w:numId w:val="0"/>
        </w:numPr>
        <w:tabs>
          <w:tab w:val="left" w:pos="999"/>
        </w:tabs>
        <w:adjustRightInd w:val="0"/>
        <w:snapToGrid w:val="0"/>
        <w:spacing w:before="0" w:beforeLines="0" w:after="0" w:line="400" w:lineRule="exact"/>
        <w:ind w:left="0" w:leftChars="0" w:firstLine="0" w:firstLineChars="0"/>
        <w:jc w:val="both"/>
        <w:rPr>
          <w:rFonts w:hint="default" w:ascii="宋体" w:hAnsi="宋体" w:eastAsia="宋体" w:cs="Times New Roman"/>
          <w:kern w:val="2"/>
          <w:sz w:val="21"/>
          <w:szCs w:val="21"/>
          <w:u w:val="none"/>
          <w:lang w:val="en-US" w:eastAsia="zh-CN" w:bidi="ar-SA"/>
        </w:rPr>
      </w:pPr>
      <w:r>
        <w:rPr>
          <w:rFonts w:hint="eastAsia" w:ascii="宋体" w:hAnsi="宋体" w:eastAsia="宋体" w:cs="Times New Roman"/>
          <w:kern w:val="2"/>
          <w:sz w:val="21"/>
          <w:szCs w:val="21"/>
          <w:u w:val="none"/>
          <w:lang w:val="en-US" w:eastAsia="zh-CN" w:bidi="ar-SA"/>
        </w:rPr>
        <w:t xml:space="preserve">         采购项目编号：</w:t>
      </w:r>
      <w:r>
        <w:rPr>
          <w:rFonts w:ascii="宋体" w:hAnsi="宋体" w:eastAsia="宋体" w:cs="Times New Roman"/>
          <w:kern w:val="2"/>
          <w:sz w:val="21"/>
          <w:szCs w:val="21"/>
          <w:u w:val="single"/>
          <w:lang w:val="en-US" w:eastAsia="zh-CN" w:bidi="ar-SA"/>
        </w:rPr>
        <w:t xml:space="preserve">                                          </w:t>
      </w:r>
    </w:p>
    <w:p w14:paraId="5548E41C">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（2）采购计划编号：</w:t>
      </w:r>
      <w:r>
        <w:rPr>
          <w:rFonts w:ascii="宋体" w:hAnsi="宋体" w:eastAsia="宋体" w:cs="Times New Roman"/>
          <w:kern w:val="2"/>
          <w:sz w:val="21"/>
          <w:szCs w:val="21"/>
          <w:u w:val="single"/>
          <w:lang w:val="en-US" w:eastAsia="zh-CN" w:bidi="ar-SA"/>
        </w:rPr>
        <w:t xml:space="preserve">                     </w:t>
      </w:r>
      <w:r>
        <w:rPr>
          <w:rFonts w:hint="eastAsia" w:ascii="宋体" w:hAnsi="宋体" w:eastAsia="宋体" w:cs="Times New Roman"/>
          <w:kern w:val="2"/>
          <w:sz w:val="21"/>
          <w:szCs w:val="21"/>
          <w:u w:val="single"/>
          <w:lang w:val="en-US" w:eastAsia="zh-CN" w:bidi="ar-SA"/>
        </w:rPr>
        <w:t xml:space="preserve">                </w:t>
      </w:r>
      <w:r>
        <w:rPr>
          <w:rFonts w:ascii="宋体" w:hAnsi="宋体" w:eastAsia="宋体" w:cs="Times New Roman"/>
          <w:kern w:val="2"/>
          <w:sz w:val="21"/>
          <w:szCs w:val="21"/>
          <w:u w:val="single"/>
          <w:lang w:val="en-US" w:eastAsia="zh-CN" w:bidi="ar-SA"/>
        </w:rPr>
        <w:t xml:space="preserve">     </w:t>
      </w:r>
      <w:r>
        <w:rPr>
          <w:rFonts w:ascii="宋体" w:hAnsi="宋体" w:eastAsia="宋体" w:cs="Times New Roman"/>
          <w:kern w:val="2"/>
          <w:sz w:val="21"/>
          <w:szCs w:val="21"/>
          <w:lang w:val="en-US" w:eastAsia="zh-CN" w:bidi="ar-SA"/>
        </w:rPr>
        <w:t xml:space="preserve"> </w:t>
      </w:r>
    </w:p>
    <w:p w14:paraId="42241364">
      <w:pPr>
        <w:adjustRightInd w:val="0"/>
        <w:snapToGrid w:val="0"/>
        <w:spacing w:before="0" w:beforeLines="0" w:line="400" w:lineRule="exact"/>
        <w:ind w:firstLine="420" w:firstLineChars="200"/>
        <w:rPr>
          <w:rFonts w:hint="eastAsia" w:ascii="宋体" w:hAnsi="宋体" w:eastAsia="宋体"/>
          <w:szCs w:val="21"/>
        </w:rPr>
      </w:pPr>
      <w:r>
        <w:rPr>
          <w:rFonts w:hint="eastAsia" w:ascii="宋体" w:hAnsi="宋体" w:eastAsia="宋体"/>
          <w:szCs w:val="21"/>
        </w:rPr>
        <w:t>（3）项目内容：</w:t>
      </w:r>
    </w:p>
    <w:p w14:paraId="6669406A">
      <w:pPr>
        <w:adjustRightInd w:val="0"/>
        <w:snapToGrid w:val="0"/>
        <w:spacing w:before="0" w:beforeLines="0" w:line="400" w:lineRule="exact"/>
        <w:ind w:firstLine="420" w:firstLineChars="200"/>
        <w:rPr>
          <w:rFonts w:hint="eastAsia" w:ascii="宋体" w:hAnsi="宋体" w:eastAsia="宋体"/>
          <w:szCs w:val="21"/>
          <w:lang w:val="en-US" w:eastAsia="zh-CN"/>
        </w:rPr>
      </w:pPr>
      <w:r>
        <w:rPr>
          <w:rFonts w:hint="eastAsia" w:ascii="宋体" w:hAnsi="宋体" w:eastAsia="宋体"/>
          <w:szCs w:val="21"/>
          <w:lang w:val="en-US" w:eastAsia="zh-CN"/>
        </w:rPr>
        <w:t xml:space="preserve">     </w:t>
      </w:r>
      <w:r>
        <w:rPr>
          <w:rFonts w:hint="eastAsia" w:ascii="宋体" w:hAnsi="宋体" w:eastAsia="宋体"/>
          <w:szCs w:val="21"/>
          <w:lang w:eastAsia="zh-CN"/>
        </w:rPr>
        <w:t>采购标的及数量</w:t>
      </w:r>
      <w:r>
        <w:rPr>
          <w:rFonts w:hint="eastAsia" w:ascii="宋体" w:hAnsi="宋体" w:eastAsia="宋体"/>
          <w:szCs w:val="21"/>
          <w:lang w:val="en-US" w:eastAsia="zh-CN"/>
        </w:rPr>
        <w:t>（台/套</w:t>
      </w:r>
      <w:r>
        <w:rPr>
          <w:rFonts w:hint="default" w:ascii="宋体" w:hAnsi="宋体" w:eastAsia="宋体"/>
          <w:szCs w:val="21"/>
          <w:lang w:val="en" w:eastAsia="zh-CN"/>
        </w:rPr>
        <w:t>/</w:t>
      </w:r>
      <w:r>
        <w:rPr>
          <w:rFonts w:hint="eastAsia" w:ascii="宋体" w:hAnsi="宋体" w:eastAsia="宋体"/>
          <w:szCs w:val="21"/>
          <w:lang w:val="en" w:eastAsia="zh-CN"/>
        </w:rPr>
        <w:t>个</w:t>
      </w:r>
      <w:r>
        <w:rPr>
          <w:rFonts w:hint="default" w:ascii="宋体" w:hAnsi="宋体" w:eastAsia="宋体"/>
          <w:szCs w:val="21"/>
          <w:lang w:val="en" w:eastAsia="zh-CN"/>
        </w:rPr>
        <w:t>/</w:t>
      </w:r>
      <w:r>
        <w:rPr>
          <w:rFonts w:hint="eastAsia" w:ascii="宋体" w:hAnsi="宋体" w:eastAsia="宋体"/>
          <w:szCs w:val="21"/>
          <w:lang w:val="en" w:eastAsia="zh-CN"/>
        </w:rPr>
        <w:t>架</w:t>
      </w:r>
      <w:r>
        <w:rPr>
          <w:rFonts w:hint="default" w:ascii="宋体" w:hAnsi="宋体" w:eastAsia="宋体"/>
          <w:szCs w:val="21"/>
          <w:lang w:val="en" w:eastAsia="zh-CN"/>
        </w:rPr>
        <w:t>/</w:t>
      </w:r>
      <w:r>
        <w:rPr>
          <w:rFonts w:hint="eastAsia" w:ascii="宋体" w:hAnsi="宋体" w:eastAsia="宋体"/>
          <w:szCs w:val="21"/>
          <w:lang w:val="en" w:eastAsia="zh-CN"/>
        </w:rPr>
        <w:t>组等</w:t>
      </w:r>
      <w:r>
        <w:rPr>
          <w:rFonts w:hint="eastAsia" w:ascii="宋体" w:hAnsi="宋体" w:eastAsia="宋体"/>
          <w:szCs w:val="21"/>
          <w:lang w:val="en-US" w:eastAsia="zh-CN"/>
        </w:rPr>
        <w:t>）</w:t>
      </w:r>
      <w:r>
        <w:rPr>
          <w:rFonts w:hint="eastAsia" w:ascii="宋体" w:hAnsi="宋体" w:eastAsia="宋体"/>
          <w:szCs w:val="21"/>
          <w:lang w:eastAsia="zh-CN"/>
        </w:rPr>
        <w:t>：</w:t>
      </w:r>
      <w:r>
        <w:rPr>
          <w:rFonts w:hint="eastAsia" w:ascii="宋体" w:hAnsi="宋体" w:eastAsia="宋体"/>
          <w:szCs w:val="21"/>
          <w:u w:val="single"/>
          <w:lang w:val="en-US" w:eastAsia="zh-CN"/>
        </w:rPr>
        <w:t xml:space="preserve">                       </w:t>
      </w:r>
      <w:r>
        <w:rPr>
          <w:rFonts w:hint="eastAsia" w:ascii="宋体" w:hAnsi="宋体" w:eastAsia="宋体"/>
          <w:szCs w:val="21"/>
          <w:u w:val="none"/>
          <w:lang w:val="en-US" w:eastAsia="zh-CN"/>
        </w:rPr>
        <w:t xml:space="preserve">            </w:t>
      </w:r>
      <w:r>
        <w:rPr>
          <w:rFonts w:hint="eastAsia" w:ascii="宋体" w:hAnsi="宋体" w:eastAsia="宋体"/>
          <w:szCs w:val="21"/>
          <w:u w:val="single"/>
          <w:lang w:val="en-US" w:eastAsia="zh-CN"/>
        </w:rPr>
        <w:t xml:space="preserve">                  </w:t>
      </w:r>
      <w:r>
        <w:rPr>
          <w:rFonts w:hint="eastAsia" w:ascii="宋体" w:hAnsi="宋体" w:eastAsia="宋体"/>
          <w:szCs w:val="21"/>
          <w:lang w:val="en-US" w:eastAsia="zh-CN"/>
        </w:rPr>
        <w:t xml:space="preserve"> </w:t>
      </w:r>
    </w:p>
    <w:p w14:paraId="3CDB8E42">
      <w:pPr>
        <w:numPr>
          <w:ilvl w:val="-1"/>
          <w:numId w:val="0"/>
        </w:numPr>
        <w:adjustRightInd w:val="0"/>
        <w:snapToGrid w:val="0"/>
        <w:spacing w:before="0" w:beforeLines="0" w:line="400" w:lineRule="exact"/>
        <w:ind w:firstLine="420" w:firstLineChars="200"/>
        <w:rPr>
          <w:rFonts w:hint="default" w:ascii="宋体" w:hAnsi="宋体" w:eastAsia="宋体" w:cs="宋体"/>
          <w:szCs w:val="21"/>
          <w:lang w:val="en" w:eastAsia="zh-CN"/>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default" w:ascii="宋体" w:hAnsi="宋体" w:eastAsia="宋体" w:cs="宋体"/>
          <w:szCs w:val="21"/>
          <w:u w:val="none"/>
          <w:lang w:val="en" w:eastAsia="zh-CN"/>
        </w:rPr>
        <w:t xml:space="preserve">     </w:t>
      </w:r>
      <w:r>
        <w:rPr>
          <w:rFonts w:hint="eastAsia" w:ascii="宋体" w:hAnsi="宋体" w:eastAsia="宋体" w:cs="宋体"/>
          <w:szCs w:val="21"/>
          <w:lang w:val="en-US" w:eastAsia="zh-CN"/>
        </w:rPr>
        <w:t>规格型号：</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val="en" w:eastAsia="zh-CN"/>
        </w:rPr>
        <w:t xml:space="preserve">   </w:t>
      </w:r>
    </w:p>
    <w:p w14:paraId="328D350C">
      <w:pPr>
        <w:adjustRightInd w:val="0"/>
        <w:snapToGrid w:val="0"/>
        <w:spacing w:before="0" w:beforeLines="0" w:line="400" w:lineRule="exact"/>
        <w:ind w:firstLine="945" w:firstLineChars="450"/>
        <w:rPr>
          <w:rFonts w:ascii="宋体" w:hAnsi="宋体" w:eastAsia="宋体"/>
          <w:szCs w:val="21"/>
          <w:highlight w:val="none"/>
          <w:u w:val="single"/>
        </w:rPr>
      </w:pPr>
      <w:r>
        <w:rPr>
          <w:rFonts w:hint="eastAsia" w:ascii="宋体" w:hAnsi="宋体" w:eastAsia="宋体"/>
          <w:szCs w:val="21"/>
          <w:highlight w:val="none"/>
          <w:u w:val="none"/>
          <w:lang w:val="en-US" w:eastAsia="zh-CN"/>
        </w:rPr>
        <w:t>采购标的的技术要求、商务要求具体见附件。</w:t>
      </w:r>
    </w:p>
    <w:p w14:paraId="7A38E977">
      <w:pPr>
        <w:numPr>
          <w:ilvl w:val="-1"/>
          <w:numId w:val="0"/>
        </w:numPr>
        <w:adjustRightInd w:val="0"/>
        <w:snapToGrid w:val="0"/>
        <w:spacing w:before="0" w:beforeLines="0" w:line="400" w:lineRule="exact"/>
        <w:ind w:firstLine="945" w:firstLineChars="450"/>
        <w:rPr>
          <w:rFonts w:hint="eastAsia" w:ascii="宋体" w:hAnsi="宋体" w:eastAsia="宋体" w:cs="宋体"/>
          <w:szCs w:val="21"/>
          <w:lang w:val="en-US" w:eastAsia="zh-CN"/>
        </w:rPr>
      </w:pPr>
      <w:r>
        <w:rPr>
          <w:rFonts w:hint="eastAsia" w:ascii="汉仪书宋二S" w:hAnsi="汉仪书宋二S" w:eastAsia="汉仪书宋二S" w:cs="汉仪书宋二S"/>
          <w:szCs w:val="21"/>
          <w:lang w:val="en-US" w:eastAsia="zh-CN"/>
        </w:rPr>
        <w:t>①</w:t>
      </w:r>
      <w:r>
        <w:rPr>
          <w:rFonts w:hint="eastAsia" w:ascii="宋体" w:hAnsi="宋体" w:eastAsia="宋体" w:cs="宋体"/>
          <w:szCs w:val="21"/>
          <w:lang w:val="en-US" w:eastAsia="zh-CN"/>
        </w:rPr>
        <w:t>涉及信息类产品，请填写该产品关键部件的品牌、型号：</w:t>
      </w:r>
    </w:p>
    <w:p w14:paraId="3F7945AF">
      <w:pPr>
        <w:numPr>
          <w:ilvl w:val="-1"/>
          <w:numId w:val="0"/>
        </w:numPr>
        <w:adjustRightInd w:val="0"/>
        <w:snapToGrid w:val="0"/>
        <w:spacing w:before="0" w:beforeLines="0" w:line="400" w:lineRule="exact"/>
        <w:ind w:firstLine="420" w:firstLineChars="200"/>
        <w:rPr>
          <w:rFonts w:hint="eastAsia" w:ascii="宋体" w:hAnsi="宋体" w:eastAsia="宋体" w:cs="宋体"/>
          <w:kern w:val="0"/>
          <w:szCs w:val="21"/>
          <w:u w:val="single"/>
          <w:lang w:val="en-US" w:eastAsia="zh-CN"/>
        </w:rPr>
      </w:pPr>
      <w:r>
        <w:rPr>
          <w:rFonts w:hint="eastAsia" w:ascii="宋体" w:hAnsi="宋体" w:eastAsia="宋体" w:cs="宋体"/>
          <w:szCs w:val="21"/>
          <w:lang w:val="en-US" w:eastAsia="zh-CN"/>
        </w:rPr>
        <w:t xml:space="preserve">     标的名称：</w:t>
      </w:r>
      <w:r>
        <w:rPr>
          <w:rFonts w:hint="eastAsia" w:ascii="宋体" w:hAnsi="宋体" w:eastAsia="宋体" w:cs="宋体"/>
          <w:kern w:val="0"/>
          <w:szCs w:val="21"/>
          <w:u w:val="single"/>
          <w:lang w:val="en-US" w:eastAsia="zh-CN"/>
        </w:rPr>
        <w:t xml:space="preserve">      </w:t>
      </w:r>
      <w:r>
        <w:rPr>
          <w:rFonts w:hint="default" w:ascii="宋体" w:hAnsi="宋体" w:eastAsia="宋体" w:cs="宋体"/>
          <w:kern w:val="0"/>
          <w:szCs w:val="21"/>
          <w:u w:val="single"/>
          <w:lang w:val="en" w:eastAsia="zh-CN"/>
        </w:rPr>
        <w:t xml:space="preserve">               </w:t>
      </w:r>
      <w:r>
        <w:rPr>
          <w:rFonts w:hint="eastAsia" w:ascii="宋体" w:hAnsi="宋体" w:eastAsia="宋体" w:cs="宋体"/>
          <w:kern w:val="0"/>
          <w:szCs w:val="21"/>
          <w:u w:val="single"/>
          <w:lang w:val="en-US" w:eastAsia="zh-CN"/>
        </w:rPr>
        <w:t xml:space="preserve">    </w:t>
      </w:r>
    </w:p>
    <w:p w14:paraId="31BB7389">
      <w:pPr>
        <w:numPr>
          <w:ilvl w:val="-1"/>
          <w:numId w:val="0"/>
        </w:numPr>
        <w:adjustRightInd w:val="0"/>
        <w:snapToGrid w:val="0"/>
        <w:spacing w:before="0" w:beforeLines="0" w:line="400" w:lineRule="exact"/>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关键部件：</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w:t>
      </w:r>
      <w:r>
        <w:rPr>
          <w:rFonts w:hint="eastAsia" w:ascii="宋体" w:hAnsi="宋体" w:eastAsia="宋体" w:cs="宋体"/>
          <w:szCs w:val="21"/>
          <w:lang w:val="en-US" w:eastAsia="zh-CN"/>
        </w:rPr>
        <w:t>型号：</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p>
    <w:p w14:paraId="1A0DA32C">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kern w:val="2"/>
          <w:sz w:val="21"/>
          <w:szCs w:val="21"/>
          <w:lang w:val="en-US" w:eastAsia="zh-CN" w:bidi="ar-SA"/>
        </w:rPr>
        <w:t>关键部件</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w:t>
      </w:r>
    </w:p>
    <w:p w14:paraId="13FDBEE2">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关键部件：</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p>
    <w:p w14:paraId="0C4F6308">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14:paraId="1D12B2CA">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汉仪书宋二S" w:hAnsi="汉仪书宋二S" w:eastAsia="汉仪书宋二S" w:cs="汉仪书宋二S"/>
          <w:sz w:val="21"/>
          <w:szCs w:val="21"/>
          <w:lang w:val="en-US" w:eastAsia="zh-CN" w:bidi="ar-SA"/>
        </w:rPr>
        <w:t>②</w:t>
      </w:r>
      <w:r>
        <w:rPr>
          <w:rFonts w:hint="eastAsia" w:ascii="宋体" w:hAnsi="宋体" w:eastAsia="宋体" w:cs="宋体"/>
          <w:sz w:val="21"/>
          <w:szCs w:val="21"/>
          <w:lang w:val="en-US" w:eastAsia="zh-CN" w:bidi="ar-SA"/>
        </w:rPr>
        <w:t>涉及车辆采购，请填写是否属于新能源汽车：</w:t>
      </w:r>
    </w:p>
    <w:p w14:paraId="1DE28962">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是，《政府采购品目分类目录》底级品目名称</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数量：</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金额：</w:t>
      </w:r>
      <w:r>
        <w:rPr>
          <w:rFonts w:hint="eastAsia" w:ascii="宋体" w:hAnsi="宋体" w:eastAsia="宋体" w:cs="宋体"/>
          <w:sz w:val="21"/>
          <w:szCs w:val="21"/>
          <w:u w:val="single"/>
          <w:lang w:val="en-US" w:eastAsia="zh-CN" w:bidi="ar-SA"/>
        </w:rPr>
        <w:t xml:space="preserve">     </w:t>
      </w:r>
      <w:r>
        <w:rPr>
          <w:rFonts w:hint="eastAsia" w:ascii="宋体" w:hAnsi="宋体" w:eastAsia="宋体" w:cs="宋体"/>
          <w:iCs w:val="0"/>
          <w:sz w:val="21"/>
          <w:szCs w:val="21"/>
          <w:lang w:val="en-US" w:eastAsia="zh-CN" w:bidi="ar-SA"/>
        </w:rPr>
        <w:t xml:space="preserve"> </w:t>
      </w:r>
    </w:p>
    <w:p w14:paraId="730BADBE">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否</w:t>
      </w:r>
    </w:p>
    <w:p w14:paraId="79AE0BEB">
      <w:pPr>
        <w:numPr>
          <w:ilvl w:val="-1"/>
          <w:numId w:val="0"/>
        </w:numPr>
        <w:autoSpaceDE w:val="0"/>
        <w:autoSpaceDN w:val="0"/>
        <w:adjustRightInd w:val="0"/>
        <w:snapToGrid w:val="0"/>
        <w:spacing w:before="0" w:beforeLines="0" w:line="400" w:lineRule="exact"/>
        <w:ind w:left="0"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default" w:ascii="宋体" w:hAnsi="宋体" w:eastAsia="宋体" w:cs="宋体"/>
          <w:iCs w:val="0"/>
          <w:sz w:val="21"/>
          <w:szCs w:val="21"/>
          <w:lang w:val="en" w:eastAsia="zh-CN" w:bidi="ar-SA"/>
        </w:rPr>
        <w:t>4</w:t>
      </w:r>
      <w:r>
        <w:rPr>
          <w:rFonts w:hint="eastAsia" w:ascii="宋体" w:hAnsi="宋体" w:eastAsia="宋体" w:cs="宋体"/>
          <w:iCs w:val="0"/>
          <w:sz w:val="21"/>
          <w:szCs w:val="21"/>
          <w:lang w:val="en-US" w:eastAsia="zh-CN" w:bidi="ar-SA"/>
        </w:rPr>
        <w:t>）政府采购组织形式：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集中采购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自行采购</w:t>
      </w:r>
    </w:p>
    <w:p w14:paraId="606E6E1A">
      <w:pPr>
        <w:numPr>
          <w:ilvl w:val="-1"/>
          <w:numId w:val="0"/>
        </w:numPr>
        <w:autoSpaceDE w:val="0"/>
        <w:autoSpaceDN w:val="0"/>
        <w:adjustRightInd w:val="0"/>
        <w:snapToGrid w:val="0"/>
        <w:spacing w:before="0" w:beforeLines="0" w:line="400" w:lineRule="exact"/>
        <w:ind w:left="210" w:leftChars="100" w:firstLine="210" w:firstLineChars="100"/>
        <w:rPr>
          <w:rFonts w:hint="eastAsia" w:ascii="宋体" w:hAnsi="宋体" w:eastAsia="宋体" w:cs="宋体"/>
          <w:iCs w:val="0"/>
          <w:sz w:val="21"/>
          <w:szCs w:val="21"/>
          <w:u w:val="single"/>
          <w:lang w:val="en-US" w:eastAsia="zh-CN" w:bidi="ar-SA"/>
        </w:rPr>
      </w:pPr>
      <w:r>
        <w:rPr>
          <w:rFonts w:hint="eastAsia" w:ascii="宋体" w:hAnsi="宋体" w:eastAsia="宋体" w:cs="宋体"/>
          <w:iCs w:val="0"/>
          <w:sz w:val="21"/>
          <w:szCs w:val="21"/>
          <w:lang w:val="en-US" w:eastAsia="zh-CN" w:bidi="ar-SA"/>
        </w:rPr>
        <w:t>（</w:t>
      </w:r>
      <w:r>
        <w:rPr>
          <w:rFonts w:hint="default" w:ascii="宋体" w:hAnsi="宋体" w:eastAsia="宋体" w:cs="宋体"/>
          <w:iCs w:val="0"/>
          <w:sz w:val="21"/>
          <w:szCs w:val="21"/>
          <w:lang w:val="en" w:eastAsia="zh-CN" w:bidi="ar-SA"/>
        </w:rPr>
        <w:t>5</w:t>
      </w:r>
      <w:r>
        <w:rPr>
          <w:rFonts w:hint="eastAsia" w:ascii="宋体" w:hAnsi="宋体" w:eastAsia="宋体" w:cs="宋体"/>
          <w:iCs w:val="0"/>
          <w:sz w:val="21"/>
          <w:szCs w:val="21"/>
          <w:lang w:val="en-US" w:eastAsia="zh-CN" w:bidi="ar-SA"/>
        </w:rPr>
        <w:t>）政府采购方式：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公开招标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竞争性谈判</w:t>
      </w:r>
      <w:r>
        <w:rPr>
          <w:rFonts w:hint="eastAsia" w:ascii="宋体" w:hAnsi="宋体" w:eastAsia="华文楷体" w:cs="宋体"/>
          <w:sz w:val="22"/>
          <w:szCs w:val="21"/>
          <w:u w:val="none"/>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单一来源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竞价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框架协议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其他：</w:t>
      </w:r>
      <w:r>
        <w:rPr>
          <w:rFonts w:hint="eastAsia" w:ascii="宋体" w:hAnsi="宋体" w:eastAsia="宋体" w:cs="宋体"/>
          <w:iCs w:val="0"/>
          <w:sz w:val="21"/>
          <w:szCs w:val="21"/>
          <w:u w:val="single"/>
          <w:lang w:val="en-US" w:eastAsia="zh-CN" w:bidi="ar-SA"/>
        </w:rPr>
        <w:t xml:space="preserve">          </w:t>
      </w:r>
    </w:p>
    <w:p w14:paraId="5D4538EB">
      <w:pPr>
        <w:numPr>
          <w:ilvl w:val="-1"/>
          <w:numId w:val="0"/>
        </w:numPr>
        <w:autoSpaceDE w:val="0"/>
        <w:autoSpaceDN w:val="0"/>
        <w:adjustRightInd w:val="0"/>
        <w:snapToGrid w:val="0"/>
        <w:spacing w:before="0" w:beforeLines="0" w:line="400" w:lineRule="exact"/>
        <w:ind w:left="0" w:firstLine="420" w:firstLineChars="0"/>
        <w:rPr>
          <w:rFonts w:hint="default" w:ascii="宋体" w:hAnsi="宋体" w:eastAsia="宋体" w:cs="宋体"/>
          <w:iCs w:val="0"/>
          <w:sz w:val="21"/>
          <w:szCs w:val="21"/>
          <w:u w:val="none"/>
          <w:lang w:val="en-US" w:eastAsia="zh-CN" w:bidi="ar-SA"/>
        </w:rPr>
      </w:pPr>
      <w:r>
        <w:rPr>
          <w:rFonts w:hint="eastAsia" w:ascii="宋体" w:hAnsi="宋体" w:eastAsia="宋体" w:cs="宋体"/>
          <w:iCs w:val="0"/>
          <w:sz w:val="21"/>
          <w:szCs w:val="21"/>
          <w:u w:val="none"/>
          <w:lang w:val="en-US" w:eastAsia="zh-CN" w:bidi="ar-SA"/>
        </w:rPr>
        <w:t>（注：在框架协议采购的第二阶段，可选择使用该合同文本）</w:t>
      </w:r>
    </w:p>
    <w:p w14:paraId="0CDA58B2">
      <w:pPr>
        <w:numPr>
          <w:ilvl w:val="-1"/>
          <w:numId w:val="0"/>
        </w:numPr>
        <w:autoSpaceDE w:val="0"/>
        <w:autoSpaceDN w:val="0"/>
        <w:adjustRightInd w:val="0"/>
        <w:snapToGrid w:val="0"/>
        <w:spacing w:before="0" w:beforeLines="0" w:line="400" w:lineRule="exact"/>
        <w:ind w:firstLine="220" w:firstLineChars="100"/>
        <w:rPr>
          <w:rFonts w:hint="eastAsia" w:ascii="宋体" w:hAnsi="宋体" w:eastAsia="宋体" w:cs="Times New Roman"/>
          <w:w w:val="100"/>
          <w:kern w:val="2"/>
          <w:sz w:val="21"/>
          <w:szCs w:val="21"/>
          <w:lang w:val="en-US" w:eastAsia="zh-CN" w:bidi="ar-SA"/>
        </w:rPr>
      </w:pPr>
      <w:r>
        <w:rPr>
          <w:rFonts w:hint="eastAsia" w:ascii="宋体" w:hAnsi="宋体" w:eastAsia="华文楷体" w:cs="华文楷体"/>
          <w:sz w:val="22"/>
          <w:szCs w:val="21"/>
          <w:lang w:val="en-US" w:eastAsia="zh-CN" w:bidi="ar-SA"/>
        </w:rPr>
        <w:t xml:space="preserve"> （</w:t>
      </w:r>
      <w:r>
        <w:rPr>
          <w:rFonts w:hint="default" w:ascii="宋体" w:hAnsi="宋体" w:eastAsia="华文楷体" w:cs="华文楷体"/>
          <w:sz w:val="22"/>
          <w:szCs w:val="21"/>
          <w:lang w:val="en" w:eastAsia="zh-CN" w:bidi="ar-SA"/>
        </w:rPr>
        <w:t>6</w:t>
      </w:r>
      <w:r>
        <w:rPr>
          <w:rFonts w:hint="eastAsia" w:ascii="宋体" w:hAnsi="宋体" w:eastAsia="华文楷体" w:cs="华文楷体"/>
          <w:sz w:val="22"/>
          <w:szCs w:val="21"/>
          <w:lang w:val="en-US" w:eastAsia="zh-CN" w:bidi="ar-SA"/>
        </w:rPr>
        <w:t>）</w:t>
      </w:r>
      <w:r>
        <w:rPr>
          <w:rFonts w:hint="eastAsia" w:ascii="宋体" w:hAnsi="宋体" w:eastAsia="宋体" w:cs="Times New Roman"/>
          <w:w w:val="100"/>
          <w:kern w:val="2"/>
          <w:sz w:val="21"/>
          <w:szCs w:val="21"/>
          <w:lang w:val="en-US" w:eastAsia="zh-CN" w:bidi="ar-SA"/>
        </w:rPr>
        <w:t>中标（成交）采购标的制造商是否为中小企业：</w:t>
      </w:r>
      <w:r>
        <w:rPr>
          <w:rFonts w:hint="eastAsia" w:ascii="宋体" w:hAnsi="宋体" w:eastAsia="宋体" w:cs="Times New Roman"/>
          <w:w w:val="100"/>
          <w:kern w:val="2"/>
          <w:sz w:val="21"/>
          <w:szCs w:val="21"/>
          <w:lang w:val="en-US" w:eastAsia="zh-CN" w:bidi="ar-SA"/>
        </w:rPr>
        <w:sym w:font="Wingdings" w:char="00A8"/>
      </w:r>
      <w:r>
        <w:rPr>
          <w:rFonts w:hint="eastAsia" w:ascii="宋体" w:hAnsi="宋体" w:eastAsia="宋体" w:cs="Times New Roman"/>
          <w:w w:val="100"/>
          <w:kern w:val="2"/>
          <w:sz w:val="21"/>
          <w:szCs w:val="21"/>
          <w:lang w:val="en-US" w:eastAsia="zh-CN" w:bidi="ar-SA"/>
        </w:rPr>
        <w:t xml:space="preserve">是      </w:t>
      </w:r>
      <w:r>
        <w:rPr>
          <w:rFonts w:hint="eastAsia" w:ascii="宋体" w:hAnsi="宋体" w:eastAsia="宋体" w:cs="Times New Roman"/>
          <w:w w:val="100"/>
          <w:kern w:val="2"/>
          <w:sz w:val="21"/>
          <w:szCs w:val="21"/>
          <w:lang w:val="en-US" w:eastAsia="zh-CN" w:bidi="ar-SA"/>
        </w:rPr>
        <w:sym w:font="Wingdings" w:char="00A8"/>
      </w:r>
      <w:r>
        <w:rPr>
          <w:rFonts w:hint="eastAsia" w:ascii="宋体" w:hAnsi="宋体" w:eastAsia="宋体" w:cs="Times New Roman"/>
          <w:w w:val="100"/>
          <w:kern w:val="2"/>
          <w:sz w:val="21"/>
          <w:szCs w:val="21"/>
          <w:lang w:val="en-US" w:eastAsia="zh-CN" w:bidi="ar-SA"/>
        </w:rPr>
        <w:t>否</w:t>
      </w:r>
    </w:p>
    <w:p w14:paraId="2A86777A">
      <w:pPr>
        <w:numPr>
          <w:ilvl w:val="-1"/>
          <w:numId w:val="0"/>
        </w:numPr>
        <w:adjustRightInd w:val="0"/>
        <w:snapToGrid w:val="0"/>
        <w:spacing w:before="0" w:beforeLines="0" w:line="400" w:lineRule="exact"/>
        <w:ind w:left="0" w:leftChars="0" w:firstLine="0" w:firstLineChars="0"/>
        <w:rPr>
          <w:rFonts w:hint="eastAsia" w:ascii="宋体" w:hAnsi="宋体" w:eastAsia="宋体"/>
          <w:iCs/>
          <w:szCs w:val="21"/>
        </w:rPr>
      </w:pPr>
      <w:r>
        <w:rPr>
          <w:rFonts w:hint="eastAsia" w:ascii="宋体" w:hAnsi="宋体" w:eastAsia="宋体"/>
          <w:w w:val="100"/>
          <w:szCs w:val="21"/>
          <w:lang w:val="en-US" w:eastAsia="zh-CN"/>
        </w:rPr>
        <w:t xml:space="preserve">         本合同</w:t>
      </w:r>
      <w:r>
        <w:rPr>
          <w:rFonts w:hint="eastAsia" w:ascii="宋体" w:hAnsi="宋体" w:eastAsia="宋体"/>
          <w:w w:val="100"/>
          <w:szCs w:val="21"/>
        </w:rPr>
        <w:t>是否</w:t>
      </w:r>
      <w:r>
        <w:rPr>
          <w:rFonts w:hint="eastAsia" w:ascii="宋体" w:hAnsi="宋体" w:eastAsia="宋体"/>
          <w:w w:val="100"/>
          <w:szCs w:val="21"/>
          <w:lang w:eastAsia="zh-CN"/>
        </w:rPr>
        <w:t>为专门面向</w:t>
      </w:r>
      <w:r>
        <w:rPr>
          <w:rFonts w:hint="eastAsia" w:ascii="宋体" w:hAnsi="宋体" w:eastAsia="宋体"/>
          <w:w w:val="100"/>
          <w:szCs w:val="21"/>
        </w:rPr>
        <w:t>中小企业</w:t>
      </w:r>
      <w:r>
        <w:rPr>
          <w:rFonts w:hint="eastAsia" w:ascii="宋体" w:hAnsi="宋体" w:eastAsia="宋体"/>
          <w:w w:val="100"/>
          <w:szCs w:val="21"/>
          <w:lang w:eastAsia="zh-CN"/>
        </w:rPr>
        <w:t>的采</w:t>
      </w:r>
      <w:r>
        <w:rPr>
          <w:rFonts w:hint="eastAsia" w:ascii="宋体" w:hAnsi="宋体" w:eastAsia="宋体"/>
          <w:w w:val="100"/>
          <w:szCs w:val="21"/>
          <w:shd w:val="clear"/>
          <w:lang w:eastAsia="zh-CN"/>
        </w:rPr>
        <w:t>购</w:t>
      </w:r>
      <w:r>
        <w:rPr>
          <w:rFonts w:hint="eastAsia" w:ascii="宋体" w:hAnsi="宋体" w:eastAsia="宋体"/>
          <w:w w:val="100"/>
          <w:szCs w:val="21"/>
          <w:shd w:val="clear"/>
        </w:rPr>
        <w:t>合同</w:t>
      </w:r>
      <w:r>
        <w:rPr>
          <w:rFonts w:hint="eastAsia" w:ascii="宋体" w:hAnsi="宋体" w:eastAsia="宋体"/>
          <w:w w:val="100"/>
          <w:szCs w:val="21"/>
          <w:shd w:val="clear"/>
          <w:lang w:eastAsia="zh-CN"/>
        </w:rPr>
        <w:t>（中小企业预留合同）</w:t>
      </w:r>
      <w:r>
        <w:rPr>
          <w:rFonts w:hint="eastAsia" w:ascii="宋体" w:hAnsi="宋体" w:eastAsia="宋体"/>
          <w:szCs w:val="21"/>
          <w:shd w:val="clear"/>
        </w:rPr>
        <w:t>：</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lang w:val="en-US" w:eastAsia="zh-CN"/>
        </w:rPr>
        <w:t xml:space="preserve">  </w:t>
      </w:r>
      <w:r>
        <w:rPr>
          <w:rFonts w:hint="eastAsia" w:ascii="宋体" w:hAnsi="宋体" w:eastAsia="宋体"/>
          <w:iCs/>
          <w:szCs w:val="21"/>
        </w:rPr>
        <w:t xml:space="preserve"> </w:t>
      </w:r>
      <w:r>
        <w:rPr>
          <w:rFonts w:hint="eastAsia" w:ascii="宋体" w:hAnsi="宋体" w:eastAsia="宋体"/>
          <w:iCs/>
          <w:szCs w:val="21"/>
        </w:rPr>
        <w:sym w:font="Wingdings" w:char="00A8"/>
      </w:r>
      <w:r>
        <w:rPr>
          <w:rFonts w:hint="eastAsia" w:ascii="宋体" w:hAnsi="宋体" w:eastAsia="宋体"/>
          <w:iCs/>
          <w:szCs w:val="21"/>
        </w:rPr>
        <w:t>否</w:t>
      </w:r>
    </w:p>
    <w:p w14:paraId="6AD9FBAD">
      <w:pPr>
        <w:numPr>
          <w:ilvl w:val="-1"/>
          <w:numId w:val="0"/>
        </w:numPr>
        <w:adjustRightInd w:val="0"/>
        <w:snapToGrid w:val="0"/>
        <w:spacing w:before="0" w:beforeLines="0" w:line="400" w:lineRule="exact"/>
        <w:ind w:firstLine="0" w:firstLineChars="0"/>
        <w:rPr>
          <w:rFonts w:hint="eastAsia" w:ascii="宋体" w:hAnsi="宋体" w:eastAsia="宋体"/>
          <w:iCs/>
          <w:szCs w:val="21"/>
        </w:rPr>
      </w:pPr>
      <w:r>
        <w:rPr>
          <w:rFonts w:hint="eastAsia" w:eastAsia="宋体"/>
          <w:lang w:val="en-US" w:eastAsia="zh-CN"/>
        </w:rPr>
        <w:t xml:space="preserve">         若本项目不专门面向中小企业采购，是否给予小微企业评审优惠：</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rPr>
        <w:sym w:font="Wingdings" w:char="00A8"/>
      </w:r>
      <w:r>
        <w:rPr>
          <w:rFonts w:hint="eastAsia" w:ascii="宋体" w:hAnsi="宋体" w:eastAsia="宋体"/>
          <w:iCs/>
          <w:szCs w:val="21"/>
        </w:rPr>
        <w:t>否</w:t>
      </w:r>
    </w:p>
    <w:p w14:paraId="0AA5D457">
      <w:pPr>
        <w:numPr>
          <w:ilvl w:val="-1"/>
          <w:numId w:val="0"/>
        </w:numPr>
        <w:adjustRightInd w:val="0"/>
        <w:snapToGrid w:val="0"/>
        <w:spacing w:before="0" w:beforeLines="0" w:line="400" w:lineRule="exact"/>
        <w:ind w:firstLine="0" w:firstLineChars="0"/>
        <w:rPr>
          <w:rFonts w:hint="eastAsia" w:ascii="宋体" w:hAnsi="宋体" w:eastAsia="宋体"/>
          <w:iCs/>
          <w:szCs w:val="21"/>
        </w:rPr>
      </w:pPr>
      <w:r>
        <w:rPr>
          <w:rFonts w:hint="eastAsia" w:eastAsia="宋体"/>
          <w:lang w:val="en-US" w:eastAsia="zh-CN"/>
        </w:rPr>
        <w:t xml:space="preserve">         中标（成交）采购标的制造商是否为残疾人福利性单位：</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rPr>
        <w:sym w:font="Wingdings" w:char="00A8"/>
      </w:r>
      <w:r>
        <w:rPr>
          <w:rFonts w:hint="eastAsia" w:ascii="宋体" w:hAnsi="宋体" w:eastAsia="宋体"/>
          <w:iCs/>
          <w:szCs w:val="21"/>
        </w:rPr>
        <w:t>否</w:t>
      </w:r>
    </w:p>
    <w:p w14:paraId="4EC12203">
      <w:pPr>
        <w:numPr>
          <w:ilvl w:val="0"/>
          <w:numId w:val="0"/>
        </w:numPr>
        <w:snapToGrid w:val="0"/>
        <w:spacing w:beforeLines="0" w:line="400" w:lineRule="exact"/>
        <w:ind w:firstLine="0" w:firstLineChars="0"/>
        <w:rPr>
          <w:rFonts w:hint="default" w:eastAsia="宋体"/>
          <w:lang w:val="en-US" w:eastAsia="zh-CN"/>
        </w:rPr>
      </w:pPr>
      <w:r>
        <w:rPr>
          <w:rFonts w:hint="eastAsia" w:eastAsia="宋体"/>
          <w:lang w:val="en-US" w:eastAsia="zh-CN"/>
        </w:rPr>
        <w:t xml:space="preserve">         中标（成交）采购标的制造商是否为监狱企业：</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rPr>
        <w:sym w:font="Wingdings" w:char="00A8"/>
      </w:r>
      <w:r>
        <w:rPr>
          <w:rFonts w:hint="eastAsia" w:ascii="宋体" w:hAnsi="宋体" w:eastAsia="宋体"/>
          <w:iCs/>
          <w:szCs w:val="21"/>
        </w:rPr>
        <w:t>否</w:t>
      </w:r>
    </w:p>
    <w:p w14:paraId="3148FB1C">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default" w:ascii="宋体" w:hAnsi="宋体" w:eastAsia="宋体"/>
          <w:szCs w:val="21"/>
          <w:lang w:val="en" w:eastAsia="zh-CN"/>
        </w:rPr>
        <w:t>7</w:t>
      </w:r>
      <w:r>
        <w:rPr>
          <w:rFonts w:hint="eastAsia" w:ascii="宋体" w:hAnsi="宋体" w:eastAsia="宋体"/>
          <w:szCs w:val="21"/>
        </w:rPr>
        <w:t>）合同是否分包：</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rPr>
        <w:sym w:font="Wingdings" w:char="00A8"/>
      </w:r>
      <w:r>
        <w:rPr>
          <w:rFonts w:hint="eastAsia" w:ascii="宋体" w:hAnsi="宋体" w:eastAsia="宋体"/>
          <w:iCs/>
          <w:szCs w:val="21"/>
        </w:rPr>
        <w:t>否</w:t>
      </w:r>
    </w:p>
    <w:p w14:paraId="3D679872">
      <w:pPr>
        <w:adjustRightInd w:val="0"/>
        <w:snapToGrid w:val="0"/>
        <w:spacing w:before="0" w:beforeLines="0" w:line="400" w:lineRule="exact"/>
        <w:ind w:firstLine="840" w:firstLineChars="400"/>
        <w:rPr>
          <w:rFonts w:hint="eastAsia" w:ascii="宋体" w:hAnsi="宋体" w:eastAsia="宋体"/>
          <w:szCs w:val="21"/>
          <w:u w:val="single"/>
        </w:rPr>
      </w:pPr>
      <w:r>
        <w:rPr>
          <w:rFonts w:hint="eastAsia" w:ascii="宋体" w:hAnsi="宋体" w:eastAsia="宋体"/>
          <w:szCs w:val="21"/>
          <w:lang w:val="en-US" w:eastAsia="zh-CN"/>
        </w:rPr>
        <w:t xml:space="preserve"> </w:t>
      </w:r>
      <w:r>
        <w:rPr>
          <w:rFonts w:hint="eastAsia" w:ascii="宋体" w:hAnsi="宋体" w:eastAsia="宋体"/>
          <w:szCs w:val="21"/>
        </w:rPr>
        <w:t>分包主要内容：</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1C5D4640">
      <w:pPr>
        <w:adjustRightInd w:val="0"/>
        <w:snapToGrid w:val="0"/>
        <w:spacing w:before="0" w:beforeLines="0" w:line="400" w:lineRule="exact"/>
        <w:ind w:firstLine="840" w:firstLineChars="400"/>
        <w:rPr>
          <w:rFonts w:hint="eastAsia" w:ascii="宋体" w:hAnsi="宋体" w:eastAsia="宋体"/>
          <w:szCs w:val="21"/>
          <w:highlight w:val="none"/>
        </w:rPr>
      </w:pPr>
      <w:r>
        <w:rPr>
          <w:rFonts w:hint="eastAsia" w:ascii="宋体" w:hAnsi="宋体" w:eastAsia="宋体"/>
          <w:szCs w:val="21"/>
          <w:u w:val="none"/>
          <w:lang w:val="en-US" w:eastAsia="zh-CN"/>
        </w:rPr>
        <w:t xml:space="preserve"> </w:t>
      </w:r>
      <w:r>
        <w:rPr>
          <w:rFonts w:hint="eastAsia" w:ascii="宋体" w:hAnsi="宋体" w:eastAsia="宋体"/>
          <w:szCs w:val="21"/>
        </w:rPr>
        <w:t>分包</w:t>
      </w:r>
      <w:r>
        <w:rPr>
          <w:rFonts w:hint="eastAsia" w:ascii="宋体" w:hAnsi="宋体" w:eastAsia="宋体"/>
          <w:szCs w:val="21"/>
          <w:highlight w:val="none"/>
        </w:rPr>
        <w:t>供应商</w:t>
      </w:r>
      <w:r>
        <w:rPr>
          <w:rFonts w:hint="eastAsia" w:ascii="宋体" w:hAnsi="宋体" w:eastAsia="宋体"/>
          <w:szCs w:val="21"/>
          <w:highlight w:val="none"/>
          <w:lang w:eastAsia="zh-CN"/>
        </w:rPr>
        <w:t>/制造商</w:t>
      </w:r>
      <w:r>
        <w:rPr>
          <w:rFonts w:hint="eastAsia" w:ascii="宋体" w:hAnsi="宋体" w:eastAsia="宋体"/>
          <w:szCs w:val="21"/>
          <w:highlight w:val="none"/>
        </w:rPr>
        <w:t>名称</w:t>
      </w:r>
      <w:r>
        <w:rPr>
          <w:rFonts w:hint="eastAsia" w:ascii="宋体" w:hAnsi="宋体" w:eastAsia="宋体"/>
          <w:szCs w:val="21"/>
          <w:highlight w:val="none"/>
          <w:lang w:eastAsia="zh-CN"/>
        </w:rPr>
        <w:t>（如供应商和制造商不同，请分别填写）</w:t>
      </w:r>
      <w:r>
        <w:rPr>
          <w:rFonts w:hint="eastAsia" w:ascii="宋体" w:hAnsi="宋体" w:eastAsia="宋体"/>
          <w:szCs w:val="21"/>
          <w:highlight w:val="none"/>
        </w:rPr>
        <w:t>：</w:t>
      </w:r>
    </w:p>
    <w:p w14:paraId="58D0F5F1">
      <w:pPr>
        <w:adjustRightInd w:val="0"/>
        <w:snapToGrid w:val="0"/>
        <w:spacing w:before="0" w:beforeLines="0" w:line="400" w:lineRule="exact"/>
        <w:ind w:firstLine="840" w:firstLineChars="400"/>
        <w:rPr>
          <w:rFonts w:ascii="宋体" w:hAnsi="宋体" w:eastAsia="宋体"/>
          <w:szCs w:val="21"/>
          <w:highlight w:val="none"/>
          <w:u w:val="single"/>
        </w:rPr>
      </w:pPr>
      <w:r>
        <w:rPr>
          <w:rFonts w:hint="eastAsia" w:ascii="宋体" w:hAnsi="宋体" w:eastAsia="宋体"/>
          <w:szCs w:val="21"/>
          <w:highlight w:val="none"/>
          <w:u w:val="non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p>
    <w:p w14:paraId="266E4DF1">
      <w:pPr>
        <w:adjustRightInd w:val="0"/>
        <w:snapToGrid w:val="0"/>
        <w:spacing w:before="0" w:beforeLines="0" w:line="400" w:lineRule="exact"/>
        <w:ind w:firstLine="840" w:firstLineChars="400"/>
        <w:rPr>
          <w:rFonts w:hint="eastAsia" w:ascii="宋体" w:hAnsi="宋体" w:eastAsia="宋体"/>
          <w:szCs w:val="21"/>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分包供应商</w:t>
      </w:r>
      <w:r>
        <w:rPr>
          <w:rFonts w:hint="eastAsia" w:ascii="宋体" w:hAnsi="宋体" w:eastAsia="宋体"/>
          <w:szCs w:val="21"/>
          <w:highlight w:val="none"/>
          <w:lang w:val="en-US" w:eastAsia="zh-CN"/>
        </w:rPr>
        <w:t>/</w:t>
      </w:r>
      <w:r>
        <w:rPr>
          <w:rFonts w:hint="eastAsia" w:ascii="宋体" w:hAnsi="宋体" w:eastAsia="宋体"/>
          <w:szCs w:val="21"/>
          <w:highlight w:val="none"/>
          <w:lang w:eastAsia="zh-CN"/>
        </w:rPr>
        <w:t>制造商</w:t>
      </w:r>
      <w:r>
        <w:rPr>
          <w:rFonts w:hint="eastAsia" w:ascii="宋体" w:hAnsi="宋体" w:eastAsia="宋体"/>
          <w:szCs w:val="21"/>
        </w:rPr>
        <w:t>类型</w:t>
      </w:r>
      <w:r>
        <w:rPr>
          <w:rFonts w:hint="eastAsia" w:ascii="宋体" w:hAnsi="宋体" w:eastAsia="宋体"/>
          <w:szCs w:val="21"/>
          <w:highlight w:val="none"/>
          <w:lang w:eastAsia="zh-CN"/>
        </w:rPr>
        <w:t>（如果供应商和制造商不同，只填写制造商类型）</w:t>
      </w:r>
      <w:r>
        <w:rPr>
          <w:rFonts w:hint="eastAsia" w:ascii="宋体" w:hAnsi="宋体" w:eastAsia="宋体"/>
          <w:szCs w:val="21"/>
        </w:rPr>
        <w:t>：</w:t>
      </w:r>
    </w:p>
    <w:p w14:paraId="4EB0D199">
      <w:pPr>
        <w:adjustRightInd w:val="0"/>
        <w:snapToGrid w:val="0"/>
        <w:spacing w:beforeLines="0" w:line="400" w:lineRule="exact"/>
        <w:ind w:firstLine="840" w:firstLineChars="40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rPr>
        <w:t xml:space="preserve">大型企业  </w:t>
      </w:r>
      <w:r>
        <w:rPr>
          <w:rFonts w:hint="eastAsia" w:ascii="宋体" w:hAnsi="宋体" w:eastAsia="宋体"/>
          <w:iCs/>
          <w:szCs w:val="21"/>
        </w:rPr>
        <w:sym w:font="Wingdings" w:char="00A8"/>
      </w:r>
      <w:r>
        <w:rPr>
          <w:rFonts w:hint="eastAsia" w:ascii="宋体" w:hAnsi="宋体" w:eastAsia="宋体"/>
          <w:iCs/>
          <w:szCs w:val="21"/>
        </w:rPr>
        <w:t xml:space="preserve">中型企业  </w:t>
      </w:r>
      <w:r>
        <w:rPr>
          <w:rFonts w:hint="eastAsia" w:ascii="宋体" w:hAnsi="宋体" w:eastAsia="宋体"/>
          <w:iCs/>
          <w:szCs w:val="21"/>
        </w:rPr>
        <w:sym w:font="Wingdings" w:char="00A8"/>
      </w:r>
      <w:r>
        <w:rPr>
          <w:rFonts w:hint="eastAsia" w:ascii="宋体" w:hAnsi="宋体" w:eastAsia="宋体"/>
          <w:iCs/>
          <w:szCs w:val="21"/>
        </w:rPr>
        <w:t>小微型企业</w:t>
      </w:r>
      <w:r>
        <w:rPr>
          <w:rFonts w:hint="eastAsia" w:ascii="宋体" w:hAnsi="宋体" w:eastAsia="宋体"/>
          <w:iCs/>
          <w:szCs w:val="21"/>
          <w:lang w:val="en-US" w:eastAsia="zh-CN"/>
        </w:rPr>
        <w:t xml:space="preserve">  </w:t>
      </w:r>
    </w:p>
    <w:p w14:paraId="6E96D75C">
      <w:pPr>
        <w:adjustRightInd w:val="0"/>
        <w:snapToGrid w:val="0"/>
        <w:spacing w:beforeLines="0" w:line="400" w:lineRule="exact"/>
        <w:ind w:firstLine="840" w:firstLineChars="400"/>
        <w:rPr>
          <w:rFonts w:hint="default" w:eastAsia="华文楷体"/>
          <w:u w:val="none"/>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残疾人福利性单位</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监狱</w:t>
      </w:r>
      <w:r>
        <w:rPr>
          <w:rFonts w:hint="eastAsia" w:ascii="宋体" w:hAnsi="宋体" w:eastAsia="宋体"/>
          <w:iCs/>
          <w:szCs w:val="21"/>
        </w:rPr>
        <w:t>企业</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其他</w:t>
      </w:r>
    </w:p>
    <w:p w14:paraId="07208C17">
      <w:pPr>
        <w:numPr>
          <w:ilvl w:val="-1"/>
          <w:numId w:val="0"/>
        </w:numPr>
        <w:adjustRightInd w:val="0"/>
        <w:snapToGrid w:val="0"/>
        <w:spacing w:before="0" w:beforeLines="0" w:line="400" w:lineRule="exact"/>
        <w:ind w:left="0" w:leftChars="0" w:firstLine="0" w:firstLineChars="0"/>
        <w:rPr>
          <w:rFonts w:hint="eastAsia" w:ascii="宋体" w:hAnsi="宋体" w:eastAsia="宋体" w:cs="宋体"/>
          <w:iCs/>
          <w:szCs w:val="21"/>
          <w:highlight w:val="none"/>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highlight w:val="none"/>
          <w:u w:val="none"/>
          <w:lang w:val="en-US" w:eastAsia="zh-CN"/>
        </w:rPr>
        <w:t>（</w:t>
      </w:r>
      <w:r>
        <w:rPr>
          <w:rFonts w:hint="default" w:ascii="宋体" w:hAnsi="宋体" w:eastAsia="宋体" w:cs="宋体"/>
          <w:szCs w:val="21"/>
          <w:highlight w:val="none"/>
          <w:u w:val="none"/>
          <w:lang w:val="en" w:eastAsia="zh-CN"/>
        </w:rPr>
        <w:t>8</w:t>
      </w:r>
      <w:r>
        <w:rPr>
          <w:rFonts w:hint="eastAsia" w:ascii="宋体" w:hAnsi="宋体" w:eastAsia="宋体" w:cs="宋体"/>
          <w:szCs w:val="21"/>
          <w:highlight w:val="none"/>
          <w:u w:val="none"/>
          <w:lang w:val="en-US" w:eastAsia="zh-CN"/>
        </w:rPr>
        <w:t>）中标（成交）供应商是否为外商投资企业：</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 xml:space="preserve">是       </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否</w:t>
      </w:r>
    </w:p>
    <w:p w14:paraId="4CDBE7F9">
      <w:pPr>
        <w:tabs>
          <w:tab w:val="left" w:pos="1340"/>
        </w:tabs>
        <w:autoSpaceDE w:val="0"/>
        <w:autoSpaceDN w:val="0"/>
        <w:adjustRightInd w:val="0"/>
        <w:spacing w:beforeLines="0" w:line="400" w:lineRule="exact"/>
        <w:ind w:firstLine="420" w:firstLineChars="200"/>
        <w:rPr>
          <w:rFonts w:hint="eastAsia" w:ascii="宋体" w:hAnsi="宋体" w:eastAsia="宋体" w:cs="宋体"/>
          <w:sz w:val="21"/>
          <w:szCs w:val="21"/>
          <w:highlight w:val="none"/>
          <w:u w:val="single"/>
          <w:lang w:val="en-US" w:eastAsia="zh-CN" w:bidi="ar-SA"/>
        </w:rPr>
      </w:pPr>
      <w:r>
        <w:rPr>
          <w:rFonts w:hint="eastAsia" w:ascii="宋体" w:hAnsi="宋体" w:eastAsia="宋体" w:cs="宋体"/>
          <w:sz w:val="21"/>
          <w:szCs w:val="21"/>
          <w:highlight w:val="none"/>
          <w:u w:val="none"/>
          <w:lang w:val="en-US" w:eastAsia="zh-CN" w:bidi="ar-SA"/>
        </w:rPr>
        <w:t xml:space="preserve">     外商投资企业类型：</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sz w:val="21"/>
          <w:szCs w:val="21"/>
          <w:highlight w:val="none"/>
          <w:u w:val="none"/>
          <w:lang w:val="en-US" w:eastAsia="zh-CN" w:bidi="ar-SA"/>
        </w:rPr>
        <w:t xml:space="preserve">全部由外国投资者投资  </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iCs/>
          <w:sz w:val="21"/>
          <w:szCs w:val="21"/>
          <w:highlight w:val="none"/>
          <w:lang w:val="en-US" w:eastAsia="zh-CN" w:bidi="ar-SA"/>
        </w:rPr>
        <w:t>部分由外国投资者投资</w:t>
      </w:r>
    </w:p>
    <w:p w14:paraId="3C72E0EC">
      <w:pPr>
        <w:numPr>
          <w:ilvl w:val="-1"/>
          <w:numId w:val="0"/>
        </w:numPr>
        <w:adjustRightInd w:val="0"/>
        <w:snapToGrid w:val="0"/>
        <w:spacing w:before="0" w:beforeLines="0" w:line="400" w:lineRule="exact"/>
        <w:ind w:firstLine="420" w:firstLineChars="20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w:t>
      </w:r>
      <w:r>
        <w:rPr>
          <w:rFonts w:hint="default" w:ascii="宋体" w:hAnsi="宋体" w:eastAsia="宋体" w:cs="宋体"/>
          <w:b w:val="0"/>
          <w:bCs w:val="0"/>
          <w:sz w:val="21"/>
          <w:szCs w:val="21"/>
          <w:u w:val="none"/>
          <w:lang w:val="en" w:eastAsia="zh-CN"/>
        </w:rPr>
        <w:t>9</w:t>
      </w:r>
      <w:r>
        <w:rPr>
          <w:rFonts w:hint="eastAsia" w:ascii="宋体" w:hAnsi="宋体" w:eastAsia="宋体" w:cs="宋体"/>
          <w:b w:val="0"/>
          <w:bCs w:val="0"/>
          <w:sz w:val="21"/>
          <w:szCs w:val="21"/>
          <w:u w:val="none"/>
          <w:lang w:val="en-US" w:eastAsia="zh-CN"/>
        </w:rPr>
        <w:t>）是否涉及进口产品：</w:t>
      </w:r>
    </w:p>
    <w:p w14:paraId="47C36475">
      <w:pPr>
        <w:numPr>
          <w:ilvl w:val="-1"/>
          <w:numId w:val="0"/>
        </w:numPr>
        <w:adjustRightInd w:val="0"/>
        <w:snapToGrid w:val="0"/>
        <w:spacing w:before="0" w:beforeLines="0" w:line="400" w:lineRule="exact"/>
        <w:ind w:firstLine="840" w:firstLineChars="400"/>
        <w:rPr>
          <w:rFonts w:hint="eastAsia" w:ascii="宋体" w:hAnsi="宋体" w:eastAsia="宋体" w:cs="宋体"/>
          <w:szCs w:val="21"/>
          <w:u w:val="single"/>
          <w:lang w:val="en-US" w:eastAsia="zh-CN"/>
        </w:rPr>
      </w:pP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，《政府采购品目分类目录》底级品目名称</w:t>
      </w:r>
      <w:r>
        <w:rPr>
          <w:rFonts w:hint="eastAsia" w:ascii="宋体" w:hAnsi="宋体" w:eastAsia="宋体" w:cs="宋体"/>
          <w:szCs w:val="21"/>
          <w:lang w:val="en-US"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金额：</w:t>
      </w:r>
      <w:r>
        <w:rPr>
          <w:rFonts w:hint="eastAsia" w:ascii="宋体" w:hAnsi="宋体" w:eastAsia="宋体" w:cs="宋体"/>
          <w:szCs w:val="21"/>
          <w:u w:val="single"/>
          <w:lang w:val="en-US" w:eastAsia="zh-CN"/>
        </w:rPr>
        <w:t xml:space="preserve">        </w:t>
      </w:r>
    </w:p>
    <w:p w14:paraId="1D65AC09">
      <w:pPr>
        <w:numPr>
          <w:ilvl w:val="-1"/>
          <w:numId w:val="0"/>
        </w:numPr>
        <w:adjustRightInd w:val="0"/>
        <w:snapToGrid w:val="0"/>
        <w:spacing w:before="0" w:beforeLines="0" w:line="400" w:lineRule="exact"/>
        <w:ind w:firstLine="840" w:firstLineChars="400"/>
        <w:rPr>
          <w:rFonts w:hint="eastAsia" w:ascii="宋体" w:hAnsi="宋体" w:eastAsia="宋体"/>
          <w:iCs w:val="0"/>
          <w:szCs w:val="21"/>
        </w:rPr>
      </w:pPr>
      <w:r>
        <w:rPr>
          <w:rFonts w:hint="eastAsia" w:ascii="宋体" w:hAnsi="宋体" w:eastAsia="宋体" w:cs="宋体"/>
          <w:szCs w:val="21"/>
          <w:lang w:val="en-US" w:eastAsia="zh-CN"/>
        </w:rPr>
        <w:t xml:space="preserve">        国别：</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规格型号：</w:t>
      </w:r>
      <w:r>
        <w:rPr>
          <w:rFonts w:hint="eastAsia" w:ascii="宋体" w:hAnsi="宋体" w:eastAsia="宋体" w:cs="宋体"/>
          <w:szCs w:val="21"/>
          <w:u w:val="single"/>
          <w:lang w:val="en-US" w:eastAsia="zh-CN"/>
        </w:rPr>
        <w:t xml:space="preserve">        </w:t>
      </w:r>
      <w:r>
        <w:rPr>
          <w:rFonts w:hint="eastAsia" w:ascii="宋体" w:hAnsi="宋体" w:eastAsia="宋体"/>
          <w:iCs w:val="0"/>
          <w:szCs w:val="21"/>
        </w:rPr>
        <w:t xml:space="preserve">      </w:t>
      </w:r>
    </w:p>
    <w:p w14:paraId="71498142">
      <w:pPr>
        <w:adjustRightInd w:val="0"/>
        <w:snapToGrid w:val="0"/>
        <w:spacing w:before="0" w:beforeLines="0" w:line="400" w:lineRule="exact"/>
        <w:ind w:firstLine="840" w:firstLineChars="400"/>
        <w:rPr>
          <w:rFonts w:hint="eastAsia" w:ascii="宋体" w:hAnsi="宋体" w:eastAsia="宋体"/>
          <w:szCs w:val="21"/>
          <w:u w:val="none"/>
          <w:lang w:val="en-US" w:eastAsia="zh-CN"/>
        </w:rPr>
      </w:pPr>
      <w:r>
        <w:rPr>
          <w:rFonts w:hint="eastAsia" w:ascii="宋体" w:hAnsi="宋体" w:eastAsia="宋体"/>
          <w:iCs w:val="0"/>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lang w:eastAsia="zh-CN"/>
        </w:rPr>
        <w:t>否</w:t>
      </w:r>
    </w:p>
    <w:p w14:paraId="18DB969C">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u w:val="none"/>
          <w:lang w:val="en-US" w:eastAsia="zh-CN"/>
        </w:rPr>
      </w:pPr>
      <w:r>
        <w:rPr>
          <w:rFonts w:hint="eastAsia" w:ascii="宋体" w:hAnsi="宋体" w:eastAsia="宋体"/>
          <w:b w:val="0"/>
          <w:bCs w:val="0"/>
          <w:sz w:val="21"/>
          <w:szCs w:val="21"/>
          <w:u w:val="none"/>
          <w:lang w:val="en-US" w:eastAsia="zh-CN"/>
        </w:rPr>
        <w:t xml:space="preserve">    （1</w:t>
      </w:r>
      <w:r>
        <w:rPr>
          <w:rFonts w:hint="default" w:ascii="宋体" w:hAnsi="宋体" w:eastAsia="宋体"/>
          <w:b w:val="0"/>
          <w:bCs w:val="0"/>
          <w:sz w:val="21"/>
          <w:szCs w:val="21"/>
          <w:u w:val="none"/>
          <w:lang w:val="en" w:eastAsia="zh-CN"/>
        </w:rPr>
        <w:t>0</w:t>
      </w:r>
      <w:r>
        <w:rPr>
          <w:rFonts w:hint="eastAsia" w:ascii="宋体" w:hAnsi="宋体" w:eastAsia="宋体"/>
          <w:b w:val="0"/>
          <w:bCs w:val="0"/>
          <w:sz w:val="21"/>
          <w:szCs w:val="21"/>
          <w:u w:val="none"/>
          <w:lang w:val="en-US" w:eastAsia="zh-CN"/>
        </w:rPr>
        <w:t>）是否涉及节能产品：</w:t>
      </w:r>
    </w:p>
    <w:p w14:paraId="7C4D1775">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b w:val="0"/>
          <w:bCs w:val="0"/>
          <w:sz w:val="21"/>
          <w:szCs w:val="21"/>
          <w:u w:val="none"/>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是</w:t>
      </w:r>
      <w:r>
        <w:rPr>
          <w:rFonts w:hint="eastAsia" w:ascii="宋体" w:hAnsi="宋体" w:eastAsia="宋体"/>
          <w:iCs w:val="0"/>
          <w:szCs w:val="21"/>
          <w:lang w:eastAsia="zh-CN"/>
        </w:rPr>
        <w:t>，《节能产品政府采购品目清单》的底级品目名称：</w:t>
      </w:r>
      <w:r>
        <w:rPr>
          <w:rFonts w:hint="eastAsia" w:ascii="宋体" w:hAnsi="宋体" w:eastAsia="宋体"/>
          <w:szCs w:val="21"/>
          <w:u w:val="single"/>
          <w:lang w:val="en-US" w:eastAsia="zh-CN"/>
        </w:rPr>
        <w:t xml:space="preserve">         </w:t>
      </w:r>
      <w:r>
        <w:rPr>
          <w:rFonts w:hint="eastAsia" w:ascii="宋体" w:hAnsi="宋体" w:eastAsia="宋体"/>
          <w:iCs/>
          <w:szCs w:val="21"/>
          <w:lang w:val="en-US" w:eastAsia="zh-CN"/>
        </w:rPr>
        <w:t xml:space="preserve">     </w:t>
      </w:r>
    </w:p>
    <w:p w14:paraId="26B367CE">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强制采购</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优先采购</w:t>
      </w:r>
      <w:r>
        <w:rPr>
          <w:rFonts w:hint="eastAsia" w:ascii="宋体" w:hAnsi="宋体" w:eastAsia="宋体"/>
          <w:iCs/>
          <w:szCs w:val="21"/>
          <w:lang w:val="en-US" w:eastAsia="zh-CN"/>
        </w:rPr>
        <w:t xml:space="preserve">    </w:t>
      </w:r>
    </w:p>
    <w:p w14:paraId="54FB1367">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rPr>
      </w:pPr>
      <w:r>
        <w:rPr>
          <w:rFonts w:hint="eastAsia" w:ascii="宋体" w:hAnsi="宋体" w:eastAsia="宋体"/>
          <w:iCs/>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否</w:t>
      </w:r>
    </w:p>
    <w:p w14:paraId="7B9338A9">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u w:val="none"/>
          <w:lang w:val="en-US" w:eastAsia="zh-CN"/>
        </w:rPr>
      </w:pPr>
      <w:r>
        <w:rPr>
          <w:rFonts w:hint="eastAsia" w:ascii="宋体" w:hAnsi="宋体" w:eastAsia="宋体"/>
          <w:b w:val="0"/>
          <w:bCs w:val="0"/>
          <w:sz w:val="21"/>
          <w:szCs w:val="21"/>
          <w:u w:val="none"/>
          <w:lang w:val="en-US" w:eastAsia="zh-CN"/>
        </w:rPr>
        <w:t xml:space="preserve">          是否涉及环境标志产品：</w:t>
      </w:r>
    </w:p>
    <w:p w14:paraId="62E7BA1B">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lang w:eastAsia="zh-CN"/>
        </w:rPr>
      </w:pPr>
      <w:r>
        <w:rPr>
          <w:rFonts w:hint="eastAsia" w:ascii="宋体" w:hAnsi="宋体" w:eastAsia="宋体"/>
          <w:b w:val="0"/>
          <w:bCs w:val="0"/>
          <w:sz w:val="21"/>
          <w:szCs w:val="21"/>
          <w:u w:val="none"/>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是</w:t>
      </w:r>
      <w:r>
        <w:rPr>
          <w:rFonts w:hint="eastAsia" w:ascii="宋体" w:hAnsi="宋体" w:eastAsia="宋体"/>
          <w:iCs w:val="0"/>
          <w:szCs w:val="21"/>
          <w:lang w:eastAsia="zh-CN"/>
        </w:rPr>
        <w:t>，《环境标志产品政府采购品目清单》的底级品目名称：</w:t>
      </w:r>
      <w:r>
        <w:rPr>
          <w:rFonts w:hint="eastAsia" w:ascii="宋体" w:hAnsi="宋体" w:eastAsia="宋体"/>
          <w:szCs w:val="21"/>
          <w:u w:val="single"/>
          <w:lang w:val="en-US" w:eastAsia="zh-CN"/>
        </w:rPr>
        <w:t xml:space="preserve">         </w:t>
      </w:r>
      <w:r>
        <w:rPr>
          <w:rFonts w:hint="eastAsia" w:ascii="宋体" w:hAnsi="宋体" w:eastAsia="宋体"/>
          <w:iCs/>
          <w:szCs w:val="21"/>
          <w:lang w:val="en-US" w:eastAsia="zh-CN"/>
        </w:rPr>
        <w:t xml:space="preserve"> </w:t>
      </w:r>
    </w:p>
    <w:p w14:paraId="75669193">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强制采购</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优先采购</w:t>
      </w:r>
      <w:r>
        <w:rPr>
          <w:rFonts w:hint="eastAsia" w:ascii="宋体" w:hAnsi="宋体" w:eastAsia="宋体"/>
          <w:iCs/>
          <w:szCs w:val="21"/>
          <w:lang w:val="en-US" w:eastAsia="zh-CN"/>
        </w:rPr>
        <w:t xml:space="preserve">    </w:t>
      </w:r>
    </w:p>
    <w:p w14:paraId="476A2EA2">
      <w:pPr>
        <w:numPr>
          <w:ilvl w:val="-1"/>
          <w:numId w:val="0"/>
        </w:numPr>
        <w:tabs>
          <w:tab w:val="left" w:pos="740"/>
        </w:tabs>
        <w:adjustRightInd w:val="0"/>
        <w:snapToGrid w:val="0"/>
        <w:spacing w:before="0" w:beforeLines="0" w:line="400" w:lineRule="exact"/>
        <w:ind w:firstLine="0" w:firstLineChars="0"/>
        <w:rPr>
          <w:rFonts w:hint="eastAsia" w:ascii="宋体" w:hAnsi="宋体" w:eastAsia="宋体"/>
          <w:b w:val="0"/>
          <w:bCs w:val="0"/>
          <w:sz w:val="21"/>
          <w:szCs w:val="21"/>
          <w:u w:val="none"/>
          <w:lang w:val="en-US" w:eastAsia="zh-CN"/>
        </w:rPr>
      </w:pPr>
      <w:r>
        <w:rPr>
          <w:rFonts w:hint="eastAsia" w:ascii="宋体" w:hAnsi="宋体" w:eastAsia="宋体"/>
          <w:iCs/>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否</w:t>
      </w:r>
    </w:p>
    <w:p w14:paraId="58BAD1D8">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Times New Roman"/>
          <w:iCs w:val="0"/>
          <w:kern w:val="2"/>
          <w:sz w:val="21"/>
          <w:szCs w:val="21"/>
          <w:u w:val="none"/>
          <w:lang w:val="en-US" w:eastAsia="zh-CN" w:bidi="ar-SA"/>
        </w:rPr>
      </w:pPr>
      <w:r>
        <w:rPr>
          <w:rFonts w:hint="eastAsia" w:ascii="宋体" w:hAnsi="宋体" w:eastAsia="华文楷体" w:cs="华文楷体"/>
          <w:b w:val="0"/>
          <w:bCs w:val="0"/>
          <w:sz w:val="21"/>
          <w:szCs w:val="21"/>
          <w:u w:val="none"/>
          <w:lang w:val="en-US" w:eastAsia="zh-CN" w:bidi="ar-SA"/>
        </w:rPr>
        <w:t xml:space="preserve">          </w:t>
      </w:r>
      <w:r>
        <w:rPr>
          <w:rFonts w:hint="eastAsia" w:ascii="宋体" w:hAnsi="宋体" w:eastAsia="宋体" w:cs="Times New Roman"/>
          <w:b w:val="0"/>
          <w:bCs w:val="0"/>
          <w:kern w:val="2"/>
          <w:sz w:val="21"/>
          <w:szCs w:val="21"/>
          <w:u w:val="none"/>
          <w:lang w:val="en-US" w:eastAsia="zh-CN" w:bidi="ar-SA"/>
        </w:rPr>
        <w:t>是否涉及绿色产品：</w:t>
      </w:r>
      <w:r>
        <w:rPr>
          <w:rFonts w:hint="eastAsia" w:ascii="宋体" w:hAnsi="宋体" w:eastAsia="宋体" w:cs="Times New Roman"/>
          <w:iCs w:val="0"/>
          <w:kern w:val="2"/>
          <w:sz w:val="21"/>
          <w:szCs w:val="21"/>
          <w:u w:val="none"/>
          <w:lang w:val="en-US" w:eastAsia="zh-CN" w:bidi="ar-SA"/>
        </w:rPr>
        <w:t xml:space="preserve"> </w:t>
      </w:r>
    </w:p>
    <w:p w14:paraId="41D4D31D">
      <w:pPr>
        <w:autoSpaceDE w:val="0"/>
        <w:autoSpaceDN w:val="0"/>
        <w:adjustRightInd w:val="0"/>
        <w:spacing w:beforeLines="0" w:line="400" w:lineRule="exact"/>
        <w:ind w:firstLine="420" w:firstLineChars="0"/>
        <w:rPr>
          <w:rFonts w:hint="eastAsia" w:ascii="宋体" w:hAnsi="宋体" w:eastAsia="宋体" w:cs="华文楷体"/>
          <w:sz w:val="22"/>
          <w:szCs w:val="21"/>
          <w:u w:val="single"/>
          <w:lang w:val="en-US" w:eastAsia="zh-CN" w:bidi="ar-SA"/>
        </w:rPr>
      </w:pPr>
      <w:r>
        <w:rPr>
          <w:rFonts w:hint="eastAsia" w:ascii="宋体" w:hAnsi="宋体" w:eastAsia="宋体" w:cs="Times New Roman"/>
          <w:iCs w:val="0"/>
          <w:kern w:val="2"/>
          <w:sz w:val="21"/>
          <w:szCs w:val="21"/>
          <w:u w:val="none"/>
          <w:lang w:val="en-US" w:eastAsia="zh-CN" w:bidi="ar-SA"/>
        </w:rPr>
        <w:t xml:space="preserve">     </w:t>
      </w:r>
      <w:r>
        <w:rPr>
          <w:rFonts w:hint="eastAsia" w:ascii="宋体" w:hAnsi="宋体" w:eastAsia="宋体" w:cs="Times New Roman"/>
          <w:iCs w:val="0"/>
          <w:kern w:val="2"/>
          <w:sz w:val="21"/>
          <w:szCs w:val="21"/>
          <w:u w:val="none"/>
          <w:lang w:val="en-US" w:eastAsia="zh-CN" w:bidi="ar-SA"/>
        </w:rPr>
        <w:sym w:font="Wingdings" w:char="00A8"/>
      </w:r>
      <w:r>
        <w:rPr>
          <w:rFonts w:hint="eastAsia" w:ascii="宋体" w:hAnsi="宋体" w:eastAsia="宋体" w:cs="Times New Roman"/>
          <w:iCs w:val="0"/>
          <w:kern w:val="2"/>
          <w:sz w:val="21"/>
          <w:szCs w:val="21"/>
          <w:u w:val="none"/>
          <w:lang w:val="en-US" w:eastAsia="zh-CN" w:bidi="ar-SA"/>
        </w:rPr>
        <w:t>是，绿色产品政府采购相关政策确定的底级品目名称：</w:t>
      </w:r>
      <w:r>
        <w:rPr>
          <w:rFonts w:hint="eastAsia" w:ascii="宋体" w:hAnsi="宋体" w:eastAsia="宋体" w:cs="华文楷体"/>
          <w:sz w:val="22"/>
          <w:szCs w:val="21"/>
          <w:u w:val="single"/>
          <w:lang w:val="en-US" w:eastAsia="zh-CN" w:bidi="ar-SA"/>
        </w:rPr>
        <w:t xml:space="preserve">         </w:t>
      </w:r>
    </w:p>
    <w:p w14:paraId="4C2D4D1F">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强制采购</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优先采购</w:t>
      </w:r>
      <w:r>
        <w:rPr>
          <w:rFonts w:hint="eastAsia" w:ascii="宋体" w:hAnsi="宋体" w:eastAsia="宋体"/>
          <w:iCs/>
          <w:szCs w:val="21"/>
          <w:lang w:val="en-US" w:eastAsia="zh-CN"/>
        </w:rPr>
        <w:t xml:space="preserve">    </w:t>
      </w:r>
    </w:p>
    <w:p w14:paraId="770C7CA0">
      <w:pPr>
        <w:autoSpaceDE w:val="0"/>
        <w:autoSpaceDN w:val="0"/>
        <w:adjustRightInd w:val="0"/>
        <w:spacing w:beforeLines="0" w:line="400" w:lineRule="exact"/>
        <w:ind w:firstLine="420" w:firstLineChars="0"/>
        <w:rPr>
          <w:rFonts w:hint="eastAsia" w:ascii="宋体" w:hAnsi="宋体" w:eastAsia="华文楷体" w:cs="华文楷体"/>
          <w:b w:val="0"/>
          <w:bCs w:val="0"/>
          <w:sz w:val="21"/>
          <w:szCs w:val="21"/>
          <w:u w:val="none"/>
          <w:lang w:val="en-US" w:eastAsia="zh-CN" w:bidi="ar-SA"/>
        </w:rPr>
      </w:pPr>
      <w:r>
        <w:rPr>
          <w:rFonts w:hint="eastAsia" w:ascii="宋体" w:hAnsi="宋体" w:eastAsia="宋体" w:cs="Times New Roman"/>
          <w:iCs w:val="0"/>
          <w:kern w:val="2"/>
          <w:sz w:val="21"/>
          <w:szCs w:val="21"/>
          <w:u w:val="none"/>
          <w:lang w:val="en-US" w:eastAsia="zh-CN" w:bidi="ar-SA"/>
        </w:rPr>
        <w:t xml:space="preserve">     </w:t>
      </w:r>
      <w:r>
        <w:rPr>
          <w:rFonts w:hint="eastAsia" w:ascii="宋体" w:hAnsi="宋体" w:eastAsia="宋体" w:cs="Times New Roman"/>
          <w:iCs w:val="0"/>
          <w:kern w:val="2"/>
          <w:sz w:val="21"/>
          <w:szCs w:val="21"/>
          <w:u w:val="none"/>
          <w:lang w:val="en-US" w:eastAsia="zh-CN" w:bidi="ar-SA"/>
        </w:rPr>
        <w:sym w:font="Wingdings" w:char="00A8"/>
      </w:r>
      <w:r>
        <w:rPr>
          <w:rFonts w:hint="eastAsia" w:ascii="宋体" w:hAnsi="宋体" w:eastAsia="宋体" w:cs="Times New Roman"/>
          <w:iCs w:val="0"/>
          <w:kern w:val="2"/>
          <w:sz w:val="21"/>
          <w:szCs w:val="21"/>
          <w:u w:val="none"/>
          <w:lang w:val="en-US" w:eastAsia="zh-CN" w:bidi="ar-SA"/>
        </w:rPr>
        <w:t>否</w:t>
      </w:r>
    </w:p>
    <w:p w14:paraId="40B6412F">
      <w:pPr>
        <w:numPr>
          <w:ilvl w:val="-1"/>
          <w:numId w:val="0"/>
        </w:numPr>
        <w:adjustRightInd w:val="0"/>
        <w:snapToGrid w:val="0"/>
        <w:spacing w:before="0" w:beforeLines="0" w:line="400" w:lineRule="exact"/>
        <w:ind w:firstLine="0" w:firstLineChars="0"/>
        <w:rPr>
          <w:rFonts w:hint="eastAsia" w:ascii="宋体" w:hAnsi="宋体" w:eastAsia="宋体"/>
          <w:szCs w:val="21"/>
          <w:lang w:val="en-US" w:eastAsia="zh-CN"/>
        </w:rPr>
      </w:pPr>
      <w:r>
        <w:rPr>
          <w:rFonts w:hint="eastAsia" w:ascii="宋体" w:hAnsi="宋体" w:eastAsia="宋体"/>
          <w:szCs w:val="21"/>
          <w:lang w:val="en-US" w:eastAsia="zh-CN"/>
        </w:rPr>
        <w:t xml:space="preserve">    （1</w:t>
      </w:r>
      <w:r>
        <w:rPr>
          <w:rFonts w:hint="default" w:ascii="宋体" w:hAnsi="宋体" w:eastAsia="宋体"/>
          <w:szCs w:val="21"/>
          <w:lang w:val="en" w:eastAsia="zh-CN"/>
        </w:rPr>
        <w:t>1</w:t>
      </w:r>
      <w:r>
        <w:rPr>
          <w:rFonts w:hint="eastAsia" w:ascii="宋体" w:hAnsi="宋体" w:eastAsia="宋体"/>
          <w:szCs w:val="21"/>
          <w:lang w:val="en-US" w:eastAsia="zh-CN"/>
        </w:rPr>
        <w:t>）涉及商品包装和快递包装的，是否参考</w:t>
      </w:r>
      <w:r>
        <w:rPr>
          <w:rFonts w:hint="eastAsia" w:ascii="宋体" w:hAnsi="宋体" w:eastAsia="宋体"/>
          <w:szCs w:val="21"/>
        </w:rPr>
        <w:t>《商品包装政府采购需求标准（试行）》、《快递包装政府采购需求标准（试行）》</w:t>
      </w:r>
      <w:r>
        <w:rPr>
          <w:rFonts w:hint="eastAsia" w:ascii="宋体" w:hAnsi="宋体" w:eastAsia="宋体"/>
          <w:szCs w:val="21"/>
          <w:lang w:eastAsia="zh-CN"/>
        </w:rPr>
        <w:t>明确产品及相关快递服务的具体包装要求：</w:t>
      </w:r>
    </w:p>
    <w:p w14:paraId="1F744F55">
      <w:pPr>
        <w:numPr>
          <w:ilvl w:val="-1"/>
          <w:numId w:val="0"/>
        </w:numPr>
        <w:adjustRightInd w:val="0"/>
        <w:snapToGrid w:val="0"/>
        <w:spacing w:before="0" w:beforeLines="0" w:line="400" w:lineRule="exact"/>
        <w:ind w:firstLine="840" w:firstLineChars="400"/>
        <w:rPr>
          <w:rFonts w:hint="eastAsia" w:ascii="宋体" w:hAnsi="宋体" w:eastAsia="宋体"/>
          <w:iCs w:val="0"/>
          <w:szCs w:val="21"/>
          <w:lang w:val="en-US" w:eastAsia="zh-CN"/>
        </w:rPr>
      </w:pPr>
      <w:r>
        <w:rPr>
          <w:rFonts w:hint="eastAsia" w:ascii="宋体" w:hAnsi="宋体" w:eastAsia="宋体"/>
          <w:iCs w:val="0"/>
          <w:szCs w:val="21"/>
        </w:rPr>
        <w:sym w:font="Wingdings" w:char="00A8"/>
      </w:r>
      <w:r>
        <w:rPr>
          <w:rFonts w:hint="eastAsia" w:ascii="宋体" w:hAnsi="宋体" w:eastAsia="宋体"/>
          <w:iCs w:val="0"/>
          <w:szCs w:val="21"/>
        </w:rPr>
        <w:t xml:space="preserve">是       </w:t>
      </w:r>
      <w:r>
        <w:rPr>
          <w:rFonts w:hint="eastAsia" w:ascii="宋体" w:hAnsi="宋体" w:eastAsia="宋体"/>
          <w:iCs w:val="0"/>
          <w:szCs w:val="21"/>
        </w:rPr>
        <w:sym w:font="Wingdings" w:char="00A8"/>
      </w:r>
      <w:r>
        <w:rPr>
          <w:rFonts w:hint="eastAsia" w:ascii="宋体" w:hAnsi="宋体" w:eastAsia="宋体"/>
          <w:iCs w:val="0"/>
          <w:szCs w:val="21"/>
        </w:rPr>
        <w:t>否</w:t>
      </w:r>
      <w:r>
        <w:rPr>
          <w:rFonts w:hint="eastAsia" w:ascii="宋体" w:hAnsi="宋体" w:eastAsia="宋体"/>
          <w:iCs w:val="0"/>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lang w:eastAsia="zh-CN"/>
        </w:rPr>
        <w:t>不涉及</w:t>
      </w:r>
    </w:p>
    <w:p w14:paraId="35D44E84">
      <w:pPr>
        <w:numPr>
          <w:ilvl w:val="0"/>
          <w:numId w:val="11"/>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合同金额</w:t>
      </w:r>
    </w:p>
    <w:p w14:paraId="51DC055E">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（1）合同金额小写：</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1D1B49CD">
      <w:pPr>
        <w:adjustRightInd w:val="0"/>
        <w:snapToGrid w:val="0"/>
        <w:spacing w:before="0" w:beforeLines="0" w:line="400" w:lineRule="exact"/>
        <w:ind w:left="0" w:firstLine="0" w:firstLineChars="0"/>
        <w:rPr>
          <w:rFonts w:ascii="宋体" w:hAnsi="宋体" w:eastAsia="宋体"/>
          <w:szCs w:val="21"/>
          <w:u w:val="single"/>
        </w:rPr>
      </w:pPr>
      <w:r>
        <w:rPr>
          <w:rFonts w:hint="eastAsia" w:ascii="宋体" w:hAnsi="宋体" w:eastAsia="宋体"/>
          <w:szCs w:val="21"/>
          <w:lang w:val="en-US" w:eastAsia="zh-CN"/>
        </w:rPr>
        <w:t xml:space="preserve">                 </w:t>
      </w:r>
      <w:r>
        <w:rPr>
          <w:rFonts w:hint="eastAsia" w:ascii="宋体" w:hAnsi="宋体" w:eastAsia="宋体"/>
          <w:szCs w:val="21"/>
        </w:rPr>
        <w:t>大写：</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0606FF12">
      <w:pPr>
        <w:adjustRightInd w:val="0"/>
        <w:snapToGrid w:val="0"/>
        <w:spacing w:before="0" w:beforeLines="0" w:line="400" w:lineRule="exact"/>
        <w:ind w:firstLine="0" w:firstLineChars="0"/>
        <w:rPr>
          <w:rFonts w:ascii="宋体" w:hAnsi="宋体" w:eastAsia="宋体"/>
          <w:szCs w:val="21"/>
        </w:rPr>
      </w:pPr>
      <w:r>
        <w:rPr>
          <w:rFonts w:hint="eastAsia" w:ascii="宋体" w:hAnsi="宋体" w:eastAsia="宋体"/>
          <w:szCs w:val="21"/>
          <w:lang w:val="en-US" w:eastAsia="zh-CN"/>
        </w:rPr>
        <w:t xml:space="preserve">         </w:t>
      </w:r>
      <w:r>
        <w:rPr>
          <w:rFonts w:hint="eastAsia" w:ascii="宋体" w:hAnsi="宋体" w:eastAsia="宋体"/>
          <w:szCs w:val="21"/>
        </w:rPr>
        <w:t>分包金额</w:t>
      </w:r>
      <w:r>
        <w:rPr>
          <w:rFonts w:hint="eastAsia" w:ascii="宋体" w:hAnsi="宋体" w:eastAsia="宋体"/>
          <w:szCs w:val="21"/>
          <w:lang w:eastAsia="zh-CN"/>
        </w:rPr>
        <w:t>（如有）</w:t>
      </w:r>
      <w:r>
        <w:rPr>
          <w:rFonts w:hint="eastAsia" w:ascii="宋体" w:hAnsi="宋体" w:eastAsia="宋体"/>
          <w:szCs w:val="21"/>
        </w:rPr>
        <w:t>小写：</w:t>
      </w:r>
      <w:r>
        <w:rPr>
          <w:rFonts w:hint="eastAsia" w:ascii="宋体" w:hAnsi="宋体" w:eastAsia="宋体"/>
          <w:szCs w:val="21"/>
          <w:u w:val="single"/>
        </w:rPr>
        <w:t xml:space="preserve">                   </w:t>
      </w:r>
    </w:p>
    <w:p w14:paraId="219EAD0E">
      <w:pPr>
        <w:adjustRightInd w:val="0"/>
        <w:snapToGrid w:val="0"/>
        <w:spacing w:before="0" w:beforeLines="0" w:line="400" w:lineRule="exact"/>
        <w:ind w:firstLine="0" w:firstLineChars="0"/>
        <w:rPr>
          <w:rFonts w:hint="eastAsia" w:ascii="宋体" w:hAnsi="宋体" w:eastAsia="宋体"/>
          <w:szCs w:val="21"/>
          <w:u w:val="single"/>
        </w:rPr>
      </w:pPr>
      <w:r>
        <w:rPr>
          <w:rFonts w:hint="eastAsia" w:ascii="宋体" w:hAnsi="宋体" w:eastAsia="宋体"/>
          <w:szCs w:val="21"/>
          <w:lang w:val="en-US" w:eastAsia="zh-CN"/>
        </w:rPr>
        <w:t xml:space="preserve">                     </w:t>
      </w:r>
      <w:r>
        <w:rPr>
          <w:rFonts w:hint="eastAsia" w:ascii="宋体" w:hAnsi="宋体" w:eastAsia="宋体"/>
          <w:szCs w:val="21"/>
        </w:rPr>
        <w:t>大写：</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3B0D2854">
      <w:pPr>
        <w:adjustRightInd w:val="0"/>
        <w:snapToGrid w:val="0"/>
        <w:spacing w:before="0" w:beforeLines="0" w:line="400" w:lineRule="exact"/>
        <w:ind w:firstLine="0" w:firstLineChars="0"/>
        <w:rPr>
          <w:rFonts w:hint="eastAsia" w:ascii="宋体" w:hAnsi="宋体" w:eastAsia="宋体"/>
          <w:szCs w:val="21"/>
          <w:lang w:val="en-US" w:eastAsia="zh-CN"/>
        </w:rPr>
      </w:pPr>
      <w:r>
        <w:rPr>
          <w:rFonts w:hint="eastAsia" w:ascii="宋体" w:hAnsi="宋体" w:eastAsia="宋体"/>
          <w:szCs w:val="21"/>
          <w:lang w:val="en-US" w:eastAsia="zh-CN"/>
        </w:rPr>
        <w:t xml:space="preserve">    （注：固定单价合同应填写单价和最高限价）</w:t>
      </w:r>
    </w:p>
    <w:p w14:paraId="02DB1B47">
      <w:pPr>
        <w:numPr>
          <w:ilvl w:val="-1"/>
          <w:numId w:val="0"/>
        </w:numPr>
        <w:adjustRightInd w:val="0"/>
        <w:snapToGrid w:val="0"/>
        <w:spacing w:before="0" w:beforeLines="0" w:line="400" w:lineRule="exact"/>
        <w:ind w:firstLine="0" w:firstLineChars="0"/>
        <w:rPr>
          <w:rFonts w:hint="eastAsia" w:ascii="宋体" w:hAnsi="宋体" w:eastAsia="宋体"/>
          <w:szCs w:val="21"/>
        </w:rPr>
      </w:pPr>
      <w:r>
        <w:rPr>
          <w:rFonts w:hint="eastAsia" w:ascii="宋体" w:hAnsi="宋体" w:eastAsia="宋体"/>
          <w:szCs w:val="21"/>
          <w:lang w:val="en-US" w:eastAsia="zh-CN"/>
        </w:rPr>
        <w:t xml:space="preserve">    </w:t>
      </w:r>
      <w:r>
        <w:rPr>
          <w:rFonts w:hint="eastAsia" w:ascii="宋体" w:hAnsi="宋体" w:eastAsia="宋体"/>
          <w:szCs w:val="21"/>
          <w:lang w:eastAsia="zh-CN"/>
        </w:rPr>
        <w:t>（</w:t>
      </w:r>
      <w:r>
        <w:rPr>
          <w:rFonts w:hint="eastAsia" w:ascii="宋体" w:hAnsi="宋体" w:eastAsia="宋体"/>
          <w:szCs w:val="21"/>
          <w:lang w:val="en-US" w:eastAsia="zh-CN"/>
        </w:rPr>
        <w:t>2</w:t>
      </w:r>
      <w:r>
        <w:rPr>
          <w:rFonts w:hint="eastAsia" w:ascii="宋体" w:hAnsi="宋体" w:eastAsia="宋体"/>
          <w:szCs w:val="21"/>
          <w:lang w:eastAsia="zh-CN"/>
        </w:rPr>
        <w:t>）</w:t>
      </w:r>
      <w:r>
        <w:rPr>
          <w:rFonts w:hint="eastAsia" w:ascii="宋体" w:hAnsi="宋体" w:eastAsia="宋体"/>
          <w:szCs w:val="21"/>
        </w:rPr>
        <w:t>合同定价方式</w:t>
      </w:r>
      <w:r>
        <w:rPr>
          <w:rFonts w:hint="eastAsia" w:ascii="宋体" w:hAnsi="宋体" w:eastAsia="宋体"/>
          <w:szCs w:val="21"/>
          <w:lang w:eastAsia="zh-CN"/>
        </w:rPr>
        <w:t>（采用组合定价方式的，可以勾选多项）</w:t>
      </w:r>
      <w:r>
        <w:rPr>
          <w:rFonts w:hint="eastAsia" w:ascii="宋体" w:hAnsi="宋体" w:eastAsia="宋体"/>
          <w:szCs w:val="21"/>
        </w:rPr>
        <w:t>：</w:t>
      </w:r>
    </w:p>
    <w:p w14:paraId="34DF19F4">
      <w:pPr>
        <w:adjustRightInd w:val="0"/>
        <w:snapToGrid w:val="0"/>
        <w:spacing w:before="0" w:beforeLines="0" w:line="400" w:lineRule="exact"/>
        <w:ind w:firstLine="420" w:firstLineChars="200"/>
        <w:rPr>
          <w:rFonts w:hint="eastAsia" w:ascii="宋体" w:hAnsi="宋体" w:eastAsia="宋体"/>
          <w:szCs w:val="21"/>
          <w:lang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rPr>
        <w:t xml:space="preserve">固定总价 </w:t>
      </w:r>
      <w:r>
        <w:rPr>
          <w:rFonts w:hint="eastAsia" w:ascii="宋体" w:hAnsi="宋体" w:eastAsia="宋体"/>
          <w:iCs/>
          <w:szCs w:val="21"/>
        </w:rPr>
        <w:sym w:font="Wingdings" w:char="00A8"/>
      </w:r>
      <w:r>
        <w:rPr>
          <w:rFonts w:hint="eastAsia" w:ascii="宋体" w:hAnsi="宋体" w:eastAsia="宋体"/>
          <w:iCs/>
          <w:szCs w:val="21"/>
        </w:rPr>
        <w:t>固定单价</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固定费率</w:t>
      </w:r>
      <w:r>
        <w:rPr>
          <w:rFonts w:hint="eastAsia" w:ascii="宋体" w:hAnsi="宋体" w:eastAsia="宋体"/>
          <w:iCs/>
          <w:szCs w:val="21"/>
        </w:rPr>
        <w:t xml:space="preserve"> </w:t>
      </w:r>
      <w:r>
        <w:rPr>
          <w:rFonts w:hint="eastAsia" w:ascii="宋体" w:hAnsi="宋体" w:eastAsia="宋体"/>
          <w:iCs/>
          <w:szCs w:val="21"/>
        </w:rPr>
        <w:sym w:font="Wingdings" w:char="00A8"/>
      </w:r>
      <w:r>
        <w:rPr>
          <w:rFonts w:hint="eastAsia" w:ascii="宋体" w:hAnsi="宋体" w:eastAsia="宋体"/>
          <w:iCs/>
          <w:szCs w:val="21"/>
        </w:rPr>
        <w:t xml:space="preserve">成本补偿 </w:t>
      </w:r>
      <w:r>
        <w:rPr>
          <w:rFonts w:hint="eastAsia" w:ascii="宋体" w:hAnsi="宋体" w:eastAsia="宋体"/>
          <w:iCs/>
          <w:szCs w:val="21"/>
        </w:rPr>
        <w:sym w:font="Wingdings" w:char="00A8"/>
      </w:r>
      <w:r>
        <w:rPr>
          <w:rFonts w:hint="eastAsia" w:ascii="宋体" w:hAnsi="宋体" w:eastAsia="宋体"/>
          <w:iCs/>
          <w:szCs w:val="21"/>
        </w:rPr>
        <w:t>绩效激励</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其他</w:t>
      </w:r>
      <w:r>
        <w:rPr>
          <w:rFonts w:hint="eastAsia" w:ascii="宋体" w:hAnsi="宋体" w:eastAsia="宋体"/>
          <w:szCs w:val="21"/>
          <w:u w:val="single"/>
        </w:rPr>
        <w:t xml:space="preserve">       </w:t>
      </w:r>
    </w:p>
    <w:p w14:paraId="69ED7245">
      <w:pPr>
        <w:widowControl w:val="0"/>
        <w:spacing w:beforeLines="0" w:line="400" w:lineRule="exact"/>
        <w:ind w:firstLine="420" w:firstLineChars="200"/>
        <w:jc w:val="both"/>
        <w:rPr>
          <w:rFonts w:ascii="Times New Roman" w:hAnsi="Times New Roman"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（3）付款方式（按项目实际勾选填写）：</w:t>
      </w:r>
    </w:p>
    <w:p w14:paraId="19607A13">
      <w:pPr>
        <w:adjustRightInd w:val="0"/>
        <w:snapToGrid w:val="0"/>
        <w:spacing w:before="0" w:beforeLines="0" w:line="400" w:lineRule="exact"/>
        <w:ind w:firstLine="630" w:firstLineChars="300"/>
        <w:rPr>
          <w:rFonts w:ascii="宋体" w:hAnsi="宋体" w:eastAsia="宋体"/>
          <w:szCs w:val="21"/>
          <w:u w:val="single"/>
        </w:rPr>
      </w:pPr>
      <w:r>
        <w:rPr>
          <w:rFonts w:hint="eastAsia" w:ascii="宋体" w:hAnsi="宋体" w:eastAsia="宋体"/>
          <w:szCs w:val="21"/>
        </w:rPr>
        <w:sym w:font="Wingdings" w:char="00A8"/>
      </w:r>
      <w:r>
        <w:rPr>
          <w:rFonts w:hint="eastAsia" w:ascii="宋体" w:hAnsi="宋体" w:eastAsia="宋体"/>
          <w:szCs w:val="21"/>
        </w:rPr>
        <w:t>全额付款：</w:t>
      </w:r>
      <w:r>
        <w:rPr>
          <w:rFonts w:hint="eastAsia" w:ascii="宋体" w:hAnsi="宋体" w:eastAsia="宋体"/>
          <w:szCs w:val="21"/>
          <w:u w:val="single"/>
        </w:rPr>
        <w:t xml:space="preserve">     （应</w:t>
      </w:r>
      <w:r>
        <w:rPr>
          <w:rFonts w:hint="eastAsia" w:ascii="宋体" w:hAnsi="宋体" w:eastAsia="宋体"/>
          <w:szCs w:val="21"/>
          <w:u w:val="single"/>
          <w:lang w:eastAsia="zh-CN"/>
        </w:rPr>
        <w:t>明确</w:t>
      </w:r>
      <w:r>
        <w:rPr>
          <w:rFonts w:hint="eastAsia" w:ascii="宋体" w:hAnsi="宋体" w:eastAsia="宋体"/>
          <w:szCs w:val="21"/>
          <w:u w:val="single"/>
        </w:rPr>
        <w:t>一次性支付合同款项</w:t>
      </w:r>
      <w:r>
        <w:rPr>
          <w:rFonts w:hint="eastAsia" w:ascii="宋体" w:hAnsi="宋体" w:eastAsia="宋体"/>
          <w:szCs w:val="21"/>
          <w:u w:val="single"/>
          <w:lang w:eastAsia="zh-CN"/>
        </w:rPr>
        <w:t>的条件</w:t>
      </w:r>
      <w:r>
        <w:rPr>
          <w:rFonts w:hint="eastAsia" w:ascii="宋体" w:hAnsi="宋体" w:eastAsia="宋体"/>
          <w:szCs w:val="21"/>
          <w:u w:val="single"/>
        </w:rPr>
        <w:t xml:space="preserve">）                    </w:t>
      </w:r>
    </w:p>
    <w:p w14:paraId="0979D92F">
      <w:pPr>
        <w:snapToGrid w:val="0"/>
        <w:spacing w:beforeLines="0" w:line="400" w:lineRule="exact"/>
        <w:ind w:firstLine="630" w:firstLineChars="300"/>
        <w:rPr>
          <w:rFonts w:eastAsia="宋体"/>
        </w:rPr>
      </w:pPr>
      <w:r>
        <w:rPr>
          <w:rFonts w:hint="eastAsia" w:ascii="宋体" w:hAnsi="宋体" w:eastAsia="宋体"/>
          <w:szCs w:val="21"/>
        </w:rPr>
        <w:sym w:font="Wingdings" w:char="00A8"/>
      </w:r>
      <w:r>
        <w:rPr>
          <w:rFonts w:hint="eastAsia" w:ascii="宋体" w:hAnsi="宋体" w:eastAsia="宋体"/>
          <w:szCs w:val="21"/>
        </w:rPr>
        <w:t>分期付款：</w:t>
      </w:r>
      <w:r>
        <w:rPr>
          <w:rFonts w:hint="eastAsia" w:ascii="宋体" w:hAnsi="宋体" w:eastAsia="宋体"/>
          <w:szCs w:val="21"/>
          <w:u w:val="single"/>
        </w:rPr>
        <w:t xml:space="preserve">  （应明确分期支付合同款项的各期比例和支付条件</w:t>
      </w:r>
      <w:r>
        <w:rPr>
          <w:rFonts w:hint="eastAsia" w:ascii="宋体" w:hAnsi="宋体" w:eastAsia="宋体"/>
          <w:szCs w:val="21"/>
          <w:u w:val="single"/>
          <w:lang w:eastAsia="zh-CN"/>
        </w:rPr>
        <w:t>，各期支付条件应与分期履约验收情况挂钩</w:t>
      </w:r>
      <w:r>
        <w:rPr>
          <w:rFonts w:hint="eastAsia" w:ascii="宋体" w:hAnsi="宋体" w:eastAsia="宋体"/>
          <w:szCs w:val="21"/>
          <w:u w:val="single"/>
        </w:rPr>
        <w:t xml:space="preserve">） </w:t>
      </w:r>
      <w:r>
        <w:rPr>
          <w:rFonts w:hint="eastAsia" w:ascii="宋体" w:hAnsi="宋体" w:eastAsia="宋体"/>
          <w:szCs w:val="21"/>
          <w:u w:val="none"/>
          <w:lang w:eastAsia="zh-CN"/>
        </w:rPr>
        <w:t>，</w:t>
      </w:r>
      <w:r>
        <w:rPr>
          <w:rFonts w:hint="eastAsia" w:ascii="宋体" w:hAnsi="宋体" w:eastAsia="宋体"/>
          <w:szCs w:val="21"/>
          <w:lang w:eastAsia="zh-CN"/>
        </w:rPr>
        <w:t>其中涉及预付款的</w:t>
      </w:r>
      <w:r>
        <w:rPr>
          <w:rFonts w:hint="eastAsia" w:ascii="宋体" w:hAnsi="宋体" w:eastAsia="宋体"/>
          <w:szCs w:val="21"/>
        </w:rPr>
        <w:t>：</w:t>
      </w:r>
      <w:r>
        <w:rPr>
          <w:rFonts w:hint="eastAsia" w:ascii="宋体" w:hAnsi="宋体" w:eastAsia="宋体"/>
          <w:szCs w:val="21"/>
          <w:u w:val="single"/>
        </w:rPr>
        <w:t xml:space="preserve"> （应明确预付款的支付比例和支付条件） </w:t>
      </w:r>
    </w:p>
    <w:p w14:paraId="0A9ACC0D">
      <w:pPr>
        <w:adjustRightInd w:val="0"/>
        <w:snapToGrid w:val="0"/>
        <w:spacing w:before="0" w:beforeLines="0" w:line="400" w:lineRule="exact"/>
        <w:ind w:firstLine="630" w:firstLineChars="300"/>
        <w:rPr>
          <w:rFonts w:ascii="宋体" w:hAnsi="宋体" w:eastAsia="宋体"/>
          <w:szCs w:val="21"/>
          <w:u w:val="single"/>
        </w:rPr>
      </w:pPr>
      <w:r>
        <w:rPr>
          <w:rFonts w:hint="eastAsia" w:ascii="宋体" w:hAnsi="宋体" w:eastAsia="宋体"/>
          <w:szCs w:val="21"/>
        </w:rPr>
        <w:sym w:font="Wingdings" w:char="00A8"/>
      </w:r>
      <w:r>
        <w:rPr>
          <w:rFonts w:hint="eastAsia" w:ascii="宋体" w:hAnsi="宋体" w:eastAsia="宋体"/>
          <w:szCs w:val="21"/>
        </w:rPr>
        <w:t>成本补偿：</w:t>
      </w:r>
      <w:r>
        <w:rPr>
          <w:rFonts w:hint="eastAsia" w:ascii="宋体" w:hAnsi="宋体" w:eastAsia="宋体"/>
          <w:szCs w:val="21"/>
          <w:u w:val="single"/>
        </w:rPr>
        <w:t xml:space="preserve">      （应明确按照成本补偿方式的支付方式和支付条件）   </w:t>
      </w:r>
    </w:p>
    <w:p w14:paraId="0B19F90B">
      <w:pPr>
        <w:adjustRightInd w:val="0"/>
        <w:snapToGrid w:val="0"/>
        <w:spacing w:before="0" w:beforeLines="0" w:line="400" w:lineRule="exact"/>
        <w:ind w:firstLine="630" w:firstLineChars="300"/>
        <w:rPr>
          <w:rFonts w:ascii="宋体" w:hAnsi="宋体" w:eastAsia="宋体"/>
          <w:szCs w:val="21"/>
        </w:rPr>
      </w:pPr>
      <w:r>
        <w:rPr>
          <w:rFonts w:hint="eastAsia" w:ascii="宋体" w:hAnsi="宋体" w:eastAsia="宋体"/>
          <w:szCs w:val="21"/>
        </w:rPr>
        <w:sym w:font="Wingdings" w:char="00A8"/>
      </w:r>
      <w:r>
        <w:rPr>
          <w:rFonts w:hint="eastAsia" w:ascii="宋体" w:hAnsi="宋体" w:eastAsia="宋体"/>
          <w:szCs w:val="21"/>
        </w:rPr>
        <w:t>绩效激励：</w:t>
      </w:r>
      <w:r>
        <w:rPr>
          <w:rFonts w:hint="eastAsia" w:ascii="宋体" w:hAnsi="宋体" w:eastAsia="宋体"/>
          <w:szCs w:val="21"/>
          <w:u w:val="single"/>
        </w:rPr>
        <w:t xml:space="preserve">      （应明确按照绩效激励方式的支付方式和支付条件）   </w:t>
      </w:r>
    </w:p>
    <w:p w14:paraId="20561581">
      <w:pPr>
        <w:numPr>
          <w:ilvl w:val="0"/>
          <w:numId w:val="11"/>
        </w:numPr>
        <w:adjustRightInd w:val="0"/>
        <w:snapToGrid w:val="0"/>
        <w:spacing w:before="0" w:beforeLines="0" w:line="400" w:lineRule="exact"/>
        <w:ind w:firstLine="422" w:firstLineChars="200"/>
        <w:rPr>
          <w:rFonts w:ascii="宋体" w:hAnsi="宋体" w:eastAsia="宋体"/>
          <w:b/>
          <w:bCs w:val="0"/>
          <w:szCs w:val="21"/>
          <w:u w:val="single"/>
        </w:rPr>
      </w:pPr>
      <w:r>
        <w:rPr>
          <w:rFonts w:hint="eastAsia" w:ascii="宋体" w:hAnsi="宋体" w:eastAsia="宋体"/>
          <w:b/>
          <w:bCs w:val="0"/>
          <w:szCs w:val="21"/>
        </w:rPr>
        <w:t>合同履行</w:t>
      </w:r>
    </w:p>
    <w:p w14:paraId="3F1781F5">
      <w:pPr>
        <w:adjustRightInd w:val="0"/>
        <w:snapToGrid w:val="0"/>
        <w:spacing w:before="0" w:beforeLines="0" w:line="400" w:lineRule="exact"/>
        <w:ind w:firstLine="420" w:firstLineChars="200"/>
        <w:rPr>
          <w:rFonts w:hint="eastAsia" w:ascii="宋体" w:hAnsi="宋体" w:eastAsia="宋体" w:cs="宋体"/>
          <w:szCs w:val="21"/>
        </w:rPr>
      </w:pPr>
      <w:r>
        <w:rPr>
          <w:rFonts w:hint="eastAsia" w:ascii="宋体" w:hAnsi="宋体" w:eastAsia="宋体" w:cs="宋体"/>
          <w:szCs w:val="21"/>
        </w:rPr>
        <w:t>（1）起始日期：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日，完成日期：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14:paraId="657B7194">
      <w:pPr>
        <w:adjustRightInd w:val="0"/>
        <w:snapToGrid w:val="0"/>
        <w:spacing w:before="0" w:beforeLines="0" w:line="400" w:lineRule="exact"/>
        <w:ind w:firstLine="420" w:firstLineChars="200"/>
        <w:rPr>
          <w:rFonts w:hint="eastAsia" w:ascii="宋体" w:hAnsi="宋体" w:eastAsia="宋体" w:cs="宋体"/>
          <w:szCs w:val="21"/>
          <w:u w:val="single"/>
        </w:rPr>
      </w:pPr>
      <w:r>
        <w:rPr>
          <w:rFonts w:hint="eastAsia" w:ascii="宋体" w:hAnsi="宋体" w:eastAsia="宋体" w:cs="宋体"/>
          <w:szCs w:val="21"/>
        </w:rPr>
        <w:t>（2）</w:t>
      </w:r>
      <w:r>
        <w:rPr>
          <w:rFonts w:hint="eastAsia" w:ascii="宋体" w:hAnsi="宋体" w:eastAsia="宋体" w:cs="宋体"/>
          <w:szCs w:val="21"/>
          <w:lang w:eastAsia="zh-CN"/>
        </w:rPr>
        <w:t>履约</w:t>
      </w:r>
      <w:r>
        <w:rPr>
          <w:rFonts w:hint="eastAsia" w:ascii="宋体" w:hAnsi="宋体" w:eastAsia="宋体" w:cs="宋体"/>
          <w:szCs w:val="21"/>
        </w:rPr>
        <w:t>地点</w:t>
      </w:r>
      <w:r>
        <w:rPr>
          <w:rFonts w:hint="eastAsia" w:ascii="宋体" w:hAnsi="宋体" w:eastAsia="宋体" w:cs="宋体"/>
          <w:b w:val="0"/>
          <w:bCs/>
          <w:szCs w:val="21"/>
        </w:rPr>
        <w:t>：</w:t>
      </w:r>
      <w:r>
        <w:rPr>
          <w:rFonts w:hint="eastAsia" w:ascii="宋体" w:hAnsi="宋体" w:eastAsia="宋体" w:cs="宋体"/>
          <w:szCs w:val="21"/>
          <w:u w:val="single"/>
        </w:rPr>
        <w:t xml:space="preserve">                             </w:t>
      </w:r>
    </w:p>
    <w:p w14:paraId="1821B126">
      <w:pPr>
        <w:adjustRightInd w:val="0"/>
        <w:snapToGrid w:val="0"/>
        <w:spacing w:before="0" w:beforeLines="0" w:line="400" w:lineRule="exact"/>
        <w:ind w:firstLine="420" w:firstLineChars="200"/>
        <w:rPr>
          <w:rFonts w:hint="eastAsia" w:ascii="宋体" w:hAnsi="宋体" w:eastAsia="宋体" w:cs="宋体"/>
          <w:sz w:val="21"/>
          <w:szCs w:val="21"/>
          <w:lang w:eastAsia="zh-CN"/>
        </w:rPr>
      </w:pPr>
      <w:r>
        <w:rPr>
          <w:rFonts w:hint="eastAsia" w:ascii="宋体" w:hAnsi="宋体" w:eastAsia="宋体" w:cs="宋体"/>
          <w:bCs/>
          <w:szCs w:val="21"/>
        </w:rPr>
        <w:t>（3）履约担保：</w:t>
      </w:r>
      <w:r>
        <w:rPr>
          <w:rFonts w:hint="eastAsia" w:ascii="宋体" w:hAnsi="宋体" w:eastAsia="宋体" w:cs="宋体"/>
          <w:sz w:val="21"/>
          <w:lang w:val="en-US" w:eastAsia="zh-CN"/>
        </w:rPr>
        <w:t>是否收取履约保证金：</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是</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否</w:t>
      </w:r>
    </w:p>
    <w:p w14:paraId="65A44DA0">
      <w:pPr>
        <w:autoSpaceDE w:val="0"/>
        <w:autoSpaceDN w:val="0"/>
        <w:adjustRightInd w:val="0"/>
        <w:spacing w:beforeLines="0" w:line="400" w:lineRule="exact"/>
        <w:ind w:firstLine="440" w:firstLineChars="200"/>
        <w:rPr>
          <w:rFonts w:hint="eastAsia" w:ascii="宋体" w:hAnsi="宋体" w:eastAsia="宋体" w:cs="宋体"/>
          <w:sz w:val="21"/>
          <w:szCs w:val="21"/>
          <w:lang w:val="en-US" w:eastAsia="zh-CN" w:bidi="ar-SA"/>
        </w:rPr>
      </w:pPr>
      <w:r>
        <w:rPr>
          <w:rFonts w:hint="eastAsia" w:ascii="宋体" w:hAnsi="宋体" w:eastAsia="华文楷体" w:cs="宋体"/>
          <w:bCs/>
          <w:sz w:val="22"/>
          <w:szCs w:val="21"/>
          <w:u w:val="none"/>
          <w:lang w:val="en-US" w:eastAsia="zh-CN" w:bidi="ar-SA"/>
        </w:rPr>
        <w:t xml:space="preserve">  </w:t>
      </w:r>
      <w:r>
        <w:rPr>
          <w:rFonts w:hint="eastAsia" w:ascii="宋体" w:hAnsi="宋体" w:eastAsia="宋体" w:cs="宋体"/>
          <w:sz w:val="21"/>
          <w:szCs w:val="21"/>
          <w:lang w:val="en-US" w:eastAsia="zh-CN" w:bidi="ar-SA"/>
        </w:rPr>
        <w:t xml:space="preserve">  收取履约保证金形式：</w:t>
      </w:r>
      <w:r>
        <w:rPr>
          <w:rFonts w:hint="eastAsia" w:ascii="宋体" w:hAnsi="宋体" w:eastAsia="宋体" w:cs="宋体"/>
          <w:bCs/>
          <w:sz w:val="21"/>
          <w:szCs w:val="21"/>
          <w:u w:val="single"/>
          <w:lang w:val="en-US" w:eastAsia="zh-CN" w:bidi="ar-SA"/>
        </w:rPr>
        <w:t xml:space="preserve">                            </w:t>
      </w:r>
    </w:p>
    <w:p w14:paraId="6F1A8BE2">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收取履约保证金金额：</w:t>
      </w:r>
      <w:r>
        <w:rPr>
          <w:rFonts w:hint="eastAsia" w:ascii="宋体" w:hAnsi="宋体" w:eastAsia="宋体" w:cs="宋体"/>
          <w:bCs/>
          <w:sz w:val="21"/>
          <w:szCs w:val="21"/>
          <w:u w:val="single"/>
          <w:lang w:val="en-US" w:eastAsia="zh-CN" w:bidi="ar-SA"/>
        </w:rPr>
        <w:t xml:space="preserve">                            </w:t>
      </w:r>
    </w:p>
    <w:p w14:paraId="6117EAC8">
      <w:pPr>
        <w:snapToGrid w:val="0"/>
        <w:spacing w:beforeLines="0" w:line="400" w:lineRule="exact"/>
        <w:ind w:firstLine="420" w:firstLineChars="200"/>
        <w:rPr>
          <w:rFonts w:hint="eastAsia" w:ascii="宋体" w:hAnsi="宋体" w:eastAsia="宋体" w:cs="宋体"/>
          <w:sz w:val="21"/>
          <w:lang w:val="en-US" w:eastAsia="zh-CN"/>
        </w:rPr>
      </w:pPr>
      <w:r>
        <w:rPr>
          <w:rFonts w:hint="eastAsia" w:ascii="宋体" w:hAnsi="宋体" w:eastAsia="宋体" w:cs="宋体"/>
          <w:bCs/>
          <w:szCs w:val="21"/>
          <w:u w:val="none"/>
          <w:lang w:val="en-US" w:eastAsia="zh-CN"/>
        </w:rPr>
        <w:t xml:space="preserve">    履约担保期限</w:t>
      </w:r>
      <w:r>
        <w:rPr>
          <w:rFonts w:hint="eastAsia" w:ascii="宋体" w:hAnsi="宋体" w:eastAsia="宋体" w:cs="宋体"/>
          <w:bCs/>
          <w:szCs w:val="21"/>
          <w:u w:val="none"/>
          <w:lang w:eastAsia="zh-CN"/>
        </w:rPr>
        <w:t>：</w:t>
      </w:r>
      <w:r>
        <w:rPr>
          <w:rFonts w:hint="eastAsia" w:ascii="宋体" w:hAnsi="宋体" w:eastAsia="宋体" w:cs="宋体"/>
          <w:bCs/>
          <w:sz w:val="21"/>
          <w:szCs w:val="21"/>
          <w:u w:val="single"/>
        </w:rPr>
        <w:t xml:space="preserve">      </w:t>
      </w:r>
      <w:r>
        <w:rPr>
          <w:rFonts w:hint="eastAsia" w:ascii="宋体" w:hAnsi="宋体" w:eastAsia="宋体" w:cs="宋体"/>
          <w:bCs/>
          <w:sz w:val="21"/>
          <w:szCs w:val="21"/>
          <w:u w:val="single"/>
          <w:lang w:val="en-US" w:eastAsia="zh-CN"/>
        </w:rPr>
        <w:t xml:space="preserve">                     </w:t>
      </w:r>
      <w:r>
        <w:rPr>
          <w:rFonts w:hint="eastAsia" w:ascii="宋体" w:hAnsi="宋体" w:eastAsia="宋体" w:cs="宋体"/>
          <w:bCs/>
          <w:sz w:val="21"/>
          <w:szCs w:val="21"/>
          <w:u w:val="single"/>
        </w:rPr>
        <w:t xml:space="preserve">       </w:t>
      </w:r>
    </w:p>
    <w:p w14:paraId="331BD88A">
      <w:pPr>
        <w:adjustRightInd w:val="0"/>
        <w:snapToGrid w:val="0"/>
        <w:spacing w:before="0" w:beforeLines="0" w:line="400" w:lineRule="exact"/>
        <w:ind w:firstLine="420" w:firstLineChars="200"/>
        <w:rPr>
          <w:rFonts w:hint="eastAsia" w:ascii="宋体" w:hAnsi="宋体" w:eastAsia="宋体" w:cs="宋体"/>
          <w:bCs/>
          <w:szCs w:val="21"/>
        </w:rPr>
      </w:pPr>
      <w:r>
        <w:rPr>
          <w:rFonts w:hint="eastAsia" w:ascii="宋体" w:hAnsi="宋体" w:eastAsia="宋体" w:cs="宋体"/>
          <w:bCs/>
          <w:szCs w:val="21"/>
        </w:rPr>
        <w:t>（4）分期履行要求：</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r>
        <w:rPr>
          <w:rFonts w:hint="eastAsia" w:ascii="宋体" w:hAnsi="宋体" w:eastAsia="宋体" w:cs="宋体"/>
          <w:bCs/>
          <w:szCs w:val="21"/>
          <w:u w:val="single"/>
        </w:rPr>
        <w:t xml:space="preserve"> </w:t>
      </w:r>
    </w:p>
    <w:p w14:paraId="5DA7910E">
      <w:pPr>
        <w:adjustRightInd w:val="0"/>
        <w:snapToGrid w:val="0"/>
        <w:spacing w:before="0" w:beforeLines="0" w:line="400" w:lineRule="exact"/>
        <w:ind w:firstLine="420" w:firstLineChars="200"/>
        <w:rPr>
          <w:rFonts w:hint="eastAsia" w:ascii="宋体" w:hAnsi="宋体" w:eastAsia="宋体" w:cs="宋体"/>
          <w:szCs w:val="21"/>
          <w:u w:val="single"/>
        </w:rPr>
      </w:pPr>
      <w:r>
        <w:rPr>
          <w:rFonts w:hint="eastAsia" w:ascii="宋体" w:hAnsi="宋体" w:eastAsia="宋体" w:cs="宋体"/>
          <w:bCs/>
          <w:szCs w:val="21"/>
        </w:rPr>
        <w:t>（5）</w:t>
      </w:r>
      <w:r>
        <w:rPr>
          <w:rFonts w:hint="eastAsia" w:ascii="宋体" w:hAnsi="宋体" w:eastAsia="宋体" w:cs="宋体"/>
          <w:bCs/>
          <w:szCs w:val="21"/>
          <w:lang w:eastAsia="zh-CN"/>
        </w:rPr>
        <w:t>风险处置措施和替代方案</w:t>
      </w:r>
      <w:r>
        <w:rPr>
          <w:rFonts w:hint="eastAsia" w:ascii="宋体" w:hAnsi="宋体" w:eastAsia="宋体" w:cs="宋体"/>
          <w:bCs/>
          <w:szCs w:val="21"/>
        </w:rPr>
        <w:t>：</w:t>
      </w:r>
      <w:r>
        <w:rPr>
          <w:rFonts w:hint="eastAsia" w:ascii="宋体" w:hAnsi="宋体" w:eastAsia="宋体" w:cs="宋体"/>
          <w:color w:val="0000FF"/>
          <w:szCs w:val="21"/>
          <w:u w:val="single"/>
        </w:rPr>
        <w:t xml:space="preserve"> </w:t>
      </w:r>
      <w:r>
        <w:rPr>
          <w:rFonts w:hint="eastAsia" w:ascii="宋体" w:hAnsi="宋体" w:eastAsia="宋体" w:cs="宋体"/>
          <w:color w:val="000000"/>
          <w:szCs w:val="21"/>
          <w:u w:val="single"/>
        </w:rPr>
        <w:t xml:space="preserve">              </w:t>
      </w:r>
      <w:r>
        <w:rPr>
          <w:rFonts w:hint="eastAsia" w:ascii="宋体" w:hAnsi="宋体" w:eastAsia="宋体" w:cs="宋体"/>
          <w:szCs w:val="21"/>
          <w:u w:val="single"/>
        </w:rPr>
        <w:t xml:space="preserve">                                                </w:t>
      </w:r>
    </w:p>
    <w:p w14:paraId="538FD045">
      <w:pPr>
        <w:numPr>
          <w:ilvl w:val="0"/>
          <w:numId w:val="11"/>
        </w:numPr>
        <w:adjustRightInd w:val="0"/>
        <w:snapToGrid w:val="0"/>
        <w:spacing w:before="0" w:beforeLines="0" w:line="400" w:lineRule="exact"/>
        <w:ind w:firstLine="422" w:firstLineChars="200"/>
        <w:rPr>
          <w:rFonts w:ascii="宋体" w:hAnsi="宋体" w:eastAsia="宋体"/>
          <w:b/>
          <w:szCs w:val="21"/>
        </w:rPr>
      </w:pPr>
      <w:r>
        <w:rPr>
          <w:rFonts w:hint="eastAsia" w:ascii="宋体" w:hAnsi="宋体" w:eastAsia="宋体"/>
          <w:b/>
          <w:szCs w:val="21"/>
        </w:rPr>
        <w:t>合同验收</w:t>
      </w:r>
    </w:p>
    <w:p w14:paraId="72FE3ED9">
      <w:pPr>
        <w:numPr>
          <w:ilvl w:val="0"/>
          <w:numId w:val="13"/>
        </w:numPr>
        <w:adjustRightInd w:val="0"/>
        <w:snapToGrid w:val="0"/>
        <w:spacing w:before="0" w:beforeLines="0" w:line="400" w:lineRule="exact"/>
        <w:ind w:firstLine="420" w:firstLineChars="200"/>
        <w:rPr>
          <w:rFonts w:hint="eastAsia" w:ascii="宋体" w:hAnsi="宋体" w:eastAsia="宋体"/>
          <w:bCs/>
          <w:szCs w:val="21"/>
        </w:rPr>
      </w:pPr>
      <w:r>
        <w:rPr>
          <w:rFonts w:hint="eastAsia" w:ascii="宋体" w:hAnsi="宋体" w:eastAsia="宋体"/>
          <w:bCs/>
          <w:szCs w:val="21"/>
        </w:rPr>
        <w:t>验收组织方式：</w:t>
      </w:r>
      <w:r>
        <w:rPr>
          <w:rFonts w:hint="eastAsia" w:ascii="宋体" w:hAnsi="宋体" w:eastAsia="宋体" w:cs="宋体"/>
          <w:sz w:val="21"/>
          <w:szCs w:val="21"/>
        </w:rPr>
        <w:sym w:font="Wingdings" w:char="00A8"/>
      </w:r>
      <w:r>
        <w:rPr>
          <w:rFonts w:hint="eastAsia" w:ascii="宋体" w:hAnsi="宋体" w:eastAsia="宋体"/>
          <w:bCs/>
          <w:szCs w:val="21"/>
        </w:rPr>
        <w:t xml:space="preserve">自行组织 </w:t>
      </w:r>
      <w:r>
        <w:rPr>
          <w:rFonts w:hint="eastAsia" w:ascii="宋体" w:hAnsi="宋体" w:eastAsia="宋体" w:cs="宋体"/>
          <w:sz w:val="21"/>
          <w:szCs w:val="21"/>
        </w:rPr>
        <w:sym w:font="Wingdings" w:char="00A8"/>
      </w:r>
      <w:r>
        <w:rPr>
          <w:rFonts w:hint="eastAsia" w:ascii="宋体" w:hAnsi="宋体" w:eastAsia="宋体"/>
          <w:bCs/>
          <w:szCs w:val="21"/>
        </w:rPr>
        <w:t>委托第三方组织</w:t>
      </w:r>
    </w:p>
    <w:p w14:paraId="75E3FC71">
      <w:pPr>
        <w:numPr>
          <w:ilvl w:val="0"/>
          <w:numId w:val="0"/>
        </w:numPr>
        <w:adjustRightInd w:val="0"/>
        <w:snapToGrid w:val="0"/>
        <w:spacing w:before="0" w:beforeLines="0" w:line="400" w:lineRule="exact"/>
        <w:rPr>
          <w:rFonts w:ascii="宋体" w:hAnsi="宋体" w:eastAsia="宋体"/>
          <w:bCs/>
          <w:szCs w:val="21"/>
        </w:rPr>
      </w:pPr>
      <w:r>
        <w:rPr>
          <w:rFonts w:hint="eastAsia" w:ascii="宋体" w:hAnsi="宋体" w:eastAsia="宋体"/>
          <w:bCs/>
          <w:szCs w:val="21"/>
          <w:lang w:val="en-US" w:eastAsia="zh-CN"/>
        </w:rPr>
        <w:t xml:space="preserve">         </w:t>
      </w:r>
      <w:r>
        <w:rPr>
          <w:rFonts w:hint="eastAsia" w:ascii="宋体" w:hAnsi="宋体" w:eastAsia="宋体"/>
          <w:bCs/>
          <w:szCs w:val="21"/>
        </w:rPr>
        <w:t>验收主体：</w:t>
      </w:r>
      <w:r>
        <w:rPr>
          <w:rFonts w:hint="eastAsia" w:ascii="宋体" w:hAnsi="宋体" w:eastAsia="宋体"/>
          <w:bCs/>
          <w:szCs w:val="21"/>
          <w:u w:val="single"/>
        </w:rPr>
        <w:t xml:space="preserve">                  </w:t>
      </w:r>
    </w:p>
    <w:p w14:paraId="618C99A8">
      <w:pPr>
        <w:adjustRightInd w:val="0"/>
        <w:snapToGrid w:val="0"/>
        <w:spacing w:before="0" w:beforeLines="0" w:line="400" w:lineRule="exact"/>
        <w:ind w:firstLine="0" w:firstLineChars="0"/>
        <w:rPr>
          <w:rFonts w:ascii="宋体" w:hAnsi="宋体" w:eastAsia="宋体"/>
          <w:bCs/>
          <w:szCs w:val="21"/>
        </w:rPr>
      </w:pPr>
      <w:r>
        <w:rPr>
          <w:rFonts w:hint="eastAsia" w:ascii="宋体" w:hAnsi="宋体" w:eastAsia="宋体"/>
          <w:bCs/>
          <w:szCs w:val="21"/>
          <w:lang w:val="en-US" w:eastAsia="zh-CN"/>
        </w:rPr>
        <w:t xml:space="preserve">        </w:t>
      </w:r>
      <w:r>
        <w:rPr>
          <w:rFonts w:hint="eastAsia" w:ascii="宋体" w:hAnsi="宋体" w:eastAsia="宋体"/>
          <w:bCs/>
          <w:szCs w:val="21"/>
        </w:rPr>
        <w:t>是否邀请本项目的其他供应商</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宋体" w:hAnsi="宋体" w:eastAsia="宋体" w:cs="宋体"/>
          <w:sz w:val="21"/>
          <w:szCs w:val="21"/>
        </w:rPr>
        <w:sym w:font="Wingdings" w:char="00A8"/>
      </w:r>
      <w:r>
        <w:rPr>
          <w:rFonts w:hint="eastAsia" w:ascii="宋体" w:hAnsi="宋体" w:eastAsia="宋体"/>
          <w:bCs/>
          <w:szCs w:val="21"/>
        </w:rPr>
        <w:t xml:space="preserve">是  </w:t>
      </w:r>
      <w:r>
        <w:rPr>
          <w:rFonts w:hint="eastAsia" w:ascii="宋体" w:hAnsi="宋体" w:eastAsia="宋体" w:cs="宋体"/>
          <w:sz w:val="21"/>
          <w:szCs w:val="21"/>
        </w:rPr>
        <w:sym w:font="Wingdings" w:char="00A8"/>
      </w:r>
      <w:r>
        <w:rPr>
          <w:rFonts w:hint="eastAsia" w:ascii="宋体" w:hAnsi="宋体" w:eastAsia="宋体"/>
          <w:bCs/>
          <w:szCs w:val="21"/>
        </w:rPr>
        <w:t>否</w:t>
      </w:r>
    </w:p>
    <w:p w14:paraId="55F8C99B">
      <w:pPr>
        <w:adjustRightInd w:val="0"/>
        <w:snapToGrid w:val="0"/>
        <w:spacing w:before="0" w:beforeLines="0" w:line="400" w:lineRule="exact"/>
        <w:ind w:firstLine="840" w:firstLineChars="400"/>
        <w:rPr>
          <w:rFonts w:ascii="宋体" w:hAnsi="宋体" w:eastAsia="宋体"/>
          <w:bCs/>
          <w:szCs w:val="21"/>
        </w:rPr>
      </w:pPr>
      <w:r>
        <w:rPr>
          <w:rFonts w:hint="eastAsia" w:ascii="宋体" w:hAnsi="宋体" w:eastAsia="宋体"/>
          <w:bCs/>
          <w:szCs w:val="21"/>
        </w:rPr>
        <w:t>是否邀请专家</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宋体" w:hAnsi="宋体" w:eastAsia="宋体" w:cs="宋体"/>
          <w:sz w:val="21"/>
          <w:szCs w:val="21"/>
        </w:rPr>
        <w:sym w:font="Wingdings" w:char="00A8"/>
      </w:r>
      <w:r>
        <w:rPr>
          <w:rFonts w:hint="eastAsia" w:ascii="宋体" w:hAnsi="宋体" w:eastAsia="宋体"/>
          <w:bCs/>
          <w:szCs w:val="21"/>
        </w:rPr>
        <w:t xml:space="preserve">是  </w:t>
      </w:r>
      <w:r>
        <w:rPr>
          <w:rFonts w:hint="eastAsia" w:ascii="宋体" w:hAnsi="宋体" w:eastAsia="宋体" w:cs="宋体"/>
          <w:sz w:val="21"/>
          <w:szCs w:val="21"/>
        </w:rPr>
        <w:sym w:font="Wingdings" w:char="00A8"/>
      </w:r>
      <w:r>
        <w:rPr>
          <w:rFonts w:hint="eastAsia" w:ascii="宋体" w:hAnsi="宋体" w:eastAsia="宋体"/>
          <w:bCs/>
          <w:szCs w:val="21"/>
        </w:rPr>
        <w:t>否</w:t>
      </w:r>
    </w:p>
    <w:p w14:paraId="296294F4">
      <w:pPr>
        <w:adjustRightInd w:val="0"/>
        <w:snapToGrid w:val="0"/>
        <w:spacing w:before="0" w:beforeLines="0" w:line="400" w:lineRule="exact"/>
        <w:ind w:firstLine="840" w:firstLineChars="400"/>
        <w:rPr>
          <w:rFonts w:ascii="宋体" w:hAnsi="宋体" w:eastAsia="宋体"/>
          <w:bCs/>
          <w:szCs w:val="21"/>
        </w:rPr>
      </w:pPr>
      <w:r>
        <w:rPr>
          <w:rFonts w:hint="eastAsia" w:ascii="宋体" w:hAnsi="宋体" w:eastAsia="宋体"/>
          <w:bCs/>
          <w:szCs w:val="21"/>
        </w:rPr>
        <w:t>是否邀请服务对象</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宋体" w:hAnsi="宋体" w:eastAsia="宋体" w:cs="宋体"/>
          <w:sz w:val="21"/>
          <w:szCs w:val="21"/>
        </w:rPr>
        <w:sym w:font="Wingdings" w:char="00A8"/>
      </w:r>
      <w:r>
        <w:rPr>
          <w:rFonts w:hint="eastAsia" w:ascii="宋体" w:hAnsi="宋体" w:eastAsia="宋体"/>
          <w:bCs/>
          <w:szCs w:val="21"/>
        </w:rPr>
        <w:t xml:space="preserve">是  </w:t>
      </w:r>
      <w:r>
        <w:rPr>
          <w:rFonts w:hint="eastAsia" w:ascii="宋体" w:hAnsi="宋体" w:eastAsia="宋体" w:cs="宋体"/>
          <w:sz w:val="21"/>
          <w:szCs w:val="21"/>
        </w:rPr>
        <w:sym w:font="Wingdings" w:char="00A8"/>
      </w:r>
      <w:r>
        <w:rPr>
          <w:rFonts w:hint="eastAsia" w:ascii="宋体" w:hAnsi="宋体" w:eastAsia="宋体"/>
          <w:bCs/>
          <w:szCs w:val="21"/>
        </w:rPr>
        <w:t>否</w:t>
      </w:r>
    </w:p>
    <w:p w14:paraId="186DAFB3">
      <w:pPr>
        <w:adjustRightInd w:val="0"/>
        <w:snapToGrid w:val="0"/>
        <w:spacing w:before="0" w:beforeLines="0" w:line="400" w:lineRule="exact"/>
        <w:ind w:firstLine="840" w:firstLineChars="400"/>
        <w:rPr>
          <w:rFonts w:ascii="宋体" w:hAnsi="宋体" w:eastAsia="宋体"/>
          <w:bCs/>
          <w:szCs w:val="21"/>
        </w:rPr>
      </w:pPr>
      <w:r>
        <w:rPr>
          <w:rFonts w:hint="eastAsia" w:ascii="宋体" w:hAnsi="宋体" w:eastAsia="宋体"/>
          <w:bCs/>
          <w:szCs w:val="21"/>
        </w:rPr>
        <w:t>是否邀请第三方检测机构</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宋体" w:hAnsi="宋体" w:eastAsia="宋体" w:cs="宋体"/>
          <w:sz w:val="21"/>
          <w:szCs w:val="21"/>
        </w:rPr>
        <w:sym w:font="Wingdings" w:char="00A8"/>
      </w:r>
      <w:r>
        <w:rPr>
          <w:rFonts w:hint="eastAsia" w:ascii="宋体" w:hAnsi="宋体" w:eastAsia="宋体"/>
          <w:bCs/>
          <w:szCs w:val="21"/>
        </w:rPr>
        <w:t xml:space="preserve">是  </w:t>
      </w:r>
      <w:r>
        <w:rPr>
          <w:rFonts w:hint="eastAsia" w:ascii="宋体" w:hAnsi="宋体" w:eastAsia="宋体" w:cs="宋体"/>
          <w:sz w:val="21"/>
          <w:szCs w:val="21"/>
        </w:rPr>
        <w:sym w:font="Wingdings" w:char="00A8"/>
      </w:r>
      <w:r>
        <w:rPr>
          <w:rFonts w:hint="eastAsia" w:ascii="宋体" w:hAnsi="宋体" w:eastAsia="宋体"/>
          <w:bCs/>
          <w:szCs w:val="21"/>
        </w:rPr>
        <w:t>否</w:t>
      </w:r>
    </w:p>
    <w:p w14:paraId="2C398EE1">
      <w:pPr>
        <w:adjustRightInd w:val="0"/>
        <w:snapToGrid w:val="0"/>
        <w:spacing w:before="0" w:beforeLines="0" w:line="400" w:lineRule="exact"/>
        <w:ind w:firstLine="840" w:firstLineChars="400"/>
        <w:rPr>
          <w:rFonts w:hint="eastAsia" w:ascii="宋体" w:hAnsi="宋体" w:eastAsia="宋体"/>
          <w:bCs/>
          <w:szCs w:val="21"/>
        </w:rPr>
      </w:pPr>
      <w:r>
        <w:rPr>
          <w:rFonts w:hint="eastAsia" w:ascii="宋体" w:hAnsi="宋体" w:eastAsia="宋体"/>
          <w:bCs/>
          <w:szCs w:val="21"/>
          <w:lang w:eastAsia="zh-CN"/>
        </w:rPr>
        <w:t>是否进行抽查检测：</w:t>
      </w:r>
      <w:r>
        <w:rPr>
          <w:rFonts w:hint="eastAsia" w:ascii="宋体" w:hAnsi="宋体" w:eastAsia="宋体" w:cs="宋体"/>
          <w:sz w:val="21"/>
          <w:szCs w:val="21"/>
        </w:rPr>
        <w:sym w:font="Wingdings" w:char="00A8"/>
      </w:r>
      <w:r>
        <w:rPr>
          <w:rFonts w:hint="eastAsia" w:ascii="宋体" w:hAnsi="宋体" w:eastAsia="宋体"/>
          <w:bCs/>
          <w:szCs w:val="21"/>
        </w:rPr>
        <w:t>是</w:t>
      </w:r>
      <w:r>
        <w:rPr>
          <w:rFonts w:hint="eastAsia" w:ascii="宋体" w:hAnsi="宋体" w:eastAsia="宋体"/>
          <w:bCs/>
          <w:szCs w:val="21"/>
          <w:lang w:eastAsia="zh-CN"/>
        </w:rPr>
        <w:t>，抽查比例：</w:t>
      </w:r>
      <w:r>
        <w:rPr>
          <w:rFonts w:hint="eastAsia" w:ascii="宋体" w:hAnsi="宋体" w:eastAsia="宋体"/>
          <w:bCs/>
          <w:szCs w:val="21"/>
          <w:u w:val="single"/>
        </w:rPr>
        <w:t xml:space="preserve">   </w:t>
      </w:r>
      <w:r>
        <w:rPr>
          <w:rFonts w:hint="eastAsia" w:ascii="宋体" w:hAnsi="宋体" w:eastAsia="宋体"/>
          <w:bCs/>
          <w:szCs w:val="21"/>
          <w:u w:val="single"/>
          <w:lang w:val="en-US" w:eastAsia="zh-CN"/>
        </w:rPr>
        <w:t xml:space="preserve">     </w:t>
      </w:r>
      <w:r>
        <w:rPr>
          <w:rFonts w:hint="eastAsia" w:ascii="宋体" w:hAnsi="宋体" w:eastAsia="宋体"/>
          <w:bCs/>
          <w:szCs w:val="21"/>
        </w:rPr>
        <w:t xml:space="preserve"> </w:t>
      </w:r>
      <w:r>
        <w:rPr>
          <w:rFonts w:hint="eastAsia" w:ascii="宋体" w:hAnsi="宋体" w:eastAsia="宋体" w:cs="宋体"/>
          <w:sz w:val="21"/>
          <w:szCs w:val="21"/>
        </w:rPr>
        <w:sym w:font="Wingdings" w:char="00A8"/>
      </w:r>
      <w:r>
        <w:rPr>
          <w:rFonts w:hint="eastAsia" w:ascii="宋体" w:hAnsi="宋体" w:eastAsia="宋体"/>
          <w:bCs/>
          <w:szCs w:val="21"/>
        </w:rPr>
        <w:t>否</w:t>
      </w:r>
    </w:p>
    <w:p w14:paraId="686EBF19">
      <w:pPr>
        <w:adjustRightInd w:val="0"/>
        <w:snapToGrid w:val="0"/>
        <w:spacing w:before="0" w:beforeLines="0" w:line="400" w:lineRule="exact"/>
        <w:ind w:firstLine="840" w:firstLineChars="400"/>
        <w:rPr>
          <w:rFonts w:hint="eastAsia" w:ascii="宋体" w:hAnsi="宋体" w:eastAsia="宋体"/>
          <w:bCs/>
          <w:szCs w:val="21"/>
          <w:u w:val="single"/>
          <w:lang w:eastAsia="zh-CN"/>
        </w:rPr>
      </w:pPr>
      <w:r>
        <w:rPr>
          <w:rFonts w:hint="eastAsia" w:ascii="宋体" w:hAnsi="宋体" w:eastAsia="宋体"/>
          <w:bCs/>
          <w:szCs w:val="21"/>
          <w:lang w:val="en-US" w:eastAsia="zh-CN"/>
        </w:rPr>
        <w:t>是否存在破坏性检测：</w:t>
      </w:r>
      <w:r>
        <w:rPr>
          <w:rFonts w:hint="eastAsia" w:ascii="宋体" w:hAnsi="宋体" w:eastAsia="宋体" w:cs="宋体"/>
          <w:sz w:val="21"/>
          <w:szCs w:val="21"/>
        </w:rPr>
        <w:sym w:font="Wingdings" w:char="00A8"/>
      </w:r>
      <w:r>
        <w:rPr>
          <w:rFonts w:hint="eastAsia" w:ascii="宋体" w:hAnsi="宋体" w:eastAsia="宋体"/>
          <w:bCs/>
          <w:szCs w:val="21"/>
        </w:rPr>
        <w:t>是</w:t>
      </w:r>
      <w:r>
        <w:rPr>
          <w:rFonts w:hint="eastAsia" w:ascii="宋体" w:hAnsi="宋体" w:eastAsia="宋体"/>
          <w:bCs/>
          <w:szCs w:val="21"/>
          <w:lang w:eastAsia="zh-CN"/>
        </w:rPr>
        <w:t>，</w:t>
      </w:r>
      <w:r>
        <w:rPr>
          <w:rFonts w:hint="eastAsia" w:ascii="宋体" w:hAnsi="宋体" w:eastAsia="宋体"/>
          <w:bCs/>
          <w:szCs w:val="21"/>
          <w:u w:val="single"/>
          <w:lang w:eastAsia="zh-CN"/>
        </w:rPr>
        <w:t>（应明确对被破坏的检测产品的处理方式）</w:t>
      </w:r>
    </w:p>
    <w:p w14:paraId="2351B315">
      <w:pPr>
        <w:adjustRightInd w:val="0"/>
        <w:snapToGrid w:val="0"/>
        <w:spacing w:before="0" w:beforeLines="0" w:line="400" w:lineRule="exact"/>
        <w:ind w:firstLine="840" w:firstLineChars="400"/>
        <w:rPr>
          <w:rFonts w:hint="eastAsia" w:ascii="宋体" w:hAnsi="宋体" w:eastAsia="宋体"/>
          <w:bCs/>
          <w:szCs w:val="21"/>
          <w:lang w:eastAsia="zh-CN"/>
        </w:rPr>
      </w:pPr>
      <w:r>
        <w:rPr>
          <w:rFonts w:hint="eastAsia" w:ascii="宋体" w:hAnsi="宋体" w:eastAsia="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bCs/>
          <w:szCs w:val="21"/>
        </w:rPr>
        <w:t>否</w:t>
      </w:r>
    </w:p>
    <w:p w14:paraId="21592D5B">
      <w:pPr>
        <w:adjustRightInd w:val="0"/>
        <w:snapToGrid w:val="0"/>
        <w:spacing w:before="0" w:beforeLines="0" w:line="400" w:lineRule="exact"/>
        <w:ind w:firstLine="840" w:firstLineChars="400"/>
        <w:rPr>
          <w:rFonts w:hint="eastAsia" w:ascii="宋体" w:hAnsi="宋体" w:eastAsia="宋体"/>
          <w:bCs/>
          <w:szCs w:val="21"/>
          <w:u w:val="single"/>
        </w:rPr>
      </w:pPr>
      <w:r>
        <w:rPr>
          <w:rFonts w:hint="eastAsia" w:ascii="宋体" w:hAnsi="宋体" w:eastAsia="宋体"/>
          <w:bCs/>
          <w:szCs w:val="21"/>
        </w:rPr>
        <w:t>验收组织的其他事项：</w:t>
      </w:r>
      <w:r>
        <w:rPr>
          <w:rFonts w:hint="eastAsia" w:ascii="宋体" w:hAnsi="宋体" w:eastAsia="宋体"/>
          <w:bCs/>
          <w:szCs w:val="21"/>
          <w:u w:val="single"/>
        </w:rPr>
        <w:t xml:space="preserve">                </w:t>
      </w:r>
    </w:p>
    <w:p w14:paraId="05850288">
      <w:pPr>
        <w:adjustRightInd w:val="0"/>
        <w:snapToGrid w:val="0"/>
        <w:spacing w:before="0" w:beforeLines="0" w:line="400" w:lineRule="exact"/>
        <w:ind w:firstLine="420" w:firstLineChars="200"/>
        <w:rPr>
          <w:rFonts w:hint="eastAsia" w:ascii="宋体" w:hAnsi="宋体" w:eastAsia="宋体"/>
          <w:bCs/>
          <w:szCs w:val="21"/>
          <w:u w:val="single"/>
        </w:rPr>
      </w:pPr>
      <w:r>
        <w:rPr>
          <w:rFonts w:hint="eastAsia" w:ascii="宋体" w:hAnsi="宋体" w:eastAsia="宋体"/>
          <w:bCs/>
          <w:szCs w:val="21"/>
        </w:rPr>
        <w:t>（2）履约验收时间：</w:t>
      </w:r>
      <w:r>
        <w:rPr>
          <w:rFonts w:hint="eastAsia" w:ascii="宋体" w:hAnsi="宋体" w:eastAsia="宋体"/>
          <w:bCs/>
          <w:szCs w:val="21"/>
          <w:u w:val="single"/>
        </w:rPr>
        <w:t>（计划于何时验收/供应商提出验收申请之日起   日内组织验收）</w:t>
      </w:r>
      <w:r>
        <w:rPr>
          <w:rFonts w:hint="eastAsia" w:ascii="宋体" w:hAnsi="宋体" w:eastAsia="宋体"/>
          <w:bCs/>
          <w:szCs w:val="21"/>
          <w:u w:val="single"/>
          <w:lang w:val="en-US" w:eastAsia="zh-CN"/>
        </w:rPr>
        <w:t xml:space="preserve"> </w:t>
      </w:r>
    </w:p>
    <w:p w14:paraId="31C4E438">
      <w:pPr>
        <w:adjustRightInd w:val="0"/>
        <w:snapToGrid w:val="0"/>
        <w:spacing w:before="0" w:beforeLines="0" w:line="400" w:lineRule="exact"/>
        <w:ind w:firstLine="420" w:firstLineChars="200"/>
        <w:rPr>
          <w:rFonts w:hint="eastAsia" w:ascii="宋体" w:hAnsi="宋体" w:eastAsia="宋体"/>
          <w:bCs/>
          <w:szCs w:val="21"/>
        </w:rPr>
      </w:pPr>
      <w:r>
        <w:rPr>
          <w:rFonts w:hint="eastAsia" w:ascii="宋体" w:hAnsi="宋体" w:eastAsia="宋体"/>
          <w:bCs/>
          <w:szCs w:val="21"/>
        </w:rPr>
        <w:t>（3）履约验收方式：</w:t>
      </w:r>
      <w:r>
        <w:rPr>
          <w:rFonts w:hint="eastAsia" w:ascii="宋体" w:hAnsi="宋体" w:eastAsia="宋体" w:cs="宋体"/>
          <w:sz w:val="21"/>
          <w:szCs w:val="21"/>
        </w:rPr>
        <w:sym w:font="Wingdings" w:char="00A8"/>
      </w:r>
      <w:r>
        <w:rPr>
          <w:rFonts w:hint="eastAsia" w:ascii="宋体" w:hAnsi="宋体" w:eastAsia="宋体"/>
          <w:bCs/>
          <w:szCs w:val="21"/>
        </w:rPr>
        <w:t xml:space="preserve">一次性验收         </w:t>
      </w:r>
    </w:p>
    <w:p w14:paraId="195EA9A3">
      <w:pPr>
        <w:adjustRightInd w:val="0"/>
        <w:snapToGrid w:val="0"/>
        <w:spacing w:before="0" w:beforeLines="0" w:line="400" w:lineRule="exact"/>
        <w:ind w:firstLine="0" w:firstLineChars="0"/>
        <w:rPr>
          <w:rFonts w:hint="eastAsia" w:ascii="宋体" w:hAnsi="宋体" w:eastAsia="宋体"/>
          <w:bCs/>
          <w:szCs w:val="21"/>
          <w:lang w:val="en-US" w:eastAsia="zh-CN"/>
        </w:rPr>
      </w:pPr>
      <w:r>
        <w:rPr>
          <w:rFonts w:hint="eastAsia" w:ascii="宋体" w:hAnsi="宋体" w:eastAsia="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bCs/>
          <w:szCs w:val="21"/>
        </w:rPr>
        <w:t>分期/分项验收</w:t>
      </w:r>
      <w:r>
        <w:rPr>
          <w:rFonts w:hint="eastAsia" w:ascii="宋体" w:hAnsi="宋体" w:eastAsia="宋体"/>
          <w:bCs/>
          <w:szCs w:val="21"/>
          <w:lang w:eastAsia="zh-CN"/>
        </w:rPr>
        <w:t>：</w:t>
      </w:r>
      <w:r>
        <w:rPr>
          <w:rFonts w:hint="eastAsia" w:ascii="宋体" w:hAnsi="宋体" w:eastAsia="宋体"/>
          <w:bCs/>
          <w:szCs w:val="21"/>
          <w:u w:val="single"/>
        </w:rPr>
        <w:t xml:space="preserve"> </w:t>
      </w:r>
      <w:r>
        <w:rPr>
          <w:rFonts w:hint="eastAsia" w:ascii="宋体" w:hAnsi="宋体" w:eastAsia="宋体"/>
          <w:bCs/>
          <w:szCs w:val="21"/>
          <w:u w:val="single"/>
          <w:lang w:eastAsia="zh-CN"/>
        </w:rPr>
        <w:t>（应明确分期</w:t>
      </w:r>
      <w:r>
        <w:rPr>
          <w:rFonts w:hint="default" w:ascii="宋体" w:hAnsi="宋体" w:eastAsia="宋体"/>
          <w:bCs/>
          <w:szCs w:val="21"/>
          <w:u w:val="single"/>
          <w:lang w:val="en" w:eastAsia="zh-CN"/>
        </w:rPr>
        <w:t>/</w:t>
      </w:r>
      <w:r>
        <w:rPr>
          <w:rFonts w:hint="eastAsia" w:ascii="宋体" w:hAnsi="宋体" w:eastAsia="宋体"/>
          <w:bCs/>
          <w:szCs w:val="21"/>
          <w:u w:val="single"/>
          <w:lang w:val="en" w:eastAsia="zh-CN"/>
        </w:rPr>
        <w:t>分项验收的工作安排</w:t>
      </w:r>
      <w:r>
        <w:rPr>
          <w:rFonts w:hint="eastAsia" w:ascii="宋体" w:hAnsi="宋体" w:eastAsia="宋体"/>
          <w:bCs/>
          <w:szCs w:val="21"/>
          <w:u w:val="single"/>
          <w:lang w:eastAsia="zh-CN"/>
        </w:rPr>
        <w:t>）</w:t>
      </w:r>
      <w:r>
        <w:rPr>
          <w:rFonts w:hint="eastAsia" w:ascii="宋体" w:hAnsi="宋体" w:eastAsia="宋体"/>
          <w:bCs/>
          <w:szCs w:val="21"/>
          <w:u w:val="single"/>
        </w:rPr>
        <w:t xml:space="preserve"> </w:t>
      </w:r>
      <w:r>
        <w:rPr>
          <w:rFonts w:hint="eastAsia" w:ascii="宋体" w:hAnsi="宋体" w:eastAsia="宋体"/>
          <w:bCs/>
          <w:szCs w:val="21"/>
          <w:u w:val="single"/>
          <w:lang w:val="en-US" w:eastAsia="zh-CN"/>
        </w:rPr>
        <w:t xml:space="preserve"> </w:t>
      </w:r>
    </w:p>
    <w:p w14:paraId="16924BBE">
      <w:pPr>
        <w:adjustRightInd w:val="0"/>
        <w:snapToGrid w:val="0"/>
        <w:spacing w:before="0" w:beforeLines="0" w:line="400" w:lineRule="exact"/>
        <w:ind w:firstLine="420" w:firstLineChars="200"/>
        <w:rPr>
          <w:rFonts w:ascii="宋体" w:hAnsi="宋体" w:eastAsia="宋体"/>
          <w:bCs/>
          <w:szCs w:val="21"/>
        </w:rPr>
      </w:pPr>
      <w:r>
        <w:rPr>
          <w:rFonts w:hint="eastAsia" w:ascii="宋体" w:hAnsi="宋体" w:eastAsia="宋体"/>
          <w:bCs/>
          <w:szCs w:val="21"/>
        </w:rPr>
        <w:t>（4）履约验收程序：</w:t>
      </w:r>
      <w:r>
        <w:rPr>
          <w:rFonts w:hint="eastAsia" w:ascii="宋体" w:hAnsi="宋体" w:eastAsia="宋体"/>
          <w:bCs/>
          <w:szCs w:val="21"/>
          <w:u w:val="single"/>
        </w:rPr>
        <w:t xml:space="preserve">                                         </w:t>
      </w:r>
    </w:p>
    <w:p w14:paraId="7714AE63">
      <w:pPr>
        <w:adjustRightInd w:val="0"/>
        <w:snapToGrid w:val="0"/>
        <w:spacing w:before="0" w:beforeLines="0" w:line="400" w:lineRule="exact"/>
        <w:ind w:firstLine="420" w:firstLineChars="200"/>
        <w:rPr>
          <w:rFonts w:ascii="宋体" w:hAnsi="宋体" w:eastAsia="宋体"/>
          <w:bCs/>
          <w:szCs w:val="21"/>
          <w:u w:val="single"/>
        </w:rPr>
      </w:pPr>
      <w:r>
        <w:rPr>
          <w:rFonts w:hint="eastAsia" w:ascii="宋体" w:hAnsi="宋体" w:eastAsia="宋体"/>
          <w:bCs/>
          <w:szCs w:val="21"/>
        </w:rPr>
        <w:t>（5）履约验收的内容：</w:t>
      </w:r>
      <w:r>
        <w:rPr>
          <w:rFonts w:hint="eastAsia" w:ascii="宋体" w:hAnsi="宋体" w:eastAsia="宋体"/>
          <w:bCs/>
          <w:szCs w:val="21"/>
          <w:u w:val="single"/>
        </w:rPr>
        <w:t xml:space="preserve"> </w:t>
      </w:r>
      <w:r>
        <w:rPr>
          <w:rFonts w:hint="eastAsia" w:ascii="宋体" w:hAnsi="宋体" w:eastAsia="宋体"/>
          <w:bCs/>
          <w:szCs w:val="21"/>
          <w:u w:val="single"/>
          <w:lang w:eastAsia="zh-CN"/>
        </w:rPr>
        <w:t>（应当包括每一项技术和商务要求的履约情况，特别是落实政府采购扶持中小企业，支持绿色发展和乡村振兴等政策情况）</w:t>
      </w:r>
      <w:r>
        <w:rPr>
          <w:rFonts w:hint="eastAsia" w:ascii="宋体" w:hAnsi="宋体" w:eastAsia="宋体"/>
          <w:bCs/>
          <w:szCs w:val="21"/>
          <w:u w:val="single"/>
        </w:rPr>
        <w:t xml:space="preserve">                                      </w:t>
      </w:r>
    </w:p>
    <w:p w14:paraId="34E11ED1">
      <w:pPr>
        <w:adjustRightInd w:val="0"/>
        <w:snapToGrid w:val="0"/>
        <w:spacing w:before="0" w:beforeLines="0" w:line="400" w:lineRule="exact"/>
        <w:ind w:firstLine="420" w:firstLineChars="200"/>
        <w:rPr>
          <w:rFonts w:hint="eastAsia" w:ascii="宋体" w:hAnsi="宋体" w:eastAsia="宋体"/>
          <w:bCs/>
          <w:szCs w:val="21"/>
          <w:u w:val="single"/>
        </w:rPr>
      </w:pPr>
      <w:r>
        <w:rPr>
          <w:rFonts w:hint="eastAsia" w:ascii="宋体" w:hAnsi="宋体" w:eastAsia="宋体"/>
          <w:bCs/>
          <w:szCs w:val="21"/>
        </w:rPr>
        <w:t>（6）履约验收标准：</w:t>
      </w:r>
      <w:r>
        <w:rPr>
          <w:rFonts w:hint="eastAsia" w:ascii="宋体" w:hAnsi="宋体" w:eastAsia="宋体"/>
          <w:bCs/>
          <w:szCs w:val="21"/>
          <w:u w:val="single"/>
        </w:rPr>
        <w:t xml:space="preserve">                                         </w:t>
      </w:r>
    </w:p>
    <w:p w14:paraId="2101A204">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bCs/>
          <w:sz w:val="21"/>
          <w:szCs w:val="21"/>
          <w:u w:val="none"/>
          <w:lang w:val="en-US" w:eastAsia="zh-CN" w:bidi="ar-SA"/>
        </w:rPr>
        <w:t>（7）是否以采购活动中供应商提供的样品作为参考：</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 xml:space="preserve">是  </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否</w:t>
      </w:r>
    </w:p>
    <w:p w14:paraId="696A2962">
      <w:pPr>
        <w:adjustRightInd w:val="0"/>
        <w:snapToGrid w:val="0"/>
        <w:spacing w:before="0" w:beforeLines="0" w:line="400" w:lineRule="exact"/>
        <w:ind w:firstLine="420" w:firstLineChars="200"/>
        <w:rPr>
          <w:rFonts w:hint="eastAsia" w:ascii="宋体" w:hAnsi="宋体" w:eastAsia="宋体" w:cs="宋体"/>
          <w:bCs/>
          <w:szCs w:val="21"/>
          <w:u w:val="single"/>
        </w:rPr>
      </w:pPr>
      <w:r>
        <w:rPr>
          <w:rFonts w:hint="eastAsia" w:ascii="宋体" w:hAnsi="宋体" w:eastAsia="宋体" w:cs="宋体"/>
          <w:bCs/>
          <w:szCs w:val="21"/>
        </w:rPr>
        <w:t>（8）履约验收其他事项：</w:t>
      </w:r>
      <w:r>
        <w:rPr>
          <w:rFonts w:hint="eastAsia" w:ascii="宋体" w:hAnsi="宋体" w:eastAsia="宋体" w:cs="宋体"/>
          <w:bCs/>
          <w:szCs w:val="21"/>
          <w:u w:val="single"/>
        </w:rPr>
        <w:t xml:space="preserve">      </w:t>
      </w:r>
      <w:r>
        <w:rPr>
          <w:rFonts w:hint="eastAsia" w:ascii="宋体" w:hAnsi="宋体" w:eastAsia="宋体" w:cs="宋体"/>
          <w:bCs/>
          <w:i w:val="0"/>
          <w:iCs w:val="0"/>
          <w:szCs w:val="21"/>
          <w:u w:val="single"/>
        </w:rPr>
        <w:t>（产权过户登记等）</w:t>
      </w:r>
      <w:r>
        <w:rPr>
          <w:rFonts w:hint="eastAsia" w:ascii="宋体" w:hAnsi="宋体" w:eastAsia="宋体" w:cs="宋体"/>
          <w:bCs/>
          <w:szCs w:val="21"/>
          <w:u w:val="single"/>
        </w:rPr>
        <w:t xml:space="preserve">          </w:t>
      </w:r>
    </w:p>
    <w:p w14:paraId="11E287F5">
      <w:pPr>
        <w:numPr>
          <w:ilvl w:val="0"/>
          <w:numId w:val="11"/>
        </w:numPr>
        <w:adjustRightInd w:val="0"/>
        <w:snapToGrid w:val="0"/>
        <w:spacing w:before="0" w:beforeLines="0" w:line="400" w:lineRule="exact"/>
        <w:ind w:firstLine="422" w:firstLineChars="200"/>
        <w:rPr>
          <w:rFonts w:hint="eastAsia" w:ascii="宋体" w:hAnsi="宋体" w:eastAsia="宋体"/>
          <w:b/>
          <w:szCs w:val="21"/>
        </w:rPr>
      </w:pPr>
      <w:r>
        <w:rPr>
          <w:rFonts w:hint="eastAsia" w:ascii="宋体" w:hAnsi="宋体" w:eastAsia="宋体"/>
          <w:b/>
          <w:szCs w:val="21"/>
        </w:rPr>
        <w:t>组成合同的文件</w:t>
      </w:r>
    </w:p>
    <w:p w14:paraId="41B22168">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本协议书与下列文件一起构成合同文件，如下述文件之间有任何抵触、矛盾或歧义，应按以下顺序解释：</w:t>
      </w:r>
    </w:p>
    <w:p w14:paraId="08D4720D">
      <w:pPr>
        <w:adjustRightInd w:val="0"/>
        <w:snapToGrid w:val="0"/>
        <w:spacing w:before="0" w:beforeLines="0" w:line="400" w:lineRule="exact"/>
        <w:ind w:firstLine="420" w:firstLineChars="200"/>
        <w:rPr>
          <w:rFonts w:hint="eastAsia" w:ascii="宋体" w:hAnsi="宋体" w:eastAsia="宋体"/>
          <w:color w:val="auto"/>
          <w:szCs w:val="21"/>
          <w:lang w:eastAsia="zh-CN"/>
        </w:rPr>
      </w:pPr>
      <w:r>
        <w:rPr>
          <w:rFonts w:hint="eastAsia" w:ascii="宋体" w:hAnsi="宋体" w:eastAsia="宋体"/>
          <w:color w:val="auto"/>
          <w:szCs w:val="21"/>
        </w:rPr>
        <w:t>（1）</w:t>
      </w:r>
      <w:r>
        <w:rPr>
          <w:rFonts w:hint="eastAsia" w:ascii="宋体" w:hAnsi="宋体" w:eastAsia="宋体"/>
          <w:color w:val="auto"/>
          <w:szCs w:val="21"/>
          <w:lang w:eastAsia="zh-CN"/>
        </w:rPr>
        <w:t>政府采购</w:t>
      </w:r>
      <w:r>
        <w:rPr>
          <w:rFonts w:hint="eastAsia" w:ascii="宋体" w:hAnsi="宋体" w:eastAsia="宋体"/>
          <w:color w:val="auto"/>
          <w:szCs w:val="21"/>
        </w:rPr>
        <w:t>合同协议书及其变更、补充</w:t>
      </w:r>
      <w:r>
        <w:rPr>
          <w:rFonts w:hint="eastAsia" w:ascii="宋体" w:hAnsi="宋体" w:eastAsia="宋体"/>
          <w:color w:val="auto"/>
          <w:szCs w:val="21"/>
          <w:lang w:eastAsia="zh-CN"/>
        </w:rPr>
        <w:t>协议</w:t>
      </w:r>
    </w:p>
    <w:p w14:paraId="62076C30">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2</w:t>
      </w:r>
      <w:r>
        <w:rPr>
          <w:rFonts w:hint="eastAsia" w:ascii="宋体" w:hAnsi="宋体" w:eastAsia="宋体"/>
          <w:szCs w:val="21"/>
        </w:rPr>
        <w:t>）政府采购合同专用条款</w:t>
      </w:r>
    </w:p>
    <w:p w14:paraId="49D798EA">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3</w:t>
      </w:r>
      <w:r>
        <w:rPr>
          <w:rFonts w:hint="eastAsia" w:ascii="宋体" w:hAnsi="宋体" w:eastAsia="宋体"/>
          <w:szCs w:val="21"/>
        </w:rPr>
        <w:t>）政府采购合同通用条款</w:t>
      </w:r>
    </w:p>
    <w:p w14:paraId="77845B7E">
      <w:pPr>
        <w:adjustRightInd w:val="0"/>
        <w:snapToGrid w:val="0"/>
        <w:spacing w:before="0" w:beforeLines="0" w:line="400" w:lineRule="exact"/>
        <w:ind w:firstLine="420" w:firstLineChars="200"/>
        <w:rPr>
          <w:rFonts w:ascii="宋体" w:hAnsi="宋体" w:eastAsia="宋体"/>
          <w:color w:val="auto"/>
          <w:szCs w:val="21"/>
        </w:rPr>
      </w:pPr>
      <w:r>
        <w:rPr>
          <w:rFonts w:hint="eastAsia" w:ascii="宋体" w:hAnsi="宋体" w:eastAsia="宋体"/>
          <w:color w:val="auto"/>
          <w:szCs w:val="21"/>
        </w:rPr>
        <w:t>（</w:t>
      </w:r>
      <w:r>
        <w:rPr>
          <w:rFonts w:hint="eastAsia" w:ascii="宋体" w:hAnsi="宋体" w:eastAsia="宋体"/>
          <w:color w:val="auto"/>
          <w:szCs w:val="21"/>
          <w:lang w:val="en-US" w:eastAsia="zh-CN"/>
        </w:rPr>
        <w:t>4</w:t>
      </w:r>
      <w:r>
        <w:rPr>
          <w:rFonts w:hint="eastAsia" w:ascii="宋体" w:hAnsi="宋体" w:eastAsia="宋体"/>
          <w:color w:val="auto"/>
          <w:szCs w:val="21"/>
        </w:rPr>
        <w:t>）中标</w:t>
      </w:r>
      <w:r>
        <w:rPr>
          <w:rFonts w:hint="eastAsia" w:ascii="宋体" w:hAnsi="宋体" w:eastAsia="宋体"/>
          <w:color w:val="auto"/>
          <w:szCs w:val="21"/>
          <w:lang w:eastAsia="zh-CN"/>
        </w:rPr>
        <w:t>（成交）</w:t>
      </w:r>
      <w:r>
        <w:rPr>
          <w:rFonts w:hint="eastAsia" w:ascii="宋体" w:hAnsi="宋体" w:eastAsia="宋体"/>
          <w:color w:val="auto"/>
          <w:szCs w:val="21"/>
        </w:rPr>
        <w:t>通知书</w:t>
      </w:r>
    </w:p>
    <w:p w14:paraId="39D37071">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5</w:t>
      </w:r>
      <w:r>
        <w:rPr>
          <w:rFonts w:hint="eastAsia" w:ascii="宋体" w:hAnsi="宋体" w:eastAsia="宋体"/>
          <w:szCs w:val="21"/>
        </w:rPr>
        <w:t>）投标（响应）文件</w:t>
      </w:r>
    </w:p>
    <w:p w14:paraId="61FCA011">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（6）采购文件</w:t>
      </w:r>
    </w:p>
    <w:p w14:paraId="34FDF9E2">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（7）有关技术文件，图纸</w:t>
      </w:r>
    </w:p>
    <w:p w14:paraId="1EBDD28D">
      <w:pPr>
        <w:autoSpaceDE w:val="0"/>
        <w:autoSpaceDN w:val="0"/>
        <w:adjustRightInd w:val="0"/>
        <w:spacing w:beforeLines="0" w:line="400" w:lineRule="exact"/>
        <w:ind w:firstLine="420" w:firstLineChars="200"/>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bidi="ar-SA"/>
        </w:rPr>
        <w:t>（8）</w:t>
      </w:r>
      <w:r>
        <w:rPr>
          <w:rFonts w:hint="eastAsia" w:ascii="宋体" w:hAnsi="宋体" w:eastAsia="宋体" w:cs="宋体"/>
          <w:bCs w:val="0"/>
          <w:color w:val="000000"/>
          <w:kern w:val="2"/>
          <w:sz w:val="21"/>
          <w:szCs w:val="21"/>
          <w:highlight w:val="none"/>
          <w:lang w:val="en-US" w:eastAsia="zh-CN" w:bidi="ar-SA"/>
        </w:rPr>
        <w:t>国家法律、行政法规和规章制度规定或合同约定的作为合同组成部分的其他文件</w:t>
      </w:r>
    </w:p>
    <w:p w14:paraId="34D61AFC">
      <w:pPr>
        <w:numPr>
          <w:ilvl w:val="0"/>
          <w:numId w:val="11"/>
        </w:numPr>
        <w:adjustRightInd w:val="0"/>
        <w:snapToGrid w:val="0"/>
        <w:spacing w:before="0" w:beforeLines="0" w:line="400" w:lineRule="exact"/>
        <w:ind w:firstLine="422" w:firstLineChars="200"/>
        <w:rPr>
          <w:rFonts w:hint="eastAsia" w:ascii="宋体" w:hAnsi="宋体" w:eastAsia="宋体"/>
          <w:b/>
          <w:szCs w:val="21"/>
        </w:rPr>
      </w:pPr>
      <w:r>
        <w:rPr>
          <w:rFonts w:hint="eastAsia" w:ascii="宋体" w:hAnsi="宋体" w:eastAsia="宋体"/>
          <w:b/>
          <w:szCs w:val="21"/>
        </w:rPr>
        <w:t>合同生效</w:t>
      </w:r>
    </w:p>
    <w:p w14:paraId="313FAEDD">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本合同自</w:t>
      </w:r>
      <w:r>
        <w:rPr>
          <w:rFonts w:hint="eastAsia" w:ascii="宋体" w:hAnsi="宋体" w:eastAsia="宋体"/>
          <w:szCs w:val="21"/>
          <w:u w:val="single"/>
        </w:rPr>
        <w:t xml:space="preserve">                             </w:t>
      </w:r>
      <w:r>
        <w:rPr>
          <w:rFonts w:hint="eastAsia" w:ascii="宋体" w:hAnsi="宋体" w:eastAsia="宋体"/>
          <w:szCs w:val="21"/>
        </w:rPr>
        <w:t>生效。</w:t>
      </w:r>
    </w:p>
    <w:p w14:paraId="64A6D283">
      <w:pPr>
        <w:numPr>
          <w:ilvl w:val="0"/>
          <w:numId w:val="11"/>
        </w:numPr>
        <w:adjustRightInd w:val="0"/>
        <w:snapToGrid w:val="0"/>
        <w:spacing w:before="0" w:beforeLines="0" w:line="400" w:lineRule="exact"/>
        <w:ind w:firstLine="422" w:firstLineChars="200"/>
        <w:rPr>
          <w:rFonts w:hint="eastAsia" w:ascii="宋体" w:hAnsi="宋体" w:eastAsia="宋体"/>
          <w:b/>
          <w:szCs w:val="21"/>
        </w:rPr>
      </w:pPr>
      <w:r>
        <w:rPr>
          <w:rFonts w:hint="eastAsia" w:ascii="宋体" w:hAnsi="宋体" w:eastAsia="宋体"/>
          <w:b/>
          <w:szCs w:val="21"/>
        </w:rPr>
        <w:t>合同份数</w:t>
      </w:r>
    </w:p>
    <w:p w14:paraId="476DDF0F">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本合同一式</w:t>
      </w:r>
      <w:r>
        <w:rPr>
          <w:rFonts w:hint="eastAsia" w:ascii="宋体" w:hAnsi="宋体" w:eastAsia="宋体"/>
          <w:szCs w:val="21"/>
          <w:u w:val="single"/>
        </w:rPr>
        <w:t xml:space="preserve">    </w:t>
      </w:r>
      <w:r>
        <w:rPr>
          <w:rFonts w:hint="eastAsia" w:ascii="宋体" w:hAnsi="宋体" w:eastAsia="宋体"/>
          <w:szCs w:val="21"/>
        </w:rPr>
        <w:t>份，</w:t>
      </w:r>
      <w:r>
        <w:rPr>
          <w:rFonts w:hint="eastAsia" w:ascii="宋体" w:hAnsi="宋体" w:eastAsia="宋体"/>
          <w:szCs w:val="21"/>
          <w:lang w:eastAsia="zh-CN"/>
        </w:rPr>
        <w:t>甲方</w:t>
      </w:r>
      <w:r>
        <w:rPr>
          <w:rFonts w:hint="eastAsia" w:ascii="宋体" w:hAnsi="宋体" w:eastAsia="宋体"/>
          <w:szCs w:val="21"/>
        </w:rPr>
        <w:t>执</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rPr>
        <w:t>份，</w:t>
      </w:r>
      <w:r>
        <w:rPr>
          <w:rFonts w:hint="eastAsia" w:ascii="宋体" w:hAnsi="宋体" w:eastAsia="宋体"/>
          <w:szCs w:val="21"/>
          <w:lang w:eastAsia="zh-CN"/>
        </w:rPr>
        <w:t>乙方</w:t>
      </w:r>
      <w:r>
        <w:rPr>
          <w:rFonts w:hint="eastAsia" w:ascii="宋体" w:hAnsi="宋体" w:eastAsia="宋体"/>
          <w:szCs w:val="21"/>
        </w:rPr>
        <w:t>执</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rPr>
        <w:t>份，均具有同等法律效力。</w:t>
      </w:r>
    </w:p>
    <w:p w14:paraId="62732A60">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合同订立时间：</w:t>
      </w:r>
      <w:r>
        <w:rPr>
          <w:rFonts w:hint="eastAsia" w:ascii="宋体" w:hAnsi="宋体" w:eastAsia="宋体"/>
          <w:szCs w:val="21"/>
          <w:u w:val="single"/>
        </w:rPr>
        <w:t xml:space="preserve">         </w:t>
      </w:r>
      <w:r>
        <w:rPr>
          <w:rFonts w:hint="eastAsia" w:ascii="宋体" w:hAnsi="宋体" w:eastAsia="宋体"/>
          <w:szCs w:val="21"/>
        </w:rPr>
        <w:t>年</w:t>
      </w:r>
      <w:r>
        <w:rPr>
          <w:rFonts w:hint="eastAsia" w:ascii="宋体" w:hAnsi="宋体" w:eastAsia="宋体"/>
          <w:szCs w:val="21"/>
          <w:u w:val="single"/>
        </w:rPr>
        <w:t xml:space="preserve">      </w:t>
      </w:r>
      <w:r>
        <w:rPr>
          <w:rFonts w:hint="eastAsia" w:ascii="宋体" w:hAnsi="宋体" w:eastAsia="宋体"/>
          <w:szCs w:val="21"/>
        </w:rPr>
        <w:t>月</w:t>
      </w:r>
      <w:r>
        <w:rPr>
          <w:rFonts w:hint="eastAsia" w:ascii="宋体" w:hAnsi="宋体" w:eastAsia="宋体"/>
          <w:szCs w:val="21"/>
          <w:u w:val="single"/>
        </w:rPr>
        <w:t xml:space="preserve">      </w:t>
      </w:r>
      <w:r>
        <w:rPr>
          <w:rFonts w:hint="eastAsia" w:ascii="宋体" w:hAnsi="宋体" w:eastAsia="宋体"/>
          <w:szCs w:val="21"/>
        </w:rPr>
        <w:t>日</w:t>
      </w:r>
    </w:p>
    <w:p w14:paraId="3F3F83EE">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合同订立地点：</w:t>
      </w:r>
      <w:r>
        <w:rPr>
          <w:rFonts w:hint="eastAsia" w:ascii="宋体" w:hAnsi="宋体" w:eastAsia="宋体"/>
          <w:szCs w:val="21"/>
          <w:u w:val="single"/>
        </w:rPr>
        <w:t xml:space="preserve">                           </w:t>
      </w:r>
    </w:p>
    <w:p w14:paraId="0D272D2A">
      <w:pPr>
        <w:adjustRightInd w:val="0"/>
        <w:snapToGrid w:val="0"/>
        <w:spacing w:before="0" w:beforeLines="0" w:line="400" w:lineRule="exact"/>
        <w:ind w:firstLine="420" w:firstLineChars="200"/>
        <w:rPr>
          <w:rFonts w:eastAsia="宋体"/>
        </w:rPr>
      </w:pPr>
      <w:r>
        <w:rPr>
          <w:rFonts w:hint="eastAsia" w:ascii="宋体" w:hAnsi="宋体" w:eastAsia="宋体"/>
          <w:szCs w:val="21"/>
        </w:rPr>
        <w:t>附件：具体标</w:t>
      </w:r>
      <w:r>
        <w:rPr>
          <w:rFonts w:hint="eastAsia" w:ascii="宋体" w:hAnsi="宋体" w:eastAsia="宋体"/>
          <w:szCs w:val="21"/>
          <w:lang w:eastAsia="zh-CN"/>
        </w:rPr>
        <w:t>的及其</w:t>
      </w:r>
      <w:r>
        <w:rPr>
          <w:rFonts w:hint="eastAsia" w:ascii="宋体" w:hAnsi="宋体" w:eastAsia="宋体"/>
          <w:szCs w:val="21"/>
          <w:highlight w:val="none"/>
          <w:u w:val="none"/>
          <w:lang w:val="en-US" w:eastAsia="zh-CN"/>
        </w:rPr>
        <w:t>技术要求和商务要求</w:t>
      </w:r>
      <w:r>
        <w:rPr>
          <w:rFonts w:hint="eastAsia" w:ascii="宋体" w:hAnsi="宋体" w:eastAsia="宋体"/>
          <w:szCs w:val="21"/>
        </w:rPr>
        <w:t>、联合协议、分包</w:t>
      </w:r>
      <w:r>
        <w:rPr>
          <w:rFonts w:hint="eastAsia" w:ascii="宋体" w:hAnsi="宋体" w:eastAsia="宋体"/>
          <w:szCs w:val="21"/>
          <w:lang w:eastAsia="zh-CN"/>
        </w:rPr>
        <w:t>意向</w:t>
      </w:r>
      <w:r>
        <w:rPr>
          <w:rFonts w:hint="eastAsia" w:ascii="宋体" w:hAnsi="宋体" w:eastAsia="宋体"/>
          <w:szCs w:val="21"/>
        </w:rPr>
        <w:t>协议等。</w:t>
      </w:r>
    </w:p>
    <w:p w14:paraId="15CCEAF6">
      <w:pPr>
        <w:rPr>
          <w:rFonts w:hint="eastAsia" w:eastAsia="宋体"/>
        </w:rPr>
      </w:pPr>
      <w:r>
        <w:rPr>
          <w:rFonts w:hint="eastAsia" w:eastAsia="宋体"/>
        </w:rPr>
        <w:br w:type="page"/>
      </w:r>
    </w:p>
    <w:p w14:paraId="7DCDD024">
      <w:pPr>
        <w:widowControl w:val="0"/>
        <w:ind w:firstLine="420" w:firstLineChars="200"/>
        <w:jc w:val="both"/>
        <w:rPr>
          <w:rFonts w:hint="eastAsia" w:ascii="Times New Roman" w:hAnsi="Times New Roman" w:eastAsia="宋体" w:cs="Times New Roman"/>
          <w:kern w:val="2"/>
          <w:sz w:val="21"/>
          <w:szCs w:val="21"/>
          <w:lang w:val="en-US" w:eastAsia="zh-CN" w:bidi="ar-SA"/>
        </w:rPr>
      </w:pPr>
    </w:p>
    <w:tbl>
      <w:tblPr>
        <w:tblStyle w:val="43"/>
        <w:tblW w:w="8398"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14:paraId="1CEB4A0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4303" w:type="dxa"/>
            <w:gridSpan w:val="2"/>
            <w:tcBorders>
              <w:bottom w:val="single" w:color="auto" w:sz="2" w:space="0"/>
              <w:right w:val="single" w:color="auto" w:sz="2" w:space="0"/>
            </w:tcBorders>
            <w:vAlign w:val="center"/>
          </w:tcPr>
          <w:p w14:paraId="2A7C143B">
            <w:pPr>
              <w:adjustRightInd w:val="0"/>
              <w:snapToGrid w:val="0"/>
              <w:spacing w:line="300" w:lineRule="exact"/>
              <w:jc w:val="center"/>
              <w:rPr>
                <w:rFonts w:eastAsia="宋体"/>
              </w:rPr>
            </w:pPr>
            <w:r>
              <w:rPr>
                <w:rFonts w:eastAsia="宋体"/>
                <w:szCs w:val="21"/>
              </w:rPr>
              <w:t>甲方</w:t>
            </w:r>
            <w:r>
              <w:rPr>
                <w:rFonts w:hint="eastAsia" w:eastAsia="宋体"/>
                <w:szCs w:val="21"/>
              </w:rPr>
              <w:t>（采购人</w:t>
            </w:r>
            <w:r>
              <w:rPr>
                <w:rFonts w:hint="eastAsia" w:ascii="宋体" w:hAnsi="宋体" w:eastAsia="宋体"/>
                <w:szCs w:val="21"/>
                <w:lang w:eastAsia="zh-CN"/>
              </w:rPr>
              <w:t>、受采购人委托签订合同的单位</w:t>
            </w:r>
            <w:r>
              <w:rPr>
                <w:rFonts w:hint="eastAsia" w:ascii="宋体" w:hAnsi="宋体" w:eastAsia="宋体"/>
                <w:szCs w:val="21"/>
              </w:rPr>
              <w:t>或</w:t>
            </w:r>
            <w:r>
              <w:rPr>
                <w:rFonts w:hint="eastAsia" w:eastAsia="宋体"/>
                <w:szCs w:val="21"/>
              </w:rPr>
              <w:t>采购文件约定的合同甲方）</w:t>
            </w:r>
          </w:p>
        </w:tc>
        <w:tc>
          <w:tcPr>
            <w:tcW w:w="4095" w:type="dxa"/>
            <w:gridSpan w:val="2"/>
            <w:tcBorders>
              <w:left w:val="single" w:color="auto" w:sz="2" w:space="0"/>
              <w:bottom w:val="single" w:color="auto" w:sz="2" w:space="0"/>
            </w:tcBorders>
            <w:vAlign w:val="center"/>
          </w:tcPr>
          <w:p w14:paraId="274EA7B1">
            <w:pPr>
              <w:adjustRightInd w:val="0"/>
              <w:snapToGrid w:val="0"/>
              <w:spacing w:line="300" w:lineRule="exact"/>
              <w:jc w:val="center"/>
              <w:rPr>
                <w:rFonts w:eastAsia="宋体"/>
              </w:rPr>
            </w:pPr>
            <w:r>
              <w:rPr>
                <w:rFonts w:eastAsia="宋体"/>
                <w:szCs w:val="21"/>
              </w:rPr>
              <w:t>乙方</w:t>
            </w:r>
            <w:r>
              <w:rPr>
                <w:rFonts w:hint="eastAsia" w:eastAsia="宋体"/>
                <w:szCs w:val="21"/>
              </w:rPr>
              <w:t>（供应商）</w:t>
            </w:r>
          </w:p>
        </w:tc>
      </w:tr>
      <w:tr w14:paraId="12125D9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891" w:type="dxa"/>
            <w:tcBorders>
              <w:top w:val="single" w:color="auto" w:sz="2" w:space="0"/>
              <w:bottom w:val="single" w:color="auto" w:sz="2" w:space="0"/>
              <w:right w:val="single" w:color="auto" w:sz="2" w:space="0"/>
            </w:tcBorders>
            <w:vAlign w:val="center"/>
          </w:tcPr>
          <w:p w14:paraId="5734DD88">
            <w:pPr>
              <w:adjustRightInd w:val="0"/>
              <w:snapToGrid w:val="0"/>
              <w:spacing w:line="300" w:lineRule="exact"/>
              <w:jc w:val="center"/>
              <w:rPr>
                <w:rFonts w:eastAsia="宋体"/>
                <w:szCs w:val="21"/>
              </w:rPr>
            </w:pPr>
            <w:r>
              <w:rPr>
                <w:rFonts w:eastAsia="宋体"/>
                <w:szCs w:val="21"/>
              </w:rPr>
              <w:t>单位名称</w:t>
            </w:r>
            <w:r>
              <w:rPr>
                <w:rFonts w:hint="eastAsia" w:eastAsia="宋体"/>
                <w:szCs w:val="21"/>
              </w:rPr>
              <w:t>（公章</w:t>
            </w:r>
            <w:r>
              <w:rPr>
                <w:rFonts w:hint="eastAsia" w:eastAsia="宋体"/>
                <w:szCs w:val="21"/>
                <w:lang w:eastAsia="zh-CN"/>
              </w:rPr>
              <w:t>或合同章</w:t>
            </w:r>
            <w:r>
              <w:rPr>
                <w:rFonts w:hint="eastAsia" w:eastAsia="宋体"/>
                <w:szCs w:val="21"/>
              </w:rPr>
              <w:t>）</w:t>
            </w:r>
          </w:p>
        </w:tc>
        <w:tc>
          <w:tcPr>
            <w:tcW w:w="2412" w:type="dxa"/>
            <w:tcBorders>
              <w:top w:val="single" w:color="auto" w:sz="2" w:space="0"/>
              <w:left w:val="single" w:color="auto" w:sz="2" w:space="0"/>
              <w:bottom w:val="single" w:color="auto" w:sz="2" w:space="0"/>
              <w:right w:val="single" w:color="auto" w:sz="2" w:space="0"/>
            </w:tcBorders>
            <w:vAlign w:val="center"/>
          </w:tcPr>
          <w:p w14:paraId="660D51F5">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54F5E60">
            <w:pPr>
              <w:adjustRightInd w:val="0"/>
              <w:snapToGrid w:val="0"/>
              <w:spacing w:line="300" w:lineRule="exact"/>
              <w:jc w:val="center"/>
              <w:rPr>
                <w:rFonts w:eastAsia="宋体"/>
                <w:szCs w:val="21"/>
              </w:rPr>
            </w:pPr>
            <w:r>
              <w:rPr>
                <w:rFonts w:eastAsia="宋体"/>
                <w:szCs w:val="21"/>
              </w:rPr>
              <w:t>单位名称</w:t>
            </w:r>
            <w:r>
              <w:rPr>
                <w:rFonts w:hint="eastAsia" w:eastAsia="宋体"/>
                <w:szCs w:val="21"/>
              </w:rPr>
              <w:t>（公章</w:t>
            </w:r>
            <w:r>
              <w:rPr>
                <w:rFonts w:hint="eastAsia" w:eastAsia="宋体"/>
                <w:szCs w:val="21"/>
                <w:lang w:eastAsia="zh-CN"/>
              </w:rPr>
              <w:t>或合同章</w:t>
            </w:r>
            <w:r>
              <w:rPr>
                <w:rFonts w:hint="eastAsia" w:eastAsia="宋体"/>
                <w:szCs w:val="21"/>
              </w:rPr>
              <w:t>）</w:t>
            </w:r>
          </w:p>
        </w:tc>
        <w:tc>
          <w:tcPr>
            <w:tcW w:w="2116" w:type="dxa"/>
            <w:tcBorders>
              <w:top w:val="single" w:color="auto" w:sz="2" w:space="0"/>
              <w:left w:val="single" w:color="auto" w:sz="2" w:space="0"/>
              <w:bottom w:val="single" w:color="auto" w:sz="2" w:space="0"/>
            </w:tcBorders>
            <w:vAlign w:val="center"/>
          </w:tcPr>
          <w:p w14:paraId="3EFB2758">
            <w:pPr>
              <w:adjustRightInd w:val="0"/>
              <w:snapToGrid w:val="0"/>
              <w:spacing w:line="300" w:lineRule="exact"/>
              <w:jc w:val="center"/>
              <w:rPr>
                <w:rFonts w:eastAsia="宋体"/>
                <w:spacing w:val="20"/>
                <w:szCs w:val="21"/>
              </w:rPr>
            </w:pPr>
          </w:p>
        </w:tc>
      </w:tr>
      <w:tr w14:paraId="5D429A2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891" w:type="dxa"/>
            <w:vMerge w:val="restart"/>
            <w:tcBorders>
              <w:top w:val="single" w:color="auto" w:sz="2" w:space="0"/>
              <w:right w:val="single" w:color="auto" w:sz="2" w:space="0"/>
            </w:tcBorders>
            <w:vAlign w:val="center"/>
          </w:tcPr>
          <w:p w14:paraId="07A42818">
            <w:pPr>
              <w:adjustRightInd w:val="0"/>
              <w:snapToGrid w:val="0"/>
              <w:spacing w:line="300" w:lineRule="exact"/>
              <w:jc w:val="center"/>
              <w:rPr>
                <w:rFonts w:eastAsia="宋体"/>
                <w:szCs w:val="21"/>
              </w:rPr>
            </w:pPr>
            <w:r>
              <w:rPr>
                <w:rFonts w:eastAsia="宋体"/>
                <w:szCs w:val="21"/>
              </w:rPr>
              <w:t>法定代表人</w:t>
            </w:r>
          </w:p>
          <w:p w14:paraId="6FF29367">
            <w:pPr>
              <w:adjustRightInd w:val="0"/>
              <w:snapToGrid w:val="0"/>
              <w:spacing w:line="300" w:lineRule="exact"/>
              <w:ind w:firstLine="100" w:firstLineChars="48"/>
              <w:jc w:val="center"/>
              <w:rPr>
                <w:rFonts w:eastAsia="宋体"/>
                <w:szCs w:val="21"/>
              </w:rPr>
            </w:pPr>
            <w:r>
              <w:rPr>
                <w:rFonts w:hint="eastAsia" w:eastAsia="宋体"/>
                <w:szCs w:val="21"/>
              </w:rPr>
              <w:t>或其</w:t>
            </w:r>
            <w:r>
              <w:rPr>
                <w:rFonts w:eastAsia="宋体"/>
                <w:szCs w:val="21"/>
              </w:rPr>
              <w:t>委托代理人</w:t>
            </w:r>
            <w:r>
              <w:rPr>
                <w:rFonts w:hint="eastAsia" w:eastAsia="宋体"/>
                <w:szCs w:val="21"/>
              </w:rPr>
              <w:t>（签章）</w:t>
            </w:r>
          </w:p>
        </w:tc>
        <w:tc>
          <w:tcPr>
            <w:tcW w:w="2412" w:type="dxa"/>
            <w:vMerge w:val="restart"/>
            <w:tcBorders>
              <w:top w:val="single" w:color="auto" w:sz="2" w:space="0"/>
              <w:left w:val="single" w:color="auto" w:sz="2" w:space="0"/>
              <w:right w:val="single" w:color="auto" w:sz="2" w:space="0"/>
            </w:tcBorders>
            <w:vAlign w:val="center"/>
          </w:tcPr>
          <w:p w14:paraId="41F42AA0">
            <w:pPr>
              <w:adjustRightInd w:val="0"/>
              <w:snapToGrid w:val="0"/>
              <w:spacing w:line="300" w:lineRule="exact"/>
              <w:jc w:val="center"/>
              <w:rPr>
                <w:rFonts w:eastAsia="宋体"/>
                <w:szCs w:val="21"/>
              </w:rPr>
            </w:pPr>
          </w:p>
        </w:tc>
        <w:tc>
          <w:tcPr>
            <w:tcW w:w="1979" w:type="dxa"/>
            <w:tcBorders>
              <w:top w:val="single" w:color="auto" w:sz="2" w:space="0"/>
              <w:left w:val="single" w:color="auto" w:sz="2" w:space="0"/>
              <w:right w:val="single" w:color="auto" w:sz="2" w:space="0"/>
            </w:tcBorders>
            <w:vAlign w:val="center"/>
          </w:tcPr>
          <w:p w14:paraId="2FAA70AB">
            <w:pPr>
              <w:adjustRightInd w:val="0"/>
              <w:snapToGrid w:val="0"/>
              <w:spacing w:line="300" w:lineRule="exact"/>
              <w:jc w:val="center"/>
              <w:rPr>
                <w:rFonts w:eastAsia="宋体"/>
                <w:szCs w:val="21"/>
              </w:rPr>
            </w:pPr>
            <w:r>
              <w:rPr>
                <w:rFonts w:eastAsia="宋体"/>
                <w:szCs w:val="21"/>
              </w:rPr>
              <w:t>法定代表人</w:t>
            </w:r>
          </w:p>
          <w:p w14:paraId="5CB424E2">
            <w:pPr>
              <w:adjustRightInd w:val="0"/>
              <w:snapToGrid w:val="0"/>
              <w:spacing w:line="300" w:lineRule="exact"/>
              <w:jc w:val="center"/>
              <w:rPr>
                <w:rFonts w:eastAsia="宋体"/>
                <w:szCs w:val="21"/>
              </w:rPr>
            </w:pPr>
            <w:r>
              <w:rPr>
                <w:rFonts w:hint="eastAsia" w:eastAsia="宋体"/>
                <w:szCs w:val="21"/>
              </w:rPr>
              <w:t>或其</w:t>
            </w:r>
            <w:r>
              <w:rPr>
                <w:rFonts w:eastAsia="宋体"/>
                <w:szCs w:val="21"/>
              </w:rPr>
              <w:t>委托代理人</w:t>
            </w:r>
            <w:r>
              <w:rPr>
                <w:rFonts w:hint="eastAsia" w:eastAsia="宋体"/>
                <w:szCs w:val="21"/>
              </w:rPr>
              <w:t>（签章）</w:t>
            </w:r>
          </w:p>
        </w:tc>
        <w:tc>
          <w:tcPr>
            <w:tcW w:w="2116" w:type="dxa"/>
            <w:tcBorders>
              <w:top w:val="single" w:color="auto" w:sz="2" w:space="0"/>
              <w:left w:val="single" w:color="auto" w:sz="2" w:space="0"/>
              <w:bottom w:val="single" w:color="auto" w:sz="2" w:space="0"/>
            </w:tcBorders>
            <w:vAlign w:val="center"/>
          </w:tcPr>
          <w:p w14:paraId="5115DEB8">
            <w:pPr>
              <w:adjustRightInd w:val="0"/>
              <w:snapToGrid w:val="0"/>
              <w:spacing w:line="300" w:lineRule="exact"/>
              <w:jc w:val="center"/>
              <w:rPr>
                <w:rFonts w:eastAsia="宋体"/>
                <w:szCs w:val="21"/>
              </w:rPr>
            </w:pPr>
          </w:p>
        </w:tc>
      </w:tr>
      <w:tr w14:paraId="0D3441A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vMerge w:val="continue"/>
            <w:tcBorders>
              <w:bottom w:val="single" w:color="auto" w:sz="2" w:space="0"/>
              <w:right w:val="single" w:color="auto" w:sz="2" w:space="0"/>
            </w:tcBorders>
            <w:vAlign w:val="center"/>
          </w:tcPr>
          <w:p w14:paraId="616FE787">
            <w:pPr>
              <w:adjustRightInd w:val="0"/>
              <w:snapToGrid w:val="0"/>
              <w:spacing w:line="300" w:lineRule="exact"/>
              <w:jc w:val="center"/>
              <w:rPr>
                <w:rFonts w:eastAsia="宋体"/>
                <w:szCs w:val="21"/>
              </w:rPr>
            </w:pPr>
          </w:p>
        </w:tc>
        <w:tc>
          <w:tcPr>
            <w:tcW w:w="2412" w:type="dxa"/>
            <w:vMerge w:val="continue"/>
            <w:tcBorders>
              <w:left w:val="single" w:color="auto" w:sz="2" w:space="0"/>
              <w:bottom w:val="single" w:color="auto" w:sz="2" w:space="0"/>
              <w:right w:val="single" w:color="auto" w:sz="2" w:space="0"/>
            </w:tcBorders>
            <w:vAlign w:val="center"/>
          </w:tcPr>
          <w:p w14:paraId="1A53C237">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EADE776">
            <w:pPr>
              <w:adjustRightInd w:val="0"/>
              <w:snapToGrid w:val="0"/>
              <w:spacing w:line="300" w:lineRule="exact"/>
              <w:jc w:val="center"/>
              <w:rPr>
                <w:rFonts w:hint="eastAsia" w:eastAsia="宋体"/>
                <w:szCs w:val="21"/>
                <w:lang w:eastAsia="zh-CN"/>
              </w:rPr>
            </w:pPr>
            <w:r>
              <w:rPr>
                <w:rFonts w:hint="eastAsia" w:eastAsia="宋体"/>
                <w:szCs w:val="21"/>
                <w:lang w:eastAsia="zh-CN"/>
              </w:rPr>
              <w:t>拥有者性别</w:t>
            </w:r>
          </w:p>
        </w:tc>
        <w:tc>
          <w:tcPr>
            <w:tcW w:w="2116" w:type="dxa"/>
            <w:tcBorders>
              <w:top w:val="single" w:color="auto" w:sz="2" w:space="0"/>
              <w:left w:val="single" w:color="auto" w:sz="2" w:space="0"/>
              <w:bottom w:val="single" w:color="auto" w:sz="2" w:space="0"/>
            </w:tcBorders>
            <w:vAlign w:val="center"/>
          </w:tcPr>
          <w:p w14:paraId="552C512B">
            <w:pPr>
              <w:adjustRightInd w:val="0"/>
              <w:snapToGrid w:val="0"/>
              <w:spacing w:line="300" w:lineRule="exact"/>
              <w:jc w:val="center"/>
              <w:rPr>
                <w:rFonts w:eastAsia="宋体"/>
                <w:spacing w:val="20"/>
                <w:szCs w:val="21"/>
              </w:rPr>
            </w:pPr>
          </w:p>
        </w:tc>
      </w:tr>
      <w:tr w14:paraId="71FB28F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DF980E1">
            <w:pPr>
              <w:adjustRightInd w:val="0"/>
              <w:snapToGrid w:val="0"/>
              <w:spacing w:line="300" w:lineRule="exact"/>
              <w:jc w:val="center"/>
              <w:rPr>
                <w:rFonts w:hint="eastAsia" w:eastAsia="宋体"/>
                <w:szCs w:val="21"/>
                <w:lang w:eastAsia="zh-CN"/>
              </w:rPr>
            </w:pPr>
            <w:r>
              <w:rPr>
                <w:rFonts w:hint="eastAsia" w:eastAsia="宋体"/>
                <w:szCs w:val="21"/>
                <w:lang w:eastAsia="zh-CN"/>
              </w:rPr>
              <w:t>住</w:t>
            </w:r>
            <w:r>
              <w:rPr>
                <w:rFonts w:hint="eastAsia" w:eastAsia="宋体"/>
                <w:szCs w:val="21"/>
                <w:lang w:val="en-US" w:eastAsia="zh-CN"/>
              </w:rPr>
              <w:t xml:space="preserve">  </w:t>
            </w:r>
            <w:r>
              <w:rPr>
                <w:rFonts w:hint="eastAsia" w:eastAsia="宋体"/>
                <w:szCs w:val="21"/>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14:paraId="5F30DCEB">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2BE2890">
            <w:pPr>
              <w:adjustRightInd w:val="0"/>
              <w:snapToGrid w:val="0"/>
              <w:spacing w:line="300" w:lineRule="exact"/>
              <w:jc w:val="center"/>
              <w:rPr>
                <w:rFonts w:hint="eastAsia" w:eastAsia="宋体"/>
                <w:szCs w:val="21"/>
                <w:lang w:eastAsia="zh-CN"/>
              </w:rPr>
            </w:pPr>
            <w:r>
              <w:rPr>
                <w:rFonts w:hint="eastAsia" w:eastAsia="宋体"/>
                <w:szCs w:val="21"/>
                <w:lang w:eastAsia="zh-CN"/>
              </w:rPr>
              <w:t>住</w:t>
            </w:r>
            <w:r>
              <w:rPr>
                <w:rFonts w:hint="eastAsia" w:eastAsia="宋体"/>
                <w:szCs w:val="21"/>
                <w:lang w:val="en-US" w:eastAsia="zh-CN"/>
              </w:rPr>
              <w:t xml:space="preserve">  </w:t>
            </w:r>
            <w:r>
              <w:rPr>
                <w:rFonts w:hint="eastAsia" w:eastAsia="宋体"/>
                <w:szCs w:val="21"/>
                <w:lang w:eastAsia="zh-CN"/>
              </w:rPr>
              <w:t>所</w:t>
            </w:r>
          </w:p>
        </w:tc>
        <w:tc>
          <w:tcPr>
            <w:tcW w:w="2116" w:type="dxa"/>
            <w:tcBorders>
              <w:top w:val="single" w:color="auto" w:sz="2" w:space="0"/>
              <w:left w:val="single" w:color="auto" w:sz="2" w:space="0"/>
              <w:bottom w:val="single" w:color="auto" w:sz="2" w:space="0"/>
            </w:tcBorders>
            <w:vAlign w:val="center"/>
          </w:tcPr>
          <w:p w14:paraId="3012450D">
            <w:pPr>
              <w:adjustRightInd w:val="0"/>
              <w:snapToGrid w:val="0"/>
              <w:spacing w:line="300" w:lineRule="exact"/>
              <w:jc w:val="center"/>
              <w:rPr>
                <w:rFonts w:eastAsia="宋体"/>
                <w:spacing w:val="20"/>
                <w:szCs w:val="21"/>
              </w:rPr>
            </w:pPr>
          </w:p>
        </w:tc>
      </w:tr>
      <w:tr w14:paraId="6EF6B787">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139C52B">
            <w:pPr>
              <w:adjustRightInd w:val="0"/>
              <w:snapToGrid w:val="0"/>
              <w:spacing w:line="300" w:lineRule="exact"/>
              <w:jc w:val="center"/>
              <w:rPr>
                <w:rFonts w:eastAsia="宋体"/>
                <w:szCs w:val="21"/>
              </w:rPr>
            </w:pPr>
            <w:r>
              <w:rPr>
                <w:rFonts w:eastAsia="宋体"/>
                <w:szCs w:val="21"/>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14:paraId="4A751BC0">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754F8C3">
            <w:pPr>
              <w:adjustRightInd w:val="0"/>
              <w:snapToGrid w:val="0"/>
              <w:spacing w:line="300" w:lineRule="exact"/>
              <w:jc w:val="center"/>
              <w:rPr>
                <w:rFonts w:eastAsia="宋体"/>
                <w:szCs w:val="21"/>
              </w:rPr>
            </w:pPr>
            <w:r>
              <w:rPr>
                <w:rFonts w:eastAsia="宋体"/>
                <w:szCs w:val="21"/>
              </w:rPr>
              <w:t>联 系 人</w:t>
            </w:r>
          </w:p>
        </w:tc>
        <w:tc>
          <w:tcPr>
            <w:tcW w:w="2116" w:type="dxa"/>
            <w:tcBorders>
              <w:top w:val="single" w:color="auto" w:sz="2" w:space="0"/>
              <w:left w:val="single" w:color="auto" w:sz="2" w:space="0"/>
              <w:bottom w:val="single" w:color="auto" w:sz="2" w:space="0"/>
            </w:tcBorders>
            <w:vAlign w:val="center"/>
          </w:tcPr>
          <w:p w14:paraId="656C3FA6">
            <w:pPr>
              <w:adjustRightInd w:val="0"/>
              <w:snapToGrid w:val="0"/>
              <w:spacing w:line="300" w:lineRule="exact"/>
              <w:jc w:val="center"/>
              <w:rPr>
                <w:rFonts w:eastAsia="宋体"/>
                <w:spacing w:val="20"/>
                <w:szCs w:val="21"/>
              </w:rPr>
            </w:pPr>
          </w:p>
        </w:tc>
      </w:tr>
      <w:tr w14:paraId="7EDD157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3DFD904D">
            <w:pPr>
              <w:adjustRightInd w:val="0"/>
              <w:snapToGrid w:val="0"/>
              <w:spacing w:line="300" w:lineRule="exact"/>
              <w:jc w:val="center"/>
              <w:rPr>
                <w:rFonts w:eastAsia="宋体"/>
                <w:szCs w:val="21"/>
              </w:rPr>
            </w:pPr>
            <w:r>
              <w:rPr>
                <w:rFonts w:eastAsia="宋体"/>
                <w:szCs w:val="21"/>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14:paraId="1224E76D">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EEB9E9F">
            <w:pPr>
              <w:adjustRightInd w:val="0"/>
              <w:snapToGrid w:val="0"/>
              <w:spacing w:line="300" w:lineRule="exact"/>
              <w:jc w:val="center"/>
              <w:rPr>
                <w:rFonts w:eastAsia="宋体"/>
                <w:szCs w:val="21"/>
              </w:rPr>
            </w:pPr>
            <w:r>
              <w:rPr>
                <w:rFonts w:eastAsia="宋体"/>
                <w:szCs w:val="21"/>
              </w:rPr>
              <w:t>联系电话</w:t>
            </w:r>
          </w:p>
        </w:tc>
        <w:tc>
          <w:tcPr>
            <w:tcW w:w="2116" w:type="dxa"/>
            <w:tcBorders>
              <w:top w:val="single" w:color="auto" w:sz="2" w:space="0"/>
              <w:left w:val="single" w:color="auto" w:sz="2" w:space="0"/>
              <w:bottom w:val="single" w:color="auto" w:sz="2" w:space="0"/>
            </w:tcBorders>
            <w:vAlign w:val="center"/>
          </w:tcPr>
          <w:p w14:paraId="2343E37C">
            <w:pPr>
              <w:adjustRightInd w:val="0"/>
              <w:snapToGrid w:val="0"/>
              <w:spacing w:line="300" w:lineRule="exact"/>
              <w:jc w:val="center"/>
              <w:rPr>
                <w:rFonts w:eastAsia="宋体"/>
                <w:spacing w:val="20"/>
                <w:szCs w:val="21"/>
              </w:rPr>
            </w:pPr>
          </w:p>
        </w:tc>
      </w:tr>
      <w:tr w14:paraId="41F0709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F5F3968">
            <w:pPr>
              <w:adjustRightInd w:val="0"/>
              <w:snapToGrid w:val="0"/>
              <w:spacing w:line="300" w:lineRule="exact"/>
              <w:jc w:val="center"/>
              <w:rPr>
                <w:rFonts w:hint="eastAsia" w:eastAsia="宋体"/>
                <w:szCs w:val="21"/>
                <w:lang w:eastAsia="zh-CN"/>
              </w:rPr>
            </w:pPr>
            <w:r>
              <w:rPr>
                <w:rFonts w:hint="eastAsia" w:eastAsia="宋体"/>
                <w:szCs w:val="21"/>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14:paraId="5077187D">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634B835C">
            <w:pPr>
              <w:adjustRightInd w:val="0"/>
              <w:snapToGrid w:val="0"/>
              <w:spacing w:line="300" w:lineRule="exact"/>
              <w:jc w:val="center"/>
              <w:rPr>
                <w:rFonts w:eastAsia="宋体"/>
                <w:szCs w:val="21"/>
              </w:rPr>
            </w:pPr>
            <w:r>
              <w:rPr>
                <w:rFonts w:hint="eastAsia" w:eastAsia="宋体"/>
                <w:szCs w:val="21"/>
                <w:lang w:eastAsia="zh-CN"/>
              </w:rPr>
              <w:t>通信地址</w:t>
            </w:r>
          </w:p>
        </w:tc>
        <w:tc>
          <w:tcPr>
            <w:tcW w:w="2116" w:type="dxa"/>
            <w:tcBorders>
              <w:top w:val="single" w:color="auto" w:sz="2" w:space="0"/>
              <w:left w:val="single" w:color="auto" w:sz="2" w:space="0"/>
              <w:bottom w:val="single" w:color="auto" w:sz="2" w:space="0"/>
            </w:tcBorders>
            <w:vAlign w:val="center"/>
          </w:tcPr>
          <w:p w14:paraId="3CE7CAA2">
            <w:pPr>
              <w:adjustRightInd w:val="0"/>
              <w:snapToGrid w:val="0"/>
              <w:spacing w:line="300" w:lineRule="exact"/>
              <w:jc w:val="center"/>
              <w:rPr>
                <w:rFonts w:eastAsia="宋体"/>
                <w:spacing w:val="20"/>
                <w:szCs w:val="21"/>
              </w:rPr>
            </w:pPr>
          </w:p>
        </w:tc>
      </w:tr>
      <w:tr w14:paraId="3D9C6B8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38493F8">
            <w:pPr>
              <w:adjustRightInd w:val="0"/>
              <w:snapToGrid w:val="0"/>
              <w:spacing w:line="300" w:lineRule="exact"/>
              <w:jc w:val="center"/>
              <w:rPr>
                <w:rFonts w:eastAsia="宋体"/>
                <w:szCs w:val="21"/>
              </w:rPr>
            </w:pPr>
            <w:r>
              <w:rPr>
                <w:rFonts w:eastAsia="宋体"/>
                <w:szCs w:val="21"/>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14:paraId="1F32F7C8">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F28B427">
            <w:pPr>
              <w:adjustRightInd w:val="0"/>
              <w:snapToGrid w:val="0"/>
              <w:spacing w:line="300" w:lineRule="exact"/>
              <w:jc w:val="center"/>
              <w:rPr>
                <w:rFonts w:eastAsia="宋体"/>
                <w:szCs w:val="21"/>
              </w:rPr>
            </w:pPr>
            <w:r>
              <w:rPr>
                <w:rFonts w:eastAsia="宋体"/>
                <w:szCs w:val="21"/>
              </w:rPr>
              <w:t>邮政编码</w:t>
            </w:r>
          </w:p>
        </w:tc>
        <w:tc>
          <w:tcPr>
            <w:tcW w:w="2116" w:type="dxa"/>
            <w:tcBorders>
              <w:top w:val="single" w:color="auto" w:sz="2" w:space="0"/>
              <w:left w:val="single" w:color="auto" w:sz="2" w:space="0"/>
              <w:bottom w:val="single" w:color="auto" w:sz="2" w:space="0"/>
            </w:tcBorders>
            <w:vAlign w:val="center"/>
          </w:tcPr>
          <w:p w14:paraId="31DD58B6">
            <w:pPr>
              <w:adjustRightInd w:val="0"/>
              <w:snapToGrid w:val="0"/>
              <w:spacing w:line="300" w:lineRule="exact"/>
              <w:jc w:val="center"/>
              <w:rPr>
                <w:rFonts w:eastAsia="宋体"/>
                <w:spacing w:val="20"/>
                <w:szCs w:val="21"/>
              </w:rPr>
            </w:pPr>
          </w:p>
        </w:tc>
      </w:tr>
      <w:tr w14:paraId="679A10E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5E54298D">
            <w:pPr>
              <w:adjustRightInd w:val="0"/>
              <w:snapToGrid w:val="0"/>
              <w:spacing w:line="300" w:lineRule="exact"/>
              <w:jc w:val="center"/>
              <w:rPr>
                <w:rFonts w:eastAsia="宋体"/>
                <w:szCs w:val="21"/>
              </w:rPr>
            </w:pPr>
            <w:r>
              <w:rPr>
                <w:rFonts w:hint="eastAsia" w:eastAsia="宋体"/>
                <w:szCs w:val="21"/>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14:paraId="14C832B6">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FEE4721">
            <w:pPr>
              <w:adjustRightInd w:val="0"/>
              <w:snapToGrid w:val="0"/>
              <w:spacing w:line="300" w:lineRule="exact"/>
              <w:jc w:val="center"/>
              <w:rPr>
                <w:rFonts w:eastAsia="宋体"/>
                <w:szCs w:val="21"/>
              </w:rPr>
            </w:pPr>
            <w:r>
              <w:rPr>
                <w:rFonts w:hint="eastAsia" w:eastAsia="宋体"/>
                <w:szCs w:val="21"/>
              </w:rPr>
              <w:t>电子邮箱</w:t>
            </w:r>
          </w:p>
        </w:tc>
        <w:tc>
          <w:tcPr>
            <w:tcW w:w="2116" w:type="dxa"/>
            <w:tcBorders>
              <w:top w:val="single" w:color="auto" w:sz="2" w:space="0"/>
              <w:left w:val="single" w:color="auto" w:sz="2" w:space="0"/>
              <w:bottom w:val="single" w:color="auto" w:sz="2" w:space="0"/>
            </w:tcBorders>
            <w:vAlign w:val="center"/>
          </w:tcPr>
          <w:p w14:paraId="6BC1278F">
            <w:pPr>
              <w:adjustRightInd w:val="0"/>
              <w:snapToGrid w:val="0"/>
              <w:spacing w:line="300" w:lineRule="exact"/>
              <w:jc w:val="center"/>
              <w:rPr>
                <w:rFonts w:eastAsia="宋体"/>
                <w:spacing w:val="20"/>
                <w:szCs w:val="21"/>
              </w:rPr>
            </w:pPr>
          </w:p>
        </w:tc>
      </w:tr>
      <w:tr w14:paraId="75046C7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A677F9B">
            <w:pPr>
              <w:adjustRightInd w:val="0"/>
              <w:snapToGrid w:val="0"/>
              <w:spacing w:line="300" w:lineRule="exact"/>
              <w:jc w:val="center"/>
              <w:rPr>
                <w:rFonts w:eastAsia="宋体"/>
                <w:szCs w:val="21"/>
              </w:rPr>
            </w:pPr>
            <w:r>
              <w:rPr>
                <w:rFonts w:hint="eastAsia" w:eastAsia="宋体"/>
                <w:szCs w:val="21"/>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14:paraId="7D684139">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3CCC4F38">
            <w:pPr>
              <w:adjustRightInd w:val="0"/>
              <w:snapToGrid w:val="0"/>
              <w:spacing w:line="300" w:lineRule="exact"/>
              <w:jc w:val="center"/>
              <w:rPr>
                <w:rFonts w:eastAsia="宋体"/>
                <w:szCs w:val="21"/>
              </w:rPr>
            </w:pPr>
            <w:r>
              <w:rPr>
                <w:rFonts w:hint="eastAsia" w:eastAsia="宋体"/>
                <w:szCs w:val="21"/>
              </w:rPr>
              <w:t>统一社会信用代码</w:t>
            </w:r>
          </w:p>
        </w:tc>
        <w:tc>
          <w:tcPr>
            <w:tcW w:w="2116" w:type="dxa"/>
            <w:tcBorders>
              <w:top w:val="single" w:color="auto" w:sz="2" w:space="0"/>
              <w:left w:val="single" w:color="auto" w:sz="2" w:space="0"/>
              <w:bottom w:val="single" w:color="auto" w:sz="2" w:space="0"/>
            </w:tcBorders>
            <w:vAlign w:val="center"/>
          </w:tcPr>
          <w:p w14:paraId="6906639C">
            <w:pPr>
              <w:adjustRightInd w:val="0"/>
              <w:snapToGrid w:val="0"/>
              <w:spacing w:line="300" w:lineRule="exact"/>
              <w:jc w:val="center"/>
              <w:rPr>
                <w:rFonts w:eastAsia="宋体"/>
                <w:spacing w:val="20"/>
                <w:szCs w:val="21"/>
              </w:rPr>
            </w:pPr>
          </w:p>
        </w:tc>
      </w:tr>
      <w:tr w14:paraId="3516D6E3">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792743A">
            <w:pPr>
              <w:adjustRightInd w:val="0"/>
              <w:snapToGrid w:val="0"/>
              <w:spacing w:line="300" w:lineRule="exact"/>
              <w:jc w:val="center"/>
              <w:rPr>
                <w:rFonts w:eastAsia="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53F54056">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A975169">
            <w:pPr>
              <w:adjustRightInd w:val="0"/>
              <w:snapToGrid w:val="0"/>
              <w:spacing w:line="300" w:lineRule="exact"/>
              <w:jc w:val="center"/>
              <w:rPr>
                <w:rFonts w:eastAsia="宋体"/>
                <w:szCs w:val="21"/>
              </w:rPr>
            </w:pPr>
            <w:r>
              <w:rPr>
                <w:rFonts w:eastAsia="宋体"/>
                <w:szCs w:val="21"/>
              </w:rPr>
              <w:t>开户名称</w:t>
            </w:r>
          </w:p>
        </w:tc>
        <w:tc>
          <w:tcPr>
            <w:tcW w:w="2116" w:type="dxa"/>
            <w:tcBorders>
              <w:top w:val="single" w:color="auto" w:sz="2" w:space="0"/>
              <w:left w:val="single" w:color="auto" w:sz="2" w:space="0"/>
              <w:bottom w:val="single" w:color="auto" w:sz="2" w:space="0"/>
            </w:tcBorders>
            <w:vAlign w:val="center"/>
          </w:tcPr>
          <w:p w14:paraId="43E0ABFE">
            <w:pPr>
              <w:adjustRightInd w:val="0"/>
              <w:snapToGrid w:val="0"/>
              <w:spacing w:line="300" w:lineRule="exact"/>
              <w:jc w:val="center"/>
              <w:rPr>
                <w:rFonts w:eastAsia="宋体"/>
                <w:spacing w:val="20"/>
                <w:szCs w:val="21"/>
              </w:rPr>
            </w:pPr>
          </w:p>
        </w:tc>
      </w:tr>
      <w:tr w14:paraId="7BFD14E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69A39BB6">
            <w:pPr>
              <w:adjustRightInd w:val="0"/>
              <w:snapToGrid w:val="0"/>
              <w:spacing w:line="300" w:lineRule="exact"/>
              <w:jc w:val="center"/>
              <w:rPr>
                <w:rFonts w:eastAsia="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4C03FFD0">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370FC5A">
            <w:pPr>
              <w:adjustRightInd w:val="0"/>
              <w:snapToGrid w:val="0"/>
              <w:spacing w:line="300" w:lineRule="exact"/>
              <w:jc w:val="center"/>
              <w:rPr>
                <w:rFonts w:eastAsia="宋体"/>
                <w:szCs w:val="21"/>
              </w:rPr>
            </w:pPr>
            <w:r>
              <w:rPr>
                <w:rFonts w:eastAsia="宋体"/>
                <w:szCs w:val="21"/>
              </w:rPr>
              <w:t>开户银行</w:t>
            </w:r>
          </w:p>
        </w:tc>
        <w:tc>
          <w:tcPr>
            <w:tcW w:w="2116" w:type="dxa"/>
            <w:tcBorders>
              <w:top w:val="single" w:color="auto" w:sz="2" w:space="0"/>
              <w:left w:val="single" w:color="auto" w:sz="2" w:space="0"/>
              <w:bottom w:val="single" w:color="auto" w:sz="2" w:space="0"/>
            </w:tcBorders>
            <w:vAlign w:val="center"/>
          </w:tcPr>
          <w:p w14:paraId="3900FE34">
            <w:pPr>
              <w:adjustRightInd w:val="0"/>
              <w:snapToGrid w:val="0"/>
              <w:spacing w:line="300" w:lineRule="exact"/>
              <w:jc w:val="center"/>
              <w:rPr>
                <w:rFonts w:eastAsia="宋体"/>
                <w:spacing w:val="20"/>
                <w:szCs w:val="21"/>
              </w:rPr>
            </w:pPr>
          </w:p>
        </w:tc>
      </w:tr>
      <w:tr w14:paraId="5D0B2000">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40A5C55F">
            <w:pPr>
              <w:adjustRightInd w:val="0"/>
              <w:snapToGrid w:val="0"/>
              <w:spacing w:line="300" w:lineRule="exact"/>
              <w:jc w:val="center"/>
              <w:rPr>
                <w:rFonts w:eastAsia="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1060E33B">
            <w:pPr>
              <w:adjustRightInd w:val="0"/>
              <w:snapToGrid w:val="0"/>
              <w:spacing w:line="300" w:lineRule="exact"/>
              <w:jc w:val="center"/>
              <w:rPr>
                <w:rFonts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3DC3B52">
            <w:pPr>
              <w:adjustRightInd w:val="0"/>
              <w:snapToGrid w:val="0"/>
              <w:spacing w:line="300" w:lineRule="exact"/>
              <w:jc w:val="center"/>
              <w:rPr>
                <w:rFonts w:eastAsia="宋体"/>
                <w:szCs w:val="21"/>
              </w:rPr>
            </w:pPr>
            <w:r>
              <w:rPr>
                <w:rFonts w:eastAsia="宋体"/>
                <w:szCs w:val="21"/>
              </w:rPr>
              <w:t>银行账号</w:t>
            </w:r>
          </w:p>
        </w:tc>
        <w:tc>
          <w:tcPr>
            <w:tcW w:w="2116" w:type="dxa"/>
            <w:tcBorders>
              <w:top w:val="single" w:color="auto" w:sz="2" w:space="0"/>
              <w:left w:val="single" w:color="auto" w:sz="2" w:space="0"/>
              <w:bottom w:val="single" w:color="auto" w:sz="2" w:space="0"/>
            </w:tcBorders>
            <w:vAlign w:val="center"/>
          </w:tcPr>
          <w:p w14:paraId="37493790">
            <w:pPr>
              <w:adjustRightInd w:val="0"/>
              <w:snapToGrid w:val="0"/>
              <w:spacing w:line="300" w:lineRule="exact"/>
              <w:jc w:val="center"/>
              <w:rPr>
                <w:rFonts w:eastAsia="宋体"/>
                <w:spacing w:val="20"/>
                <w:szCs w:val="21"/>
              </w:rPr>
            </w:pPr>
          </w:p>
        </w:tc>
      </w:tr>
      <w:tr w14:paraId="0A7C60B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8398" w:type="dxa"/>
            <w:gridSpan w:val="4"/>
            <w:tcBorders>
              <w:top w:val="single" w:color="auto" w:sz="2" w:space="0"/>
            </w:tcBorders>
            <w:vAlign w:val="center"/>
          </w:tcPr>
          <w:p w14:paraId="13BF2C83">
            <w:pPr>
              <w:widowControl w:val="0"/>
              <w:adjustRightInd w:val="0"/>
              <w:snapToGrid w:val="0"/>
              <w:spacing w:before="156" w:beforeLines="50" w:after="0" w:line="360" w:lineRule="auto"/>
              <w:ind w:left="0" w:leftChars="0"/>
              <w:jc w:val="left"/>
              <w:rPr>
                <w:rFonts w:ascii="Times New Roman" w:hAnsi="Times New Roman" w:eastAsia="宋体" w:cs="Times New Roman"/>
                <w:spacing w:val="20"/>
                <w:kern w:val="2"/>
                <w:sz w:val="21"/>
                <w:szCs w:val="21"/>
                <w:lang w:val="en-US" w:eastAsia="zh-CN" w:bidi="ar-SA"/>
              </w:rPr>
            </w:pPr>
            <w:r>
              <w:rPr>
                <w:rFonts w:hint="eastAsia" w:ascii="宋体" w:hAnsi="宋体" w:eastAsia="宋体" w:cs="Times New Roman"/>
                <w:kern w:val="2"/>
                <w:sz w:val="21"/>
                <w:szCs w:val="21"/>
                <w:lang w:val="en-US" w:eastAsia="zh-CN" w:bidi="ar-SA"/>
              </w:rPr>
              <w:t>注：涉及联合体或其他合同主体的信息应按上表格式加列。</w:t>
            </w:r>
          </w:p>
        </w:tc>
      </w:tr>
    </w:tbl>
    <w:p w14:paraId="0F767F05">
      <w:pPr>
        <w:keepNext/>
        <w:keepLines/>
        <w:widowControl w:val="0"/>
        <w:adjustRightInd w:val="0"/>
        <w:snapToGrid w:val="0"/>
        <w:spacing w:before="156" w:beforeLines="50" w:line="360" w:lineRule="auto"/>
        <w:jc w:val="center"/>
        <w:outlineLvl w:val="1"/>
        <w:rPr>
          <w:rFonts w:ascii="黑体" w:hAnsi="黑体" w:eastAsia="黑体" w:cs="Times New Roman"/>
          <w:b/>
          <w:bCs/>
          <w:kern w:val="2"/>
          <w:sz w:val="28"/>
          <w:szCs w:val="28"/>
          <w:lang w:val="en-US" w:eastAsia="zh-CN" w:bidi="ar-SA"/>
        </w:rPr>
      </w:pPr>
      <w:r>
        <w:rPr>
          <w:rFonts w:ascii="宋体" w:hAnsi="宋体" w:eastAsia="宋体" w:cs="Times New Roman"/>
          <w:b/>
          <w:bCs/>
          <w:kern w:val="2"/>
          <w:sz w:val="21"/>
          <w:szCs w:val="21"/>
          <w:u w:val="single"/>
          <w:lang w:val="en-US" w:eastAsia="zh-CN" w:bidi="ar-SA"/>
        </w:rPr>
        <w:br w:type="page"/>
      </w:r>
      <w:bookmarkStart w:id="82" w:name="_Toc27624"/>
      <w:r>
        <w:rPr>
          <w:rFonts w:hint="eastAsia" w:ascii="黑体" w:hAnsi="黑体" w:eastAsia="黑体" w:cs="Times New Roman"/>
          <w:b w:val="0"/>
          <w:bCs w:val="0"/>
          <w:kern w:val="2"/>
          <w:sz w:val="28"/>
          <w:szCs w:val="28"/>
          <w:lang w:val="en-US" w:eastAsia="zh-CN" w:bidi="ar-SA"/>
        </w:rPr>
        <w:t>第二节 政府采购合同通用条款</w:t>
      </w:r>
      <w:bookmarkEnd w:id="82"/>
    </w:p>
    <w:p w14:paraId="2848058F">
      <w:pPr>
        <w:tabs>
          <w:tab w:val="left" w:pos="8820"/>
          <w:tab w:val="left" w:pos="9345"/>
          <w:tab w:val="left" w:pos="9765"/>
        </w:tabs>
        <w:adjustRightInd w:val="0"/>
        <w:snapToGrid w:val="0"/>
        <w:spacing w:before="0" w:line="400" w:lineRule="exact"/>
        <w:jc w:val="left"/>
        <w:rPr>
          <w:rFonts w:ascii="宋体" w:hAnsi="宋体" w:eastAsia="宋体"/>
          <w:b/>
          <w:bCs/>
          <w:sz w:val="24"/>
        </w:rPr>
      </w:pPr>
      <w:r>
        <w:rPr>
          <w:rFonts w:hint="eastAsia" w:ascii="宋体" w:hAnsi="宋体" w:eastAsia="宋体"/>
          <w:b/>
          <w:sz w:val="24"/>
        </w:rPr>
        <w:t>1.</w:t>
      </w:r>
      <w:r>
        <w:rPr>
          <w:rFonts w:hint="eastAsia" w:ascii="宋体" w:hAnsi="宋体" w:eastAsia="宋体"/>
          <w:b/>
          <w:sz w:val="24"/>
          <w:lang w:val="en-US" w:eastAsia="zh-CN"/>
        </w:rPr>
        <w:t xml:space="preserve"> </w:t>
      </w:r>
      <w:r>
        <w:rPr>
          <w:rFonts w:hint="eastAsia" w:ascii="宋体" w:hAnsi="宋体" w:eastAsia="宋体"/>
          <w:b/>
          <w:bCs/>
          <w:sz w:val="24"/>
        </w:rPr>
        <w:t>定义</w:t>
      </w:r>
    </w:p>
    <w:p w14:paraId="4B48195F">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1.1合同当事人</w:t>
      </w:r>
    </w:p>
    <w:p w14:paraId="42D3CF2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（1）采购人（以下称甲方）是指使用财政性资金，通过政府采购方式向供应商购买货物</w:t>
      </w:r>
      <w:r>
        <w:rPr>
          <w:rFonts w:hint="eastAsia" w:ascii="宋体" w:hAnsi="宋体" w:eastAsia="宋体"/>
          <w:color w:val="auto"/>
          <w:szCs w:val="21"/>
          <w:highlight w:val="none"/>
          <w:lang w:val="en-US" w:eastAsia="zh-CN"/>
        </w:rPr>
        <w:t>及其相关服务的</w:t>
      </w:r>
      <w:r>
        <w:rPr>
          <w:rFonts w:hint="eastAsia" w:ascii="宋体" w:hAnsi="宋体" w:eastAsia="宋体"/>
          <w:color w:val="auto"/>
          <w:szCs w:val="21"/>
          <w:highlight w:val="none"/>
        </w:rPr>
        <w:t>国家机关、事业单位、团体组织。</w:t>
      </w:r>
    </w:p>
    <w:p w14:paraId="4F77148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（2）供应商（以下称</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方）是指参加政府采购活动并且中标（成交），向采购人提供</w:t>
      </w:r>
      <w:r>
        <w:rPr>
          <w:rFonts w:hint="eastAsia" w:ascii="宋体" w:hAnsi="宋体" w:eastAsia="宋体"/>
          <w:color w:val="auto"/>
          <w:szCs w:val="21"/>
          <w:highlight w:val="none"/>
          <w:lang w:val="en-US" w:eastAsia="zh-CN"/>
        </w:rPr>
        <w:t>合同约定的货物及其相关服务的法人、非法人组织或者自然人</w:t>
      </w:r>
      <w:r>
        <w:rPr>
          <w:rFonts w:hint="eastAsia" w:ascii="宋体" w:hAnsi="宋体" w:eastAsia="宋体"/>
          <w:color w:val="auto"/>
          <w:szCs w:val="21"/>
          <w:highlight w:val="none"/>
        </w:rPr>
        <w:t>。</w:t>
      </w:r>
    </w:p>
    <w:p w14:paraId="162B4CB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（3）其他合同主体是指除采购人和供应商以外，</w:t>
      </w:r>
      <w:r>
        <w:rPr>
          <w:rFonts w:hint="eastAsia" w:ascii="宋体" w:hAnsi="宋体" w:eastAsia="宋体" w:cs="宋体"/>
          <w:bCs/>
          <w:color w:val="000000"/>
          <w:szCs w:val="21"/>
        </w:rPr>
        <w:t>依法参与合同缔结或履行，享有权利、承担义务的合同当事人</w:t>
      </w:r>
      <w:r>
        <w:rPr>
          <w:rFonts w:hint="eastAsia" w:ascii="宋体" w:hAnsi="宋体" w:eastAsia="宋体"/>
          <w:color w:val="auto"/>
          <w:szCs w:val="21"/>
          <w:highlight w:val="none"/>
        </w:rPr>
        <w:t>。</w:t>
      </w:r>
    </w:p>
    <w:p w14:paraId="62CBC990">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1.2本合同下列术语应解释为：</w:t>
      </w:r>
    </w:p>
    <w:p w14:paraId="708DF7CC">
      <w:pPr>
        <w:adjustRightInd w:val="0"/>
        <w:snapToGrid w:val="0"/>
        <w:spacing w:before="0" w:beforeLines="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（1）“合同”系指</w:t>
      </w:r>
      <w:r>
        <w:rPr>
          <w:rFonts w:hint="eastAsia" w:ascii="宋体" w:hAnsi="宋体" w:eastAsia="宋体" w:cs="宋体"/>
          <w:bCs/>
          <w:color w:val="000000"/>
          <w:szCs w:val="21"/>
        </w:rPr>
        <w:t>合同当事人意思表示达成一致的任何协议，包括签署的</w:t>
      </w:r>
      <w:r>
        <w:rPr>
          <w:rFonts w:hint="eastAsia" w:ascii="宋体" w:hAnsi="宋体" w:eastAsia="宋体"/>
          <w:color w:val="auto"/>
          <w:szCs w:val="21"/>
          <w:lang w:eastAsia="zh-CN"/>
        </w:rPr>
        <w:t>政府采购</w:t>
      </w:r>
      <w:r>
        <w:rPr>
          <w:rFonts w:hint="eastAsia" w:ascii="宋体" w:hAnsi="宋体" w:eastAsia="宋体"/>
          <w:color w:val="auto"/>
          <w:szCs w:val="21"/>
        </w:rPr>
        <w:t>合同协议书及其变更、补充</w:t>
      </w:r>
      <w:r>
        <w:rPr>
          <w:rFonts w:hint="eastAsia" w:ascii="宋体" w:hAnsi="宋体" w:eastAsia="宋体"/>
          <w:color w:val="auto"/>
          <w:szCs w:val="21"/>
          <w:lang w:eastAsia="zh-CN"/>
        </w:rPr>
        <w:t>协议，</w:t>
      </w:r>
      <w:r>
        <w:rPr>
          <w:rFonts w:hint="eastAsia" w:ascii="宋体" w:hAnsi="宋体" w:eastAsia="宋体"/>
          <w:szCs w:val="21"/>
        </w:rPr>
        <w:t>政府采购合同专用条款</w:t>
      </w:r>
      <w:r>
        <w:rPr>
          <w:rFonts w:hint="eastAsia" w:ascii="宋体" w:hAnsi="宋体" w:eastAsia="宋体"/>
          <w:szCs w:val="21"/>
          <w:lang w:eastAsia="zh-CN"/>
        </w:rPr>
        <w:t>，</w:t>
      </w:r>
      <w:r>
        <w:rPr>
          <w:rFonts w:hint="eastAsia" w:ascii="宋体" w:hAnsi="宋体" w:eastAsia="宋体"/>
          <w:szCs w:val="21"/>
        </w:rPr>
        <w:t>政府采购合同通用条款</w:t>
      </w:r>
      <w:r>
        <w:rPr>
          <w:rFonts w:hint="eastAsia" w:ascii="宋体" w:hAnsi="宋体" w:eastAsia="宋体"/>
          <w:szCs w:val="21"/>
          <w:lang w:eastAsia="zh-CN"/>
        </w:rPr>
        <w:t>，</w:t>
      </w:r>
      <w:r>
        <w:rPr>
          <w:rFonts w:hint="eastAsia" w:ascii="宋体" w:hAnsi="宋体" w:eastAsia="宋体"/>
          <w:color w:val="auto"/>
          <w:szCs w:val="21"/>
        </w:rPr>
        <w:t>中标</w:t>
      </w:r>
      <w:r>
        <w:rPr>
          <w:rFonts w:hint="eastAsia" w:ascii="宋体" w:hAnsi="宋体" w:eastAsia="宋体"/>
          <w:color w:val="auto"/>
          <w:szCs w:val="21"/>
          <w:lang w:eastAsia="zh-CN"/>
        </w:rPr>
        <w:t>（成交）</w:t>
      </w:r>
      <w:r>
        <w:rPr>
          <w:rFonts w:hint="eastAsia" w:ascii="宋体" w:hAnsi="宋体" w:eastAsia="宋体"/>
          <w:color w:val="auto"/>
          <w:szCs w:val="21"/>
        </w:rPr>
        <w:t>通知书</w:t>
      </w:r>
      <w:r>
        <w:rPr>
          <w:rFonts w:hint="eastAsia" w:ascii="宋体" w:hAnsi="宋体" w:eastAsia="宋体"/>
          <w:color w:val="auto"/>
          <w:szCs w:val="21"/>
          <w:lang w:eastAsia="zh-CN"/>
        </w:rPr>
        <w:t>，</w:t>
      </w:r>
      <w:r>
        <w:rPr>
          <w:rFonts w:hint="eastAsia" w:ascii="宋体" w:hAnsi="宋体" w:eastAsia="宋体"/>
          <w:szCs w:val="21"/>
        </w:rPr>
        <w:t>投标（响应）文件</w:t>
      </w:r>
      <w:r>
        <w:rPr>
          <w:rFonts w:hint="eastAsia" w:ascii="宋体" w:hAnsi="宋体" w:eastAsia="宋体"/>
          <w:szCs w:val="21"/>
          <w:lang w:eastAsia="zh-CN"/>
        </w:rPr>
        <w:t>，</w:t>
      </w:r>
      <w:r>
        <w:rPr>
          <w:rFonts w:hint="eastAsia" w:ascii="宋体" w:hAnsi="宋体" w:eastAsia="宋体"/>
          <w:szCs w:val="21"/>
        </w:rPr>
        <w:t>采购文件</w:t>
      </w:r>
      <w:r>
        <w:rPr>
          <w:rFonts w:hint="eastAsia" w:ascii="宋体" w:hAnsi="宋体" w:eastAsia="宋体"/>
          <w:szCs w:val="21"/>
          <w:lang w:eastAsia="zh-CN"/>
        </w:rPr>
        <w:t>，</w:t>
      </w:r>
      <w:r>
        <w:rPr>
          <w:rFonts w:hint="eastAsia" w:ascii="宋体" w:hAnsi="宋体" w:eastAsia="宋体"/>
          <w:szCs w:val="21"/>
        </w:rPr>
        <w:t>有关技术文件</w:t>
      </w:r>
      <w:r>
        <w:rPr>
          <w:rFonts w:hint="eastAsia" w:ascii="宋体" w:hAnsi="宋体" w:eastAsia="宋体"/>
          <w:szCs w:val="21"/>
          <w:lang w:eastAsia="zh-CN"/>
        </w:rPr>
        <w:t>和</w:t>
      </w:r>
      <w:r>
        <w:rPr>
          <w:rFonts w:hint="eastAsia" w:ascii="宋体" w:hAnsi="宋体" w:eastAsia="宋体"/>
          <w:szCs w:val="21"/>
        </w:rPr>
        <w:t>图纸</w:t>
      </w:r>
      <w:r>
        <w:rPr>
          <w:rFonts w:hint="eastAsia" w:ascii="宋体" w:hAnsi="宋体" w:eastAsia="宋体"/>
          <w:szCs w:val="21"/>
          <w:lang w:eastAsia="zh-CN"/>
        </w:rPr>
        <w:t>，以及</w:t>
      </w:r>
      <w:r>
        <w:rPr>
          <w:rFonts w:hint="eastAsia" w:ascii="宋体" w:hAnsi="宋体" w:eastAsia="宋体" w:cs="宋体"/>
          <w:bCs w:val="0"/>
          <w:color w:val="000000"/>
          <w:kern w:val="2"/>
          <w:sz w:val="21"/>
          <w:szCs w:val="21"/>
          <w:highlight w:val="none"/>
          <w:lang w:eastAsia="zh-CN"/>
        </w:rPr>
        <w:t>国家法律、行政法规和规章制度规定或合同约定的作为合同组成部分的其他文件</w:t>
      </w:r>
      <w:r>
        <w:rPr>
          <w:rFonts w:hint="eastAsia" w:ascii="宋体" w:hAnsi="宋体" w:eastAsia="宋体"/>
          <w:color w:val="auto"/>
          <w:szCs w:val="21"/>
          <w:highlight w:val="none"/>
        </w:rPr>
        <w:t>。</w:t>
      </w:r>
    </w:p>
    <w:p w14:paraId="4E03835D">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）“合同价</w:t>
      </w:r>
      <w:r>
        <w:rPr>
          <w:rFonts w:hint="eastAsia" w:ascii="宋体" w:hAnsi="宋体" w:eastAsia="宋体"/>
          <w:color w:val="auto"/>
          <w:szCs w:val="21"/>
          <w:highlight w:val="none"/>
          <w:lang w:val="en-US" w:eastAsia="zh-CN"/>
        </w:rPr>
        <w:t>款</w:t>
      </w:r>
      <w:r>
        <w:rPr>
          <w:rFonts w:hint="eastAsia" w:ascii="宋体" w:hAnsi="宋体" w:eastAsia="宋体"/>
          <w:color w:val="auto"/>
          <w:szCs w:val="21"/>
          <w:highlight w:val="none"/>
        </w:rPr>
        <w:t>”系指根据本合同规定乙方在全面履行合同义务后甲方应支付给乙方的价款。</w:t>
      </w:r>
    </w:p>
    <w:p w14:paraId="73C79DF5">
      <w:pPr>
        <w:tabs>
          <w:tab w:val="left" w:pos="570"/>
          <w:tab w:val="left" w:pos="9240"/>
          <w:tab w:val="left" w:pos="9555"/>
        </w:tabs>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）“货物”系指乙方根据本合同规定须向甲方提供的各种形态和种类的物品，包括原材料、设备、产品（</w:t>
      </w:r>
      <w:r>
        <w:rPr>
          <w:rFonts w:hint="eastAsia" w:ascii="宋体" w:hAnsi="宋体" w:eastAsia="宋体"/>
          <w:color w:val="000000"/>
          <w:szCs w:val="21"/>
          <w:highlight w:val="none"/>
        </w:rPr>
        <w:t>包括软件）及相关的其备品备件、工具、手册及</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技术资料和材料</w:t>
      </w:r>
      <w:r>
        <w:rPr>
          <w:rFonts w:hint="eastAsia" w:ascii="宋体" w:hAnsi="宋体" w:eastAsia="宋体"/>
          <w:color w:val="000000"/>
          <w:szCs w:val="21"/>
          <w:highlight w:val="none"/>
          <w:lang w:eastAsia="zh-CN"/>
        </w:rPr>
        <w:t>等</w:t>
      </w:r>
      <w:r>
        <w:rPr>
          <w:rFonts w:hint="eastAsia" w:ascii="宋体" w:hAnsi="宋体" w:eastAsia="宋体"/>
          <w:color w:val="000000"/>
          <w:szCs w:val="21"/>
          <w:highlight w:val="none"/>
        </w:rPr>
        <w:t>。</w:t>
      </w:r>
    </w:p>
    <w:p w14:paraId="061D2FB0">
      <w:pPr>
        <w:adjustRightInd w:val="0"/>
        <w:snapToGrid w:val="0"/>
        <w:spacing w:before="0" w:line="400" w:lineRule="exact"/>
        <w:ind w:firstLine="420" w:firstLineChars="200"/>
        <w:jc w:val="left"/>
        <w:rPr>
          <w:rFonts w:hint="eastAsia" w:ascii="宋体" w:hAnsi="宋体" w:eastAsia="宋体"/>
          <w:color w:val="000000"/>
          <w:szCs w:val="21"/>
          <w:highlight w:val="yellow"/>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4</w:t>
      </w:r>
      <w:r>
        <w:rPr>
          <w:rFonts w:hint="eastAsia" w:ascii="宋体" w:hAnsi="宋体" w:eastAsia="宋体"/>
          <w:color w:val="000000"/>
          <w:szCs w:val="21"/>
          <w:highlight w:val="none"/>
        </w:rPr>
        <w:t>）“</w:t>
      </w:r>
      <w:r>
        <w:rPr>
          <w:rFonts w:hint="eastAsia" w:ascii="宋体" w:hAnsi="宋体" w:eastAsia="宋体"/>
          <w:color w:val="auto"/>
          <w:szCs w:val="21"/>
          <w:highlight w:val="none"/>
          <w:lang w:val="en-US" w:eastAsia="zh-CN"/>
        </w:rPr>
        <w:t>相关</w:t>
      </w:r>
      <w:r>
        <w:rPr>
          <w:rFonts w:hint="eastAsia" w:ascii="宋体" w:hAnsi="宋体" w:eastAsia="宋体"/>
          <w:color w:val="000000"/>
          <w:szCs w:val="21"/>
          <w:highlight w:val="none"/>
        </w:rPr>
        <w:t>服务”系指根据合同规定，乙方应提供的</w:t>
      </w:r>
      <w:r>
        <w:rPr>
          <w:rFonts w:hint="eastAsia" w:ascii="宋体" w:hAnsi="宋体" w:eastAsia="宋体"/>
          <w:color w:val="000000"/>
          <w:szCs w:val="21"/>
          <w:highlight w:val="none"/>
          <w:lang w:val="en-US" w:eastAsia="zh-CN"/>
        </w:rPr>
        <w:t>与货物有关的</w:t>
      </w:r>
      <w:r>
        <w:rPr>
          <w:rFonts w:hint="eastAsia" w:ascii="宋体" w:hAnsi="宋体" w:eastAsia="宋体"/>
          <w:color w:val="000000"/>
          <w:szCs w:val="21"/>
          <w:highlight w:val="none"/>
        </w:rPr>
        <w:t>技术、管理和</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服务，包括但不限于：管理和质量保证、运输、保险、检验、现场准备、安装、集成、调试、培训、维修、</w:t>
      </w:r>
      <w:r>
        <w:rPr>
          <w:rFonts w:hint="eastAsia" w:ascii="宋体" w:hAnsi="宋体" w:eastAsia="宋体"/>
          <w:color w:val="000000"/>
          <w:szCs w:val="21"/>
          <w:highlight w:val="none"/>
          <w:lang w:eastAsia="zh-CN"/>
        </w:rPr>
        <w:t>废弃处置、</w:t>
      </w:r>
      <w:r>
        <w:rPr>
          <w:rFonts w:hint="eastAsia" w:ascii="宋体" w:hAnsi="宋体" w:eastAsia="宋体"/>
          <w:color w:val="000000"/>
          <w:szCs w:val="21"/>
          <w:highlight w:val="none"/>
        </w:rPr>
        <w:t>技术支持等以及合同中规定乙方应承担的</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义务。</w:t>
      </w:r>
    </w:p>
    <w:p w14:paraId="29019DC1">
      <w:pPr>
        <w:adjustRightInd w:val="0"/>
        <w:snapToGrid w:val="0"/>
        <w:spacing w:before="0" w:line="400" w:lineRule="exact"/>
        <w:ind w:firstLine="420" w:firstLineChars="200"/>
        <w:jc w:val="left"/>
        <w:rPr>
          <w:rFonts w:hint="eastAsia" w:ascii="宋体" w:hAnsi="宋体" w:eastAsia="宋体"/>
          <w:color w:val="000000"/>
          <w:szCs w:val="21"/>
          <w:highlight w:val="yellow"/>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5</w:t>
      </w:r>
      <w:r>
        <w:rPr>
          <w:rFonts w:hint="eastAsia" w:ascii="宋体" w:hAnsi="宋体" w:eastAsia="宋体"/>
          <w:color w:val="000000"/>
          <w:szCs w:val="21"/>
          <w:highlight w:val="none"/>
        </w:rPr>
        <w:t>）“分包”系指中标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供应商按采购文件、投标（响应）文件的规定，根据分包意向协议，将中标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项目中的部分履约内容，分给具有相应资质条件的供应商履行合同的行为。</w:t>
      </w:r>
    </w:p>
    <w:p w14:paraId="1B2D9B9A">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hint="eastAsia" w:ascii="宋体" w:hAnsi="宋体" w:eastAsia="宋体"/>
          <w:color w:val="000000"/>
          <w:szCs w:val="21"/>
          <w:highlight w:val="none"/>
        </w:rPr>
        <w:t>）</w:t>
      </w:r>
      <w:r>
        <w:rPr>
          <w:rFonts w:hint="eastAsia" w:ascii="宋体" w:hAnsi="宋体" w:eastAsia="宋体"/>
          <w:szCs w:val="21"/>
        </w:rPr>
        <w:t>“联合体”系指</w:t>
      </w:r>
      <w:r>
        <w:rPr>
          <w:rFonts w:hint="eastAsia" w:ascii="宋体" w:hAnsi="宋体" w:eastAsia="宋体"/>
          <w:szCs w:val="21"/>
          <w:lang w:eastAsia="zh-CN"/>
        </w:rPr>
        <w:t>由</w:t>
      </w:r>
      <w:r>
        <w:rPr>
          <w:rFonts w:hint="eastAsia" w:ascii="宋体" w:hAnsi="宋体" w:eastAsia="宋体"/>
          <w:szCs w:val="21"/>
        </w:rPr>
        <w:t>两个以上的自然人、法人或者</w:t>
      </w:r>
      <w:r>
        <w:rPr>
          <w:rFonts w:hint="eastAsia" w:ascii="宋体" w:hAnsi="宋体" w:eastAsia="宋体"/>
          <w:szCs w:val="21"/>
          <w:lang w:val="en-US" w:eastAsia="zh-CN"/>
        </w:rPr>
        <w:t>非法人</w:t>
      </w:r>
      <w:r>
        <w:rPr>
          <w:rFonts w:hint="eastAsia" w:ascii="宋体" w:hAnsi="宋体" w:eastAsia="宋体"/>
          <w:szCs w:val="21"/>
        </w:rPr>
        <w:t>组织组成，</w:t>
      </w:r>
      <w:r>
        <w:rPr>
          <w:rFonts w:hint="eastAsia" w:ascii="宋体" w:hAnsi="宋体" w:eastAsia="宋体"/>
          <w:szCs w:val="21"/>
          <w:lang w:eastAsia="zh-CN"/>
        </w:rPr>
        <w:t>以一个供应商的身份共同参加政府采购的主体</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eastAsia="宋体"/>
          <w:color w:val="000000"/>
          <w:szCs w:val="21"/>
          <w:highlight w:val="none"/>
          <w:lang w:eastAsia="zh-CN"/>
        </w:rPr>
        <w:t>甲方</w:t>
      </w:r>
      <w:r>
        <w:rPr>
          <w:rFonts w:hint="eastAsia" w:ascii="宋体" w:hAnsi="宋体" w:eastAsia="宋体"/>
          <w:color w:val="000000"/>
          <w:szCs w:val="21"/>
          <w:highlight w:val="none"/>
        </w:rPr>
        <w:t>承担连带责任。联合体具体要求见【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14:paraId="5C94B7E0">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7</w:t>
      </w:r>
      <w:r>
        <w:rPr>
          <w:rFonts w:hint="eastAsia" w:ascii="宋体" w:hAnsi="宋体" w:eastAsia="宋体"/>
          <w:color w:val="000000"/>
          <w:szCs w:val="21"/>
          <w:highlight w:val="none"/>
        </w:rPr>
        <w:t>）其他术语解释，见【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14:paraId="4B80EBB9">
      <w:pPr>
        <w:numPr>
          <w:ilvl w:val="0"/>
          <w:numId w:val="14"/>
        </w:num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color w:val="000000"/>
          <w:sz w:val="24"/>
          <w:highlight w:val="none"/>
        </w:rPr>
        <w:t>合同标的及金额</w:t>
      </w:r>
    </w:p>
    <w:p w14:paraId="432AD55A">
      <w:pPr>
        <w:autoSpaceDE w:val="0"/>
        <w:autoSpaceDN w:val="0"/>
        <w:adjustRightInd w:val="0"/>
        <w:snapToGrid w:val="0"/>
        <w:spacing w:before="0" w:line="400" w:lineRule="exact"/>
        <w:ind w:firstLine="420" w:firstLineChars="200"/>
        <w:jc w:val="left"/>
        <w:rPr>
          <w:rFonts w:ascii="宋体" w:hAnsi="宋体" w:eastAsia="宋体"/>
          <w:b/>
          <w:bCs/>
          <w:i/>
          <w:iCs/>
          <w:color w:val="000000"/>
          <w:szCs w:val="21"/>
          <w:highlight w:val="none"/>
        </w:rPr>
      </w:pPr>
      <w:r>
        <w:rPr>
          <w:rFonts w:hint="eastAsia" w:ascii="宋体" w:hAnsi="宋体" w:eastAsia="宋体"/>
          <w:color w:val="000000"/>
          <w:szCs w:val="21"/>
          <w:highlight w:val="none"/>
          <w:lang w:eastAsia="zh-CN"/>
        </w:rPr>
        <w:t>2</w:t>
      </w:r>
      <w:r>
        <w:rPr>
          <w:rFonts w:hint="eastAsia" w:ascii="宋体" w:hAnsi="宋体" w:eastAsia="宋体"/>
          <w:color w:val="000000"/>
          <w:szCs w:val="21"/>
          <w:highlight w:val="none"/>
        </w:rPr>
        <w:t>.1 合同标的及金额应与中标（成交）结果一致。乙方为履行本合同而发生的所有费用均应包含在合同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中，甲方不再另行支付</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任何费用。</w:t>
      </w:r>
    </w:p>
    <w:p w14:paraId="3DFC12B6">
      <w:pPr>
        <w:adjustRightInd w:val="0"/>
        <w:snapToGrid w:val="0"/>
        <w:spacing w:before="0" w:line="400" w:lineRule="exact"/>
        <w:jc w:val="left"/>
        <w:rPr>
          <w:rFonts w:ascii="宋体" w:hAnsi="宋体" w:eastAsia="宋体"/>
          <w:b/>
          <w:color w:val="000000"/>
          <w:sz w:val="24"/>
          <w:highlight w:val="none"/>
        </w:rPr>
      </w:pPr>
      <w:r>
        <w:rPr>
          <w:rFonts w:hint="eastAsia" w:ascii="宋体" w:hAnsi="宋体" w:eastAsia="宋体"/>
          <w:b/>
          <w:color w:val="000000"/>
          <w:sz w:val="24"/>
          <w:highlight w:val="none"/>
          <w:lang w:eastAsia="zh-CN"/>
        </w:rPr>
        <w:t>3</w:t>
      </w:r>
      <w:r>
        <w:rPr>
          <w:rFonts w:hint="eastAsia" w:ascii="宋体" w:hAnsi="宋体" w:eastAsia="宋体"/>
          <w:b/>
          <w:color w:val="000000"/>
          <w:sz w:val="24"/>
          <w:highlight w:val="none"/>
          <w:lang w:val="en-US" w:eastAsia="zh-CN"/>
        </w:rPr>
        <w:t xml:space="preserve">. </w:t>
      </w:r>
      <w:r>
        <w:rPr>
          <w:rFonts w:hint="eastAsia" w:ascii="宋体" w:hAnsi="宋体" w:eastAsia="宋体"/>
          <w:b/>
          <w:color w:val="000000"/>
          <w:sz w:val="24"/>
          <w:highlight w:val="none"/>
        </w:rPr>
        <w:t>履行合同的时间、地点和方式</w:t>
      </w:r>
    </w:p>
    <w:p w14:paraId="3786069A">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3</w:t>
      </w:r>
      <w:r>
        <w:rPr>
          <w:rFonts w:hint="eastAsia" w:ascii="宋体" w:hAnsi="宋体" w:eastAsia="宋体"/>
          <w:color w:val="000000"/>
          <w:szCs w:val="21"/>
          <w:highlight w:val="none"/>
        </w:rPr>
        <w:t xml:space="preserve">.1 </w:t>
      </w:r>
      <w:r>
        <w:rPr>
          <w:rFonts w:hint="eastAsia" w:ascii="宋体" w:hAnsi="宋体" w:eastAsia="宋体" w:cs="宋体"/>
          <w:szCs w:val="21"/>
        </w:rPr>
        <w:t>乙方应当在约定的时间、地点</w:t>
      </w:r>
      <w:r>
        <w:rPr>
          <w:rFonts w:hint="eastAsia" w:ascii="宋体" w:hAnsi="宋体" w:eastAsia="宋体" w:cs="宋体"/>
          <w:szCs w:val="21"/>
          <w:lang w:eastAsia="zh-CN"/>
        </w:rPr>
        <w:t>，按照约定</w:t>
      </w:r>
      <w:r>
        <w:rPr>
          <w:rFonts w:hint="eastAsia" w:ascii="宋体" w:hAnsi="宋体" w:eastAsia="宋体" w:cs="宋体"/>
          <w:szCs w:val="21"/>
        </w:rPr>
        <w:t>方式履行合同。</w:t>
      </w:r>
    </w:p>
    <w:p w14:paraId="718FDBEA">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4</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甲方的权利和义务</w:t>
      </w:r>
    </w:p>
    <w:p w14:paraId="129491DE">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.1</w:t>
      </w:r>
      <w:r>
        <w:rPr>
          <w:rFonts w:ascii="宋体" w:hAnsi="宋体" w:eastAsia="宋体"/>
          <w:color w:val="000000"/>
          <w:szCs w:val="21"/>
          <w:highlight w:val="none"/>
        </w:rPr>
        <w:t xml:space="preserve"> 签署合同后，甲方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r>
        <w:rPr>
          <w:rFonts w:hint="eastAsia" w:ascii="宋体" w:hAnsi="宋体" w:eastAsia="宋体"/>
          <w:color w:val="000000"/>
          <w:szCs w:val="21"/>
          <w:highlight w:val="none"/>
        </w:rPr>
        <w:t>甲方有权对乙方的履约行为进行检查，并</w:t>
      </w:r>
      <w:r>
        <w:rPr>
          <w:rFonts w:ascii="宋体" w:hAnsi="宋体" w:eastAsia="宋体"/>
          <w:color w:val="000000"/>
          <w:szCs w:val="21"/>
          <w:highlight w:val="none"/>
        </w:rPr>
        <w:t>及时确认乙方提交的事项</w:t>
      </w:r>
      <w:r>
        <w:rPr>
          <w:rFonts w:hint="eastAsia" w:ascii="宋体" w:hAnsi="宋体" w:eastAsia="宋体"/>
          <w:color w:val="000000"/>
          <w:szCs w:val="21"/>
          <w:highlight w:val="none"/>
        </w:rPr>
        <w:t>。甲方应当</w:t>
      </w:r>
      <w:r>
        <w:rPr>
          <w:rFonts w:ascii="宋体" w:hAnsi="宋体" w:eastAsia="宋体"/>
          <w:color w:val="000000"/>
          <w:szCs w:val="21"/>
          <w:highlight w:val="none"/>
        </w:rPr>
        <w:t>配合乙方完成</w:t>
      </w:r>
      <w:r>
        <w:rPr>
          <w:rFonts w:hint="eastAsia" w:ascii="宋体" w:hAnsi="宋体" w:eastAsia="宋体"/>
          <w:color w:val="000000"/>
          <w:szCs w:val="21"/>
          <w:highlight w:val="none"/>
        </w:rPr>
        <w:t>相关项目</w:t>
      </w:r>
      <w:r>
        <w:rPr>
          <w:rFonts w:ascii="宋体" w:hAnsi="宋体" w:eastAsia="宋体"/>
          <w:color w:val="000000"/>
          <w:szCs w:val="21"/>
          <w:highlight w:val="none"/>
        </w:rPr>
        <w:t>实施工作。</w:t>
      </w:r>
    </w:p>
    <w:p w14:paraId="0432D42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 xml:space="preserve">.2 </w:t>
      </w:r>
      <w:r>
        <w:rPr>
          <w:rFonts w:ascii="宋体" w:hAnsi="宋体" w:eastAsia="宋体"/>
          <w:color w:val="000000"/>
          <w:szCs w:val="21"/>
          <w:highlight w:val="none"/>
        </w:rPr>
        <w:t>甲方有权要求乙方按时提交各阶段有关</w:t>
      </w:r>
      <w:r>
        <w:rPr>
          <w:rFonts w:hint="eastAsia" w:ascii="宋体" w:hAnsi="宋体" w:eastAsia="宋体"/>
          <w:color w:val="000000"/>
          <w:szCs w:val="21"/>
          <w:highlight w:val="none"/>
        </w:rPr>
        <w:t>安排计划</w:t>
      </w:r>
      <w:r>
        <w:rPr>
          <w:rFonts w:ascii="宋体" w:hAnsi="宋体" w:eastAsia="宋体"/>
          <w:color w:val="000000"/>
          <w:szCs w:val="21"/>
          <w:highlight w:val="none"/>
        </w:rPr>
        <w:t>，并有权</w:t>
      </w:r>
      <w:r>
        <w:rPr>
          <w:rFonts w:hint="eastAsia" w:ascii="宋体" w:hAnsi="宋体" w:eastAsia="宋体"/>
          <w:color w:val="000000"/>
          <w:szCs w:val="21"/>
          <w:highlight w:val="none"/>
        </w:rPr>
        <w:t>定期核对乙方提供货物数量、规格、质量等内容。甲方</w:t>
      </w:r>
      <w:r>
        <w:rPr>
          <w:rFonts w:ascii="宋体" w:hAnsi="宋体" w:eastAsia="宋体"/>
          <w:color w:val="000000"/>
          <w:szCs w:val="21"/>
          <w:highlight w:val="none"/>
        </w:rPr>
        <w:t>有权督促乙方工作并要求乙方</w:t>
      </w:r>
      <w:r>
        <w:rPr>
          <w:rFonts w:hint="eastAsia" w:ascii="宋体" w:hAnsi="宋体" w:eastAsia="宋体"/>
          <w:color w:val="000000"/>
          <w:szCs w:val="21"/>
          <w:highlight w:val="none"/>
        </w:rPr>
        <w:t>更</w:t>
      </w:r>
      <w:r>
        <w:rPr>
          <w:rFonts w:ascii="宋体" w:hAnsi="宋体" w:eastAsia="宋体"/>
          <w:color w:val="000000"/>
          <w:szCs w:val="21"/>
          <w:highlight w:val="none"/>
        </w:rPr>
        <w:t>换不符合要求的</w:t>
      </w:r>
      <w:r>
        <w:rPr>
          <w:rFonts w:hint="eastAsia" w:ascii="宋体" w:hAnsi="宋体" w:eastAsia="宋体"/>
          <w:color w:val="000000"/>
          <w:szCs w:val="21"/>
          <w:highlight w:val="none"/>
        </w:rPr>
        <w:t>货物</w:t>
      </w:r>
      <w:r>
        <w:rPr>
          <w:rFonts w:ascii="宋体" w:hAnsi="宋体" w:eastAsia="宋体"/>
          <w:color w:val="000000"/>
          <w:szCs w:val="21"/>
          <w:highlight w:val="none"/>
        </w:rPr>
        <w:t>。</w:t>
      </w:r>
    </w:p>
    <w:p w14:paraId="24D0C068">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ascii="宋体" w:hAnsi="宋体" w:eastAsia="宋体"/>
          <w:color w:val="000000"/>
          <w:szCs w:val="21"/>
          <w:highlight w:val="none"/>
        </w:rPr>
        <w:t>3</w:t>
      </w:r>
      <w:r>
        <w:rPr>
          <w:rFonts w:hint="eastAsia" w:ascii="宋体" w:hAnsi="宋体" w:eastAsia="宋体"/>
          <w:color w:val="000000"/>
          <w:szCs w:val="21"/>
          <w:highlight w:val="none"/>
        </w:rPr>
        <w:t xml:space="preserve"> </w:t>
      </w:r>
      <w:r>
        <w:rPr>
          <w:rFonts w:ascii="宋体" w:hAnsi="宋体" w:eastAsia="宋体"/>
          <w:color w:val="000000"/>
          <w:szCs w:val="21"/>
          <w:highlight w:val="none"/>
        </w:rPr>
        <w:t>甲方</w:t>
      </w:r>
      <w:r>
        <w:rPr>
          <w:rFonts w:hint="eastAsia" w:ascii="宋体" w:hAnsi="宋体" w:eastAsia="宋体"/>
          <w:color w:val="000000"/>
          <w:szCs w:val="21"/>
          <w:highlight w:val="none"/>
        </w:rPr>
        <w:t>有权要求乙方对缺陷部分予以修复，并按合同约定享有货物保修及其他合同约定的权利。</w:t>
      </w:r>
    </w:p>
    <w:p w14:paraId="2BDDF5D4">
      <w:pPr>
        <w:snapToGrid w:val="0"/>
        <w:spacing w:line="400" w:lineRule="exact"/>
        <w:ind w:firstLine="420" w:firstLineChars="200"/>
        <w:rPr>
          <w:rFonts w:hint="eastAsia" w:eastAsia="华文楷体"/>
          <w:lang w:val="en-US" w:eastAsia="zh-CN"/>
        </w:rPr>
      </w:pPr>
      <w:r>
        <w:rPr>
          <w:rFonts w:hint="default" w:ascii="宋体" w:hAnsi="宋体" w:eastAsia="宋体"/>
          <w:color w:val="000000"/>
          <w:szCs w:val="21"/>
          <w:highlight w:val="none"/>
          <w:lang w:val="en-US" w:eastAsia="zh-CN"/>
        </w:rPr>
        <w:t>4.4 甲方应当按照合同约定及时对交付的货物进行验收</w:t>
      </w:r>
      <w:r>
        <w:rPr>
          <w:rFonts w:hint="eastAsia" w:ascii="宋体" w:hAnsi="宋体" w:eastAsia="宋体"/>
          <w:color w:val="000000"/>
          <w:szCs w:val="21"/>
          <w:highlight w:val="none"/>
          <w:lang w:val="en-US" w:eastAsia="zh-CN"/>
        </w:rPr>
        <w:t>，</w:t>
      </w:r>
      <w:r>
        <w:rPr>
          <w:rFonts w:hint="eastAsia" w:ascii="宋体" w:hAnsi="宋体" w:eastAsia="宋体" w:cs="宋体"/>
          <w:b w:val="0"/>
          <w:bCs w:val="0"/>
          <w:szCs w:val="21"/>
          <w:highlight w:val="none"/>
          <w:lang w:eastAsia="zh-CN"/>
        </w:rPr>
        <w:t>未</w:t>
      </w:r>
      <w:r>
        <w:rPr>
          <w:rFonts w:hint="eastAsia" w:ascii="宋体" w:hAnsi="宋体" w:eastAsia="宋体"/>
          <w:color w:val="000000"/>
          <w:szCs w:val="21"/>
          <w:highlight w:val="none"/>
          <w:lang w:val="en-US" w:eastAsia="zh-CN"/>
        </w:rPr>
        <w:t>在</w:t>
      </w:r>
      <w:r>
        <w:rPr>
          <w:rFonts w:hint="eastAsia" w:ascii="宋体" w:hAnsi="宋体" w:eastAsia="宋体" w:cs="宋体"/>
          <w:b/>
          <w:bCs/>
          <w:szCs w:val="21"/>
          <w:highlight w:val="none"/>
        </w:rPr>
        <w:t>【政府采购合同专用条款】</w:t>
      </w:r>
      <w:r>
        <w:rPr>
          <w:rFonts w:hint="eastAsia" w:ascii="宋体" w:hAnsi="宋体" w:eastAsia="宋体" w:cs="宋体"/>
          <w:b w:val="0"/>
          <w:bCs w:val="0"/>
          <w:szCs w:val="21"/>
          <w:highlight w:val="none"/>
          <w:lang w:eastAsia="zh-CN"/>
        </w:rPr>
        <w:t>约定的期限内对乙方履约提出任何异议或者向乙方作出任何说明的，</w:t>
      </w:r>
      <w:r>
        <w:rPr>
          <w:rFonts w:hint="eastAsia" w:ascii="宋体" w:hAnsi="宋体" w:eastAsia="宋体"/>
          <w:color w:val="000000"/>
          <w:szCs w:val="21"/>
          <w:highlight w:val="none"/>
          <w:lang w:val="en-US" w:eastAsia="zh-CN"/>
        </w:rPr>
        <w:t>视为验收通过。</w:t>
      </w:r>
    </w:p>
    <w:p w14:paraId="49B8E4AA">
      <w:pPr>
        <w:autoSpaceDE w:val="0"/>
        <w:autoSpaceDN w:val="0"/>
        <w:adjustRightInd w:val="0"/>
        <w:snapToGrid w:val="0"/>
        <w:spacing w:line="400" w:lineRule="exact"/>
        <w:ind w:firstLine="420" w:firstLineChars="200"/>
        <w:jc w:val="left"/>
        <w:rPr>
          <w:rFonts w:hint="eastAsia" w:ascii="宋体" w:hAnsi="宋体" w:eastAsia="宋体"/>
          <w:color w:val="000000"/>
          <w:szCs w:val="21"/>
          <w:highlight w:val="none"/>
        </w:rPr>
      </w:pPr>
      <w:r>
        <w:rPr>
          <w:rFonts w:hint="default"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default" w:ascii="宋体" w:hAnsi="宋体" w:eastAsia="宋体"/>
          <w:color w:val="000000"/>
          <w:szCs w:val="21"/>
          <w:highlight w:val="none"/>
          <w:lang w:val="en-US" w:eastAsia="zh-CN"/>
        </w:rPr>
        <w:t>5</w:t>
      </w:r>
      <w:r>
        <w:rPr>
          <w:rFonts w:ascii="宋体" w:hAnsi="宋体" w:eastAsia="宋体"/>
          <w:color w:val="000000"/>
          <w:szCs w:val="21"/>
          <w:highlight w:val="none"/>
        </w:rPr>
        <w:t xml:space="preserve"> </w:t>
      </w:r>
      <w:r>
        <w:rPr>
          <w:rFonts w:hint="eastAsia" w:ascii="宋体" w:hAnsi="宋体" w:eastAsia="宋体"/>
          <w:color w:val="000000"/>
          <w:szCs w:val="21"/>
          <w:highlight w:val="none"/>
        </w:rPr>
        <w:t>甲方应当根据合同约定</w:t>
      </w:r>
      <w:r>
        <w:rPr>
          <w:rFonts w:hint="eastAsia" w:ascii="宋体" w:hAnsi="宋体" w:eastAsia="宋体"/>
          <w:color w:val="000000"/>
          <w:szCs w:val="21"/>
          <w:highlight w:val="none"/>
          <w:lang w:eastAsia="zh-CN"/>
        </w:rPr>
        <w:t>及</w:t>
      </w:r>
      <w:r>
        <w:rPr>
          <w:rFonts w:hint="eastAsia" w:ascii="宋体" w:hAnsi="宋体" w:eastAsia="宋体"/>
          <w:color w:val="000000"/>
          <w:szCs w:val="21"/>
          <w:highlight w:val="none"/>
        </w:rPr>
        <w:t>时向乙方支付</w:t>
      </w:r>
      <w:r>
        <w:rPr>
          <w:rFonts w:hint="eastAsia" w:ascii="宋体" w:hAnsi="宋体" w:eastAsia="宋体"/>
          <w:color w:val="000000"/>
          <w:szCs w:val="21"/>
          <w:highlight w:val="none"/>
          <w:lang w:eastAsia="zh-CN"/>
        </w:rPr>
        <w:t>合同价款</w:t>
      </w:r>
      <w:r>
        <w:rPr>
          <w:rFonts w:hint="default" w:ascii="宋体" w:hAnsi="宋体" w:eastAsia="宋体"/>
          <w:color w:val="000000"/>
          <w:szCs w:val="21"/>
          <w:highlight w:val="none"/>
          <w:lang w:eastAsia="zh-CN"/>
        </w:rPr>
        <w:t>，不得以内部人员变更、履行内部付款流程等为由，拒绝或迟延支付。</w:t>
      </w:r>
    </w:p>
    <w:p w14:paraId="0C291E85">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ascii="宋体" w:hAnsi="宋体" w:eastAsia="宋体"/>
          <w:color w:val="000000"/>
          <w:szCs w:val="21"/>
          <w:highlight w:val="none"/>
        </w:rPr>
        <w:t xml:space="preserve"> </w:t>
      </w:r>
      <w:r>
        <w:rPr>
          <w:rFonts w:hint="eastAsia" w:ascii="宋体" w:hAnsi="宋体" w:eastAsia="宋体"/>
          <w:color w:val="000000"/>
          <w:szCs w:val="21"/>
          <w:highlight w:val="none"/>
        </w:rPr>
        <w:t>国家法律法规规定</w:t>
      </w:r>
      <w:r>
        <w:rPr>
          <w:rFonts w:hint="eastAsia" w:ascii="宋体" w:hAnsi="宋体" w:eastAsia="宋体"/>
          <w:color w:val="000000"/>
          <w:szCs w:val="21"/>
          <w:highlight w:val="none"/>
          <w:lang w:eastAsia="zh-CN"/>
        </w:rPr>
        <w:t>及</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lang w:eastAsia="zh-CN"/>
        </w:rPr>
        <w:t>约定应</w:t>
      </w:r>
      <w:r>
        <w:rPr>
          <w:rFonts w:hint="eastAsia" w:ascii="宋体" w:hAnsi="宋体" w:eastAsia="宋体"/>
          <w:color w:val="000000"/>
          <w:szCs w:val="21"/>
          <w:highlight w:val="none"/>
        </w:rPr>
        <w:t>由甲方承担的其他义务和责任。</w:t>
      </w:r>
    </w:p>
    <w:p w14:paraId="5AD2F811">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5</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乙方的权利和义务</w:t>
      </w:r>
    </w:p>
    <w:p w14:paraId="616C6FC1">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 xml:space="preserve">.1 </w:t>
      </w:r>
      <w:r>
        <w:rPr>
          <w:rFonts w:ascii="宋体" w:hAnsi="宋体" w:eastAsia="宋体"/>
          <w:color w:val="000000"/>
          <w:szCs w:val="21"/>
          <w:highlight w:val="none"/>
        </w:rPr>
        <w:t>签署合同后，乙方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p>
    <w:p w14:paraId="7B7652AE">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w:t>
      </w:r>
      <w:r>
        <w:rPr>
          <w:rFonts w:ascii="宋体" w:hAnsi="宋体" w:eastAsia="宋体"/>
          <w:color w:val="000000"/>
          <w:szCs w:val="21"/>
          <w:highlight w:val="none"/>
        </w:rPr>
        <w:t>2 乙方应按照合同要求</w:t>
      </w:r>
      <w:r>
        <w:rPr>
          <w:rFonts w:hint="eastAsia" w:ascii="宋体" w:hAnsi="宋体" w:eastAsia="宋体"/>
          <w:color w:val="000000"/>
          <w:szCs w:val="21"/>
          <w:highlight w:val="none"/>
        </w:rPr>
        <w:t>履约</w:t>
      </w:r>
      <w:r>
        <w:rPr>
          <w:rFonts w:ascii="宋体" w:hAnsi="宋体" w:eastAsia="宋体"/>
          <w:color w:val="000000"/>
          <w:szCs w:val="21"/>
          <w:highlight w:val="none"/>
        </w:rPr>
        <w:t>，充分合理安排，确保</w:t>
      </w:r>
      <w:r>
        <w:rPr>
          <w:rFonts w:hint="eastAsia" w:ascii="宋体" w:hAnsi="宋体" w:eastAsia="宋体"/>
          <w:color w:val="000000"/>
          <w:szCs w:val="21"/>
          <w:highlight w:val="none"/>
        </w:rPr>
        <w:t>提供的货物</w:t>
      </w:r>
      <w:r>
        <w:rPr>
          <w:rFonts w:hint="eastAsia" w:ascii="宋体" w:hAnsi="宋体" w:eastAsia="宋体"/>
          <w:color w:val="000000"/>
          <w:szCs w:val="21"/>
          <w:highlight w:val="none"/>
          <w:lang w:eastAsia="zh-CN"/>
        </w:rPr>
        <w:t>及相关</w:t>
      </w:r>
      <w:r>
        <w:rPr>
          <w:rFonts w:hint="eastAsia" w:ascii="宋体" w:hAnsi="宋体" w:eastAsia="宋体"/>
          <w:color w:val="000000"/>
          <w:szCs w:val="21"/>
          <w:highlight w:val="none"/>
        </w:rPr>
        <w:t>服务符合合同</w:t>
      </w:r>
      <w:r>
        <w:rPr>
          <w:rFonts w:hint="eastAsia" w:ascii="宋体" w:hAnsi="宋体" w:eastAsia="宋体"/>
          <w:color w:val="000000"/>
          <w:szCs w:val="21"/>
          <w:highlight w:val="none"/>
          <w:lang w:eastAsia="zh-CN"/>
        </w:rPr>
        <w:t>有关</w:t>
      </w:r>
      <w:r>
        <w:rPr>
          <w:rFonts w:ascii="宋体" w:hAnsi="宋体" w:eastAsia="宋体"/>
          <w:color w:val="000000"/>
          <w:szCs w:val="21"/>
          <w:highlight w:val="none"/>
        </w:rPr>
        <w:t>要求</w:t>
      </w:r>
      <w:r>
        <w:rPr>
          <w:rFonts w:hint="eastAsia" w:ascii="宋体" w:hAnsi="宋体" w:eastAsia="宋体"/>
          <w:color w:val="000000"/>
          <w:szCs w:val="21"/>
          <w:highlight w:val="none"/>
        </w:rPr>
        <w:t>。接受项目行业管理部门及政府有关部门的指导，配合甲方的履约检查</w:t>
      </w:r>
      <w:r>
        <w:rPr>
          <w:rFonts w:hint="eastAsia" w:ascii="宋体" w:hAnsi="宋体" w:eastAsia="宋体"/>
          <w:color w:val="000000"/>
          <w:szCs w:val="21"/>
          <w:highlight w:val="none"/>
          <w:lang w:eastAsia="zh-CN"/>
        </w:rPr>
        <w:t>及验收</w:t>
      </w:r>
      <w:r>
        <w:rPr>
          <w:rFonts w:hint="eastAsia" w:ascii="宋体" w:hAnsi="宋体" w:eastAsia="宋体"/>
          <w:color w:val="000000"/>
          <w:szCs w:val="21"/>
          <w:highlight w:val="none"/>
        </w:rPr>
        <w:t>，并</w:t>
      </w:r>
      <w:r>
        <w:rPr>
          <w:rFonts w:ascii="宋体" w:hAnsi="宋体" w:eastAsia="宋体"/>
          <w:color w:val="000000"/>
          <w:szCs w:val="21"/>
          <w:highlight w:val="none"/>
        </w:rPr>
        <w:t>负责项目实施过程中的所有协调工作。</w:t>
      </w:r>
    </w:p>
    <w:p w14:paraId="06C43F83">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3</w:t>
      </w:r>
      <w:r>
        <w:rPr>
          <w:rFonts w:hint="eastAsia" w:ascii="宋体" w:hAnsi="宋体" w:eastAsia="宋体" w:cs="Times New Roman"/>
          <w:color w:val="000000"/>
          <w:kern w:val="2"/>
          <w:sz w:val="21"/>
          <w:szCs w:val="21"/>
          <w:highlight w:val="none"/>
          <w:lang w:val="en-US" w:eastAsia="zh-CN" w:bidi="ar-SA"/>
        </w:rPr>
        <w:t>乙方有权</w:t>
      </w:r>
      <w:r>
        <w:rPr>
          <w:rFonts w:hint="eastAsia" w:ascii="宋体" w:hAnsi="宋体" w:eastAsia="宋体" w:cs="宋体"/>
          <w:color w:val="000000"/>
          <w:kern w:val="2"/>
          <w:sz w:val="21"/>
          <w:szCs w:val="21"/>
          <w:highlight w:val="none"/>
          <w:lang w:val="en-US" w:eastAsia="zh-CN" w:bidi="ar-SA"/>
        </w:rPr>
        <w:t>根据合同约定向甲方收取合同价款。</w:t>
      </w:r>
    </w:p>
    <w:p w14:paraId="07AA7B5F">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4</w:t>
      </w:r>
      <w:r>
        <w:rPr>
          <w:rFonts w:hint="eastAsia" w:ascii="宋体" w:hAnsi="宋体" w:eastAsia="宋体" w:cs="宋体"/>
          <w:color w:val="000000"/>
          <w:kern w:val="2"/>
          <w:sz w:val="21"/>
          <w:szCs w:val="21"/>
          <w:highlight w:val="none"/>
          <w:lang w:val="en-US" w:eastAsia="zh-CN" w:bidi="ar-SA"/>
        </w:rPr>
        <w:t>国家法律法规规定</w:t>
      </w:r>
      <w:r>
        <w:rPr>
          <w:rFonts w:hint="eastAsia" w:ascii="宋体" w:hAnsi="宋体" w:eastAsia="宋体" w:cs="Times New Roman"/>
          <w:color w:val="000000"/>
          <w:kern w:val="2"/>
          <w:sz w:val="21"/>
          <w:szCs w:val="21"/>
          <w:highlight w:val="none"/>
          <w:lang w:val="en-US" w:eastAsia="zh-CN" w:bidi="ar-SA"/>
        </w:rPr>
        <w:t>及</w:t>
      </w:r>
      <w:r>
        <w:rPr>
          <w:rFonts w:hint="eastAsia" w:ascii="宋体" w:hAnsi="宋体" w:eastAsia="宋体" w:cs="宋体"/>
          <w:b/>
          <w:bCs/>
          <w:kern w:val="2"/>
          <w:sz w:val="21"/>
          <w:szCs w:val="21"/>
          <w:highlight w:val="none"/>
          <w:lang w:val="en-US" w:eastAsia="zh-CN" w:bidi="ar-SA"/>
        </w:rPr>
        <w:t>【政府采购合同专用条款】</w:t>
      </w:r>
      <w:r>
        <w:rPr>
          <w:rFonts w:hint="eastAsia" w:ascii="宋体" w:hAnsi="宋体" w:eastAsia="宋体" w:cs="宋体"/>
          <w:b w:val="0"/>
          <w:bCs w:val="0"/>
          <w:kern w:val="2"/>
          <w:sz w:val="21"/>
          <w:szCs w:val="21"/>
          <w:highlight w:val="none"/>
          <w:lang w:val="en-US" w:eastAsia="zh-CN" w:bidi="ar-SA"/>
        </w:rPr>
        <w:t>约定应</w:t>
      </w:r>
      <w:r>
        <w:rPr>
          <w:rFonts w:hint="eastAsia" w:ascii="宋体" w:hAnsi="宋体" w:eastAsia="宋体" w:cs="宋体"/>
          <w:color w:val="000000"/>
          <w:kern w:val="2"/>
          <w:sz w:val="21"/>
          <w:szCs w:val="21"/>
          <w:highlight w:val="none"/>
          <w:lang w:val="en-US" w:eastAsia="zh-CN" w:bidi="ar-SA"/>
        </w:rPr>
        <w:t>由乙方承担的其他义务和责任。</w:t>
      </w:r>
    </w:p>
    <w:p w14:paraId="452540D9">
      <w:pPr>
        <w:numPr>
          <w:ilvl w:val="0"/>
          <w:numId w:val="15"/>
        </w:numPr>
        <w:autoSpaceDE w:val="0"/>
        <w:autoSpaceDN w:val="0"/>
        <w:adjustRightInd w:val="0"/>
        <w:snapToGrid w:val="0"/>
        <w:spacing w:before="0" w:line="400" w:lineRule="exact"/>
        <w:jc w:val="left"/>
        <w:rPr>
          <w:rFonts w:hint="eastAsia" w:ascii="宋体" w:hAnsi="宋体" w:eastAsia="宋体"/>
          <w:b/>
          <w:bCs/>
          <w:color w:val="000000"/>
          <w:sz w:val="24"/>
          <w:highlight w:val="none"/>
        </w:rPr>
      </w:pPr>
      <w:r>
        <w:rPr>
          <w:rFonts w:hint="eastAsia" w:ascii="宋体" w:hAnsi="宋体" w:eastAsia="宋体"/>
          <w:b/>
          <w:bCs/>
          <w:color w:val="000000"/>
          <w:sz w:val="24"/>
          <w:highlight w:val="none"/>
        </w:rPr>
        <w:t>合同履</w:t>
      </w:r>
      <w:r>
        <w:rPr>
          <w:rFonts w:hint="eastAsia" w:ascii="宋体" w:hAnsi="宋体" w:eastAsia="宋体"/>
          <w:b/>
          <w:bCs/>
          <w:color w:val="000000"/>
          <w:sz w:val="24"/>
          <w:highlight w:val="none"/>
          <w:lang w:val="en-US" w:eastAsia="zh-CN"/>
        </w:rPr>
        <w:t>行</w:t>
      </w:r>
    </w:p>
    <w:p w14:paraId="3D165650">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.1 甲乙双方应当按照</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rPr>
        <w:t>约定顺序履行合同义务；如果没有先后顺序的，应当同时履行。</w:t>
      </w:r>
    </w:p>
    <w:p w14:paraId="549ECA8D">
      <w:pPr>
        <w:autoSpaceDE w:val="0"/>
        <w:autoSpaceDN w:val="0"/>
        <w:adjustRightInd w:val="0"/>
        <w:snapToGrid w:val="0"/>
        <w:spacing w:before="0" w:line="400" w:lineRule="exact"/>
        <w:ind w:firstLine="420" w:firstLineChars="200"/>
        <w:jc w:val="left"/>
        <w:rPr>
          <w:rFonts w:eastAsia="宋体"/>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14:paraId="1718AB7C">
      <w:pPr>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7</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货物包装、运输</w:t>
      </w:r>
      <w:r>
        <w:rPr>
          <w:rFonts w:hint="eastAsia" w:ascii="宋体" w:hAnsi="宋体" w:eastAsia="宋体"/>
          <w:b/>
          <w:bCs/>
          <w:color w:val="000000"/>
          <w:sz w:val="24"/>
          <w:highlight w:val="none"/>
          <w:lang w:eastAsia="zh-CN"/>
        </w:rPr>
        <w:t>、</w:t>
      </w:r>
      <w:r>
        <w:rPr>
          <w:rFonts w:hint="eastAsia" w:ascii="宋体" w:hAnsi="宋体" w:eastAsia="宋体"/>
          <w:b/>
          <w:bCs/>
          <w:color w:val="000000"/>
          <w:sz w:val="24"/>
          <w:highlight w:val="none"/>
        </w:rPr>
        <w:t>保险</w:t>
      </w:r>
      <w:r>
        <w:rPr>
          <w:rFonts w:hint="eastAsia" w:ascii="宋体" w:hAnsi="宋体" w:eastAsia="宋体"/>
          <w:b/>
          <w:bCs/>
          <w:color w:val="000000"/>
          <w:sz w:val="24"/>
          <w:highlight w:val="none"/>
          <w:lang w:eastAsia="zh-CN"/>
        </w:rPr>
        <w:t>和交付</w:t>
      </w:r>
      <w:r>
        <w:rPr>
          <w:rFonts w:hint="eastAsia" w:ascii="宋体" w:hAnsi="宋体" w:eastAsia="宋体"/>
          <w:b/>
          <w:bCs/>
          <w:color w:val="000000"/>
          <w:sz w:val="24"/>
          <w:highlight w:val="none"/>
        </w:rPr>
        <w:t>要求</w:t>
      </w:r>
    </w:p>
    <w:p w14:paraId="02A33C0A">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.1 本合同</w:t>
      </w:r>
      <w:r>
        <w:rPr>
          <w:rFonts w:hint="eastAsia" w:ascii="宋体" w:hAnsi="宋体" w:eastAsia="宋体"/>
          <w:bCs/>
          <w:color w:val="000000"/>
          <w:szCs w:val="21"/>
          <w:highlight w:val="none"/>
        </w:rPr>
        <w:t>涉及商品包装</w:t>
      </w:r>
      <w:r>
        <w:rPr>
          <w:rFonts w:hint="eastAsia" w:ascii="宋体" w:hAnsi="宋体" w:eastAsia="宋体"/>
          <w:bCs/>
          <w:color w:val="000000"/>
          <w:szCs w:val="21"/>
          <w:highlight w:val="none"/>
          <w:lang w:eastAsia="zh-CN"/>
        </w:rPr>
        <w:t>、</w:t>
      </w:r>
      <w:r>
        <w:rPr>
          <w:rFonts w:hint="eastAsia" w:ascii="宋体" w:hAnsi="宋体" w:eastAsia="宋体"/>
          <w:bCs/>
          <w:color w:val="000000"/>
          <w:szCs w:val="21"/>
          <w:highlight w:val="none"/>
        </w:rPr>
        <w:t>快递包装的，</w:t>
      </w:r>
      <w:r>
        <w:rPr>
          <w:rFonts w:hint="eastAsia" w:ascii="宋体" w:hAnsi="宋体" w:eastAsia="宋体"/>
          <w:color w:val="000000"/>
          <w:szCs w:val="21"/>
          <w:highlight w:val="none"/>
        </w:rPr>
        <w:t>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包装应适应远距离运输、防潮、防震、防锈和防野蛮装卸等要求，确保货物安全无损地运抵</w:t>
      </w:r>
      <w:r>
        <w:rPr>
          <w:rFonts w:hint="eastAsia" w:ascii="宋体" w:hAnsi="宋体" w:eastAsia="宋体"/>
          <w:b/>
          <w:color w:val="000000"/>
          <w:szCs w:val="21"/>
          <w:highlight w:val="none"/>
        </w:rPr>
        <w:t>【政府采购合同专用条款】</w:t>
      </w:r>
      <w:r>
        <w:rPr>
          <w:rFonts w:hint="eastAsia" w:ascii="宋体" w:hAnsi="宋体" w:eastAsia="宋体"/>
          <w:b w:val="0"/>
          <w:bCs/>
          <w:color w:val="000000"/>
          <w:szCs w:val="21"/>
          <w:highlight w:val="none"/>
          <w:lang w:eastAsia="zh-CN"/>
        </w:rPr>
        <w:t>约定的</w:t>
      </w:r>
      <w:r>
        <w:rPr>
          <w:rFonts w:hint="eastAsia" w:ascii="宋体" w:hAnsi="宋体" w:eastAsia="宋体"/>
          <w:color w:val="000000"/>
          <w:szCs w:val="21"/>
          <w:highlight w:val="none"/>
        </w:rPr>
        <w:t>指定现场。</w:t>
      </w:r>
    </w:p>
    <w:p w14:paraId="59DA4397">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.2 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乙方负责办理将货物运抵本合同规定的交货地点</w:t>
      </w:r>
      <w:r>
        <w:rPr>
          <w:rFonts w:hint="eastAsia" w:ascii="宋体" w:hAnsi="宋体" w:eastAsia="宋体"/>
          <w:color w:val="000000"/>
          <w:szCs w:val="21"/>
          <w:highlight w:val="none"/>
          <w:lang w:eastAsia="zh-CN"/>
        </w:rPr>
        <w:t>，并装卸、交付至甲方</w:t>
      </w:r>
      <w:r>
        <w:rPr>
          <w:rFonts w:hint="eastAsia" w:ascii="宋体" w:hAnsi="宋体" w:eastAsia="宋体"/>
          <w:color w:val="000000"/>
          <w:szCs w:val="21"/>
          <w:highlight w:val="none"/>
        </w:rPr>
        <w:t>的一切运输事项，相关费用应</w:t>
      </w:r>
      <w:r>
        <w:rPr>
          <w:rFonts w:hint="eastAsia" w:ascii="宋体" w:hAnsi="宋体" w:eastAsia="宋体"/>
          <w:color w:val="000000"/>
          <w:szCs w:val="21"/>
          <w:highlight w:val="none"/>
          <w:lang w:eastAsia="zh-CN"/>
        </w:rPr>
        <w:t>包含</w:t>
      </w:r>
      <w:r>
        <w:rPr>
          <w:rFonts w:hint="eastAsia" w:ascii="宋体" w:hAnsi="宋体" w:eastAsia="宋体"/>
          <w:color w:val="000000"/>
          <w:szCs w:val="21"/>
          <w:highlight w:val="none"/>
        </w:rPr>
        <w:t>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w:t>
      </w:r>
    </w:p>
    <w:p w14:paraId="6D969D6D">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.3 货物保险要求按</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规定执行</w:t>
      </w:r>
      <w:r>
        <w:rPr>
          <w:rFonts w:hint="eastAsia" w:ascii="宋体" w:hAnsi="宋体" w:eastAsia="宋体"/>
          <w:color w:val="000000"/>
          <w:szCs w:val="21"/>
          <w:highlight w:val="none"/>
        </w:rPr>
        <w:t>。</w:t>
      </w:r>
    </w:p>
    <w:p w14:paraId="32277EC1">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 xml:space="preserve">.4 </w:t>
      </w:r>
      <w:r>
        <w:rPr>
          <w:rFonts w:hint="eastAsia" w:ascii="宋体" w:hAnsi="宋体" w:eastAsia="宋体"/>
          <w:color w:val="000000"/>
          <w:szCs w:val="21"/>
          <w:highlight w:val="none"/>
          <w:lang w:val="en-US" w:eastAsia="zh-CN"/>
        </w:rPr>
        <w:t>除采购活动</w:t>
      </w:r>
      <w:r>
        <w:rPr>
          <w:rFonts w:hint="eastAsia" w:ascii="宋体" w:hAnsi="宋体" w:eastAsia="宋体"/>
          <w:color w:val="000000"/>
          <w:szCs w:val="21"/>
          <w:highlight w:val="none"/>
        </w:rPr>
        <w:t>对商品包装</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w:t>
      </w:r>
      <w:r>
        <w:rPr>
          <w:rFonts w:hint="eastAsia" w:ascii="宋体" w:hAnsi="宋体" w:eastAsia="宋体"/>
          <w:color w:val="000000"/>
          <w:szCs w:val="21"/>
          <w:highlight w:val="none"/>
          <w:lang w:val="en-US" w:eastAsia="zh-CN"/>
        </w:rPr>
        <w:t>达成具体约定外</w:t>
      </w:r>
      <w:r>
        <w:rPr>
          <w:rFonts w:hint="eastAsia" w:ascii="宋体" w:hAnsi="宋体" w:eastAsia="宋体"/>
          <w:color w:val="000000"/>
          <w:szCs w:val="21"/>
          <w:highlight w:val="none"/>
        </w:rPr>
        <w:t>，乙方提供产品及相关快递服务</w:t>
      </w:r>
      <w:r>
        <w:rPr>
          <w:rFonts w:hint="eastAsia" w:ascii="宋体" w:hAnsi="宋体" w:eastAsia="宋体"/>
          <w:color w:val="000000"/>
          <w:szCs w:val="21"/>
          <w:highlight w:val="none"/>
          <w:lang w:val="en-US" w:eastAsia="zh-CN"/>
        </w:rPr>
        <w:t>涉及到</w:t>
      </w:r>
      <w:r>
        <w:rPr>
          <w:rFonts w:hint="eastAsia" w:ascii="宋体" w:hAnsi="宋体" w:eastAsia="宋体"/>
          <w:color w:val="000000"/>
          <w:szCs w:val="21"/>
          <w:highlight w:val="none"/>
        </w:rPr>
        <w:t>具体包装要求</w:t>
      </w:r>
      <w:r>
        <w:rPr>
          <w:rFonts w:hint="eastAsia" w:ascii="宋体" w:hAnsi="宋体" w:eastAsia="宋体"/>
          <w:color w:val="000000"/>
          <w:szCs w:val="21"/>
          <w:highlight w:val="none"/>
          <w:lang w:val="en-US" w:eastAsia="zh-CN"/>
        </w:rPr>
        <w:t>的，</w:t>
      </w:r>
      <w:r>
        <w:rPr>
          <w:rFonts w:hint="eastAsia" w:ascii="宋体" w:hAnsi="宋体" w:eastAsia="宋体"/>
          <w:color w:val="000000"/>
          <w:szCs w:val="21"/>
          <w:highlight w:val="none"/>
        </w:rPr>
        <w:t>应</w:t>
      </w:r>
      <w:r>
        <w:rPr>
          <w:rFonts w:hint="eastAsia" w:ascii="宋体" w:hAnsi="宋体" w:eastAsia="宋体"/>
          <w:color w:val="000000"/>
          <w:szCs w:val="21"/>
          <w:highlight w:val="none"/>
          <w:lang w:val="en-US" w:eastAsia="zh-CN"/>
        </w:rPr>
        <w:t>不低于</w:t>
      </w:r>
      <w:r>
        <w:rPr>
          <w:rFonts w:hint="eastAsia" w:ascii="宋体" w:hAnsi="宋体" w:eastAsia="宋体"/>
          <w:color w:val="000000"/>
          <w:szCs w:val="21"/>
          <w:highlight w:val="none"/>
        </w:rPr>
        <w:t>《商品包装政府采购需求标准（试行）</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快递包装政府采购需求标准（试行）》</w:t>
      </w:r>
      <w:r>
        <w:rPr>
          <w:rFonts w:hint="eastAsia" w:ascii="宋体" w:hAnsi="宋体" w:eastAsia="宋体"/>
          <w:color w:val="000000"/>
          <w:szCs w:val="21"/>
          <w:highlight w:val="none"/>
          <w:lang w:val="en-US" w:eastAsia="zh-CN"/>
        </w:rPr>
        <w:t>标准</w:t>
      </w:r>
      <w:r>
        <w:rPr>
          <w:rFonts w:hint="eastAsia" w:ascii="宋体" w:hAnsi="宋体" w:eastAsia="宋体"/>
          <w:color w:val="000000"/>
          <w:szCs w:val="21"/>
          <w:highlight w:val="none"/>
        </w:rPr>
        <w:t>，并作为履约验收的内容，必要时甲方可以要求乙方在履约验收环节出具检测报告。</w:t>
      </w:r>
    </w:p>
    <w:p w14:paraId="3575334A">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val="en-US" w:eastAsia="zh-CN"/>
        </w:rPr>
        <w:t xml:space="preserve">7.5 </w:t>
      </w:r>
      <w:r>
        <w:rPr>
          <w:rFonts w:hint="eastAsia" w:ascii="宋体" w:hAnsi="宋体" w:eastAsia="宋体" w:cs="宋体"/>
          <w:color w:val="000000"/>
          <w:szCs w:val="21"/>
        </w:rPr>
        <w:t>乙方在运输到达之前</w:t>
      </w:r>
      <w:r>
        <w:rPr>
          <w:rFonts w:hint="eastAsia" w:ascii="宋体" w:hAnsi="宋体" w:eastAsia="宋体" w:cs="宋体"/>
          <w:color w:val="000000"/>
          <w:szCs w:val="21"/>
          <w:lang w:eastAsia="zh-CN"/>
        </w:rPr>
        <w:t>应</w:t>
      </w:r>
      <w:r>
        <w:rPr>
          <w:rFonts w:hint="eastAsia" w:ascii="宋体" w:hAnsi="宋体" w:eastAsia="宋体" w:cs="宋体"/>
          <w:color w:val="000000"/>
          <w:szCs w:val="21"/>
        </w:rPr>
        <w:t>提前通知</w:t>
      </w:r>
      <w:r>
        <w:rPr>
          <w:rFonts w:hint="eastAsia" w:ascii="宋体" w:hAnsi="宋体" w:eastAsia="宋体" w:cs="宋体"/>
          <w:color w:val="000000"/>
          <w:szCs w:val="21"/>
          <w:lang w:eastAsia="zh-CN"/>
        </w:rPr>
        <w:t>甲方</w:t>
      </w:r>
      <w:r>
        <w:rPr>
          <w:rFonts w:hint="eastAsia" w:ascii="宋体" w:hAnsi="宋体" w:eastAsia="宋体" w:cs="宋体"/>
          <w:color w:val="000000"/>
          <w:szCs w:val="21"/>
        </w:rPr>
        <w:t>，并提示货物运输装卸的注意事项</w:t>
      </w:r>
      <w:r>
        <w:rPr>
          <w:rFonts w:hint="eastAsia" w:ascii="宋体" w:hAnsi="宋体" w:eastAsia="宋体" w:cs="宋体"/>
          <w:color w:val="000000"/>
          <w:szCs w:val="21"/>
          <w:lang w:eastAsia="zh-CN"/>
        </w:rPr>
        <w:t>，甲方配合乙方做好货物的接收工作。</w:t>
      </w:r>
    </w:p>
    <w:p w14:paraId="26F0BEE5">
      <w:pPr>
        <w:autoSpaceDE w:val="0"/>
        <w:autoSpaceDN w:val="0"/>
        <w:adjustRightInd w:val="0"/>
        <w:spacing w:line="400" w:lineRule="exact"/>
        <w:ind w:firstLine="420" w:firstLineChars="200"/>
        <w:rPr>
          <w:rFonts w:hint="default" w:ascii="华文楷体" w:hAnsi="华文楷体" w:eastAsia="华文楷体" w:cs="华文楷体"/>
          <w:sz w:val="21"/>
          <w:szCs w:val="21"/>
          <w:lang w:val="en-US" w:eastAsia="zh-CN" w:bidi="ar-SA"/>
        </w:rPr>
      </w:pPr>
      <w:r>
        <w:rPr>
          <w:rFonts w:hint="eastAsia" w:ascii="宋体" w:hAnsi="宋体" w:eastAsia="宋体" w:cs="Times New Roman"/>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14:paraId="2B72F542">
      <w:pPr>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000000"/>
          <w:sz w:val="24"/>
          <w:highlight w:val="none"/>
          <w:lang w:eastAsia="zh-CN"/>
        </w:rPr>
        <w:t>8</w:t>
      </w:r>
      <w:r>
        <w:rPr>
          <w:rFonts w:hint="eastAsia" w:ascii="宋体" w:hAnsi="宋体" w:eastAsia="宋体"/>
          <w:b/>
          <w:color w:val="000000"/>
          <w:sz w:val="24"/>
          <w:highlight w:val="none"/>
          <w:lang w:val="en-US" w:eastAsia="zh-CN"/>
        </w:rPr>
        <w:t xml:space="preserve">. </w:t>
      </w:r>
      <w:r>
        <w:rPr>
          <w:rFonts w:hint="eastAsia" w:ascii="宋体" w:hAnsi="宋体" w:eastAsia="宋体"/>
          <w:b/>
          <w:color w:val="auto"/>
          <w:sz w:val="24"/>
          <w:highlight w:val="none"/>
        </w:rPr>
        <w:t>质量标准和保证</w:t>
      </w:r>
    </w:p>
    <w:p w14:paraId="48E95AFB">
      <w:pPr>
        <w:widowControl w:val="0"/>
        <w:adjustRightInd w:val="0"/>
        <w:snapToGrid w:val="0"/>
        <w:spacing w:before="0" w:line="400" w:lineRule="exact"/>
        <w:ind w:firstLine="420" w:firstLineChars="200"/>
        <w:jc w:val="left"/>
        <w:rPr>
          <w:rFonts w:ascii="宋体" w:hAnsi="宋体" w:eastAsia="宋体" w:cs="Courier New"/>
          <w:b/>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8.1 质量标准</w:t>
      </w:r>
    </w:p>
    <w:p w14:paraId="61C339A2">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（1）本合同下</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w:t>
      </w:r>
      <w:r>
        <w:rPr>
          <w:rFonts w:hint="eastAsia" w:ascii="宋体" w:hAnsi="宋体" w:eastAsia="宋体"/>
          <w:color w:val="auto"/>
          <w:szCs w:val="21"/>
          <w:highlight w:val="none"/>
          <w:lang w:eastAsia="zh-CN"/>
        </w:rPr>
        <w:t>合同</w:t>
      </w:r>
      <w:r>
        <w:rPr>
          <w:rFonts w:hint="eastAsia" w:ascii="宋体" w:hAnsi="宋体" w:eastAsia="宋体" w:cs="宋体"/>
          <w:color w:val="000000"/>
          <w:szCs w:val="21"/>
          <w:lang w:eastAsia="zh-CN"/>
        </w:rPr>
        <w:t>约</w:t>
      </w:r>
      <w:r>
        <w:rPr>
          <w:rFonts w:hint="eastAsia" w:ascii="宋体" w:hAnsi="宋体" w:eastAsia="宋体" w:cs="宋体"/>
          <w:color w:val="000000"/>
          <w:szCs w:val="21"/>
        </w:rPr>
        <w:t>定的</w:t>
      </w:r>
      <w:r>
        <w:rPr>
          <w:rFonts w:hint="eastAsia" w:ascii="宋体" w:hAnsi="宋体" w:eastAsia="宋体" w:cs="宋体"/>
          <w:szCs w:val="21"/>
        </w:rPr>
        <w:t>品牌、规格型号、技术性能、配置、质量、数量等要求。</w:t>
      </w:r>
      <w:r>
        <w:rPr>
          <w:rFonts w:hint="eastAsia" w:ascii="宋体" w:hAnsi="宋体" w:eastAsia="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eastAsia="宋体"/>
          <w:color w:val="auto"/>
          <w:szCs w:val="21"/>
          <w:highlight w:val="none"/>
          <w:lang w:eastAsia="zh-CN"/>
        </w:rPr>
        <w:t>。</w:t>
      </w:r>
    </w:p>
    <w:p w14:paraId="5BDB9952">
      <w:pPr>
        <w:widowControl w:val="0"/>
        <w:adjustRightInd w:val="0"/>
        <w:snapToGrid w:val="0"/>
        <w:spacing w:before="0" w:line="400" w:lineRule="exact"/>
        <w:ind w:firstLine="420" w:firstLineChars="200"/>
        <w:jc w:val="left"/>
        <w:rPr>
          <w:rFonts w:ascii="宋体" w:hAnsi="宋体" w:eastAsia="宋体" w:cs="Courier New"/>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（2）采用中华人民共和国法定计量单位。</w:t>
      </w:r>
    </w:p>
    <w:p w14:paraId="6142F67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的货物应符合国家有关安全、环保、卫生</w:t>
      </w:r>
      <w:r>
        <w:rPr>
          <w:rFonts w:hint="eastAsia" w:ascii="宋体" w:hAnsi="宋体" w:eastAsia="宋体"/>
          <w:color w:val="auto"/>
          <w:szCs w:val="21"/>
          <w:highlight w:val="none"/>
          <w:lang w:eastAsia="zh-CN"/>
        </w:rPr>
        <w:t>的</w:t>
      </w:r>
      <w:r>
        <w:rPr>
          <w:rFonts w:hint="eastAsia" w:ascii="宋体" w:hAnsi="宋体" w:eastAsia="宋体"/>
          <w:color w:val="auto"/>
          <w:szCs w:val="21"/>
          <w:highlight w:val="none"/>
        </w:rPr>
        <w:t>规定。</w:t>
      </w:r>
    </w:p>
    <w:p w14:paraId="22F623A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（4）乙方应向甲方提交所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货物的技术文件，包括相应的中文技术文件，如：产品目录、图纸、操作手册、使用说明、维护手册或服务指南</w:t>
      </w:r>
      <w:r>
        <w:rPr>
          <w:rFonts w:hint="eastAsia" w:ascii="宋体" w:hAnsi="宋体" w:eastAsia="宋体"/>
          <w:color w:val="auto"/>
          <w:szCs w:val="21"/>
          <w:highlight w:val="none"/>
          <w:lang w:eastAsia="zh-CN"/>
        </w:rPr>
        <w:t>等</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上述</w:t>
      </w:r>
      <w:r>
        <w:rPr>
          <w:rFonts w:hint="eastAsia" w:ascii="宋体" w:hAnsi="宋体" w:eastAsia="宋体"/>
          <w:color w:val="auto"/>
          <w:szCs w:val="21"/>
          <w:highlight w:val="none"/>
        </w:rPr>
        <w:t>文件应包装好随货物一同发运。</w:t>
      </w:r>
    </w:p>
    <w:p w14:paraId="495B824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8</w:t>
      </w:r>
      <w:r>
        <w:rPr>
          <w:rFonts w:hint="eastAsia" w:ascii="宋体" w:hAnsi="宋体" w:eastAsia="宋体"/>
          <w:color w:val="auto"/>
          <w:szCs w:val="21"/>
          <w:highlight w:val="none"/>
        </w:rPr>
        <w:t>.2 保证</w:t>
      </w:r>
    </w:p>
    <w:p w14:paraId="3ED8A50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（1）乙方应保证</w:t>
      </w:r>
      <w:r>
        <w:rPr>
          <w:rFonts w:hint="eastAsia" w:ascii="宋体" w:hAnsi="宋体" w:eastAsia="宋体"/>
          <w:color w:val="auto"/>
          <w:szCs w:val="21"/>
          <w:highlight w:val="none"/>
          <w:lang w:eastAsia="zh-CN"/>
        </w:rPr>
        <w:t>提供的货物</w:t>
      </w:r>
      <w:r>
        <w:rPr>
          <w:rFonts w:hint="eastAsia" w:ascii="宋体" w:hAnsi="宋体" w:eastAsia="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rPr>
        <w:t>在其使用寿命期内具</w:t>
      </w:r>
      <w:r>
        <w:rPr>
          <w:rFonts w:hint="eastAsia" w:ascii="宋体" w:hAnsi="宋体" w:eastAsia="宋体" w:cs="宋体"/>
          <w:szCs w:val="21"/>
          <w:lang w:eastAsia="zh-CN"/>
        </w:rPr>
        <w:t>备合同约定</w:t>
      </w:r>
      <w:r>
        <w:rPr>
          <w:rFonts w:hint="eastAsia" w:ascii="宋体" w:hAnsi="宋体" w:eastAsia="宋体" w:cs="宋体"/>
          <w:szCs w:val="21"/>
        </w:rPr>
        <w:t>的性能</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存在</w:t>
      </w:r>
      <w:r>
        <w:rPr>
          <w:rFonts w:hint="eastAsia" w:ascii="宋体" w:hAnsi="宋体" w:eastAsia="宋体"/>
          <w:color w:val="auto"/>
          <w:szCs w:val="21"/>
          <w:highlight w:val="none"/>
        </w:rPr>
        <w:t>质量保证期的，货物最终交付验收</w:t>
      </w:r>
      <w:r>
        <w:rPr>
          <w:rFonts w:hint="eastAsia" w:ascii="宋体" w:hAnsi="宋体" w:eastAsia="宋体"/>
          <w:color w:val="auto"/>
          <w:szCs w:val="21"/>
          <w:highlight w:val="none"/>
          <w:lang w:eastAsia="zh-CN"/>
        </w:rPr>
        <w:t>合格</w:t>
      </w:r>
      <w:r>
        <w:rPr>
          <w:rFonts w:hint="eastAsia" w:ascii="宋体" w:hAnsi="宋体" w:eastAsia="宋体"/>
          <w:color w:val="auto"/>
          <w:szCs w:val="21"/>
          <w:highlight w:val="none"/>
        </w:rPr>
        <w:t>后</w:t>
      </w:r>
      <w:r>
        <w:rPr>
          <w:rFonts w:hint="eastAsia" w:ascii="宋体" w:hAnsi="宋体" w:eastAsia="宋体"/>
          <w:color w:val="auto"/>
          <w:szCs w:val="21"/>
          <w:highlight w:val="none"/>
          <w:lang w:eastAsia="zh-CN"/>
        </w:rPr>
        <w:t>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规定或乙方</w:t>
      </w:r>
      <w:r>
        <w:rPr>
          <w:rFonts w:hint="eastAsia" w:ascii="宋体" w:hAnsi="宋体" w:eastAsia="宋体"/>
          <w:color w:val="auto"/>
          <w:szCs w:val="21"/>
          <w:highlight w:val="none"/>
          <w:lang w:eastAsia="zh-CN"/>
        </w:rPr>
        <w:t>书面</w:t>
      </w:r>
      <w:r>
        <w:rPr>
          <w:rFonts w:hint="eastAsia" w:ascii="宋体" w:hAnsi="宋体" w:eastAsia="宋体"/>
          <w:color w:val="auto"/>
          <w:szCs w:val="21"/>
          <w:highlight w:val="none"/>
        </w:rPr>
        <w:t>承诺（两者以较长的为准）的质量保证期内，本保证保持有效。</w:t>
      </w:r>
    </w:p>
    <w:p w14:paraId="2808371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（2）在质量保证期内所发现的缺陷，甲方应尽快以书面形式通知乙方。</w:t>
      </w:r>
    </w:p>
    <w:p w14:paraId="1FAE15F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（3）乙方收到通知后</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应在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规定的响应时间内以合理的速度免费维修或更换有缺陷的货物或部件。</w:t>
      </w:r>
    </w:p>
    <w:p w14:paraId="529134D2">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eastAsia="宋体"/>
          <w:color w:val="000000"/>
          <w:szCs w:val="21"/>
          <w:highlight w:val="none"/>
          <w:lang w:val="en-US" w:eastAsia="zh-CN"/>
        </w:rPr>
        <w:t>5</w:t>
      </w:r>
      <w:r>
        <w:rPr>
          <w:rFonts w:hint="eastAsia" w:ascii="宋体" w:hAnsi="宋体" w:eastAsia="宋体"/>
          <w:color w:val="auto"/>
          <w:szCs w:val="21"/>
          <w:highlight w:val="none"/>
        </w:rPr>
        <w:t>.1条规定以书面形式</w:t>
      </w:r>
      <w:r>
        <w:rPr>
          <w:rFonts w:hint="eastAsia" w:ascii="宋体" w:hAnsi="宋体" w:eastAsia="宋体"/>
          <w:color w:val="000000"/>
          <w:szCs w:val="21"/>
          <w:highlight w:val="none"/>
          <w:lang w:eastAsia="zh-CN"/>
        </w:rPr>
        <w:t>追究</w:t>
      </w:r>
      <w:r>
        <w:rPr>
          <w:rFonts w:hint="eastAsia" w:ascii="宋体" w:hAnsi="宋体" w:eastAsia="宋体"/>
          <w:color w:val="auto"/>
          <w:szCs w:val="21"/>
          <w:highlight w:val="none"/>
        </w:rPr>
        <w:t>乙方</w:t>
      </w:r>
      <w:r>
        <w:rPr>
          <w:rFonts w:hint="eastAsia" w:ascii="宋体" w:hAnsi="宋体" w:eastAsia="宋体"/>
          <w:color w:val="000000"/>
          <w:szCs w:val="21"/>
          <w:highlight w:val="none"/>
          <w:lang w:eastAsia="zh-CN"/>
        </w:rPr>
        <w:t>的违约责任</w:t>
      </w:r>
      <w:r>
        <w:rPr>
          <w:rFonts w:hint="eastAsia" w:ascii="宋体" w:hAnsi="宋体" w:eastAsia="宋体"/>
          <w:color w:val="auto"/>
          <w:szCs w:val="21"/>
          <w:highlight w:val="none"/>
        </w:rPr>
        <w:t>。</w:t>
      </w:r>
    </w:p>
    <w:p w14:paraId="7F4AEE37">
      <w:pPr>
        <w:adjustRightInd w:val="0"/>
        <w:snapToGrid w:val="0"/>
        <w:spacing w:before="0" w:line="400" w:lineRule="exact"/>
        <w:ind w:firstLine="420" w:firstLineChars="200"/>
        <w:jc w:val="left"/>
        <w:rPr>
          <w:rFonts w:eastAsia="宋体"/>
          <w:color w:val="auto"/>
          <w:highlight w:val="none"/>
        </w:rPr>
      </w:pPr>
      <w:r>
        <w:rPr>
          <w:rFonts w:hint="eastAsia" w:ascii="宋体" w:hAnsi="宋体" w:eastAsia="宋体"/>
          <w:color w:val="auto"/>
          <w:szCs w:val="21"/>
          <w:highlight w:val="none"/>
        </w:rPr>
        <w:t>（5）乙方在约定的时间内未能弥补缺陷，甲方可采取必要的补救措施，但其风险和费用将由乙方承担，甲方根据合同</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对乙方行使的其他权利不受影响。</w:t>
      </w:r>
    </w:p>
    <w:p w14:paraId="5B9C3CD2">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000000"/>
          <w:sz w:val="24"/>
          <w:highlight w:val="none"/>
          <w:lang w:eastAsia="zh-CN"/>
        </w:rPr>
        <w:t>9</w:t>
      </w:r>
      <w:r>
        <w:rPr>
          <w:rFonts w:hint="eastAsia" w:ascii="宋体" w:hAnsi="宋体" w:eastAsia="宋体"/>
          <w:b/>
          <w:bCs/>
          <w:color w:val="auto"/>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auto"/>
          <w:sz w:val="24"/>
          <w:highlight w:val="none"/>
        </w:rPr>
        <w:t>权利瑕疵担保</w:t>
      </w:r>
    </w:p>
    <w:p w14:paraId="4B69A74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.1 乙方保证对其出售的货物享有合法的权利。</w:t>
      </w:r>
    </w:p>
    <w:p w14:paraId="129B317B">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 xml:space="preserve">.2 </w:t>
      </w:r>
      <w:r>
        <w:rPr>
          <w:rFonts w:hint="eastAsia" w:ascii="宋体" w:hAnsi="宋体" w:eastAsia="宋体" w:cs="宋体"/>
          <w:szCs w:val="15"/>
        </w:rPr>
        <w:t>乙方保证在交付的货物上不存在抵押权等担保物权。</w:t>
      </w:r>
    </w:p>
    <w:p w14:paraId="20CD8DDC">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.3 如甲方使用</w:t>
      </w:r>
      <w:r>
        <w:rPr>
          <w:rFonts w:hint="eastAsia" w:ascii="宋体" w:hAnsi="宋体" w:eastAsia="宋体"/>
          <w:color w:val="000000"/>
          <w:szCs w:val="21"/>
          <w:highlight w:val="none"/>
          <w:lang w:val="en-US" w:eastAsia="zh-CN"/>
        </w:rPr>
        <w:t>上述</w:t>
      </w:r>
      <w:r>
        <w:rPr>
          <w:rFonts w:hint="eastAsia" w:ascii="宋体" w:hAnsi="宋体" w:eastAsia="宋体"/>
          <w:color w:val="000000"/>
          <w:szCs w:val="21"/>
          <w:highlight w:val="none"/>
        </w:rPr>
        <w:t>货物构成</w:t>
      </w:r>
      <w:r>
        <w:rPr>
          <w:rFonts w:hint="eastAsia" w:ascii="宋体" w:hAnsi="宋体" w:eastAsia="宋体"/>
          <w:color w:val="000000"/>
          <w:szCs w:val="21"/>
          <w:highlight w:val="none"/>
          <w:lang w:val="en-US" w:eastAsia="zh-CN"/>
        </w:rPr>
        <w:t>对第三人</w:t>
      </w:r>
      <w:r>
        <w:rPr>
          <w:rFonts w:hint="eastAsia" w:ascii="宋体" w:hAnsi="宋体" w:eastAsia="宋体"/>
          <w:color w:val="000000"/>
          <w:szCs w:val="21"/>
          <w:highlight w:val="none"/>
        </w:rPr>
        <w:t>侵权的，则由乙方承担全部责任。</w:t>
      </w:r>
    </w:p>
    <w:p w14:paraId="2D9EDD83">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rPr>
        <w:t>1</w:t>
      </w:r>
      <w:r>
        <w:rPr>
          <w:rFonts w:hint="eastAsia" w:ascii="宋体" w:hAnsi="宋体" w:eastAsia="宋体"/>
          <w:b/>
          <w:bCs/>
          <w:color w:val="000000"/>
          <w:sz w:val="24"/>
          <w:highlight w:val="none"/>
          <w:lang w:eastAsia="zh-CN"/>
        </w:rPr>
        <w:t>0</w:t>
      </w:r>
      <w:r>
        <w:rPr>
          <w:rFonts w:hint="eastAsia" w:ascii="宋体" w:hAnsi="宋体" w:eastAsia="宋体"/>
          <w:b/>
          <w:bCs/>
          <w:color w:val="000000"/>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知识产权保护</w:t>
      </w:r>
    </w:p>
    <w:p w14:paraId="5C7D102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000000"/>
          <w:szCs w:val="21"/>
          <w:highlight w:val="none"/>
        </w:rPr>
        <w:t>1</w:t>
      </w:r>
      <w:r>
        <w:rPr>
          <w:rFonts w:hint="eastAsia" w:ascii="宋体" w:hAnsi="宋体" w:eastAsia="宋体"/>
          <w:color w:val="000000"/>
          <w:szCs w:val="21"/>
          <w:highlight w:val="none"/>
          <w:lang w:eastAsia="zh-CN"/>
        </w:rPr>
        <w:t>0</w:t>
      </w:r>
      <w:r>
        <w:rPr>
          <w:rFonts w:hint="eastAsia" w:ascii="宋体" w:hAnsi="宋体" w:eastAsia="宋体"/>
          <w:color w:val="000000"/>
          <w:szCs w:val="21"/>
          <w:highlight w:val="none"/>
        </w:rPr>
        <w:t>.1 乙方对其所销售的货物应当享有知识产权或经权利人合法授权，保证没有侵犯任</w:t>
      </w:r>
      <w:r>
        <w:rPr>
          <w:rFonts w:hint="eastAsia" w:ascii="宋体" w:hAnsi="宋体" w:eastAsia="宋体"/>
          <w:color w:val="auto"/>
          <w:szCs w:val="21"/>
          <w:highlight w:val="none"/>
        </w:rPr>
        <w:t>何第三人的知识产权等权利。</w:t>
      </w:r>
      <w:bookmarkStart w:id="83" w:name="_Hlk163047038"/>
      <w:r>
        <w:rPr>
          <w:rFonts w:hint="eastAsia" w:ascii="宋体" w:hAnsi="宋体" w:eastAsia="宋体" w:cs="宋体"/>
          <w:szCs w:val="15"/>
        </w:rPr>
        <w:t>因违反前述约定对第三人构成侵权的，应当由乙方向第三人承担法律责任；甲方依法向第三人赔偿后，有权向乙方追偿。甲方有其他损失的，乙方应当赔偿</w:t>
      </w:r>
      <w:bookmarkEnd w:id="83"/>
      <w:r>
        <w:rPr>
          <w:rFonts w:hint="eastAsia" w:ascii="宋体" w:hAnsi="宋体" w:eastAsia="宋体"/>
          <w:color w:val="auto"/>
          <w:szCs w:val="21"/>
          <w:highlight w:val="none"/>
        </w:rPr>
        <w:t>。</w:t>
      </w:r>
    </w:p>
    <w:p w14:paraId="7CE30B4E">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保密义务</w:t>
      </w:r>
    </w:p>
    <w:p w14:paraId="3CB01105">
      <w:pPr>
        <w:autoSpaceDE w:val="0"/>
        <w:autoSpaceDN w:val="0"/>
        <w:adjustRightInd w:val="0"/>
        <w:snapToGrid w:val="0"/>
        <w:spacing w:before="0" w:line="400" w:lineRule="exact"/>
        <w:ind w:firstLine="420" w:firstLineChars="200"/>
        <w:jc w:val="left"/>
        <w:rPr>
          <w:rFonts w:hint="eastAsia" w:ascii="宋体" w:hAnsi="宋体" w:eastAsia="宋体" w:cs="宋体"/>
          <w:szCs w:val="15"/>
        </w:rPr>
      </w:pPr>
      <w:r>
        <w:rPr>
          <w:rFonts w:hint="eastAsia" w:ascii="宋体" w:hAnsi="宋体" w:eastAsia="宋体" w:cs="宋体"/>
          <w:szCs w:val="15"/>
          <w:lang w:val="en-US" w:eastAsia="zh-CN"/>
        </w:rPr>
        <w:t xml:space="preserve">11.1 </w:t>
      </w:r>
      <w:r>
        <w:rPr>
          <w:rFonts w:hint="eastAsia" w:ascii="宋体" w:hAnsi="宋体" w:eastAsia="宋体" w:cs="宋体"/>
          <w:szCs w:val="15"/>
        </w:rPr>
        <w:t>甲、乙双方</w:t>
      </w:r>
      <w:r>
        <w:rPr>
          <w:rFonts w:hint="eastAsia" w:ascii="宋体" w:hAnsi="宋体" w:eastAsia="宋体" w:cs="宋体"/>
          <w:szCs w:val="15"/>
          <w:lang w:eastAsia="zh-CN"/>
        </w:rPr>
        <w:t>对</w:t>
      </w:r>
      <w:r>
        <w:rPr>
          <w:rFonts w:hint="eastAsia" w:ascii="宋体" w:hAnsi="宋体" w:eastAsia="宋体" w:cs="宋体"/>
          <w:szCs w:val="15"/>
        </w:rPr>
        <w:t>采购和合同履行过程中所获悉的</w:t>
      </w:r>
      <w:r>
        <w:rPr>
          <w:rFonts w:hint="eastAsia" w:ascii="宋体" w:hAnsi="宋体" w:eastAsia="宋体" w:cs="宋体"/>
          <w:szCs w:val="15"/>
          <w:lang w:eastAsia="zh-CN"/>
        </w:rPr>
        <w:t>国家秘密、工作秘密、</w:t>
      </w:r>
      <w:r>
        <w:rPr>
          <w:rFonts w:hint="eastAsia" w:ascii="宋体" w:hAnsi="宋体" w:eastAsia="宋体" w:cs="宋体"/>
          <w:szCs w:val="15"/>
        </w:rPr>
        <w:t>商业秘密或者其他应当保密的信息，均有保密义务</w:t>
      </w:r>
      <w:r>
        <w:rPr>
          <w:rFonts w:hint="eastAsia" w:ascii="宋体" w:hAnsi="宋体" w:eastAsia="宋体" w:cs="宋体"/>
          <w:szCs w:val="15"/>
          <w:lang w:eastAsia="zh-CN"/>
        </w:rPr>
        <w:t>且不受合同有效期所限，直至该信息成为公开信息</w:t>
      </w:r>
      <w:r>
        <w:rPr>
          <w:rFonts w:hint="eastAsia" w:ascii="宋体" w:hAnsi="宋体" w:eastAsia="宋体" w:cs="宋体"/>
          <w:szCs w:val="15"/>
        </w:rPr>
        <w:t>。泄露、不正当地使用</w:t>
      </w:r>
      <w:r>
        <w:rPr>
          <w:rFonts w:hint="eastAsia" w:ascii="宋体" w:hAnsi="宋体" w:eastAsia="宋体" w:cs="宋体"/>
          <w:szCs w:val="15"/>
          <w:lang w:eastAsia="zh-CN"/>
        </w:rPr>
        <w:t>国家秘密、工作秘密、</w:t>
      </w:r>
      <w:r>
        <w:rPr>
          <w:rFonts w:hint="eastAsia" w:ascii="宋体" w:hAnsi="宋体" w:eastAsia="宋体" w:cs="宋体"/>
          <w:szCs w:val="15"/>
        </w:rPr>
        <w:t>商业秘密或者</w:t>
      </w:r>
      <w:r>
        <w:rPr>
          <w:rFonts w:hint="eastAsia" w:ascii="宋体" w:hAnsi="宋体" w:eastAsia="宋体" w:cs="宋体"/>
          <w:szCs w:val="15"/>
          <w:lang w:eastAsia="zh-CN"/>
        </w:rPr>
        <w:t>其他应当保密的</w:t>
      </w:r>
      <w:r>
        <w:rPr>
          <w:rFonts w:hint="eastAsia" w:ascii="宋体" w:hAnsi="宋体" w:eastAsia="宋体" w:cs="宋体"/>
          <w:szCs w:val="15"/>
        </w:rPr>
        <w:t>信息，应当承担</w:t>
      </w:r>
      <w:r>
        <w:rPr>
          <w:rFonts w:hint="eastAsia" w:ascii="宋体" w:hAnsi="宋体" w:eastAsia="宋体" w:cs="宋体"/>
          <w:szCs w:val="15"/>
          <w:lang w:eastAsia="zh-CN"/>
        </w:rPr>
        <w:t>相应</w:t>
      </w:r>
      <w:r>
        <w:rPr>
          <w:rFonts w:hint="eastAsia" w:ascii="宋体" w:hAnsi="宋体" w:eastAsia="宋体" w:cs="宋体"/>
          <w:szCs w:val="15"/>
        </w:rPr>
        <w:t>责任。其他应当保密的信息由双方在</w:t>
      </w:r>
      <w:r>
        <w:rPr>
          <w:rFonts w:hint="eastAsia" w:ascii="宋体" w:hAnsi="宋体" w:eastAsia="宋体" w:cs="宋体"/>
          <w:b/>
          <w:bCs/>
          <w:szCs w:val="15"/>
        </w:rPr>
        <w:t>【政府采购合同专用条款】</w:t>
      </w:r>
      <w:r>
        <w:rPr>
          <w:rFonts w:hint="eastAsia" w:ascii="宋体" w:hAnsi="宋体" w:eastAsia="宋体" w:cs="宋体"/>
          <w:szCs w:val="15"/>
        </w:rPr>
        <w:t>中约定。</w:t>
      </w:r>
    </w:p>
    <w:p w14:paraId="6C855FF9">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2</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合同价款支付</w:t>
      </w:r>
    </w:p>
    <w:p w14:paraId="07154A95">
      <w:pPr>
        <w:autoSpaceDE/>
        <w:autoSpaceDN/>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2</w:t>
      </w:r>
      <w:r>
        <w:rPr>
          <w:rFonts w:hint="eastAsia" w:ascii="宋体" w:hAnsi="宋体" w:eastAsia="宋体"/>
          <w:color w:val="auto"/>
          <w:szCs w:val="21"/>
          <w:highlight w:val="none"/>
        </w:rPr>
        <w:t xml:space="preserve">.1 </w:t>
      </w:r>
      <w:r>
        <w:rPr>
          <w:rFonts w:hint="eastAsia" w:ascii="宋体" w:hAnsi="宋体" w:eastAsia="宋体"/>
          <w:color w:val="auto"/>
          <w:szCs w:val="21"/>
          <w:highlight w:val="none"/>
          <w:lang w:eastAsia="zh-CN"/>
        </w:rPr>
        <w:t>合同价款支付</w:t>
      </w:r>
      <w:r>
        <w:rPr>
          <w:rFonts w:hint="eastAsia" w:ascii="宋体" w:hAnsi="宋体" w:eastAsia="宋体"/>
          <w:color w:val="auto"/>
          <w:szCs w:val="21"/>
          <w:highlight w:val="none"/>
        </w:rPr>
        <w:t>按照国库集中支付</w:t>
      </w:r>
      <w:r>
        <w:rPr>
          <w:rFonts w:hint="eastAsia" w:ascii="宋体" w:hAnsi="宋体" w:eastAsia="宋体"/>
          <w:color w:val="auto"/>
          <w:szCs w:val="21"/>
          <w:highlight w:val="none"/>
          <w:lang w:eastAsia="zh-CN"/>
        </w:rPr>
        <w:t>制度及财政管理相关</w:t>
      </w:r>
      <w:r>
        <w:rPr>
          <w:rFonts w:hint="eastAsia" w:ascii="宋体" w:hAnsi="宋体" w:eastAsia="宋体"/>
          <w:color w:val="auto"/>
          <w:szCs w:val="21"/>
          <w:highlight w:val="none"/>
        </w:rPr>
        <w:t>规定执行。</w:t>
      </w:r>
    </w:p>
    <w:p w14:paraId="6489C4DC">
      <w:pPr>
        <w:keepNext/>
        <w:keepLines/>
        <w:widowControl w:val="0"/>
        <w:spacing w:line="400" w:lineRule="exact"/>
        <w:ind w:firstLine="420" w:firstLineChars="200"/>
        <w:jc w:val="both"/>
        <w:outlineLvl w:val="1"/>
        <w:rPr>
          <w:rFonts w:hint="eastAsia" w:ascii="Arial" w:hAnsi="Arial" w:eastAsia="宋体" w:cs="Times New Roman"/>
          <w:b/>
          <w:bCs/>
          <w:color w:val="auto"/>
          <w:kern w:val="2"/>
          <w:sz w:val="24"/>
          <w:szCs w:val="32"/>
          <w:highlight w:val="none"/>
          <w:lang w:val="en-US" w:eastAsia="zh-CN" w:bidi="ar-SA"/>
        </w:rPr>
      </w:pPr>
      <w:r>
        <w:rPr>
          <w:rFonts w:hint="eastAsia" w:ascii="宋体" w:hAnsi="宋体" w:eastAsia="宋体" w:cs="Times New Roman"/>
          <w:b w:val="0"/>
          <w:bCs w:val="0"/>
          <w:color w:val="auto"/>
          <w:kern w:val="2"/>
          <w:sz w:val="21"/>
          <w:szCs w:val="21"/>
          <w:highlight w:val="none"/>
          <w:lang w:val="en-US" w:eastAsia="zh-CN" w:bidi="ar-SA"/>
        </w:rPr>
        <w:t>12.2 对于满足合同约定支付条件的，甲方</w:t>
      </w:r>
      <w:r>
        <w:rPr>
          <w:rFonts w:hint="eastAsia" w:ascii="宋体" w:hAnsi="宋体" w:eastAsia="宋体" w:cs="Times New Roman"/>
          <w:b w:val="0"/>
          <w:bCs w:val="0"/>
          <w:i w:val="0"/>
          <w:iCs w:val="0"/>
          <w:caps w:val="0"/>
          <w:color w:val="auto"/>
          <w:spacing w:val="0"/>
          <w:kern w:val="2"/>
          <w:sz w:val="21"/>
          <w:szCs w:val="21"/>
          <w:highlight w:val="none"/>
          <w:shd w:val="clear"/>
          <w:vertAlign w:val="baseline"/>
          <w:lang w:val="en-US" w:eastAsia="zh-CN" w:bidi="ar-SA"/>
        </w:rPr>
        <w:t>原则上应当自收到发票后10个工作日内</w:t>
      </w:r>
      <w:r>
        <w:rPr>
          <w:rFonts w:hint="eastAsia" w:ascii="宋体" w:hAnsi="宋体" w:eastAsia="宋体" w:cs="Times New Roman"/>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宋体" w:hAnsi="宋体" w:eastAsia="宋体" w:cs="Times New Roman"/>
          <w:b/>
          <w:bCs/>
          <w:color w:val="auto"/>
          <w:kern w:val="2"/>
          <w:sz w:val="21"/>
          <w:szCs w:val="21"/>
          <w:highlight w:val="none"/>
          <w:lang w:val="en-US" w:eastAsia="zh-CN" w:bidi="ar-SA"/>
        </w:rPr>
        <w:t>政府采购合同专用条款</w:t>
      </w:r>
      <w:r>
        <w:rPr>
          <w:rFonts w:hint="eastAsia" w:ascii="宋体" w:hAnsi="宋体" w:eastAsia="宋体" w:cs="Times New Roman"/>
          <w:b w:val="0"/>
          <w:bCs w:val="0"/>
          <w:color w:val="auto"/>
          <w:kern w:val="2"/>
          <w:sz w:val="21"/>
          <w:szCs w:val="21"/>
          <w:highlight w:val="none"/>
          <w:lang w:val="en-US" w:eastAsia="zh-CN" w:bidi="ar-SA"/>
        </w:rPr>
        <w:t>】中约定。</w:t>
      </w:r>
    </w:p>
    <w:p w14:paraId="5C32168B">
      <w:pPr>
        <w:widowControl w:val="0"/>
        <w:spacing w:after="0" w:line="400" w:lineRule="exact"/>
        <w:jc w:val="both"/>
        <w:rPr>
          <w:rFonts w:ascii="宋体" w:hAnsi="宋体" w:eastAsia="宋体" w:cs="Times New Roman"/>
          <w:b/>
          <w:bCs/>
          <w:color w:val="auto"/>
          <w:kern w:val="2"/>
          <w:sz w:val="24"/>
          <w:szCs w:val="24"/>
          <w:highlight w:val="none"/>
          <w:lang w:val="en-US" w:eastAsia="zh-CN" w:bidi="ar-SA"/>
        </w:rPr>
      </w:pPr>
      <w:r>
        <w:rPr>
          <w:rFonts w:hint="eastAsia" w:ascii="宋体" w:hAnsi="宋体" w:eastAsia="宋体" w:cs="Times New Roman"/>
          <w:b/>
          <w:bCs/>
          <w:color w:val="auto"/>
          <w:kern w:val="2"/>
          <w:sz w:val="24"/>
          <w:szCs w:val="24"/>
          <w:highlight w:val="none"/>
          <w:lang w:val="en-US" w:eastAsia="zh-CN" w:bidi="ar-SA"/>
        </w:rPr>
        <w:t>13. 履约保证金</w:t>
      </w:r>
    </w:p>
    <w:p w14:paraId="23B9B205">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 xml:space="preserve">.1 </w:t>
      </w:r>
      <w:r>
        <w:rPr>
          <w:rFonts w:hint="eastAsia" w:ascii="宋体" w:hAnsi="宋体" w:eastAsia="宋体" w:cs="宋体"/>
          <w:szCs w:val="15"/>
        </w:rPr>
        <w:t>乙方应当以支票、汇票、本票或者金融机构、担保机构出具的保函等非现金形式提交。</w:t>
      </w:r>
    </w:p>
    <w:p w14:paraId="1D69977E">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.2 如果乙方</w:t>
      </w:r>
      <w:r>
        <w:rPr>
          <w:rFonts w:hint="eastAsia" w:ascii="宋体" w:hAnsi="宋体" w:eastAsia="宋体"/>
          <w:color w:val="auto"/>
          <w:szCs w:val="21"/>
          <w:highlight w:val="none"/>
          <w:lang w:eastAsia="zh-CN"/>
        </w:rPr>
        <w:t>出现</w:t>
      </w:r>
      <w:r>
        <w:rPr>
          <w:rFonts w:hint="eastAsia" w:ascii="宋体" w:hAnsi="宋体" w:eastAsia="宋体" w:cs="宋体"/>
          <w:b/>
          <w:bCs/>
          <w:szCs w:val="15"/>
          <w:highlight w:val="none"/>
        </w:rPr>
        <w:t>【政府采购合同专用条款】</w:t>
      </w:r>
      <w:r>
        <w:rPr>
          <w:rFonts w:hint="eastAsia" w:ascii="宋体" w:hAnsi="宋体" w:eastAsia="宋体" w:cs="宋体"/>
          <w:b w:val="0"/>
          <w:bCs w:val="0"/>
          <w:szCs w:val="15"/>
          <w:highlight w:val="none"/>
          <w:lang w:eastAsia="zh-CN"/>
        </w:rPr>
        <w:t>约定</w:t>
      </w:r>
      <w:r>
        <w:rPr>
          <w:rFonts w:hint="eastAsia" w:ascii="宋体" w:hAnsi="宋体" w:eastAsia="宋体" w:cs="宋体"/>
          <w:b w:val="0"/>
          <w:bCs w:val="0"/>
          <w:szCs w:val="15"/>
          <w:lang w:eastAsia="zh-CN"/>
        </w:rPr>
        <w:t>情形的</w:t>
      </w:r>
      <w:r>
        <w:rPr>
          <w:rFonts w:hint="eastAsia" w:ascii="宋体" w:hAnsi="宋体" w:eastAsia="宋体"/>
          <w:color w:val="auto"/>
          <w:szCs w:val="21"/>
          <w:highlight w:val="none"/>
        </w:rPr>
        <w:t>，履约保证金不予退还；如果乙方未能按合同约定全面履行义务，甲方有权从履约保证金中取得补偿或赔偿，</w:t>
      </w:r>
      <w:r>
        <w:rPr>
          <w:rFonts w:hint="eastAsia" w:ascii="宋体" w:hAnsi="宋体" w:eastAsia="宋体"/>
          <w:color w:val="auto"/>
          <w:szCs w:val="21"/>
          <w:highlight w:val="none"/>
          <w:lang w:eastAsia="zh-CN"/>
        </w:rPr>
        <w:t>且</w:t>
      </w:r>
      <w:r>
        <w:rPr>
          <w:rFonts w:hint="eastAsia" w:ascii="宋体" w:hAnsi="宋体" w:eastAsia="宋体"/>
          <w:color w:val="auto"/>
          <w:szCs w:val="21"/>
          <w:highlight w:val="none"/>
        </w:rPr>
        <w:t>不影响甲方要求乙方承担合同约定的超过履约保证金的违约责任的权利。</w:t>
      </w:r>
    </w:p>
    <w:p w14:paraId="4CCC09A5">
      <w:pPr>
        <w:spacing w:line="400" w:lineRule="exact"/>
        <w:ind w:firstLine="420"/>
        <w:rPr>
          <w:rFonts w:eastAsia="宋体"/>
          <w:color w:val="auto"/>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.3 甲方在项目通过验收后按照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规定的时间内将履约保证金退还乙方；逾期退还的，乙方可要求甲方支付违约金，违约金按照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规定支付。</w:t>
      </w:r>
    </w:p>
    <w:p w14:paraId="6968FB87">
      <w:p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4</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eastAsia="宋体"/>
          <w:b/>
          <w:color w:val="auto"/>
          <w:sz w:val="24"/>
          <w:highlight w:val="none"/>
        </w:rPr>
        <w:t>售后</w:t>
      </w:r>
      <w:r>
        <w:rPr>
          <w:rFonts w:hint="eastAsia" w:ascii="宋体" w:hAnsi="宋体" w:eastAsia="宋体"/>
          <w:b/>
          <w:color w:val="auto"/>
          <w:sz w:val="24"/>
          <w:highlight w:val="none"/>
        </w:rPr>
        <w:t>服务</w:t>
      </w:r>
    </w:p>
    <w:p w14:paraId="31842B0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4</w:t>
      </w:r>
      <w:r>
        <w:rPr>
          <w:rFonts w:hint="eastAsia" w:ascii="宋体" w:hAnsi="宋体" w:eastAsia="宋体"/>
          <w:color w:val="auto"/>
          <w:szCs w:val="21"/>
          <w:highlight w:val="none"/>
        </w:rPr>
        <w:t>.1 除项目不涉及或采购活动中明确约定无须承担外，乙方还应提供下列服务：</w:t>
      </w:r>
    </w:p>
    <w:p w14:paraId="5B8639E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（1）货物的现场移动、安装、调试、启动监督及技术支持；</w:t>
      </w:r>
    </w:p>
    <w:p w14:paraId="6EC093E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（2）提供货物组装和维修所需的专用工具和辅助材料；</w:t>
      </w:r>
    </w:p>
    <w:p w14:paraId="1EF34008">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（3）在</w:t>
      </w:r>
      <w:r>
        <w:rPr>
          <w:rFonts w:hint="eastAsia" w:ascii="宋体" w:hAnsi="宋体" w:eastAsia="宋体" w:cs="宋体"/>
          <w:b/>
          <w:bCs/>
          <w:szCs w:val="15"/>
          <w:highlight w:val="none"/>
        </w:rPr>
        <w:t>【政府采购合同专用条款】</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的期限内对所有的货物实施运行监督、维修，但前提条件是该服务并不能免除乙方在质量保证期内所承担的义务；</w:t>
      </w:r>
    </w:p>
    <w:p w14:paraId="66BD5ACA">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（4）在制造商</w:t>
      </w:r>
      <w:r>
        <w:rPr>
          <w:rFonts w:hint="eastAsia" w:ascii="宋体" w:hAnsi="宋体" w:eastAsia="宋体"/>
          <w:color w:val="auto"/>
          <w:szCs w:val="21"/>
          <w:highlight w:val="none"/>
          <w:lang w:eastAsia="zh-CN"/>
        </w:rPr>
        <w:t>所在地</w:t>
      </w:r>
      <w:r>
        <w:rPr>
          <w:rFonts w:hint="eastAsia" w:ascii="宋体" w:hAnsi="宋体" w:eastAsia="宋体"/>
          <w:color w:val="auto"/>
          <w:szCs w:val="21"/>
          <w:highlight w:val="none"/>
        </w:rPr>
        <w:t>或</w:t>
      </w:r>
      <w:r>
        <w:rPr>
          <w:rFonts w:hint="eastAsia" w:ascii="宋体" w:hAnsi="宋体" w:eastAsia="宋体"/>
          <w:color w:val="auto"/>
          <w:szCs w:val="21"/>
          <w:highlight w:val="none"/>
          <w:lang w:eastAsia="zh-CN"/>
        </w:rPr>
        <w:t>指定</w:t>
      </w:r>
      <w:r>
        <w:rPr>
          <w:rFonts w:hint="eastAsia" w:ascii="宋体" w:hAnsi="宋体" w:eastAsia="宋体"/>
          <w:color w:val="auto"/>
          <w:szCs w:val="21"/>
          <w:highlight w:val="none"/>
        </w:rPr>
        <w:t>现场就货物的安装、启动、运营、维护</w:t>
      </w:r>
      <w:r>
        <w:rPr>
          <w:rFonts w:hint="eastAsia" w:ascii="宋体" w:hAnsi="宋体" w:eastAsia="宋体"/>
          <w:color w:val="auto"/>
          <w:szCs w:val="21"/>
          <w:highlight w:val="none"/>
          <w:lang w:eastAsia="zh-CN"/>
        </w:rPr>
        <w:t>、废弃处置等</w:t>
      </w:r>
      <w:r>
        <w:rPr>
          <w:rFonts w:hint="eastAsia" w:ascii="宋体" w:hAnsi="宋体" w:eastAsia="宋体"/>
          <w:color w:val="auto"/>
          <w:szCs w:val="21"/>
          <w:highlight w:val="none"/>
        </w:rPr>
        <w:t>对甲方操作人员进行培训</w:t>
      </w:r>
      <w:r>
        <w:rPr>
          <w:rFonts w:hint="eastAsia" w:ascii="宋体" w:hAnsi="宋体" w:eastAsia="宋体" w:cs="宋体"/>
          <w:szCs w:val="15"/>
          <w:lang w:eastAsia="zh-CN"/>
        </w:rPr>
        <w:t>；</w:t>
      </w:r>
    </w:p>
    <w:p w14:paraId="7077B093">
      <w:pPr>
        <w:autoSpaceDE w:val="0"/>
        <w:autoSpaceDN w:val="0"/>
        <w:adjustRightInd w:val="0"/>
        <w:spacing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（5）依照法律、行政法规的规定或者按照</w:t>
      </w:r>
      <w:r>
        <w:rPr>
          <w:rFonts w:hint="eastAsia" w:ascii="宋体" w:hAnsi="宋体" w:eastAsia="宋体" w:cs="宋体"/>
          <w:b/>
          <w:bCs/>
          <w:sz w:val="21"/>
          <w:szCs w:val="21"/>
          <w:lang w:val="en-US" w:eastAsia="zh-CN" w:bidi="ar-SA"/>
        </w:rPr>
        <w:t>【政府采购合同专用条款】</w:t>
      </w:r>
      <w:r>
        <w:rPr>
          <w:rFonts w:hint="eastAsia" w:ascii="宋体" w:hAnsi="宋体" w:eastAsia="宋体" w:cs="宋体"/>
          <w:sz w:val="21"/>
          <w:szCs w:val="21"/>
          <w:lang w:val="en-US" w:eastAsia="zh-CN" w:bidi="ar-SA"/>
        </w:rPr>
        <w:t>约定，货物在有效使用年限届满后应予回收的，乙方负有自行或者委托第三人对货物予以回收的义务；</w:t>
      </w:r>
    </w:p>
    <w:p w14:paraId="221AC49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规定由乙方提供的其他服务。</w:t>
      </w:r>
    </w:p>
    <w:p w14:paraId="6179AFC8">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.2 乙方提供的</w:t>
      </w:r>
      <w:r>
        <w:rPr>
          <w:rFonts w:hint="eastAsia" w:ascii="宋体" w:hAnsi="宋体" w:eastAsia="宋体"/>
          <w:color w:val="auto"/>
          <w:szCs w:val="21"/>
          <w:highlight w:val="none"/>
          <w:lang w:eastAsia="zh-CN"/>
        </w:rPr>
        <w:t>售后</w:t>
      </w:r>
      <w:r>
        <w:rPr>
          <w:rFonts w:hint="eastAsia" w:ascii="宋体" w:hAnsi="宋体" w:eastAsia="宋体"/>
          <w:color w:val="auto"/>
          <w:szCs w:val="21"/>
          <w:highlight w:val="none"/>
        </w:rPr>
        <w:t>服务的费用</w:t>
      </w:r>
      <w:r>
        <w:rPr>
          <w:rFonts w:hint="eastAsia" w:ascii="宋体" w:hAnsi="宋体" w:eastAsia="宋体"/>
          <w:color w:val="auto"/>
          <w:szCs w:val="21"/>
          <w:highlight w:val="none"/>
          <w:lang w:val="en-US" w:eastAsia="zh-CN"/>
        </w:rPr>
        <w:t>已</w:t>
      </w:r>
      <w:r>
        <w:rPr>
          <w:rFonts w:hint="eastAsia" w:ascii="宋体" w:hAnsi="宋体" w:eastAsia="宋体"/>
          <w:color w:val="auto"/>
          <w:szCs w:val="21"/>
          <w:highlight w:val="none"/>
        </w:rPr>
        <w:t>包含在合同价款中，甲方不再另行支付。</w:t>
      </w:r>
    </w:p>
    <w:p w14:paraId="7FB2A42D">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5</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违约责任</w:t>
      </w:r>
    </w:p>
    <w:p w14:paraId="2859DAAF">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.1质量瑕疵的</w:t>
      </w:r>
      <w:r>
        <w:rPr>
          <w:rFonts w:hint="eastAsia" w:ascii="宋体" w:hAnsi="宋体" w:eastAsia="宋体"/>
          <w:bCs/>
          <w:color w:val="auto"/>
          <w:szCs w:val="21"/>
          <w:highlight w:val="none"/>
          <w:lang w:eastAsia="zh-CN"/>
        </w:rPr>
        <w:t>违约责任</w:t>
      </w:r>
    </w:p>
    <w:p w14:paraId="09EB5D5E">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乙方</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的产品不符合</w:t>
      </w:r>
      <w:r>
        <w:rPr>
          <w:rFonts w:hint="eastAsia" w:ascii="宋体" w:hAnsi="宋体" w:eastAsia="宋体"/>
          <w:color w:val="auto"/>
          <w:szCs w:val="21"/>
          <w:highlight w:val="none"/>
          <w:lang w:eastAsia="zh-CN"/>
        </w:rPr>
        <w:t>合同约定的</w:t>
      </w:r>
      <w:r>
        <w:rPr>
          <w:rFonts w:hint="eastAsia" w:ascii="宋体" w:hAnsi="宋体" w:eastAsia="宋体"/>
          <w:color w:val="auto"/>
          <w:szCs w:val="21"/>
          <w:highlight w:val="none"/>
        </w:rPr>
        <w:t>质量标准或存在产品质量缺陷，</w:t>
      </w:r>
      <w:r>
        <w:rPr>
          <w:rFonts w:hint="eastAsia" w:ascii="宋体" w:hAnsi="宋体" w:eastAsia="宋体"/>
          <w:color w:val="auto"/>
          <w:szCs w:val="21"/>
          <w:highlight w:val="none"/>
          <w:lang w:eastAsia="zh-CN"/>
        </w:rPr>
        <w:t>甲方有权要求乙方根据</w:t>
      </w:r>
      <w:r>
        <w:rPr>
          <w:rFonts w:hint="eastAsia" w:ascii="宋体" w:hAnsi="宋体" w:eastAsia="宋体"/>
          <w:b/>
          <w:color w:val="auto"/>
          <w:szCs w:val="21"/>
          <w:highlight w:val="none"/>
        </w:rPr>
        <w:t>【政府采购合同专用条款】</w:t>
      </w:r>
      <w:r>
        <w:rPr>
          <w:rFonts w:hint="eastAsia" w:ascii="宋体" w:hAnsi="宋体" w:eastAsia="宋体"/>
          <w:b w:val="0"/>
          <w:bCs/>
          <w:color w:val="auto"/>
          <w:szCs w:val="21"/>
          <w:highlight w:val="none"/>
          <w:lang w:eastAsia="zh-CN"/>
        </w:rPr>
        <w:t>要求</w:t>
      </w:r>
      <w:r>
        <w:rPr>
          <w:rFonts w:hint="eastAsia" w:ascii="宋体" w:hAnsi="宋体" w:eastAsia="宋体"/>
          <w:color w:val="auto"/>
          <w:szCs w:val="21"/>
          <w:highlight w:val="none"/>
          <w:lang w:eastAsia="zh-CN"/>
        </w:rPr>
        <w:t>及时修理、重作、更换，并承担由此给甲</w:t>
      </w:r>
      <w:r>
        <w:rPr>
          <w:rFonts w:hint="eastAsia" w:ascii="宋体" w:hAnsi="宋体" w:eastAsia="宋体"/>
          <w:color w:val="auto"/>
          <w:szCs w:val="21"/>
          <w:highlight w:val="none"/>
        </w:rPr>
        <w:t>方</w:t>
      </w:r>
      <w:r>
        <w:rPr>
          <w:rFonts w:hint="eastAsia" w:ascii="宋体" w:hAnsi="宋体" w:eastAsia="宋体"/>
          <w:color w:val="auto"/>
          <w:szCs w:val="21"/>
          <w:highlight w:val="none"/>
          <w:lang w:eastAsia="zh-CN"/>
        </w:rPr>
        <w:t>造成的损失</w:t>
      </w:r>
      <w:r>
        <w:rPr>
          <w:rFonts w:hint="eastAsia" w:ascii="宋体" w:hAnsi="宋体" w:eastAsia="宋体"/>
          <w:color w:val="auto"/>
          <w:szCs w:val="21"/>
          <w:highlight w:val="none"/>
        </w:rPr>
        <w:t>。</w:t>
      </w:r>
    </w:p>
    <w:p w14:paraId="3A7A6ED5">
      <w:pPr>
        <w:autoSpaceDE w:val="0"/>
        <w:autoSpaceDN w:val="0"/>
        <w:adjustRightInd w:val="0"/>
        <w:snapToGrid w:val="0"/>
        <w:spacing w:before="0" w:line="400" w:lineRule="exact"/>
        <w:ind w:firstLine="420" w:firstLineChars="200"/>
        <w:jc w:val="left"/>
        <w:rPr>
          <w:rFonts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.2 迟延交货的违约责任</w:t>
      </w:r>
    </w:p>
    <w:p w14:paraId="29B77736">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（1）乙方应按照本合同规定的时间、地点交货和提供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服务。在履行合同过程中，如果乙方遇到可能</w:t>
      </w:r>
      <w:r>
        <w:rPr>
          <w:rFonts w:hint="eastAsia" w:ascii="宋体" w:hAnsi="宋体" w:eastAsia="宋体"/>
          <w:color w:val="auto"/>
          <w:szCs w:val="21"/>
          <w:highlight w:val="none"/>
          <w:lang w:eastAsia="zh-CN"/>
        </w:rPr>
        <w:t>影响</w:t>
      </w:r>
      <w:r>
        <w:rPr>
          <w:rFonts w:hint="eastAsia" w:ascii="宋体" w:hAnsi="宋体" w:eastAsia="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eastAsia="宋体"/>
          <w:color w:val="auto"/>
          <w:szCs w:val="21"/>
          <w:highlight w:val="none"/>
          <w:lang w:eastAsia="zh-CN"/>
        </w:rPr>
        <w:t>长</w:t>
      </w:r>
      <w:r>
        <w:rPr>
          <w:rFonts w:hint="eastAsia" w:ascii="宋体" w:hAnsi="宋体" w:eastAsia="宋体"/>
          <w:color w:val="auto"/>
          <w:szCs w:val="21"/>
          <w:highlight w:val="none"/>
        </w:rPr>
        <w:t>交货时间或延期提供服务。</w:t>
      </w:r>
    </w:p>
    <w:p w14:paraId="033F39F8">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（2）如果乙方没有按照合同规定的时间交货和提供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服务，甲方有权从货款中扣除误期赔偿费而不影响合同项下的其他补救方法，赔偿费按</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规定执行。如果涉及公共利益，且赔偿金额无法弥补公共利益损失，</w:t>
      </w:r>
      <w:r>
        <w:rPr>
          <w:rFonts w:hint="eastAsia" w:ascii="宋体" w:hAnsi="宋体" w:eastAsia="宋体"/>
          <w:color w:val="auto"/>
          <w:szCs w:val="21"/>
          <w:highlight w:val="none"/>
          <w:lang w:eastAsia="zh-CN"/>
        </w:rPr>
        <w:t>甲方</w:t>
      </w:r>
      <w:r>
        <w:rPr>
          <w:rFonts w:hint="eastAsia" w:ascii="宋体" w:hAnsi="宋体" w:eastAsia="宋体"/>
          <w:color w:val="auto"/>
          <w:szCs w:val="21"/>
          <w:highlight w:val="none"/>
        </w:rPr>
        <w:t>可要求继续履行或者</w:t>
      </w:r>
      <w:r>
        <w:rPr>
          <w:rFonts w:hint="eastAsia" w:ascii="宋体" w:hAnsi="宋体" w:eastAsia="宋体"/>
          <w:color w:val="auto"/>
          <w:szCs w:val="21"/>
          <w:highlight w:val="none"/>
          <w:lang w:eastAsia="zh-CN"/>
        </w:rPr>
        <w:t>采取其他补救措施</w:t>
      </w:r>
      <w:r>
        <w:rPr>
          <w:rFonts w:hint="eastAsia" w:ascii="宋体" w:hAnsi="宋体" w:eastAsia="宋体"/>
          <w:color w:val="auto"/>
          <w:szCs w:val="21"/>
          <w:highlight w:val="none"/>
        </w:rPr>
        <w:t>。</w:t>
      </w:r>
    </w:p>
    <w:p w14:paraId="78248CA7">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5</w:t>
      </w:r>
      <w:r>
        <w:rPr>
          <w:rFonts w:hint="eastAsia" w:ascii="宋体" w:hAnsi="宋体" w:eastAsia="宋体"/>
          <w:color w:val="auto"/>
          <w:szCs w:val="21"/>
          <w:highlight w:val="none"/>
        </w:rPr>
        <w:t>.3 迟延支付的违约责任</w:t>
      </w:r>
    </w:p>
    <w:p w14:paraId="07652EF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甲方存在迟延支付乙方合同款项的，应当承担</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规定的逾期付款利息。</w:t>
      </w:r>
    </w:p>
    <w:p w14:paraId="7DF814C9">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.4其他违约责任根据项目实际需要按</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规定执行。</w:t>
      </w:r>
    </w:p>
    <w:p w14:paraId="1177038D">
      <w:pPr>
        <w:numPr>
          <w:ilvl w:val="0"/>
          <w:numId w:val="16"/>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rPr>
        <w:t>合同变更</w:t>
      </w:r>
      <w:r>
        <w:rPr>
          <w:rFonts w:hint="eastAsia" w:ascii="宋体" w:hAnsi="宋体" w:eastAsia="宋体"/>
          <w:b/>
          <w:color w:val="auto"/>
          <w:sz w:val="24"/>
          <w:highlight w:val="none"/>
          <w:lang w:eastAsia="zh-CN"/>
        </w:rPr>
        <w:t>、中止与终止</w:t>
      </w:r>
    </w:p>
    <w:p w14:paraId="3983AE0B">
      <w:pPr>
        <w:autoSpaceDE/>
        <w:autoSpaceDN/>
        <w:adjustRightInd w:val="0"/>
        <w:snapToGrid w:val="0"/>
        <w:spacing w:before="0" w:line="400" w:lineRule="exact"/>
        <w:ind w:firstLine="0" w:firstLineChars="0"/>
        <w:jc w:val="left"/>
        <w:rPr>
          <w:rFonts w:hint="eastAsia" w:ascii="宋体" w:hAnsi="宋体" w:eastAsia="宋体"/>
          <w:color w:val="auto"/>
          <w:szCs w:val="21"/>
          <w:highlight w:val="none"/>
        </w:rPr>
      </w:pPr>
      <w:r>
        <w:rPr>
          <w:rFonts w:hint="eastAsia" w:ascii="宋体" w:hAnsi="宋体" w:eastAsia="宋体"/>
          <w:color w:val="auto"/>
          <w:szCs w:val="21"/>
          <w:highlight w:val="none"/>
          <w:lang w:val="en-US" w:eastAsia="zh-CN"/>
        </w:rPr>
        <w:t xml:space="preserve">    </w:t>
      </w: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.1合同的</w:t>
      </w:r>
      <w:r>
        <w:rPr>
          <w:rFonts w:hint="eastAsia" w:ascii="宋体" w:hAnsi="宋体" w:eastAsia="宋体"/>
          <w:color w:val="auto"/>
          <w:szCs w:val="21"/>
          <w:highlight w:val="none"/>
          <w:lang w:eastAsia="zh-CN"/>
        </w:rPr>
        <w:t>变更</w:t>
      </w:r>
    </w:p>
    <w:p w14:paraId="5BDFABF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政府采购合同履行中，</w:t>
      </w:r>
      <w:r>
        <w:rPr>
          <w:rFonts w:hint="eastAsia" w:ascii="宋体" w:hAnsi="宋体" w:eastAsia="宋体"/>
          <w:color w:val="auto"/>
          <w:szCs w:val="21"/>
          <w:highlight w:val="none"/>
        </w:rPr>
        <w:t>在不改变合同其他条款的前提下，甲方可以在合同价款10%的范围内追加与合同标的相同的货物，并就此与乙方协商</w:t>
      </w:r>
      <w:r>
        <w:rPr>
          <w:rFonts w:hint="eastAsia" w:ascii="宋体" w:hAnsi="宋体" w:eastAsia="宋体"/>
          <w:color w:val="auto"/>
          <w:szCs w:val="21"/>
          <w:highlight w:val="none"/>
          <w:lang w:eastAsia="zh-CN"/>
        </w:rPr>
        <w:t>一致后</w:t>
      </w:r>
      <w:r>
        <w:rPr>
          <w:rFonts w:hint="eastAsia" w:ascii="宋体" w:hAnsi="宋体" w:eastAsia="宋体"/>
          <w:color w:val="auto"/>
          <w:szCs w:val="21"/>
          <w:highlight w:val="none"/>
        </w:rPr>
        <w:t>签订补充协议。</w:t>
      </w:r>
    </w:p>
    <w:p w14:paraId="3E6C985D">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合同的中止</w:t>
      </w:r>
    </w:p>
    <w:p w14:paraId="44844D0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（1）合同履行过程中因供应商就采购文件、采购过程或结果提起投诉的，甲方认为有必要的，</w:t>
      </w:r>
      <w:r>
        <w:rPr>
          <w:rFonts w:hint="eastAsia" w:ascii="宋体" w:hAnsi="宋体" w:eastAsia="宋体"/>
          <w:color w:val="auto"/>
          <w:szCs w:val="21"/>
          <w:highlight w:val="none"/>
          <w:lang w:eastAsia="zh-CN"/>
        </w:rPr>
        <w:t>可以</w:t>
      </w:r>
      <w:r>
        <w:rPr>
          <w:rFonts w:hint="eastAsia" w:ascii="宋体" w:hAnsi="宋体" w:eastAsia="宋体"/>
          <w:color w:val="auto"/>
          <w:szCs w:val="21"/>
          <w:highlight w:val="none"/>
        </w:rPr>
        <w:t>中止合同的履行。</w:t>
      </w:r>
    </w:p>
    <w:p w14:paraId="37FEDDA4">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合同履行过程中，</w:t>
      </w:r>
      <w:r>
        <w:rPr>
          <w:rFonts w:hint="eastAsia" w:ascii="宋体" w:hAnsi="宋体" w:eastAsia="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eastAsia="宋体"/>
          <w:color w:val="auto"/>
          <w:szCs w:val="21"/>
          <w:highlight w:val="none"/>
          <w:lang w:eastAsia="zh-CN"/>
        </w:rPr>
        <w:t>，乙方有义务及时告知甲方</w:t>
      </w:r>
      <w:r>
        <w:rPr>
          <w:rFonts w:hint="eastAsia" w:ascii="宋体" w:hAnsi="宋体" w:eastAsia="宋体"/>
          <w:color w:val="auto"/>
          <w:szCs w:val="21"/>
          <w:highlight w:val="none"/>
        </w:rPr>
        <w:t>。甲方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以书面形式通知乙方中止合同</w:t>
      </w:r>
      <w:r>
        <w:rPr>
          <w:rFonts w:hint="eastAsia" w:ascii="宋体" w:hAnsi="宋体" w:eastAsia="宋体"/>
          <w:color w:val="auto"/>
          <w:szCs w:val="21"/>
          <w:highlight w:val="none"/>
          <w:lang w:eastAsia="zh-CN"/>
        </w:rPr>
        <w:t>并要求乙方在合理期限内消除相关情形或者提供适当担保。</w:t>
      </w:r>
      <w:r>
        <w:rPr>
          <w:rFonts w:hint="eastAsia" w:ascii="宋体" w:hAnsi="宋体" w:eastAsia="宋体"/>
          <w:color w:val="auto"/>
          <w:szCs w:val="21"/>
          <w:highlight w:val="none"/>
        </w:rPr>
        <w:t>乙方提供适当担保的，</w:t>
      </w:r>
      <w:r>
        <w:rPr>
          <w:rFonts w:hint="eastAsia" w:ascii="宋体" w:hAnsi="宋体" w:eastAsia="宋体"/>
          <w:color w:val="auto"/>
          <w:szCs w:val="21"/>
          <w:highlight w:val="none"/>
          <w:lang w:eastAsia="zh-CN"/>
        </w:rPr>
        <w:t>合同继续</w:t>
      </w:r>
      <w:r>
        <w:rPr>
          <w:rFonts w:hint="eastAsia" w:ascii="宋体" w:hAnsi="宋体" w:eastAsia="宋体"/>
          <w:color w:val="auto"/>
          <w:szCs w:val="21"/>
          <w:highlight w:val="none"/>
        </w:rPr>
        <w:t>履行</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方在合理期限内未恢复履约能力且未提供适当担保的，视为拒绝</w:t>
      </w:r>
      <w:r>
        <w:rPr>
          <w:rFonts w:hint="eastAsia" w:ascii="宋体" w:hAnsi="宋体" w:eastAsia="宋体"/>
          <w:color w:val="auto"/>
          <w:szCs w:val="21"/>
          <w:highlight w:val="none"/>
          <w:lang w:eastAsia="zh-CN"/>
        </w:rPr>
        <w:t>继续</w:t>
      </w:r>
      <w:r>
        <w:rPr>
          <w:rFonts w:hint="eastAsia" w:ascii="宋体" w:hAnsi="宋体" w:eastAsia="宋体"/>
          <w:color w:val="auto"/>
          <w:szCs w:val="21"/>
          <w:highlight w:val="none"/>
        </w:rPr>
        <w:t>履约，甲方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解除合同并要求乙方承担</w:t>
      </w:r>
      <w:r>
        <w:rPr>
          <w:rFonts w:hint="eastAsia" w:ascii="宋体" w:hAnsi="宋体" w:eastAsia="宋体"/>
          <w:color w:val="auto"/>
          <w:szCs w:val="21"/>
          <w:highlight w:val="none"/>
          <w:lang w:eastAsia="zh-CN"/>
        </w:rPr>
        <w:t>由此给甲方造成的损失</w:t>
      </w:r>
      <w:r>
        <w:rPr>
          <w:rFonts w:hint="eastAsia" w:ascii="宋体" w:hAnsi="宋体" w:eastAsia="宋体"/>
          <w:color w:val="auto"/>
          <w:szCs w:val="21"/>
          <w:highlight w:val="none"/>
        </w:rPr>
        <w:t>。</w:t>
      </w:r>
    </w:p>
    <w:p w14:paraId="2BEBA7F6">
      <w:pPr>
        <w:autoSpaceDE w:val="0"/>
        <w:autoSpaceDN w:val="0"/>
        <w:adjustRightInd w:val="0"/>
        <w:spacing w:line="400" w:lineRule="exact"/>
        <w:ind w:firstLine="420" w:firstLineChars="200"/>
        <w:jc w:val="both"/>
        <w:rPr>
          <w:rFonts w:ascii="华文楷体" w:hAnsi="华文楷体" w:eastAsia="华文楷体" w:cs="华文楷体"/>
          <w:sz w:val="21"/>
          <w:szCs w:val="21"/>
          <w:lang w:val="en-US" w:eastAsia="zh-CN" w:bidi="ar-SA"/>
        </w:rPr>
      </w:pPr>
      <w:r>
        <w:rPr>
          <w:rFonts w:hint="eastAsia" w:ascii="宋体" w:hAnsi="宋体" w:eastAsia="宋体" w:cs="宋体"/>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14:paraId="3F20CB02">
      <w:pPr>
        <w:snapToGrid w:val="0"/>
        <w:spacing w:line="400" w:lineRule="exact"/>
        <w:ind w:firstLine="420" w:firstLineChars="200"/>
        <w:jc w:val="left"/>
        <w:rPr>
          <w:rFonts w:eastAsia="宋体"/>
          <w:sz w:val="21"/>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）甲方不得以行政区划调整、政府换届、机构或者职能调整以及相关责任人更替为由中止合同。</w:t>
      </w:r>
    </w:p>
    <w:p w14:paraId="5DB71459">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合同的终止</w:t>
      </w:r>
    </w:p>
    <w:p w14:paraId="58B0DD6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（1）合同因有效期限届满而终止；</w:t>
      </w:r>
    </w:p>
    <w:p w14:paraId="144AE77B">
      <w:pPr>
        <w:snapToGrid w:val="0"/>
        <w:spacing w:line="400" w:lineRule="exact"/>
        <w:ind w:firstLine="420" w:firstLineChars="200"/>
        <w:rPr>
          <w:rFonts w:hint="eastAsia" w:ascii="宋体" w:hAnsi="宋体" w:eastAsia="宋体" w:cs="宋体"/>
          <w:szCs w:val="21"/>
          <w:lang w:eastAsia="zh-CN"/>
        </w:rPr>
      </w:pPr>
      <w:r>
        <w:rPr>
          <w:rFonts w:hint="eastAsia" w:ascii="宋体" w:hAnsi="宋体" w:eastAsia="宋体"/>
          <w:color w:val="auto"/>
          <w:szCs w:val="21"/>
          <w:highlight w:val="none"/>
        </w:rPr>
        <w:t>（2）乙方未</w:t>
      </w:r>
      <w:r>
        <w:rPr>
          <w:rFonts w:hint="eastAsia" w:ascii="宋体" w:hAnsi="宋体" w:eastAsia="宋体"/>
          <w:color w:val="auto"/>
          <w:szCs w:val="21"/>
          <w:highlight w:val="none"/>
          <w:lang w:eastAsia="zh-CN"/>
        </w:rPr>
        <w:t>按</w:t>
      </w:r>
      <w:r>
        <w:rPr>
          <w:rFonts w:hint="eastAsia" w:ascii="宋体" w:hAnsi="宋体" w:eastAsia="宋体"/>
          <w:color w:val="auto"/>
          <w:szCs w:val="21"/>
          <w:highlight w:val="none"/>
        </w:rPr>
        <w:t>合同约定履行，构成根本性违约的，甲方有权终止合同</w:t>
      </w:r>
      <w:r>
        <w:rPr>
          <w:rFonts w:hint="eastAsia" w:ascii="宋体" w:hAnsi="宋体" w:eastAsia="宋体"/>
          <w:color w:val="auto"/>
          <w:szCs w:val="21"/>
          <w:highlight w:val="none"/>
          <w:lang w:eastAsia="zh-CN"/>
        </w:rPr>
        <w:t>，</w:t>
      </w:r>
      <w:r>
        <w:rPr>
          <w:rFonts w:hint="eastAsia" w:ascii="宋体" w:hAnsi="宋体" w:eastAsia="宋体" w:cs="宋体"/>
          <w:szCs w:val="21"/>
        </w:rPr>
        <w:t>并追究乙方的违约责</w:t>
      </w:r>
      <w:r>
        <w:rPr>
          <w:rFonts w:hint="eastAsia" w:ascii="宋体" w:hAnsi="宋体" w:eastAsia="宋体" w:cs="宋体"/>
          <w:szCs w:val="21"/>
          <w:lang w:val="en-US" w:eastAsia="zh-CN"/>
        </w:rPr>
        <w:t>任</w:t>
      </w:r>
      <w:r>
        <w:rPr>
          <w:rFonts w:hint="eastAsia" w:ascii="宋体" w:hAnsi="宋体" w:eastAsia="宋体"/>
          <w:color w:val="auto"/>
          <w:szCs w:val="21"/>
          <w:highlight w:val="none"/>
        </w:rPr>
        <w:t>。</w:t>
      </w:r>
    </w:p>
    <w:p w14:paraId="2AC13DDE">
      <w:pPr>
        <w:autoSpaceDE w:val="0"/>
        <w:autoSpaceDN w:val="0"/>
        <w:adjustRightInd w:val="0"/>
        <w:spacing w:line="400" w:lineRule="exact"/>
        <w:ind w:firstLine="440" w:firstLineChars="200"/>
        <w:rPr>
          <w:rFonts w:hint="eastAsia" w:ascii="宋体" w:hAnsi="宋体" w:eastAsia="华文楷体" w:cs="华文楷体"/>
          <w:color w:val="auto"/>
          <w:sz w:val="22"/>
          <w:szCs w:val="21"/>
          <w:highlight w:val="none"/>
          <w:lang w:val="en-US" w:eastAsia="zh-CN" w:bidi="ar-SA"/>
        </w:rPr>
      </w:pPr>
      <w:r>
        <w:rPr>
          <w:rFonts w:hint="eastAsia" w:ascii="宋体" w:hAnsi="宋体" w:eastAsia="华文楷体" w:cs="华文楷体"/>
          <w:color w:val="auto"/>
          <w:sz w:val="22"/>
          <w:szCs w:val="21"/>
          <w:highlight w:val="none"/>
          <w:lang w:val="en-US" w:eastAsia="zh-CN" w:bidi="ar-SA"/>
        </w:rPr>
        <w:t xml:space="preserve">16.4 </w:t>
      </w:r>
      <w:r>
        <w:rPr>
          <w:rFonts w:hint="eastAsia" w:ascii="宋体" w:hAnsi="宋体" w:eastAsia="宋体" w:cs="Times New Roman"/>
          <w:color w:val="auto"/>
          <w:kern w:val="2"/>
          <w:sz w:val="21"/>
          <w:szCs w:val="21"/>
          <w:highlight w:val="none"/>
          <w:lang w:val="en-US" w:eastAsia="zh-CN" w:bidi="ar-SA"/>
        </w:rPr>
        <w:t>涉及国家利益、社会公共利益的情形</w:t>
      </w:r>
    </w:p>
    <w:p w14:paraId="3230EE78">
      <w:pPr>
        <w:autoSpaceDE w:val="0"/>
        <w:autoSpaceDN w:val="0"/>
        <w:adjustRightInd w:val="0"/>
        <w:spacing w:line="400" w:lineRule="exact"/>
        <w:ind w:firstLine="420" w:firstLineChars="200"/>
        <w:jc w:val="both"/>
        <w:rPr>
          <w:rFonts w:ascii="华文楷体" w:hAnsi="华文楷体" w:eastAsia="华文楷体" w:cs="华文楷体"/>
          <w:sz w:val="21"/>
          <w:szCs w:val="21"/>
          <w:lang w:val="en-US" w:eastAsia="zh-CN" w:bidi="ar-SA"/>
        </w:rPr>
      </w:pPr>
      <w:r>
        <w:rPr>
          <w:rFonts w:hint="eastAsia" w:ascii="宋体" w:hAnsi="宋体" w:eastAsia="宋体" w:cs="宋体"/>
          <w:sz w:val="21"/>
          <w:szCs w:val="21"/>
          <w:lang w:val="en-US" w:eastAsia="zh-CN" w:bidi="ar-SA"/>
        </w:rPr>
        <w:t>政府采购合同继续履行将损害国家利益和社会公共利益的，双方当事人</w:t>
      </w:r>
      <w:r>
        <w:rPr>
          <w:rFonts w:hint="eastAsia" w:ascii="宋体" w:hAnsi="宋体" w:eastAsia="宋体" w:cs="宋体"/>
          <w:sz w:val="21"/>
          <w:szCs w:val="21"/>
          <w:highlight w:val="none"/>
          <w:lang w:val="en-US" w:eastAsia="zh-CN" w:bidi="ar-SA"/>
        </w:rPr>
        <w:t>应当变更、</w:t>
      </w:r>
      <w:r>
        <w:rPr>
          <w:rFonts w:hint="eastAsia" w:ascii="宋体" w:hAnsi="宋体" w:eastAsia="宋体" w:cs="宋体"/>
          <w:sz w:val="21"/>
          <w:szCs w:val="21"/>
          <w:lang w:val="en-US" w:eastAsia="zh-CN" w:bidi="ar-SA"/>
        </w:rPr>
        <w:t>中止或者终止合同。有过错的一方应当承担赔偿责任，双方都有过错的，各自承担相应的责任。</w:t>
      </w:r>
    </w:p>
    <w:p w14:paraId="385CCD43">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val="en-US" w:eastAsia="zh-CN"/>
        </w:rPr>
        <w:t>7</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合同分包</w:t>
      </w:r>
    </w:p>
    <w:p w14:paraId="60C2FD1F">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.1 乙方不得</w:t>
      </w:r>
      <w:r>
        <w:rPr>
          <w:rFonts w:hint="eastAsia" w:ascii="宋体" w:hAnsi="宋体" w:eastAsia="宋体"/>
          <w:color w:val="auto"/>
          <w:szCs w:val="21"/>
          <w:highlight w:val="none"/>
          <w:lang w:eastAsia="zh-CN"/>
        </w:rPr>
        <w:t>将合同转包给其他供应商。涉及合同分包的，乙方</w:t>
      </w:r>
      <w:r>
        <w:rPr>
          <w:rFonts w:hint="eastAsia" w:ascii="宋体" w:hAnsi="宋体" w:eastAsia="宋体"/>
          <w:color w:val="auto"/>
          <w:szCs w:val="21"/>
          <w:highlight w:val="none"/>
          <w:lang w:val="en-US" w:eastAsia="zh-CN"/>
        </w:rPr>
        <w:t>应</w:t>
      </w:r>
      <w:r>
        <w:rPr>
          <w:rFonts w:hint="eastAsia" w:ascii="宋体" w:hAnsi="宋体" w:eastAsia="宋体"/>
          <w:color w:val="auto"/>
          <w:szCs w:val="21"/>
          <w:highlight w:val="none"/>
          <w:lang w:eastAsia="zh-CN"/>
        </w:rPr>
        <w:t>根据采购文件和投标（响应）文件规定进行</w:t>
      </w:r>
      <w:r>
        <w:rPr>
          <w:rFonts w:hint="eastAsia" w:ascii="宋体" w:hAnsi="宋体" w:eastAsia="宋体"/>
          <w:color w:val="auto"/>
          <w:szCs w:val="21"/>
          <w:highlight w:val="none"/>
        </w:rPr>
        <w:t>合同分包。</w:t>
      </w:r>
    </w:p>
    <w:p w14:paraId="15E4FB2F">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.2 乙方执行政府采购政策向中小企业依法分包的</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乙方应当按采购文件</w:t>
      </w:r>
      <w:r>
        <w:rPr>
          <w:rFonts w:hint="eastAsia" w:ascii="宋体" w:hAnsi="宋体" w:eastAsia="宋体"/>
          <w:color w:val="auto"/>
          <w:szCs w:val="21"/>
          <w:highlight w:val="none"/>
          <w:lang w:eastAsia="zh-CN"/>
        </w:rPr>
        <w:t>和</w:t>
      </w:r>
      <w:r>
        <w:rPr>
          <w:rFonts w:hint="eastAsia" w:ascii="宋体" w:hAnsi="宋体" w:eastAsia="宋体"/>
          <w:color w:val="auto"/>
          <w:szCs w:val="21"/>
          <w:highlight w:val="none"/>
        </w:rPr>
        <w:t>投标（响应）文件签订分包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协议属于本合同组成部分。</w:t>
      </w:r>
    </w:p>
    <w:p w14:paraId="5D953A6F">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lang w:val="en-US" w:eastAsia="zh-CN"/>
        </w:rPr>
        <w:t>8</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不可抗力</w:t>
      </w:r>
    </w:p>
    <w:p w14:paraId="2EDA3C8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.1 不可抗力是指合同双方不能预见、不能避免且不能克服的客观情况。</w:t>
      </w:r>
    </w:p>
    <w:p w14:paraId="5D38E3E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.2 任何一方对由于不可抗力造成的部分或全部不能履行合同不承担违约责任。但迟延履行后发生不可抗力的，不能免除责任。</w:t>
      </w:r>
    </w:p>
    <w:p w14:paraId="541D8317">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.3 遇有不可抗力的一方，应及时将事件情况以书面形式</w:t>
      </w:r>
      <w:r>
        <w:rPr>
          <w:rFonts w:hint="eastAsia" w:ascii="宋体" w:hAnsi="宋体" w:eastAsia="宋体"/>
          <w:color w:val="auto"/>
          <w:szCs w:val="21"/>
          <w:highlight w:val="none"/>
          <w:lang w:eastAsia="zh-CN"/>
        </w:rPr>
        <w:t>告</w:t>
      </w:r>
      <w:r>
        <w:rPr>
          <w:rFonts w:hint="eastAsia" w:ascii="宋体" w:hAnsi="宋体" w:eastAsia="宋体"/>
          <w:color w:val="auto"/>
          <w:szCs w:val="21"/>
          <w:highlight w:val="none"/>
        </w:rPr>
        <w:t>知另一方，并在事件发生后及时向另一方提交合同不能履行或部分不能履行或需要延期履行</w:t>
      </w:r>
      <w:r>
        <w:rPr>
          <w:rFonts w:hint="eastAsia" w:ascii="宋体" w:hAnsi="宋体" w:eastAsia="宋体"/>
          <w:color w:val="auto"/>
          <w:szCs w:val="21"/>
          <w:highlight w:val="none"/>
          <w:lang w:eastAsia="zh-CN"/>
        </w:rPr>
        <w:t>的详细</w:t>
      </w:r>
      <w:r>
        <w:rPr>
          <w:rFonts w:hint="eastAsia" w:ascii="宋体" w:hAnsi="宋体" w:eastAsia="宋体"/>
          <w:color w:val="auto"/>
          <w:szCs w:val="21"/>
          <w:highlight w:val="none"/>
        </w:rPr>
        <w:t>报告</w:t>
      </w:r>
      <w:r>
        <w:rPr>
          <w:rFonts w:hint="eastAsia" w:ascii="宋体" w:hAnsi="宋体" w:eastAsia="宋体"/>
          <w:color w:val="auto"/>
          <w:szCs w:val="21"/>
          <w:highlight w:val="none"/>
          <w:lang w:eastAsia="zh-CN"/>
        </w:rPr>
        <w:t>，以</w:t>
      </w:r>
      <w:r>
        <w:rPr>
          <w:rFonts w:hint="eastAsia" w:ascii="宋体" w:hAnsi="宋体" w:eastAsia="宋体"/>
          <w:color w:val="auto"/>
          <w:szCs w:val="21"/>
          <w:highlight w:val="none"/>
          <w:lang w:val="en-US" w:eastAsia="zh-CN"/>
        </w:rPr>
        <w:t>及证明不可抗力发生及其持续时间的证据</w:t>
      </w:r>
      <w:r>
        <w:rPr>
          <w:rFonts w:hint="eastAsia" w:ascii="宋体" w:hAnsi="宋体" w:eastAsia="宋体"/>
          <w:color w:val="auto"/>
          <w:szCs w:val="21"/>
          <w:highlight w:val="none"/>
        </w:rPr>
        <w:t>。</w:t>
      </w:r>
    </w:p>
    <w:p w14:paraId="431DF221">
      <w:pPr>
        <w:autoSpaceDE w:val="0"/>
        <w:autoSpaceDN w:val="0"/>
        <w:adjustRightInd w:val="0"/>
        <w:snapToGrid w:val="0"/>
        <w:spacing w:before="0" w:line="400" w:lineRule="exact"/>
        <w:jc w:val="left"/>
        <w:rPr>
          <w:rFonts w:hint="eastAsia" w:ascii="宋体" w:hAnsi="宋体" w:eastAsia="宋体"/>
          <w:b/>
          <w:bCs/>
          <w:color w:val="auto"/>
          <w:sz w:val="24"/>
          <w:highlight w:val="none"/>
        </w:rPr>
      </w:pPr>
      <w:r>
        <w:rPr>
          <w:rFonts w:hint="eastAsia" w:ascii="宋体" w:hAnsi="宋体" w:eastAsia="宋体"/>
          <w:b/>
          <w:bCs/>
          <w:color w:val="auto"/>
          <w:sz w:val="24"/>
          <w:highlight w:val="none"/>
          <w:lang w:val="en-US" w:eastAsia="zh-CN"/>
        </w:rPr>
        <w:t>19</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解决争议的方法</w:t>
      </w:r>
    </w:p>
    <w:p w14:paraId="713FC85C">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14:paraId="1538E8D1">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19.2 选择仲裁的，应在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中明确仲裁机构及仲裁地；通过诉讼方式解决的，可以在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中进一步约定选择与争议有实际联系的地点的人民法院管辖，但管辖法院的约定不得违反级别管辖和专属管辖的规定。</w:t>
      </w:r>
    </w:p>
    <w:p w14:paraId="6B71179F">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19.3 如甲乙双方有争议的事项不影响合同其他部分的履行，在争议解决期间，合同其他部分应当继续履行。</w:t>
      </w:r>
    </w:p>
    <w:p w14:paraId="34BC5CF8">
      <w:pPr>
        <w:autoSpaceDE w:val="0"/>
        <w:autoSpaceDN w:val="0"/>
        <w:adjustRightInd w:val="0"/>
        <w:snapToGrid w:val="0"/>
        <w:spacing w:before="0" w:line="400" w:lineRule="exact"/>
        <w:jc w:val="left"/>
        <w:rPr>
          <w:rFonts w:ascii="宋体" w:hAnsi="宋体" w:eastAsia="宋体"/>
          <w:color w:val="auto"/>
          <w:sz w:val="24"/>
          <w:highlight w:val="none"/>
        </w:rPr>
      </w:pPr>
      <w:r>
        <w:rPr>
          <w:rFonts w:hint="eastAsia" w:ascii="宋体" w:hAnsi="宋体" w:eastAsia="宋体"/>
          <w:b/>
          <w:color w:val="auto"/>
          <w:sz w:val="24"/>
          <w:highlight w:val="none"/>
          <w:lang w:val="en-US" w:eastAsia="zh-CN"/>
        </w:rPr>
        <w:t>20</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政府采购政策</w:t>
      </w:r>
    </w:p>
    <w:p w14:paraId="3258CE42">
      <w:pPr>
        <w:autoSpaceDE w:val="0"/>
        <w:autoSpaceDN w:val="0"/>
        <w:adjustRightInd w:val="0"/>
        <w:snapToGrid w:val="0"/>
        <w:spacing w:before="0" w:line="400" w:lineRule="exact"/>
        <w:ind w:firstLine="420" w:firstLineChars="200"/>
        <w:jc w:val="left"/>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 xml:space="preserve">20.1 </w:t>
      </w:r>
      <w:r>
        <w:rPr>
          <w:rFonts w:hint="eastAsia" w:ascii="宋体" w:hAnsi="宋体" w:eastAsia="宋体" w:cs="宋体"/>
          <w:lang w:val="en-GB"/>
        </w:rPr>
        <w:t>本合同应当按照规定执行政府采购政策。</w:t>
      </w:r>
    </w:p>
    <w:p w14:paraId="164BE8F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ascii="宋体" w:hAnsi="宋体" w:eastAsia="宋体"/>
          <w:color w:val="auto"/>
          <w:szCs w:val="21"/>
          <w:highlight w:val="none"/>
        </w:rPr>
        <w:t>2</w:t>
      </w:r>
      <w:r>
        <w:rPr>
          <w:rFonts w:hint="eastAsia" w:ascii="宋体" w:hAnsi="宋体" w:eastAsia="宋体"/>
          <w:color w:val="auto"/>
          <w:szCs w:val="21"/>
          <w:highlight w:val="none"/>
          <w:lang w:val="en-US" w:eastAsia="zh-CN"/>
        </w:rPr>
        <w:t>0</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 xml:space="preserve"> 本合同依法执行政府采购政策的方式和内容，属于合同履约验收的范围。</w:t>
      </w:r>
      <w:r>
        <w:rPr>
          <w:rFonts w:hint="eastAsia" w:ascii="宋体" w:hAnsi="宋体" w:eastAsia="宋体" w:cs="宋体"/>
          <w:sz w:val="21"/>
          <w:lang w:eastAsia="zh-CN"/>
        </w:rPr>
        <w:t>甲乙双方</w:t>
      </w:r>
      <w:r>
        <w:rPr>
          <w:rFonts w:hint="eastAsia" w:ascii="宋体" w:hAnsi="宋体" w:eastAsia="宋体" w:cs="宋体"/>
          <w:lang w:val="en-GB"/>
        </w:rPr>
        <w:t>未按规定要求执行政府采购政策造成损失的</w:t>
      </w:r>
      <w:r>
        <w:rPr>
          <w:rFonts w:hint="eastAsia" w:ascii="宋体" w:hAnsi="宋体" w:eastAsia="宋体"/>
          <w:color w:val="auto"/>
          <w:szCs w:val="21"/>
          <w:highlight w:val="none"/>
        </w:rPr>
        <w:t>，有过错的一方应当承担赔偿责任，双方都有过错的，各自承担相应的责任。</w:t>
      </w:r>
    </w:p>
    <w:p w14:paraId="5C1E8375">
      <w:pPr>
        <w:widowControl w:val="0"/>
        <w:spacing w:after="0" w:line="400" w:lineRule="exact"/>
        <w:ind w:firstLine="420" w:firstLineChars="200"/>
        <w:jc w:val="both"/>
        <w:rPr>
          <w:rFonts w:ascii="Calibri" w:hAnsi="Calibri" w:eastAsia="宋体" w:cs="Times New Roman"/>
          <w:color w:val="auto"/>
          <w:kern w:val="2"/>
          <w:sz w:val="21"/>
          <w:szCs w:val="22"/>
          <w:highlight w:val="none"/>
          <w:lang w:val="en-US" w:eastAsia="zh-CN" w:bidi="ar-SA"/>
        </w:rPr>
      </w:pPr>
      <w:r>
        <w:rPr>
          <w:rFonts w:ascii="宋体" w:hAnsi="宋体" w:eastAsia="宋体" w:cs="Times New Roman"/>
          <w:color w:val="auto"/>
          <w:kern w:val="2"/>
          <w:sz w:val="21"/>
          <w:szCs w:val="21"/>
          <w:highlight w:val="none"/>
          <w:lang w:val="en-US" w:eastAsia="zh-CN" w:bidi="ar-SA"/>
        </w:rPr>
        <w:t>2</w:t>
      </w:r>
      <w:r>
        <w:rPr>
          <w:rFonts w:hint="eastAsia" w:ascii="宋体" w:hAnsi="宋体" w:eastAsia="宋体" w:cs="Times New Roman"/>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33C7E8DD">
      <w:pPr>
        <w:autoSpaceDE w:val="0"/>
        <w:autoSpaceDN w:val="0"/>
        <w:adjustRightInd w:val="0"/>
        <w:snapToGrid w:val="0"/>
        <w:spacing w:before="0" w:line="400" w:lineRule="exact"/>
        <w:jc w:val="left"/>
        <w:rPr>
          <w:rFonts w:hint="eastAsia" w:ascii="宋体" w:hAnsi="宋体" w:eastAsia="宋体"/>
          <w:b/>
          <w:color w:val="auto"/>
          <w:sz w:val="24"/>
          <w:highlight w:val="none"/>
        </w:rPr>
      </w:pPr>
      <w:r>
        <w:rPr>
          <w:rFonts w:hint="eastAsia" w:ascii="宋体" w:hAnsi="宋体" w:eastAsia="宋体"/>
          <w:b/>
          <w:color w:val="auto"/>
          <w:sz w:val="24"/>
          <w:highlight w:val="none"/>
        </w:rPr>
        <w:t>2</w:t>
      </w:r>
      <w:r>
        <w:rPr>
          <w:rFonts w:hint="eastAsia" w:ascii="宋体" w:hAnsi="宋体" w:eastAsia="宋体"/>
          <w:b/>
          <w:color w:val="auto"/>
          <w:sz w:val="24"/>
          <w:highlight w:val="none"/>
          <w:lang w:val="en-US" w:eastAsia="zh-CN"/>
        </w:rPr>
        <w:t>1</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法律适用</w:t>
      </w:r>
    </w:p>
    <w:p w14:paraId="6E862B11">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21.1 本合同的订立、生效、解释、履行及与本合同有关的争议解决，均适用法律、行政法规。</w:t>
      </w:r>
    </w:p>
    <w:p w14:paraId="5559F106">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21.2 本合同条款与法律、行政法规的强制性规定不一致的，双方当事人应按照法律、行政法规的强制性规定修改本合同的相关条款。</w:t>
      </w:r>
    </w:p>
    <w:p w14:paraId="666DF852">
      <w:pPr>
        <w:numPr>
          <w:ilvl w:val="-1"/>
          <w:numId w:val="0"/>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lang w:val="en-US" w:eastAsia="zh-CN"/>
        </w:rPr>
        <w:t xml:space="preserve">22. </w:t>
      </w:r>
      <w:r>
        <w:rPr>
          <w:rFonts w:hint="eastAsia" w:ascii="宋体" w:hAnsi="宋体" w:eastAsia="宋体"/>
          <w:b/>
          <w:color w:val="auto"/>
          <w:sz w:val="24"/>
          <w:highlight w:val="none"/>
        </w:rPr>
        <w:t>通知</w:t>
      </w:r>
    </w:p>
    <w:p w14:paraId="7F46EEC2">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22.1 本合同任何一方向对方发出的通知、信件、数据电文等，应当发送至本合同第一部分《政府采购合同协议书》所约定的通讯地址、联系人、联系电话或电子邮箱。</w:t>
      </w:r>
    </w:p>
    <w:p w14:paraId="2B83776D">
      <w:pPr>
        <w:autoSpaceDE w:val="0"/>
        <w:autoSpaceDN w:val="0"/>
        <w:adjustRightInd w:val="0"/>
        <w:spacing w:line="400" w:lineRule="exact"/>
        <w:ind w:firstLine="0" w:firstLineChars="0"/>
        <w:jc w:val="both"/>
        <w:rPr>
          <w:rFonts w:ascii="华文楷体" w:hAnsi="华文楷体" w:eastAsia="华文楷体" w:cs="华文楷体"/>
          <w:sz w:val="21"/>
          <w:szCs w:val="21"/>
          <w:lang w:val="en-US" w:eastAsia="zh-CN" w:bidi="ar-SA"/>
        </w:rPr>
      </w:pPr>
      <w:r>
        <w:rPr>
          <w:rFonts w:hint="eastAsia" w:ascii="宋体" w:hAnsi="宋体" w:eastAsia="宋体" w:cs="宋体"/>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14:paraId="70D679AD">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本合同一方给另一方的通知均应采用书面形式，传真或快递送到本合同中规定的对方的地址和办理签收手续。</w:t>
      </w:r>
    </w:p>
    <w:p w14:paraId="068CAAB4">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通知以送达之日或通知书中规定的生效之日起生效，两者中以较迟之日为准。</w:t>
      </w:r>
    </w:p>
    <w:p w14:paraId="46703C54">
      <w:pPr>
        <w:numPr>
          <w:ilvl w:val="0"/>
          <w:numId w:val="17"/>
        </w:num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合同未尽事项</w:t>
      </w:r>
    </w:p>
    <w:p w14:paraId="5B583AC4">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2</w:t>
      </w:r>
      <w:r>
        <w:rPr>
          <w:rFonts w:hint="eastAsia" w:ascii="宋体" w:hAnsi="宋体" w:eastAsia="宋体"/>
          <w:bCs/>
          <w:color w:val="auto"/>
          <w:szCs w:val="21"/>
          <w:highlight w:val="none"/>
          <w:lang w:val="en-US" w:eastAsia="zh-CN"/>
        </w:rPr>
        <w:t>3</w:t>
      </w:r>
      <w:r>
        <w:rPr>
          <w:rFonts w:hint="eastAsia" w:ascii="宋体" w:hAnsi="宋体" w:eastAsia="宋体"/>
          <w:bCs/>
          <w:color w:val="auto"/>
          <w:szCs w:val="21"/>
          <w:highlight w:val="none"/>
        </w:rPr>
        <w:t>.1合同未尽事项见</w:t>
      </w:r>
      <w:r>
        <w:rPr>
          <w:rFonts w:hint="eastAsia" w:ascii="宋体" w:hAnsi="宋体" w:eastAsia="宋体"/>
          <w:b/>
          <w:color w:val="auto"/>
          <w:szCs w:val="21"/>
          <w:highlight w:val="none"/>
        </w:rPr>
        <w:t>【政府采购合同专用条款】</w:t>
      </w:r>
      <w:r>
        <w:rPr>
          <w:rFonts w:hint="eastAsia" w:ascii="宋体" w:hAnsi="宋体" w:eastAsia="宋体"/>
          <w:bCs/>
          <w:color w:val="auto"/>
          <w:szCs w:val="21"/>
          <w:highlight w:val="none"/>
        </w:rPr>
        <w:t>。</w:t>
      </w:r>
    </w:p>
    <w:p w14:paraId="0EC91C04">
      <w:pPr>
        <w:adjustRightInd w:val="0"/>
        <w:snapToGrid w:val="0"/>
        <w:spacing w:line="400" w:lineRule="exact"/>
        <w:ind w:firstLine="0" w:firstLineChars="0"/>
        <w:jc w:val="left"/>
        <w:rPr>
          <w:rFonts w:ascii="黑体" w:hAnsi="华文中宋" w:eastAsia="黑体"/>
          <w:color w:val="auto"/>
          <w:sz w:val="28"/>
          <w:szCs w:val="28"/>
        </w:rPr>
      </w:pPr>
      <w:r>
        <w:rPr>
          <w:rFonts w:hint="eastAsia" w:ascii="宋体" w:hAnsi="宋体" w:eastAsia="宋体"/>
          <w:bCs/>
          <w:color w:val="auto"/>
          <w:szCs w:val="21"/>
          <w:highlight w:val="none"/>
          <w:lang w:val="en-US" w:eastAsia="zh-CN"/>
        </w:rPr>
        <w:t xml:space="preserve">    23.2 合同附件与合同正文具有同等的法律效力。</w:t>
      </w:r>
      <w:bookmarkStart w:id="84" w:name="_Toc20313"/>
    </w:p>
    <w:p w14:paraId="2F81B1C9">
      <w:pPr>
        <w:adjustRightInd w:val="0"/>
        <w:snapToGrid w:val="0"/>
        <w:jc w:val="center"/>
        <w:rPr>
          <w:rFonts w:hint="eastAsia" w:ascii="黑体" w:hAnsi="华文中宋" w:eastAsia="黑体"/>
          <w:b w:val="0"/>
          <w:bCs w:val="0"/>
          <w:sz w:val="28"/>
          <w:szCs w:val="28"/>
        </w:rPr>
      </w:pPr>
      <w:r>
        <w:rPr>
          <w:rFonts w:hint="eastAsia" w:ascii="黑体" w:hAnsi="华文中宋" w:eastAsia="黑体"/>
          <w:b w:val="0"/>
          <w:bCs w:val="0"/>
          <w:sz w:val="28"/>
          <w:szCs w:val="28"/>
        </w:rPr>
        <w:br w:type="page"/>
      </w:r>
    </w:p>
    <w:p w14:paraId="247B8AD0">
      <w:pPr>
        <w:keepNext/>
        <w:keepLines/>
        <w:widowControl w:val="0"/>
        <w:adjustRightInd w:val="0"/>
        <w:snapToGrid w:val="0"/>
        <w:spacing w:line="360" w:lineRule="auto"/>
        <w:jc w:val="center"/>
        <w:outlineLvl w:val="1"/>
        <w:rPr>
          <w:rFonts w:ascii="黑体" w:hAnsi="华文中宋" w:eastAsia="黑体" w:cs="Times New Roman"/>
          <w:b w:val="0"/>
          <w:bCs w:val="0"/>
          <w:kern w:val="2"/>
          <w:sz w:val="28"/>
          <w:szCs w:val="28"/>
          <w:lang w:val="en-US" w:eastAsia="zh-CN" w:bidi="ar-SA"/>
        </w:rPr>
      </w:pPr>
      <w:r>
        <w:rPr>
          <w:rFonts w:hint="eastAsia" w:ascii="黑体" w:hAnsi="华文中宋" w:eastAsia="黑体" w:cs="Times New Roman"/>
          <w:b w:val="0"/>
          <w:bCs w:val="0"/>
          <w:kern w:val="2"/>
          <w:sz w:val="28"/>
          <w:szCs w:val="28"/>
          <w:lang w:val="en-US" w:eastAsia="zh-CN" w:bidi="ar-SA"/>
        </w:rPr>
        <w:t>第三节 政府采购合同专用条款</w:t>
      </w:r>
      <w:bookmarkEnd w:id="84"/>
    </w:p>
    <w:tbl>
      <w:tblPr>
        <w:tblStyle w:val="43"/>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346DDDA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A79894D">
            <w:pPr>
              <w:adjustRightInd w:val="0"/>
              <w:snapToGrid w:val="0"/>
              <w:jc w:val="center"/>
              <w:rPr>
                <w:rFonts w:ascii="宋体" w:hAnsi="宋体" w:eastAsia="宋体"/>
                <w:szCs w:val="21"/>
              </w:rPr>
            </w:pPr>
            <w:r>
              <w:rPr>
                <w:rFonts w:hint="eastAsia" w:ascii="宋体" w:hAnsi="宋体" w:eastAsia="宋体"/>
                <w:szCs w:val="21"/>
              </w:rPr>
              <w:t>第二节</w:t>
            </w:r>
          </w:p>
          <w:p w14:paraId="1F8D44C8">
            <w:pPr>
              <w:adjustRightInd w:val="0"/>
              <w:snapToGrid w:val="0"/>
              <w:jc w:val="center"/>
              <w:rPr>
                <w:rFonts w:ascii="宋体" w:hAnsi="宋体" w:eastAsia="宋体"/>
                <w:szCs w:val="21"/>
              </w:rPr>
            </w:pPr>
            <w:r>
              <w:rPr>
                <w:rFonts w:hint="eastAsia" w:ascii="宋体" w:hAnsi="宋体" w:eastAsia="宋体"/>
                <w:szCs w:val="21"/>
              </w:rPr>
              <w:t>第1.2（</w:t>
            </w:r>
            <w:r>
              <w:rPr>
                <w:rFonts w:hint="eastAsia" w:ascii="宋体" w:hAnsi="宋体" w:eastAsia="宋体"/>
                <w:szCs w:val="21"/>
                <w:lang w:val="en-US" w:eastAsia="zh-CN"/>
              </w:rPr>
              <w:t>6</w:t>
            </w:r>
            <w:r>
              <w:rPr>
                <w:rFonts w:hint="eastAsia" w:ascii="宋体" w:hAnsi="宋体" w:eastAsia="宋体"/>
                <w:szCs w:val="21"/>
              </w:rPr>
              <w:t>）项</w:t>
            </w:r>
          </w:p>
        </w:tc>
        <w:tc>
          <w:tcPr>
            <w:tcW w:w="1742" w:type="dxa"/>
            <w:vAlign w:val="center"/>
          </w:tcPr>
          <w:p w14:paraId="2372117B">
            <w:pPr>
              <w:adjustRightInd w:val="0"/>
              <w:snapToGrid w:val="0"/>
              <w:jc w:val="left"/>
              <w:rPr>
                <w:rFonts w:ascii="宋体" w:hAnsi="宋体" w:eastAsia="宋体"/>
                <w:szCs w:val="21"/>
              </w:rPr>
            </w:pPr>
            <w:r>
              <w:rPr>
                <w:rFonts w:hint="eastAsia" w:ascii="宋体" w:hAnsi="宋体" w:eastAsia="宋体"/>
                <w:szCs w:val="21"/>
                <w:lang w:eastAsia="zh-CN"/>
              </w:rPr>
              <w:t>联合体具体要求</w:t>
            </w:r>
          </w:p>
        </w:tc>
        <w:tc>
          <w:tcPr>
            <w:tcW w:w="5170" w:type="dxa"/>
            <w:vAlign w:val="center"/>
          </w:tcPr>
          <w:p w14:paraId="5D8F189A">
            <w:pPr>
              <w:adjustRightInd w:val="0"/>
              <w:snapToGrid w:val="0"/>
              <w:jc w:val="left"/>
              <w:rPr>
                <w:rFonts w:ascii="宋体" w:hAnsi="宋体" w:eastAsia="宋体"/>
                <w:szCs w:val="21"/>
              </w:rPr>
            </w:pPr>
          </w:p>
        </w:tc>
      </w:tr>
      <w:tr w14:paraId="78F7E21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7DCE2F63">
            <w:pPr>
              <w:adjustRightInd w:val="0"/>
              <w:snapToGrid w:val="0"/>
              <w:jc w:val="center"/>
              <w:rPr>
                <w:rFonts w:ascii="宋体" w:hAnsi="宋体" w:eastAsia="宋体"/>
                <w:szCs w:val="21"/>
              </w:rPr>
            </w:pPr>
            <w:r>
              <w:rPr>
                <w:rFonts w:hint="eastAsia" w:ascii="宋体" w:hAnsi="宋体" w:eastAsia="宋体"/>
                <w:szCs w:val="21"/>
              </w:rPr>
              <w:t>第二节</w:t>
            </w:r>
          </w:p>
          <w:p w14:paraId="7480D4C7">
            <w:pPr>
              <w:adjustRightInd w:val="0"/>
              <w:snapToGrid w:val="0"/>
              <w:jc w:val="center"/>
              <w:rPr>
                <w:rFonts w:hint="eastAsia" w:ascii="宋体" w:hAnsi="宋体" w:eastAsia="宋体" w:cs="Times New Roman"/>
                <w:kern w:val="2"/>
                <w:sz w:val="21"/>
                <w:szCs w:val="21"/>
                <w:lang w:val="en-US" w:eastAsia="zh-CN" w:bidi="ar-SA"/>
              </w:rPr>
            </w:pPr>
            <w:r>
              <w:rPr>
                <w:rFonts w:hint="eastAsia" w:ascii="宋体" w:hAnsi="宋体" w:eastAsia="宋体"/>
                <w:szCs w:val="21"/>
              </w:rPr>
              <w:t>第1.2（</w:t>
            </w:r>
            <w:r>
              <w:rPr>
                <w:rFonts w:hint="eastAsia" w:ascii="宋体" w:hAnsi="宋体" w:eastAsia="宋体"/>
                <w:szCs w:val="21"/>
                <w:lang w:val="en-US" w:eastAsia="zh-CN"/>
              </w:rPr>
              <w:t>7</w:t>
            </w:r>
            <w:r>
              <w:rPr>
                <w:rFonts w:hint="eastAsia" w:ascii="宋体" w:hAnsi="宋体" w:eastAsia="宋体"/>
                <w:szCs w:val="21"/>
              </w:rPr>
              <w:t>）项</w:t>
            </w:r>
          </w:p>
        </w:tc>
        <w:tc>
          <w:tcPr>
            <w:tcW w:w="1742" w:type="dxa"/>
            <w:vAlign w:val="center"/>
          </w:tcPr>
          <w:p w14:paraId="130A8AE7">
            <w:pPr>
              <w:adjustRightInd w:val="0"/>
              <w:snapToGrid w:val="0"/>
              <w:jc w:val="left"/>
              <w:rPr>
                <w:rFonts w:hint="eastAsia" w:ascii="宋体" w:hAnsi="宋体" w:eastAsia="宋体" w:cs="Times New Roman"/>
                <w:kern w:val="2"/>
                <w:sz w:val="21"/>
                <w:szCs w:val="21"/>
                <w:lang w:val="en-US" w:eastAsia="zh-CN" w:bidi="ar-SA"/>
              </w:rPr>
            </w:pPr>
            <w:r>
              <w:rPr>
                <w:rFonts w:hint="eastAsia" w:ascii="宋体" w:hAnsi="宋体" w:eastAsia="宋体"/>
                <w:szCs w:val="21"/>
              </w:rPr>
              <w:t>其他术语解释</w:t>
            </w:r>
          </w:p>
        </w:tc>
        <w:tc>
          <w:tcPr>
            <w:tcW w:w="5170" w:type="dxa"/>
            <w:vAlign w:val="center"/>
          </w:tcPr>
          <w:p w14:paraId="76FC05D3">
            <w:pPr>
              <w:adjustRightInd w:val="0"/>
              <w:snapToGrid w:val="0"/>
              <w:jc w:val="left"/>
              <w:rPr>
                <w:rFonts w:ascii="宋体" w:hAnsi="宋体" w:eastAsia="宋体" w:cs="Times New Roman"/>
                <w:kern w:val="2"/>
                <w:sz w:val="21"/>
                <w:szCs w:val="21"/>
                <w:lang w:val="en-US" w:eastAsia="zh-CN" w:bidi="ar-SA"/>
              </w:rPr>
            </w:pPr>
          </w:p>
        </w:tc>
      </w:tr>
      <w:tr w14:paraId="4DC089A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7A53BC4">
            <w:pPr>
              <w:adjustRightInd w:val="0"/>
              <w:snapToGrid w:val="0"/>
              <w:jc w:val="center"/>
              <w:rPr>
                <w:rFonts w:ascii="宋体" w:hAnsi="宋体" w:eastAsia="宋体"/>
                <w:szCs w:val="21"/>
              </w:rPr>
            </w:pPr>
            <w:r>
              <w:rPr>
                <w:rFonts w:hint="eastAsia" w:ascii="宋体" w:hAnsi="宋体" w:eastAsia="宋体"/>
                <w:szCs w:val="21"/>
              </w:rPr>
              <w:t>第二节</w:t>
            </w:r>
          </w:p>
          <w:p w14:paraId="5820B7E5">
            <w:pPr>
              <w:adjustRightInd w:val="0"/>
              <w:snapToGrid w:val="0"/>
              <w:jc w:val="center"/>
              <w:rPr>
                <w:rFonts w:hint="default" w:ascii="宋体" w:hAnsi="宋体" w:eastAsia="宋体"/>
                <w:szCs w:val="21"/>
                <w:lang w:val="en-US" w:eastAsia="zh-CN"/>
              </w:rPr>
            </w:pPr>
            <w:r>
              <w:rPr>
                <w:rFonts w:hint="eastAsia" w:ascii="宋体" w:hAnsi="宋体" w:eastAsia="宋体"/>
                <w:szCs w:val="21"/>
                <w:lang w:eastAsia="zh-CN"/>
              </w:rPr>
              <w:t>第</w:t>
            </w:r>
            <w:r>
              <w:rPr>
                <w:rFonts w:hint="eastAsia" w:ascii="宋体" w:hAnsi="宋体" w:eastAsia="宋体"/>
                <w:szCs w:val="21"/>
                <w:lang w:val="en-US" w:eastAsia="zh-CN"/>
              </w:rPr>
              <w:t>4.4款</w:t>
            </w:r>
          </w:p>
        </w:tc>
        <w:tc>
          <w:tcPr>
            <w:tcW w:w="1742" w:type="dxa"/>
            <w:vAlign w:val="center"/>
          </w:tcPr>
          <w:p w14:paraId="0726C0C2">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履约验收中甲方提出异议或作出说明的期限</w:t>
            </w:r>
          </w:p>
        </w:tc>
        <w:tc>
          <w:tcPr>
            <w:tcW w:w="5170" w:type="dxa"/>
            <w:vAlign w:val="center"/>
          </w:tcPr>
          <w:p w14:paraId="5ABAB8E2">
            <w:pPr>
              <w:adjustRightInd w:val="0"/>
              <w:snapToGrid w:val="0"/>
              <w:jc w:val="left"/>
              <w:rPr>
                <w:rFonts w:ascii="宋体" w:hAnsi="宋体" w:eastAsia="宋体" w:cs="Times New Roman"/>
                <w:kern w:val="2"/>
                <w:sz w:val="21"/>
                <w:szCs w:val="21"/>
                <w:lang w:val="en-US" w:eastAsia="zh-CN" w:bidi="ar-SA"/>
              </w:rPr>
            </w:pPr>
          </w:p>
        </w:tc>
      </w:tr>
      <w:tr w14:paraId="6758DF8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2AC9F2A">
            <w:pPr>
              <w:adjustRightInd w:val="0"/>
              <w:snapToGrid w:val="0"/>
              <w:jc w:val="center"/>
              <w:rPr>
                <w:rFonts w:ascii="宋体" w:hAnsi="宋体" w:eastAsia="宋体"/>
                <w:szCs w:val="21"/>
              </w:rPr>
            </w:pPr>
            <w:r>
              <w:rPr>
                <w:rFonts w:hint="eastAsia" w:ascii="宋体" w:hAnsi="宋体" w:eastAsia="宋体"/>
                <w:szCs w:val="21"/>
              </w:rPr>
              <w:t>第二节</w:t>
            </w:r>
          </w:p>
          <w:p w14:paraId="19AB4AC3">
            <w:pPr>
              <w:adjustRightInd w:val="0"/>
              <w:snapToGrid w:val="0"/>
              <w:jc w:val="center"/>
              <w:rPr>
                <w:rFonts w:hint="eastAsia" w:ascii="宋体" w:hAnsi="宋体" w:eastAsia="宋体"/>
                <w:szCs w:val="21"/>
              </w:rPr>
            </w:pPr>
            <w:r>
              <w:rPr>
                <w:rFonts w:hint="eastAsia" w:ascii="宋体" w:hAnsi="宋体" w:eastAsia="宋体"/>
                <w:szCs w:val="21"/>
                <w:lang w:eastAsia="zh-CN"/>
              </w:rPr>
              <w:t>第</w:t>
            </w:r>
            <w:r>
              <w:rPr>
                <w:rFonts w:hint="eastAsia" w:ascii="宋体" w:hAnsi="宋体" w:eastAsia="宋体"/>
                <w:szCs w:val="21"/>
                <w:lang w:val="en-US" w:eastAsia="zh-CN"/>
              </w:rPr>
              <w:t>4.6款</w:t>
            </w:r>
          </w:p>
        </w:tc>
        <w:tc>
          <w:tcPr>
            <w:tcW w:w="1742" w:type="dxa"/>
            <w:vAlign w:val="center"/>
          </w:tcPr>
          <w:p w14:paraId="1673FC49">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约定甲方承担的其他义务和责任</w:t>
            </w:r>
          </w:p>
        </w:tc>
        <w:tc>
          <w:tcPr>
            <w:tcW w:w="5170" w:type="dxa"/>
            <w:vAlign w:val="center"/>
          </w:tcPr>
          <w:p w14:paraId="31F5151A">
            <w:pPr>
              <w:adjustRightInd w:val="0"/>
              <w:snapToGrid w:val="0"/>
              <w:jc w:val="left"/>
              <w:rPr>
                <w:rFonts w:ascii="宋体" w:hAnsi="宋体" w:eastAsia="宋体" w:cs="Times New Roman"/>
                <w:kern w:val="2"/>
                <w:sz w:val="21"/>
                <w:szCs w:val="21"/>
                <w:lang w:val="en-US" w:eastAsia="zh-CN" w:bidi="ar-SA"/>
              </w:rPr>
            </w:pPr>
          </w:p>
        </w:tc>
      </w:tr>
      <w:tr w14:paraId="3AA0617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7DAD02D">
            <w:pPr>
              <w:adjustRightInd w:val="0"/>
              <w:snapToGrid w:val="0"/>
              <w:jc w:val="center"/>
              <w:rPr>
                <w:rFonts w:hint="eastAsia" w:ascii="宋体" w:hAnsi="宋体" w:eastAsia="宋体"/>
                <w:szCs w:val="21"/>
                <w:lang w:eastAsia="zh-CN"/>
              </w:rPr>
            </w:pPr>
            <w:r>
              <w:rPr>
                <w:rFonts w:hint="eastAsia" w:ascii="宋体" w:hAnsi="宋体" w:eastAsia="宋体"/>
                <w:szCs w:val="21"/>
                <w:lang w:eastAsia="zh-CN"/>
              </w:rPr>
              <w:t>第二节</w:t>
            </w:r>
          </w:p>
          <w:p w14:paraId="603A09AA">
            <w:pPr>
              <w:snapToGrid w:val="0"/>
              <w:jc w:val="center"/>
              <w:rPr>
                <w:rFonts w:hint="default" w:eastAsia="宋体"/>
                <w:lang w:val="en-US" w:eastAsia="zh-CN"/>
              </w:rPr>
            </w:pPr>
            <w:r>
              <w:rPr>
                <w:rFonts w:hint="eastAsia" w:ascii="宋体" w:hAnsi="宋体" w:eastAsia="宋体"/>
                <w:szCs w:val="21"/>
                <w:lang w:eastAsia="zh-CN"/>
              </w:rPr>
              <w:t>第</w:t>
            </w:r>
            <w:r>
              <w:rPr>
                <w:rFonts w:hint="eastAsia" w:ascii="宋体" w:hAnsi="宋体" w:eastAsia="宋体"/>
                <w:szCs w:val="21"/>
                <w:lang w:val="en-US" w:eastAsia="zh-CN"/>
              </w:rPr>
              <w:t>5.4款</w:t>
            </w:r>
          </w:p>
        </w:tc>
        <w:tc>
          <w:tcPr>
            <w:tcW w:w="1742" w:type="dxa"/>
            <w:vAlign w:val="center"/>
          </w:tcPr>
          <w:p w14:paraId="621639FF">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约定乙方承担的其他义务和责任</w:t>
            </w:r>
          </w:p>
        </w:tc>
        <w:tc>
          <w:tcPr>
            <w:tcW w:w="5170" w:type="dxa"/>
            <w:vAlign w:val="center"/>
          </w:tcPr>
          <w:p w14:paraId="24B95629">
            <w:pPr>
              <w:adjustRightInd w:val="0"/>
              <w:snapToGrid w:val="0"/>
              <w:jc w:val="left"/>
              <w:rPr>
                <w:rFonts w:ascii="宋体" w:hAnsi="宋体" w:eastAsia="宋体" w:cs="Times New Roman"/>
                <w:kern w:val="2"/>
                <w:sz w:val="21"/>
                <w:szCs w:val="21"/>
                <w:lang w:val="en-US" w:eastAsia="zh-CN" w:bidi="ar-SA"/>
              </w:rPr>
            </w:pPr>
          </w:p>
        </w:tc>
      </w:tr>
      <w:tr w14:paraId="1F57634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26C33D3">
            <w:pPr>
              <w:adjustRightInd w:val="0"/>
              <w:snapToGrid w:val="0"/>
              <w:jc w:val="center"/>
              <w:rPr>
                <w:rFonts w:hint="eastAsia" w:ascii="宋体" w:hAnsi="宋体" w:eastAsia="宋体"/>
                <w:szCs w:val="21"/>
                <w:lang w:eastAsia="zh-CN"/>
              </w:rPr>
            </w:pPr>
            <w:r>
              <w:rPr>
                <w:rFonts w:hint="eastAsia" w:ascii="宋体" w:hAnsi="宋体" w:eastAsia="宋体"/>
                <w:szCs w:val="21"/>
                <w:lang w:eastAsia="zh-CN"/>
              </w:rPr>
              <w:t>第二节</w:t>
            </w:r>
          </w:p>
          <w:p w14:paraId="10AAF588">
            <w:pPr>
              <w:snapToGrid w:val="0"/>
              <w:jc w:val="center"/>
              <w:rPr>
                <w:rFonts w:hint="eastAsia" w:ascii="宋体" w:hAnsi="宋体" w:eastAsia="宋体"/>
                <w:szCs w:val="21"/>
                <w:lang w:eastAsia="zh-CN"/>
              </w:rPr>
            </w:pPr>
            <w:r>
              <w:rPr>
                <w:rFonts w:hint="eastAsia" w:ascii="宋体" w:hAnsi="宋体" w:eastAsia="宋体"/>
                <w:szCs w:val="21"/>
                <w:lang w:eastAsia="zh-CN"/>
              </w:rPr>
              <w:t>第</w:t>
            </w:r>
            <w:r>
              <w:rPr>
                <w:rFonts w:hint="eastAsia" w:ascii="宋体" w:hAnsi="宋体" w:eastAsia="宋体"/>
                <w:szCs w:val="21"/>
                <w:lang w:val="en-US" w:eastAsia="zh-CN"/>
              </w:rPr>
              <w:t>6.1款</w:t>
            </w:r>
          </w:p>
        </w:tc>
        <w:tc>
          <w:tcPr>
            <w:tcW w:w="1742" w:type="dxa"/>
            <w:vAlign w:val="center"/>
          </w:tcPr>
          <w:p w14:paraId="1A573506">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履行合同义务的顺序</w:t>
            </w:r>
          </w:p>
        </w:tc>
        <w:tc>
          <w:tcPr>
            <w:tcW w:w="5170" w:type="dxa"/>
            <w:vAlign w:val="center"/>
          </w:tcPr>
          <w:p w14:paraId="3D2AB997">
            <w:pPr>
              <w:adjustRightInd w:val="0"/>
              <w:snapToGrid w:val="0"/>
              <w:jc w:val="left"/>
              <w:rPr>
                <w:rFonts w:ascii="宋体" w:hAnsi="宋体" w:eastAsia="宋体" w:cs="Times New Roman"/>
                <w:kern w:val="2"/>
                <w:sz w:val="21"/>
                <w:szCs w:val="21"/>
                <w:lang w:val="en-US" w:eastAsia="zh-CN" w:bidi="ar-SA"/>
              </w:rPr>
            </w:pPr>
          </w:p>
        </w:tc>
      </w:tr>
      <w:tr w14:paraId="0C7E4C2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04920837">
            <w:pPr>
              <w:adjustRightInd w:val="0"/>
              <w:snapToGrid w:val="0"/>
              <w:jc w:val="center"/>
              <w:rPr>
                <w:rFonts w:ascii="宋体" w:hAnsi="宋体" w:eastAsia="宋体"/>
                <w:szCs w:val="21"/>
              </w:rPr>
            </w:pPr>
            <w:r>
              <w:rPr>
                <w:rFonts w:hint="eastAsia" w:ascii="宋体" w:hAnsi="宋体" w:eastAsia="宋体"/>
                <w:szCs w:val="21"/>
              </w:rPr>
              <w:t>第二节</w:t>
            </w:r>
          </w:p>
          <w:p w14:paraId="4FFFC6D3">
            <w:pPr>
              <w:adjustRightInd w:val="0"/>
              <w:snapToGrid w:val="0"/>
              <w:jc w:val="center"/>
              <w:rPr>
                <w:rFonts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7</w:t>
            </w:r>
            <w:r>
              <w:rPr>
                <w:rFonts w:hint="eastAsia" w:ascii="宋体" w:hAnsi="宋体" w:eastAsia="宋体"/>
                <w:szCs w:val="21"/>
              </w:rPr>
              <w:t>.1</w:t>
            </w:r>
            <w:r>
              <w:rPr>
                <w:rFonts w:hint="eastAsia" w:ascii="宋体" w:hAnsi="宋体" w:eastAsia="宋体"/>
                <w:szCs w:val="21"/>
                <w:lang w:val="en-US" w:eastAsia="zh-CN"/>
              </w:rPr>
              <w:t>款</w:t>
            </w:r>
          </w:p>
        </w:tc>
        <w:tc>
          <w:tcPr>
            <w:tcW w:w="1742" w:type="dxa"/>
            <w:vAlign w:val="center"/>
          </w:tcPr>
          <w:p w14:paraId="1061264C">
            <w:pPr>
              <w:adjustRightInd w:val="0"/>
              <w:snapToGrid w:val="0"/>
              <w:jc w:val="left"/>
              <w:rPr>
                <w:rFonts w:ascii="宋体" w:hAnsi="宋体" w:eastAsia="宋体"/>
                <w:szCs w:val="21"/>
              </w:rPr>
            </w:pPr>
            <w:r>
              <w:rPr>
                <w:rFonts w:hint="eastAsia" w:ascii="宋体" w:hAnsi="宋体" w:eastAsia="宋体"/>
                <w:szCs w:val="21"/>
              </w:rPr>
              <w:t>包装</w:t>
            </w:r>
            <w:r>
              <w:rPr>
                <w:rFonts w:hint="eastAsia" w:ascii="宋体" w:hAnsi="宋体" w:eastAsia="宋体"/>
                <w:szCs w:val="21"/>
                <w:lang w:eastAsia="zh-CN"/>
              </w:rPr>
              <w:t>特殊要求</w:t>
            </w:r>
          </w:p>
        </w:tc>
        <w:tc>
          <w:tcPr>
            <w:tcW w:w="5170" w:type="dxa"/>
            <w:vAlign w:val="center"/>
          </w:tcPr>
          <w:p w14:paraId="29D3B5E5">
            <w:pPr>
              <w:rPr>
                <w:rFonts w:eastAsia="宋体"/>
              </w:rPr>
            </w:pPr>
          </w:p>
        </w:tc>
      </w:tr>
      <w:tr w14:paraId="55803EE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4DCA9250">
            <w:pPr>
              <w:adjustRightInd w:val="0"/>
              <w:snapToGrid w:val="0"/>
              <w:jc w:val="center"/>
              <w:rPr>
                <w:rFonts w:hint="eastAsia" w:ascii="宋体" w:hAnsi="宋体" w:eastAsia="宋体"/>
                <w:szCs w:val="21"/>
              </w:rPr>
            </w:pPr>
          </w:p>
        </w:tc>
        <w:tc>
          <w:tcPr>
            <w:tcW w:w="1742" w:type="dxa"/>
            <w:vAlign w:val="center"/>
          </w:tcPr>
          <w:p w14:paraId="17651045">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指定现场</w:t>
            </w:r>
          </w:p>
        </w:tc>
        <w:tc>
          <w:tcPr>
            <w:tcW w:w="5170" w:type="dxa"/>
            <w:vAlign w:val="center"/>
          </w:tcPr>
          <w:p w14:paraId="42FFC697">
            <w:pPr>
              <w:rPr>
                <w:rFonts w:hint="eastAsia" w:eastAsia="宋体"/>
              </w:rPr>
            </w:pPr>
          </w:p>
        </w:tc>
      </w:tr>
      <w:tr w14:paraId="0C28024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5BB2B8EF">
            <w:pPr>
              <w:adjustRightInd w:val="0"/>
              <w:snapToGrid w:val="0"/>
              <w:jc w:val="center"/>
              <w:rPr>
                <w:rFonts w:ascii="宋体" w:hAnsi="宋体" w:eastAsia="宋体"/>
                <w:szCs w:val="21"/>
              </w:rPr>
            </w:pPr>
            <w:r>
              <w:rPr>
                <w:rFonts w:hint="eastAsia" w:ascii="宋体" w:hAnsi="宋体" w:eastAsia="宋体"/>
                <w:szCs w:val="21"/>
              </w:rPr>
              <w:t>第二节</w:t>
            </w:r>
          </w:p>
          <w:p w14:paraId="63B8FC43">
            <w:pPr>
              <w:adjustRightInd w:val="0"/>
              <w:snapToGrid w:val="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7</w:t>
            </w:r>
            <w:r>
              <w:rPr>
                <w:rFonts w:hint="eastAsia" w:ascii="宋体" w:hAnsi="宋体" w:eastAsia="宋体"/>
                <w:szCs w:val="21"/>
              </w:rPr>
              <w:t>.2</w:t>
            </w:r>
            <w:r>
              <w:rPr>
                <w:rFonts w:hint="eastAsia" w:ascii="宋体" w:hAnsi="宋体" w:eastAsia="宋体"/>
                <w:szCs w:val="21"/>
                <w:lang w:val="en-US" w:eastAsia="zh-CN"/>
              </w:rPr>
              <w:t>款</w:t>
            </w:r>
          </w:p>
        </w:tc>
        <w:tc>
          <w:tcPr>
            <w:tcW w:w="1742" w:type="dxa"/>
            <w:vAlign w:val="center"/>
          </w:tcPr>
          <w:p w14:paraId="458CF4D5">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运输特殊要求</w:t>
            </w:r>
          </w:p>
        </w:tc>
        <w:tc>
          <w:tcPr>
            <w:tcW w:w="5170" w:type="dxa"/>
            <w:vAlign w:val="center"/>
          </w:tcPr>
          <w:p w14:paraId="2C435B81">
            <w:pPr>
              <w:rPr>
                <w:rFonts w:hint="eastAsia" w:eastAsia="宋体"/>
              </w:rPr>
            </w:pPr>
          </w:p>
        </w:tc>
      </w:tr>
      <w:tr w14:paraId="7188D4C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48A375D3">
            <w:pPr>
              <w:adjustRightInd w:val="0"/>
              <w:snapToGrid w:val="0"/>
              <w:jc w:val="center"/>
              <w:rPr>
                <w:rFonts w:ascii="宋体" w:hAnsi="宋体" w:eastAsia="宋体"/>
                <w:szCs w:val="21"/>
              </w:rPr>
            </w:pPr>
            <w:r>
              <w:rPr>
                <w:rFonts w:hint="eastAsia" w:ascii="宋体" w:hAnsi="宋体" w:eastAsia="宋体"/>
                <w:szCs w:val="21"/>
              </w:rPr>
              <w:t>第二节</w:t>
            </w:r>
          </w:p>
          <w:p w14:paraId="316B0404">
            <w:pPr>
              <w:adjustRightInd w:val="0"/>
              <w:snapToGrid w:val="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7</w:t>
            </w:r>
            <w:r>
              <w:rPr>
                <w:rFonts w:hint="eastAsia" w:ascii="宋体" w:hAnsi="宋体" w:eastAsia="宋体"/>
                <w:szCs w:val="21"/>
              </w:rPr>
              <w:t>.3</w:t>
            </w:r>
            <w:r>
              <w:rPr>
                <w:rFonts w:hint="eastAsia" w:ascii="宋体" w:hAnsi="宋体" w:eastAsia="宋体"/>
                <w:szCs w:val="21"/>
                <w:lang w:val="en-US" w:eastAsia="zh-CN"/>
              </w:rPr>
              <w:t>款</w:t>
            </w:r>
          </w:p>
        </w:tc>
        <w:tc>
          <w:tcPr>
            <w:tcW w:w="1742" w:type="dxa"/>
            <w:vAlign w:val="center"/>
          </w:tcPr>
          <w:p w14:paraId="2CE224E1">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保险要求</w:t>
            </w:r>
          </w:p>
        </w:tc>
        <w:tc>
          <w:tcPr>
            <w:tcW w:w="5170" w:type="dxa"/>
            <w:vAlign w:val="center"/>
          </w:tcPr>
          <w:p w14:paraId="6E35905B">
            <w:pPr>
              <w:rPr>
                <w:rFonts w:hint="eastAsia" w:eastAsia="宋体"/>
              </w:rPr>
            </w:pPr>
          </w:p>
        </w:tc>
      </w:tr>
      <w:tr w14:paraId="54308AE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2DE7C7D">
            <w:pPr>
              <w:adjustRightInd w:val="0"/>
              <w:snapToGrid w:val="0"/>
              <w:jc w:val="center"/>
              <w:rPr>
                <w:rFonts w:ascii="宋体" w:hAnsi="宋体" w:eastAsia="宋体"/>
                <w:szCs w:val="21"/>
              </w:rPr>
            </w:pPr>
            <w:r>
              <w:rPr>
                <w:rFonts w:hint="eastAsia" w:ascii="宋体" w:hAnsi="宋体" w:eastAsia="宋体"/>
                <w:szCs w:val="21"/>
              </w:rPr>
              <w:t>第二节</w:t>
            </w:r>
          </w:p>
          <w:p w14:paraId="39A72965">
            <w:pPr>
              <w:adjustRightInd w:val="0"/>
              <w:snapToGrid w:val="0"/>
              <w:jc w:val="center"/>
              <w:rPr>
                <w:rFonts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8</w:t>
            </w:r>
            <w:r>
              <w:rPr>
                <w:rFonts w:hint="eastAsia" w:ascii="宋体" w:hAnsi="宋体" w:eastAsia="宋体"/>
                <w:szCs w:val="21"/>
              </w:rPr>
              <w:t>.2（1）项</w:t>
            </w:r>
          </w:p>
        </w:tc>
        <w:tc>
          <w:tcPr>
            <w:tcW w:w="1742" w:type="dxa"/>
            <w:vAlign w:val="center"/>
          </w:tcPr>
          <w:p w14:paraId="76953C7F">
            <w:pPr>
              <w:adjustRightInd w:val="0"/>
              <w:snapToGrid w:val="0"/>
              <w:jc w:val="left"/>
              <w:rPr>
                <w:rFonts w:ascii="宋体" w:hAnsi="宋体" w:eastAsia="宋体"/>
                <w:szCs w:val="21"/>
              </w:rPr>
            </w:pPr>
            <w:r>
              <w:rPr>
                <w:rFonts w:hint="eastAsia" w:ascii="宋体" w:hAnsi="宋体" w:eastAsia="宋体"/>
                <w:szCs w:val="21"/>
              </w:rPr>
              <w:t>质量保证期</w:t>
            </w:r>
          </w:p>
        </w:tc>
        <w:tc>
          <w:tcPr>
            <w:tcW w:w="5170" w:type="dxa"/>
            <w:vAlign w:val="center"/>
          </w:tcPr>
          <w:p w14:paraId="329698D9">
            <w:pPr>
              <w:autoSpaceDE w:val="0"/>
              <w:autoSpaceDN w:val="0"/>
              <w:adjustRightInd w:val="0"/>
              <w:snapToGrid w:val="0"/>
              <w:ind w:firstLine="420" w:firstLineChars="200"/>
              <w:jc w:val="left"/>
              <w:rPr>
                <w:rFonts w:ascii="宋体" w:hAnsi="宋体" w:eastAsia="宋体"/>
                <w:szCs w:val="21"/>
              </w:rPr>
            </w:pPr>
          </w:p>
        </w:tc>
      </w:tr>
      <w:tr w14:paraId="039F99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38AEA3A">
            <w:pPr>
              <w:adjustRightInd w:val="0"/>
              <w:snapToGrid w:val="0"/>
              <w:jc w:val="center"/>
              <w:rPr>
                <w:rFonts w:ascii="宋体" w:hAnsi="宋体" w:eastAsia="宋体"/>
                <w:szCs w:val="21"/>
              </w:rPr>
            </w:pPr>
            <w:r>
              <w:rPr>
                <w:rFonts w:hint="eastAsia" w:ascii="宋体" w:hAnsi="宋体" w:eastAsia="宋体"/>
                <w:szCs w:val="21"/>
              </w:rPr>
              <w:t>第二节</w:t>
            </w:r>
          </w:p>
          <w:p w14:paraId="3A623A98">
            <w:pPr>
              <w:adjustRightInd w:val="0"/>
              <w:snapToGrid w:val="0"/>
              <w:jc w:val="center"/>
              <w:rPr>
                <w:rFonts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8</w:t>
            </w:r>
            <w:r>
              <w:rPr>
                <w:rFonts w:hint="eastAsia" w:ascii="宋体" w:hAnsi="宋体" w:eastAsia="宋体"/>
                <w:szCs w:val="21"/>
              </w:rPr>
              <w:t>.2（3）项</w:t>
            </w:r>
          </w:p>
        </w:tc>
        <w:tc>
          <w:tcPr>
            <w:tcW w:w="1742" w:type="dxa"/>
            <w:vAlign w:val="center"/>
          </w:tcPr>
          <w:p w14:paraId="022EEDAF">
            <w:pPr>
              <w:adjustRightInd w:val="0"/>
              <w:snapToGrid w:val="0"/>
              <w:jc w:val="left"/>
              <w:rPr>
                <w:rFonts w:hint="eastAsia" w:ascii="宋体" w:hAnsi="宋体" w:eastAsia="宋体"/>
                <w:szCs w:val="21"/>
                <w:lang w:eastAsia="zh-CN"/>
              </w:rPr>
            </w:pPr>
            <w:r>
              <w:rPr>
                <w:rFonts w:hint="eastAsia" w:ascii="宋体" w:hAnsi="宋体" w:eastAsia="宋体"/>
                <w:szCs w:val="21"/>
                <w:lang w:eastAsia="zh-CN"/>
              </w:rPr>
              <w:t>货物质量缺陷</w:t>
            </w:r>
          </w:p>
          <w:p w14:paraId="79174E59">
            <w:pPr>
              <w:adjustRightInd w:val="0"/>
              <w:snapToGrid w:val="0"/>
              <w:jc w:val="left"/>
              <w:rPr>
                <w:rFonts w:ascii="宋体" w:hAnsi="宋体" w:eastAsia="宋体"/>
                <w:szCs w:val="21"/>
              </w:rPr>
            </w:pPr>
            <w:r>
              <w:rPr>
                <w:rFonts w:hint="eastAsia" w:ascii="宋体" w:hAnsi="宋体" w:eastAsia="宋体"/>
                <w:szCs w:val="21"/>
              </w:rPr>
              <w:t>响应时间</w:t>
            </w:r>
          </w:p>
        </w:tc>
        <w:tc>
          <w:tcPr>
            <w:tcW w:w="5170" w:type="dxa"/>
            <w:vAlign w:val="center"/>
          </w:tcPr>
          <w:p w14:paraId="72B519C1">
            <w:pPr>
              <w:adjustRightInd w:val="0"/>
              <w:snapToGrid w:val="0"/>
              <w:jc w:val="left"/>
              <w:rPr>
                <w:rFonts w:ascii="宋体" w:hAnsi="宋体" w:eastAsia="宋体"/>
                <w:szCs w:val="21"/>
              </w:rPr>
            </w:pPr>
          </w:p>
        </w:tc>
      </w:tr>
      <w:tr w14:paraId="3E23E46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3DE2EB3">
            <w:pPr>
              <w:snapToGrid w:val="0"/>
              <w:jc w:val="center"/>
              <w:rPr>
                <w:rFonts w:hint="eastAsia" w:ascii="宋体" w:hAnsi="宋体" w:eastAsia="宋体" w:cs="宋体"/>
                <w:szCs w:val="21"/>
                <w:lang w:val="en-US" w:eastAsia="zh-CN"/>
              </w:rPr>
            </w:pPr>
            <w:r>
              <w:rPr>
                <w:rFonts w:hint="eastAsia" w:ascii="宋体" w:hAnsi="宋体" w:eastAsia="宋体" w:cs="宋体"/>
                <w:szCs w:val="21"/>
                <w:lang w:val="en-US" w:eastAsia="zh-CN"/>
              </w:rPr>
              <w:t>第二节</w:t>
            </w:r>
          </w:p>
          <w:p w14:paraId="52132611">
            <w:pPr>
              <w:autoSpaceDE w:val="0"/>
              <w:autoSpaceDN w:val="0"/>
              <w:adjustRightInd w:val="0"/>
              <w:spacing w:line="400" w:lineRule="exact"/>
              <w:ind w:firstLine="0" w:firstLineChars="0"/>
              <w:jc w:val="center"/>
              <w:rPr>
                <w:rFonts w:hint="default" w:ascii="华文楷体" w:hAnsi="华文楷体" w:eastAsia="华文楷体" w:cs="华文楷体"/>
                <w:sz w:val="22"/>
                <w:szCs w:val="21"/>
                <w:lang w:val="en-US" w:eastAsia="zh-CN" w:bidi="ar-SA"/>
              </w:rPr>
            </w:pPr>
            <w:r>
              <w:rPr>
                <w:rFonts w:hint="eastAsia" w:ascii="宋体" w:hAnsi="宋体" w:eastAsia="宋体" w:cs="宋体"/>
                <w:sz w:val="22"/>
                <w:szCs w:val="21"/>
                <w:lang w:val="en-US" w:eastAsia="zh-CN" w:bidi="ar-SA"/>
              </w:rPr>
              <w:t>第11.1款</w:t>
            </w:r>
          </w:p>
        </w:tc>
        <w:tc>
          <w:tcPr>
            <w:tcW w:w="1742" w:type="dxa"/>
            <w:vAlign w:val="center"/>
          </w:tcPr>
          <w:p w14:paraId="45A589B6">
            <w:pPr>
              <w:adjustRightInd w:val="0"/>
              <w:snapToGrid w:val="0"/>
              <w:jc w:val="both"/>
              <w:rPr>
                <w:rFonts w:hint="default" w:ascii="宋体" w:hAnsi="宋体" w:eastAsia="宋体"/>
                <w:szCs w:val="21"/>
                <w:lang w:val="en-US" w:eastAsia="zh-CN"/>
              </w:rPr>
            </w:pPr>
            <w:r>
              <w:rPr>
                <w:rFonts w:hint="eastAsia" w:ascii="宋体" w:hAnsi="宋体" w:eastAsia="宋体"/>
                <w:szCs w:val="21"/>
                <w:lang w:val="en-US" w:eastAsia="zh-CN"/>
              </w:rPr>
              <w:t>其他应当保密的信息</w:t>
            </w:r>
          </w:p>
        </w:tc>
        <w:tc>
          <w:tcPr>
            <w:tcW w:w="5170" w:type="dxa"/>
            <w:vAlign w:val="center"/>
          </w:tcPr>
          <w:p w14:paraId="28BE094F">
            <w:pPr>
              <w:adjustRightInd w:val="0"/>
              <w:snapToGrid w:val="0"/>
              <w:jc w:val="left"/>
              <w:rPr>
                <w:rFonts w:ascii="宋体" w:hAnsi="宋体" w:eastAsia="宋体"/>
                <w:szCs w:val="21"/>
              </w:rPr>
            </w:pPr>
          </w:p>
        </w:tc>
      </w:tr>
      <w:tr w14:paraId="4CE3BAF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3EF3EABB">
            <w:pPr>
              <w:adjustRightInd w:val="0"/>
              <w:snapToGrid w:val="0"/>
              <w:jc w:val="center"/>
              <w:rPr>
                <w:rFonts w:ascii="宋体" w:hAnsi="宋体" w:eastAsia="宋体"/>
                <w:szCs w:val="21"/>
              </w:rPr>
            </w:pPr>
            <w:r>
              <w:rPr>
                <w:rFonts w:hint="eastAsia" w:ascii="宋体" w:hAnsi="宋体" w:eastAsia="宋体"/>
                <w:szCs w:val="21"/>
              </w:rPr>
              <w:t>第二节</w:t>
            </w:r>
          </w:p>
          <w:p w14:paraId="5E3BA06D">
            <w:pPr>
              <w:adjustRightInd w:val="0"/>
              <w:snapToGrid w:val="0"/>
              <w:jc w:val="center"/>
              <w:rPr>
                <w:rFonts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2</w:t>
            </w:r>
            <w:r>
              <w:rPr>
                <w:rFonts w:hint="eastAsia" w:ascii="宋体" w:hAnsi="宋体" w:eastAsia="宋体"/>
                <w:szCs w:val="21"/>
              </w:rPr>
              <w:t>.2款</w:t>
            </w:r>
          </w:p>
        </w:tc>
        <w:tc>
          <w:tcPr>
            <w:tcW w:w="1742" w:type="dxa"/>
            <w:vAlign w:val="center"/>
          </w:tcPr>
          <w:p w14:paraId="39C87B89">
            <w:pPr>
              <w:adjustRightInd w:val="0"/>
              <w:snapToGrid w:val="0"/>
              <w:jc w:val="left"/>
              <w:rPr>
                <w:rFonts w:hint="eastAsia" w:ascii="宋体" w:hAnsi="宋体" w:eastAsia="宋体"/>
                <w:szCs w:val="21"/>
                <w:lang w:eastAsia="zh-CN"/>
              </w:rPr>
            </w:pPr>
            <w:r>
              <w:rPr>
                <w:rFonts w:hint="eastAsia" w:ascii="宋体" w:hAnsi="宋体" w:eastAsia="宋体"/>
                <w:szCs w:val="21"/>
              </w:rPr>
              <w:t>合同价款支付</w:t>
            </w:r>
            <w:r>
              <w:rPr>
                <w:rFonts w:hint="eastAsia" w:ascii="宋体" w:hAnsi="宋体" w:eastAsia="宋体"/>
                <w:szCs w:val="21"/>
                <w:lang w:eastAsia="zh-CN"/>
              </w:rPr>
              <w:t>时间</w:t>
            </w:r>
          </w:p>
        </w:tc>
        <w:tc>
          <w:tcPr>
            <w:tcW w:w="5170" w:type="dxa"/>
            <w:vAlign w:val="center"/>
          </w:tcPr>
          <w:p w14:paraId="69E47BBD">
            <w:pPr>
              <w:adjustRightInd w:val="0"/>
              <w:snapToGrid w:val="0"/>
              <w:jc w:val="left"/>
              <w:rPr>
                <w:rFonts w:ascii="宋体" w:hAnsi="宋体" w:eastAsia="宋体"/>
                <w:szCs w:val="21"/>
              </w:rPr>
            </w:pPr>
          </w:p>
        </w:tc>
      </w:tr>
      <w:tr w14:paraId="7FB9036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49B83A6B">
            <w:pPr>
              <w:adjustRightInd w:val="0"/>
              <w:snapToGrid w:val="0"/>
              <w:jc w:val="center"/>
              <w:rPr>
                <w:rFonts w:hint="eastAsia" w:ascii="宋体" w:hAnsi="宋体" w:eastAsia="宋体"/>
                <w:szCs w:val="21"/>
              </w:rPr>
            </w:pPr>
            <w:r>
              <w:rPr>
                <w:rFonts w:hint="eastAsia" w:ascii="宋体" w:hAnsi="宋体" w:eastAsia="宋体"/>
                <w:szCs w:val="21"/>
              </w:rPr>
              <w:t>第二节</w:t>
            </w:r>
          </w:p>
          <w:p w14:paraId="038B9A76">
            <w:pPr>
              <w:adjustRightInd w:val="0"/>
              <w:snapToGrid w:val="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13.2</w:t>
            </w:r>
            <w:r>
              <w:rPr>
                <w:rFonts w:hint="eastAsia" w:ascii="宋体" w:hAnsi="宋体" w:eastAsia="宋体"/>
                <w:szCs w:val="21"/>
              </w:rPr>
              <w:t>款</w:t>
            </w:r>
          </w:p>
        </w:tc>
        <w:tc>
          <w:tcPr>
            <w:tcW w:w="1742" w:type="dxa"/>
            <w:vAlign w:val="center"/>
          </w:tcPr>
          <w:p w14:paraId="62EF3DE1">
            <w:pPr>
              <w:adjustRightInd w:val="0"/>
              <w:snapToGrid w:val="0"/>
              <w:jc w:val="left"/>
              <w:rPr>
                <w:rFonts w:hint="default" w:ascii="宋体" w:hAnsi="宋体" w:eastAsia="宋体"/>
                <w:szCs w:val="21"/>
                <w:lang w:val="en-US" w:eastAsia="zh-CN"/>
              </w:rPr>
            </w:pPr>
            <w:r>
              <w:rPr>
                <w:rFonts w:hint="eastAsia" w:ascii="宋体" w:hAnsi="宋体" w:eastAsia="宋体"/>
                <w:szCs w:val="21"/>
                <w:lang w:val="en-US" w:eastAsia="zh-CN"/>
              </w:rPr>
              <w:t>履约保证金不予退还的情形</w:t>
            </w:r>
          </w:p>
        </w:tc>
        <w:tc>
          <w:tcPr>
            <w:tcW w:w="5170" w:type="dxa"/>
            <w:vAlign w:val="center"/>
          </w:tcPr>
          <w:p w14:paraId="3E40E23E">
            <w:pPr>
              <w:adjustRightInd w:val="0"/>
              <w:snapToGrid w:val="0"/>
              <w:jc w:val="left"/>
              <w:rPr>
                <w:rFonts w:ascii="宋体" w:hAnsi="宋体" w:eastAsia="宋体"/>
                <w:szCs w:val="21"/>
              </w:rPr>
            </w:pPr>
          </w:p>
        </w:tc>
      </w:tr>
      <w:tr w14:paraId="0DD243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F8CEDCB">
            <w:pPr>
              <w:adjustRightInd w:val="0"/>
              <w:snapToGrid w:val="0"/>
              <w:jc w:val="center"/>
              <w:rPr>
                <w:rFonts w:hint="eastAsia" w:ascii="宋体" w:hAnsi="宋体" w:eastAsia="宋体"/>
                <w:szCs w:val="21"/>
              </w:rPr>
            </w:pPr>
            <w:r>
              <w:rPr>
                <w:rFonts w:hint="eastAsia" w:ascii="宋体" w:hAnsi="宋体" w:eastAsia="宋体"/>
                <w:szCs w:val="21"/>
              </w:rPr>
              <w:t>第二节</w:t>
            </w:r>
          </w:p>
          <w:p w14:paraId="3BC06647">
            <w:pPr>
              <w:adjustRightInd w:val="0"/>
              <w:snapToGrid w:val="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13.3</w:t>
            </w:r>
            <w:r>
              <w:rPr>
                <w:rFonts w:hint="eastAsia" w:ascii="宋体" w:hAnsi="宋体" w:eastAsia="宋体"/>
                <w:szCs w:val="21"/>
              </w:rPr>
              <w:t>款</w:t>
            </w:r>
          </w:p>
        </w:tc>
        <w:tc>
          <w:tcPr>
            <w:tcW w:w="1742" w:type="dxa"/>
            <w:vAlign w:val="center"/>
          </w:tcPr>
          <w:p w14:paraId="77548768">
            <w:pPr>
              <w:adjustRightInd w:val="0"/>
              <w:snapToGrid w:val="0"/>
              <w:jc w:val="left"/>
              <w:rPr>
                <w:rFonts w:ascii="宋体" w:hAnsi="宋体" w:eastAsia="宋体"/>
                <w:szCs w:val="21"/>
              </w:rPr>
            </w:pPr>
            <w:r>
              <w:rPr>
                <w:rFonts w:hint="eastAsia" w:ascii="宋体" w:hAnsi="宋体" w:eastAsia="宋体"/>
                <w:szCs w:val="21"/>
              </w:rPr>
              <w:t>履约保证金退还时间及</w:t>
            </w:r>
            <w:r>
              <w:rPr>
                <w:rFonts w:hint="eastAsia" w:ascii="宋体" w:hAnsi="宋体" w:eastAsia="宋体"/>
                <w:szCs w:val="21"/>
                <w:lang w:eastAsia="zh-CN"/>
              </w:rPr>
              <w:t>逾期退还的</w:t>
            </w:r>
            <w:r>
              <w:rPr>
                <w:rFonts w:hint="eastAsia" w:ascii="宋体" w:hAnsi="宋体" w:eastAsia="宋体"/>
                <w:szCs w:val="21"/>
              </w:rPr>
              <w:t>违约金</w:t>
            </w:r>
          </w:p>
        </w:tc>
        <w:tc>
          <w:tcPr>
            <w:tcW w:w="5170" w:type="dxa"/>
            <w:vAlign w:val="center"/>
          </w:tcPr>
          <w:p w14:paraId="62FAC8FC">
            <w:pPr>
              <w:adjustRightInd w:val="0"/>
              <w:snapToGrid w:val="0"/>
              <w:jc w:val="left"/>
              <w:rPr>
                <w:rFonts w:ascii="宋体" w:hAnsi="宋体" w:eastAsia="宋体"/>
                <w:szCs w:val="21"/>
              </w:rPr>
            </w:pPr>
          </w:p>
        </w:tc>
      </w:tr>
      <w:tr w14:paraId="7A0D5B5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57C17D8F">
            <w:pPr>
              <w:adjustRightInd w:val="0"/>
              <w:snapToGrid w:val="0"/>
              <w:jc w:val="center"/>
              <w:rPr>
                <w:rFonts w:ascii="宋体" w:hAnsi="宋体" w:eastAsia="宋体"/>
                <w:szCs w:val="21"/>
              </w:rPr>
            </w:pPr>
            <w:r>
              <w:rPr>
                <w:rFonts w:hint="eastAsia" w:ascii="宋体" w:hAnsi="宋体" w:eastAsia="宋体"/>
                <w:szCs w:val="21"/>
              </w:rPr>
              <w:t>第二节</w:t>
            </w:r>
          </w:p>
          <w:p w14:paraId="6A4C229C">
            <w:pPr>
              <w:adjustRightInd w:val="0"/>
              <w:snapToGrid w:val="0"/>
              <w:jc w:val="center"/>
              <w:rPr>
                <w:rFonts w:hint="eastAsia"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4</w:t>
            </w:r>
            <w:r>
              <w:rPr>
                <w:rFonts w:hint="eastAsia" w:ascii="宋体" w:hAnsi="宋体" w:eastAsia="宋体"/>
                <w:szCs w:val="21"/>
              </w:rPr>
              <w:t>.1（</w:t>
            </w:r>
            <w:r>
              <w:rPr>
                <w:rFonts w:hint="eastAsia" w:ascii="宋体" w:hAnsi="宋体" w:eastAsia="宋体"/>
                <w:szCs w:val="21"/>
                <w:lang w:val="en-US" w:eastAsia="zh-CN"/>
              </w:rPr>
              <w:t>3</w:t>
            </w:r>
            <w:r>
              <w:rPr>
                <w:rFonts w:hint="eastAsia" w:ascii="宋体" w:hAnsi="宋体" w:eastAsia="宋体"/>
                <w:szCs w:val="21"/>
              </w:rPr>
              <w:t>）项</w:t>
            </w:r>
          </w:p>
        </w:tc>
        <w:tc>
          <w:tcPr>
            <w:tcW w:w="1742" w:type="dxa"/>
            <w:vAlign w:val="center"/>
          </w:tcPr>
          <w:p w14:paraId="079C85B1">
            <w:pPr>
              <w:adjustRightInd w:val="0"/>
              <w:snapToGrid w:val="0"/>
              <w:jc w:val="left"/>
              <w:rPr>
                <w:rFonts w:hint="eastAsia" w:ascii="宋体" w:hAnsi="宋体" w:eastAsia="宋体"/>
                <w:szCs w:val="21"/>
                <w:lang w:val="en-US" w:eastAsia="zh-CN"/>
              </w:rPr>
            </w:pPr>
            <w:r>
              <w:rPr>
                <w:rFonts w:hint="eastAsia" w:ascii="宋体" w:hAnsi="宋体" w:eastAsia="宋体"/>
                <w:szCs w:val="21"/>
                <w:lang w:val="en-US" w:eastAsia="zh-CN"/>
              </w:rPr>
              <w:t>运行监督、维修期限</w:t>
            </w:r>
          </w:p>
        </w:tc>
        <w:tc>
          <w:tcPr>
            <w:tcW w:w="5170" w:type="dxa"/>
            <w:vAlign w:val="center"/>
          </w:tcPr>
          <w:p w14:paraId="60770168">
            <w:pPr>
              <w:adjustRightInd w:val="0"/>
              <w:snapToGrid w:val="0"/>
              <w:jc w:val="left"/>
              <w:rPr>
                <w:rFonts w:ascii="宋体" w:hAnsi="宋体" w:eastAsia="宋体"/>
                <w:szCs w:val="21"/>
              </w:rPr>
            </w:pPr>
          </w:p>
        </w:tc>
      </w:tr>
      <w:tr w14:paraId="242D91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37AC2F51">
            <w:pPr>
              <w:adjustRightInd w:val="0"/>
              <w:snapToGrid w:val="0"/>
              <w:jc w:val="center"/>
              <w:rPr>
                <w:rFonts w:ascii="宋体" w:hAnsi="宋体" w:eastAsia="宋体"/>
                <w:szCs w:val="21"/>
              </w:rPr>
            </w:pPr>
            <w:r>
              <w:rPr>
                <w:rFonts w:hint="eastAsia" w:ascii="宋体" w:hAnsi="宋体" w:eastAsia="宋体"/>
                <w:szCs w:val="21"/>
              </w:rPr>
              <w:t>第二节</w:t>
            </w:r>
          </w:p>
          <w:p w14:paraId="6E3D0776">
            <w:pPr>
              <w:adjustRightInd w:val="0"/>
              <w:snapToGrid w:val="0"/>
              <w:jc w:val="center"/>
              <w:rPr>
                <w:rFonts w:hint="eastAsia"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4</w:t>
            </w:r>
            <w:r>
              <w:rPr>
                <w:rFonts w:hint="eastAsia" w:ascii="宋体" w:hAnsi="宋体" w:eastAsia="宋体"/>
                <w:szCs w:val="21"/>
              </w:rPr>
              <w:t>.1（</w:t>
            </w:r>
            <w:r>
              <w:rPr>
                <w:rFonts w:hint="eastAsia" w:ascii="宋体" w:hAnsi="宋体" w:eastAsia="宋体"/>
                <w:szCs w:val="21"/>
                <w:lang w:val="en-US" w:eastAsia="zh-CN"/>
              </w:rPr>
              <w:t>5</w:t>
            </w:r>
            <w:r>
              <w:rPr>
                <w:rFonts w:hint="eastAsia" w:ascii="宋体" w:hAnsi="宋体" w:eastAsia="宋体"/>
                <w:szCs w:val="21"/>
              </w:rPr>
              <w:t>）项</w:t>
            </w:r>
          </w:p>
        </w:tc>
        <w:tc>
          <w:tcPr>
            <w:tcW w:w="1742" w:type="dxa"/>
            <w:vAlign w:val="center"/>
          </w:tcPr>
          <w:p w14:paraId="5502B078">
            <w:pPr>
              <w:adjustRightInd w:val="0"/>
              <w:snapToGrid w:val="0"/>
              <w:jc w:val="left"/>
              <w:rPr>
                <w:rFonts w:hint="default" w:ascii="宋体" w:hAnsi="宋体" w:eastAsia="宋体"/>
                <w:szCs w:val="21"/>
                <w:lang w:val="en-US" w:eastAsia="zh-CN"/>
              </w:rPr>
            </w:pPr>
            <w:r>
              <w:rPr>
                <w:rFonts w:hint="eastAsia" w:ascii="宋体" w:hAnsi="宋体" w:eastAsia="宋体"/>
                <w:szCs w:val="21"/>
                <w:lang w:val="en-US" w:eastAsia="zh-CN"/>
              </w:rPr>
              <w:t>货物回收的约定</w:t>
            </w:r>
          </w:p>
        </w:tc>
        <w:tc>
          <w:tcPr>
            <w:tcW w:w="5170" w:type="dxa"/>
            <w:vAlign w:val="center"/>
          </w:tcPr>
          <w:p w14:paraId="03651F8D">
            <w:pPr>
              <w:adjustRightInd w:val="0"/>
              <w:snapToGrid w:val="0"/>
              <w:jc w:val="left"/>
              <w:rPr>
                <w:rFonts w:ascii="宋体" w:hAnsi="宋体" w:eastAsia="宋体"/>
                <w:szCs w:val="21"/>
              </w:rPr>
            </w:pPr>
          </w:p>
        </w:tc>
      </w:tr>
      <w:tr w14:paraId="43A7C9B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0703D29">
            <w:pPr>
              <w:adjustRightInd w:val="0"/>
              <w:snapToGrid w:val="0"/>
              <w:jc w:val="center"/>
              <w:rPr>
                <w:rFonts w:ascii="宋体" w:hAnsi="宋体" w:eastAsia="宋体"/>
                <w:szCs w:val="21"/>
              </w:rPr>
            </w:pPr>
            <w:r>
              <w:rPr>
                <w:rFonts w:hint="eastAsia" w:ascii="宋体" w:hAnsi="宋体" w:eastAsia="宋体"/>
                <w:szCs w:val="21"/>
              </w:rPr>
              <w:t>第二节</w:t>
            </w:r>
          </w:p>
          <w:p w14:paraId="1503786C">
            <w:pPr>
              <w:adjustRightInd w:val="0"/>
              <w:snapToGrid w:val="0"/>
              <w:jc w:val="center"/>
              <w:rPr>
                <w:rFonts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4</w:t>
            </w:r>
            <w:r>
              <w:rPr>
                <w:rFonts w:hint="eastAsia" w:ascii="宋体" w:hAnsi="宋体" w:eastAsia="宋体"/>
                <w:szCs w:val="21"/>
              </w:rPr>
              <w:t>.1（</w:t>
            </w:r>
            <w:r>
              <w:rPr>
                <w:rFonts w:hint="eastAsia" w:ascii="宋体" w:hAnsi="宋体" w:eastAsia="宋体"/>
                <w:szCs w:val="21"/>
                <w:lang w:val="en-US" w:eastAsia="zh-CN"/>
              </w:rPr>
              <w:t>6</w:t>
            </w:r>
            <w:r>
              <w:rPr>
                <w:rFonts w:hint="eastAsia" w:ascii="宋体" w:hAnsi="宋体" w:eastAsia="宋体"/>
                <w:szCs w:val="21"/>
              </w:rPr>
              <w:t>）项</w:t>
            </w:r>
          </w:p>
        </w:tc>
        <w:tc>
          <w:tcPr>
            <w:tcW w:w="1742" w:type="dxa"/>
            <w:vAlign w:val="center"/>
          </w:tcPr>
          <w:p w14:paraId="0CADFD43">
            <w:pPr>
              <w:adjustRightInd w:val="0"/>
              <w:snapToGrid w:val="0"/>
              <w:jc w:val="left"/>
              <w:rPr>
                <w:rFonts w:ascii="宋体" w:hAnsi="宋体" w:eastAsia="宋体"/>
                <w:szCs w:val="21"/>
              </w:rPr>
            </w:pPr>
            <w:r>
              <w:rPr>
                <w:rFonts w:hint="eastAsia" w:ascii="宋体" w:hAnsi="宋体" w:eastAsia="宋体"/>
                <w:szCs w:val="21"/>
              </w:rPr>
              <w:t>乙方提供的其他服务</w:t>
            </w:r>
          </w:p>
        </w:tc>
        <w:tc>
          <w:tcPr>
            <w:tcW w:w="5170" w:type="dxa"/>
            <w:vAlign w:val="center"/>
          </w:tcPr>
          <w:p w14:paraId="2FFB72F7">
            <w:pPr>
              <w:adjustRightInd w:val="0"/>
              <w:snapToGrid w:val="0"/>
              <w:jc w:val="left"/>
              <w:rPr>
                <w:rFonts w:ascii="宋体" w:hAnsi="宋体" w:eastAsia="宋体"/>
                <w:szCs w:val="21"/>
              </w:rPr>
            </w:pPr>
          </w:p>
        </w:tc>
      </w:tr>
      <w:tr w14:paraId="11C008F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625F93A">
            <w:pPr>
              <w:adjustRightInd w:val="0"/>
              <w:snapToGrid w:val="0"/>
              <w:jc w:val="center"/>
              <w:rPr>
                <w:rFonts w:ascii="宋体" w:hAnsi="宋体" w:eastAsia="宋体"/>
                <w:szCs w:val="21"/>
              </w:rPr>
            </w:pPr>
            <w:r>
              <w:rPr>
                <w:rFonts w:hint="eastAsia" w:ascii="宋体" w:hAnsi="宋体" w:eastAsia="宋体"/>
                <w:szCs w:val="21"/>
              </w:rPr>
              <w:t>第二节</w:t>
            </w:r>
          </w:p>
          <w:p w14:paraId="4E5C4D1A">
            <w:pPr>
              <w:adjustRightInd w:val="0"/>
              <w:snapToGrid w:val="0"/>
              <w:jc w:val="center"/>
              <w:rPr>
                <w:rFonts w:hint="default" w:ascii="宋体" w:hAnsi="宋体" w:eastAsia="宋体"/>
                <w:szCs w:val="21"/>
                <w:lang w:val="en-US" w:eastAsia="zh-CN"/>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w:t>
            </w:r>
            <w:r>
              <w:rPr>
                <w:rFonts w:hint="eastAsia" w:ascii="宋体" w:hAnsi="宋体" w:eastAsia="宋体"/>
                <w:szCs w:val="21"/>
                <w:lang w:val="en-US" w:eastAsia="zh-CN"/>
              </w:rPr>
              <w:t>1款</w:t>
            </w:r>
          </w:p>
        </w:tc>
        <w:tc>
          <w:tcPr>
            <w:tcW w:w="1742" w:type="dxa"/>
            <w:vAlign w:val="center"/>
          </w:tcPr>
          <w:p w14:paraId="029E7090">
            <w:pPr>
              <w:adjustRightInd w:val="0"/>
              <w:snapToGrid w:val="0"/>
              <w:jc w:val="left"/>
              <w:rPr>
                <w:rFonts w:hint="eastAsia" w:ascii="宋体" w:hAnsi="宋体" w:eastAsia="宋体"/>
                <w:szCs w:val="21"/>
              </w:rPr>
            </w:pPr>
            <w:r>
              <w:rPr>
                <w:rFonts w:hint="eastAsia" w:ascii="宋体" w:hAnsi="宋体" w:eastAsia="宋体"/>
                <w:color w:val="auto"/>
                <w:szCs w:val="21"/>
                <w:highlight w:val="none"/>
                <w:lang w:eastAsia="zh-CN"/>
              </w:rPr>
              <w:t>修理、重作、更换相关具体规定</w:t>
            </w:r>
          </w:p>
        </w:tc>
        <w:tc>
          <w:tcPr>
            <w:tcW w:w="5170" w:type="dxa"/>
            <w:vAlign w:val="center"/>
          </w:tcPr>
          <w:p w14:paraId="011B982F">
            <w:pPr>
              <w:adjustRightInd w:val="0"/>
              <w:snapToGrid w:val="0"/>
              <w:jc w:val="left"/>
              <w:rPr>
                <w:rFonts w:ascii="宋体" w:hAnsi="宋体" w:eastAsia="宋体"/>
                <w:szCs w:val="21"/>
              </w:rPr>
            </w:pPr>
          </w:p>
        </w:tc>
      </w:tr>
      <w:tr w14:paraId="3BFC875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1EC1DCB">
            <w:pPr>
              <w:adjustRightInd w:val="0"/>
              <w:snapToGrid w:val="0"/>
              <w:jc w:val="center"/>
              <w:rPr>
                <w:rFonts w:ascii="宋体" w:hAnsi="宋体" w:eastAsia="宋体"/>
                <w:szCs w:val="21"/>
              </w:rPr>
            </w:pPr>
            <w:r>
              <w:rPr>
                <w:rFonts w:hint="eastAsia" w:ascii="宋体" w:hAnsi="宋体" w:eastAsia="宋体"/>
                <w:szCs w:val="21"/>
              </w:rPr>
              <w:t>第二节</w:t>
            </w:r>
          </w:p>
          <w:p w14:paraId="6484982E">
            <w:pPr>
              <w:adjustRightInd w:val="0"/>
              <w:snapToGrid w:val="0"/>
              <w:jc w:val="center"/>
              <w:rPr>
                <w:rFonts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.2（2）项</w:t>
            </w:r>
          </w:p>
        </w:tc>
        <w:tc>
          <w:tcPr>
            <w:tcW w:w="1742" w:type="dxa"/>
            <w:vAlign w:val="center"/>
          </w:tcPr>
          <w:p w14:paraId="14D46F92">
            <w:pPr>
              <w:adjustRightInd w:val="0"/>
              <w:snapToGrid w:val="0"/>
              <w:jc w:val="left"/>
              <w:rPr>
                <w:rFonts w:ascii="宋体" w:hAnsi="宋体" w:eastAsia="宋体"/>
                <w:szCs w:val="21"/>
              </w:rPr>
            </w:pPr>
            <w:r>
              <w:rPr>
                <w:rFonts w:hint="eastAsia" w:ascii="宋体" w:hAnsi="宋体" w:eastAsia="宋体"/>
                <w:szCs w:val="21"/>
              </w:rPr>
              <w:t>迟延交货赔偿费</w:t>
            </w:r>
          </w:p>
        </w:tc>
        <w:tc>
          <w:tcPr>
            <w:tcW w:w="5170" w:type="dxa"/>
            <w:vAlign w:val="center"/>
          </w:tcPr>
          <w:p w14:paraId="4E521403">
            <w:pPr>
              <w:adjustRightInd w:val="0"/>
              <w:snapToGrid w:val="0"/>
              <w:jc w:val="left"/>
              <w:rPr>
                <w:rFonts w:ascii="宋体" w:hAnsi="宋体" w:eastAsia="宋体"/>
                <w:szCs w:val="21"/>
                <w:u w:val="single"/>
              </w:rPr>
            </w:pPr>
          </w:p>
        </w:tc>
      </w:tr>
      <w:tr w14:paraId="18A90D4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939CE72">
            <w:pPr>
              <w:adjustRightInd w:val="0"/>
              <w:snapToGrid w:val="0"/>
              <w:jc w:val="center"/>
              <w:rPr>
                <w:rFonts w:ascii="宋体" w:hAnsi="宋体" w:eastAsia="宋体"/>
                <w:szCs w:val="21"/>
              </w:rPr>
            </w:pPr>
            <w:r>
              <w:rPr>
                <w:rFonts w:hint="eastAsia" w:ascii="宋体" w:hAnsi="宋体" w:eastAsia="宋体"/>
                <w:szCs w:val="21"/>
              </w:rPr>
              <w:t>第二节</w:t>
            </w:r>
          </w:p>
          <w:p w14:paraId="563D6C04">
            <w:pPr>
              <w:adjustRightInd w:val="0"/>
              <w:snapToGrid w:val="0"/>
              <w:jc w:val="center"/>
              <w:rPr>
                <w:rFonts w:hint="eastAsia"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w:t>
            </w:r>
            <w:r>
              <w:rPr>
                <w:rFonts w:hint="eastAsia" w:ascii="宋体" w:hAnsi="宋体" w:eastAsia="宋体"/>
                <w:szCs w:val="21"/>
                <w:lang w:val="en-US" w:eastAsia="zh-CN"/>
              </w:rPr>
              <w:t>3款</w:t>
            </w:r>
          </w:p>
        </w:tc>
        <w:tc>
          <w:tcPr>
            <w:tcW w:w="1742" w:type="dxa"/>
            <w:vAlign w:val="center"/>
          </w:tcPr>
          <w:p w14:paraId="15AB91C2">
            <w:pPr>
              <w:adjustRightInd w:val="0"/>
              <w:snapToGrid w:val="0"/>
              <w:jc w:val="left"/>
              <w:rPr>
                <w:rFonts w:hint="eastAsia" w:ascii="宋体" w:hAnsi="宋体" w:eastAsia="宋体"/>
                <w:szCs w:val="21"/>
              </w:rPr>
            </w:pPr>
            <w:r>
              <w:rPr>
                <w:rFonts w:hint="eastAsia" w:ascii="宋体" w:hAnsi="宋体" w:eastAsia="宋体"/>
                <w:szCs w:val="21"/>
              </w:rPr>
              <w:t>逾期付款利息</w:t>
            </w:r>
          </w:p>
        </w:tc>
        <w:tc>
          <w:tcPr>
            <w:tcW w:w="5170" w:type="dxa"/>
            <w:vAlign w:val="center"/>
          </w:tcPr>
          <w:p w14:paraId="4D76D43C">
            <w:pPr>
              <w:adjustRightInd w:val="0"/>
              <w:snapToGrid w:val="0"/>
              <w:jc w:val="left"/>
              <w:rPr>
                <w:rFonts w:ascii="宋体" w:hAnsi="宋体" w:eastAsia="宋体"/>
                <w:szCs w:val="21"/>
                <w:u w:val="single"/>
              </w:rPr>
            </w:pPr>
          </w:p>
        </w:tc>
      </w:tr>
      <w:tr w14:paraId="5D2DB1C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55D120D5">
            <w:pPr>
              <w:adjustRightInd w:val="0"/>
              <w:snapToGrid w:val="0"/>
              <w:jc w:val="center"/>
              <w:rPr>
                <w:rFonts w:ascii="宋体" w:hAnsi="宋体" w:eastAsia="宋体"/>
                <w:szCs w:val="21"/>
              </w:rPr>
            </w:pPr>
            <w:r>
              <w:rPr>
                <w:rFonts w:hint="eastAsia" w:ascii="宋体" w:hAnsi="宋体" w:eastAsia="宋体"/>
                <w:szCs w:val="21"/>
              </w:rPr>
              <w:t>第二节</w:t>
            </w:r>
          </w:p>
          <w:p w14:paraId="6FB00797">
            <w:pPr>
              <w:adjustRightInd w:val="0"/>
              <w:snapToGrid w:val="0"/>
              <w:jc w:val="center"/>
              <w:rPr>
                <w:rFonts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.4</w:t>
            </w:r>
            <w:r>
              <w:rPr>
                <w:rFonts w:hint="eastAsia" w:ascii="宋体" w:hAnsi="宋体" w:eastAsia="宋体"/>
                <w:szCs w:val="21"/>
                <w:lang w:val="en-US" w:eastAsia="zh-CN"/>
              </w:rPr>
              <w:t>款</w:t>
            </w:r>
          </w:p>
        </w:tc>
        <w:tc>
          <w:tcPr>
            <w:tcW w:w="1742" w:type="dxa"/>
            <w:tcBorders>
              <w:left w:val="single" w:color="auto" w:sz="2" w:space="0"/>
              <w:bottom w:val="single" w:color="auto" w:sz="2" w:space="0"/>
              <w:right w:val="single" w:color="auto" w:sz="2" w:space="0"/>
            </w:tcBorders>
            <w:vAlign w:val="center"/>
          </w:tcPr>
          <w:p w14:paraId="592E7278">
            <w:pPr>
              <w:adjustRightInd w:val="0"/>
              <w:snapToGrid w:val="0"/>
              <w:jc w:val="left"/>
              <w:rPr>
                <w:rFonts w:ascii="宋体" w:hAnsi="宋体" w:eastAsia="宋体"/>
                <w:szCs w:val="21"/>
              </w:rPr>
            </w:pPr>
            <w:r>
              <w:rPr>
                <w:rFonts w:hint="eastAsia" w:ascii="宋体" w:hAnsi="宋体" w:eastAsia="宋体"/>
                <w:szCs w:val="21"/>
              </w:rPr>
              <w:t>其他违约责任</w:t>
            </w:r>
          </w:p>
        </w:tc>
        <w:tc>
          <w:tcPr>
            <w:tcW w:w="5170" w:type="dxa"/>
            <w:tcBorders>
              <w:left w:val="single" w:color="auto" w:sz="2" w:space="0"/>
              <w:bottom w:val="single" w:color="auto" w:sz="2" w:space="0"/>
            </w:tcBorders>
            <w:vAlign w:val="center"/>
          </w:tcPr>
          <w:p w14:paraId="0E517D0C">
            <w:pPr>
              <w:adjustRightInd w:val="0"/>
              <w:snapToGrid w:val="0"/>
              <w:jc w:val="left"/>
              <w:rPr>
                <w:rFonts w:ascii="宋体" w:hAnsi="宋体" w:eastAsia="宋体"/>
                <w:szCs w:val="21"/>
                <w:u w:val="single"/>
              </w:rPr>
            </w:pPr>
          </w:p>
        </w:tc>
      </w:tr>
      <w:tr w14:paraId="1454FA8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15774F35">
            <w:pPr>
              <w:adjustRightInd w:val="0"/>
              <w:snapToGrid w:val="0"/>
              <w:jc w:val="center"/>
              <w:rPr>
                <w:rFonts w:ascii="宋体" w:hAnsi="宋体" w:eastAsia="宋体"/>
                <w:szCs w:val="21"/>
              </w:rPr>
            </w:pPr>
            <w:r>
              <w:rPr>
                <w:rFonts w:hint="eastAsia" w:ascii="宋体" w:hAnsi="宋体" w:eastAsia="宋体"/>
                <w:szCs w:val="21"/>
              </w:rPr>
              <w:t>第二节</w:t>
            </w:r>
          </w:p>
          <w:p w14:paraId="30AC1D8E">
            <w:pPr>
              <w:adjustRightInd w:val="0"/>
              <w:snapToGrid w:val="0"/>
              <w:jc w:val="center"/>
              <w:rPr>
                <w:rFonts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19</w:t>
            </w:r>
            <w:r>
              <w:rPr>
                <w:rFonts w:hint="eastAsia" w:ascii="宋体" w:hAnsi="宋体" w:eastAsia="宋体"/>
                <w:szCs w:val="21"/>
              </w:rPr>
              <w:t>.2</w:t>
            </w:r>
            <w:r>
              <w:rPr>
                <w:rFonts w:hint="eastAsia" w:ascii="宋体" w:hAnsi="宋体" w:eastAsia="宋体"/>
                <w:szCs w:val="21"/>
                <w:lang w:val="en-US" w:eastAsia="zh-CN"/>
              </w:rPr>
              <w:t>款</w:t>
            </w:r>
          </w:p>
        </w:tc>
        <w:tc>
          <w:tcPr>
            <w:tcW w:w="1742" w:type="dxa"/>
            <w:tcBorders>
              <w:top w:val="single" w:color="auto" w:sz="2" w:space="0"/>
              <w:left w:val="single" w:color="auto" w:sz="2" w:space="0"/>
              <w:right w:val="single" w:color="auto" w:sz="2" w:space="0"/>
            </w:tcBorders>
            <w:vAlign w:val="center"/>
          </w:tcPr>
          <w:p w14:paraId="5ECB2E6F">
            <w:pPr>
              <w:adjustRightInd w:val="0"/>
              <w:snapToGrid w:val="0"/>
              <w:jc w:val="left"/>
              <w:rPr>
                <w:rFonts w:ascii="宋体" w:hAnsi="宋体" w:eastAsia="宋体"/>
                <w:szCs w:val="21"/>
              </w:rPr>
            </w:pPr>
            <w:r>
              <w:rPr>
                <w:rFonts w:hint="eastAsia" w:ascii="宋体" w:hAnsi="宋体" w:eastAsia="宋体"/>
                <w:szCs w:val="21"/>
                <w:lang w:val="en-US" w:eastAsia="zh-CN"/>
              </w:rPr>
              <w:t>解决争议的方法</w:t>
            </w:r>
          </w:p>
        </w:tc>
        <w:tc>
          <w:tcPr>
            <w:tcW w:w="5170" w:type="dxa"/>
            <w:tcBorders>
              <w:top w:val="single" w:color="auto" w:sz="2" w:space="0"/>
              <w:left w:val="single" w:color="auto" w:sz="2" w:space="0"/>
            </w:tcBorders>
            <w:vAlign w:val="center"/>
          </w:tcPr>
          <w:p w14:paraId="7269640D">
            <w:pPr>
              <w:autoSpaceDE w:val="0"/>
              <w:autoSpaceDN w:val="0"/>
              <w:adjustRightInd w:val="0"/>
              <w:snapToGrid w:val="0"/>
              <w:spacing w:line="400" w:lineRule="exact"/>
              <w:jc w:val="left"/>
              <w:rPr>
                <w:rFonts w:hint="eastAsia" w:ascii="宋体" w:hAnsi="宋体" w:eastAsia="宋体" w:cs="宋体"/>
                <w:b w:val="0"/>
                <w:bCs w:val="0"/>
                <w:iCs/>
                <w:szCs w:val="21"/>
              </w:rPr>
            </w:pPr>
            <w:r>
              <w:rPr>
                <w:rFonts w:hint="eastAsia" w:ascii="宋体" w:hAnsi="宋体" w:eastAsia="宋体" w:cs="宋体"/>
                <w:b w:val="0"/>
                <w:bCs w:val="0"/>
                <w:iCs/>
                <w:szCs w:val="21"/>
              </w:rPr>
              <w:t>因本合同及合同有关事项发生的争议，按下列第</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种方式解决：</w:t>
            </w:r>
          </w:p>
          <w:p w14:paraId="01AAA808">
            <w:pPr>
              <w:autoSpaceDE w:val="0"/>
              <w:autoSpaceDN w:val="0"/>
              <w:adjustRightInd w:val="0"/>
              <w:snapToGrid w:val="0"/>
              <w:spacing w:line="400" w:lineRule="exact"/>
              <w:jc w:val="left"/>
              <w:rPr>
                <w:rFonts w:hint="eastAsia" w:ascii="宋体" w:hAnsi="宋体" w:eastAsia="宋体" w:cs="宋体"/>
                <w:b w:val="0"/>
                <w:bCs w:val="0"/>
                <w:iCs/>
                <w:szCs w:val="21"/>
              </w:rPr>
            </w:pPr>
            <w:r>
              <w:rPr>
                <w:rFonts w:hint="eastAsia" w:ascii="宋体" w:hAnsi="宋体" w:eastAsia="宋体" w:cs="宋体"/>
                <w:b w:val="0"/>
                <w:bCs w:val="0"/>
                <w:iCs/>
                <w:szCs w:val="21"/>
              </w:rPr>
              <w:t>（1）向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仲裁委员会申请仲裁，仲裁地点为</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w:t>
            </w:r>
          </w:p>
          <w:p w14:paraId="6540B244">
            <w:pPr>
              <w:adjustRightInd w:val="0"/>
              <w:snapToGrid w:val="0"/>
              <w:ind w:firstLine="0" w:firstLineChars="0"/>
              <w:jc w:val="left"/>
              <w:rPr>
                <w:rFonts w:ascii="宋体" w:hAnsi="宋体" w:eastAsia="宋体"/>
                <w:szCs w:val="21"/>
                <w:u w:val="single"/>
              </w:rPr>
            </w:pPr>
            <w:r>
              <w:rPr>
                <w:rFonts w:hint="eastAsia" w:ascii="宋体" w:hAnsi="宋体" w:eastAsia="宋体" w:cs="宋体"/>
                <w:b w:val="0"/>
                <w:bCs w:val="0"/>
                <w:iCs/>
                <w:szCs w:val="21"/>
              </w:rPr>
              <w:t>（2）向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人民法院起诉。</w:t>
            </w:r>
          </w:p>
        </w:tc>
      </w:tr>
      <w:tr w14:paraId="6FCCD40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203165DF">
            <w:pPr>
              <w:adjustRightInd w:val="0"/>
              <w:snapToGrid w:val="0"/>
              <w:jc w:val="center"/>
              <w:rPr>
                <w:rFonts w:ascii="宋体" w:hAnsi="宋体" w:eastAsia="宋体"/>
                <w:szCs w:val="21"/>
              </w:rPr>
            </w:pPr>
            <w:r>
              <w:rPr>
                <w:rFonts w:hint="eastAsia" w:ascii="宋体" w:hAnsi="宋体" w:eastAsia="宋体"/>
                <w:szCs w:val="21"/>
              </w:rPr>
              <w:t>第二节</w:t>
            </w:r>
          </w:p>
          <w:p w14:paraId="200367BC">
            <w:pPr>
              <w:adjustRightInd w:val="0"/>
              <w:snapToGrid w:val="0"/>
              <w:jc w:val="center"/>
              <w:rPr>
                <w:rFonts w:ascii="宋体" w:hAnsi="宋体" w:eastAsia="宋体"/>
                <w:szCs w:val="21"/>
              </w:rPr>
            </w:pPr>
            <w:r>
              <w:rPr>
                <w:rFonts w:hint="eastAsia" w:ascii="宋体" w:hAnsi="宋体" w:eastAsia="宋体"/>
                <w:szCs w:val="21"/>
              </w:rPr>
              <w:t>第2</w:t>
            </w:r>
            <w:r>
              <w:rPr>
                <w:rFonts w:hint="eastAsia" w:ascii="宋体" w:hAnsi="宋体" w:eastAsia="宋体"/>
                <w:szCs w:val="21"/>
                <w:lang w:val="en-US" w:eastAsia="zh-CN"/>
              </w:rPr>
              <w:t>3.1</w:t>
            </w:r>
            <w:r>
              <w:rPr>
                <w:rFonts w:hint="eastAsia" w:ascii="宋体" w:hAnsi="宋体" w:eastAsia="宋体"/>
                <w:szCs w:val="21"/>
                <w:lang w:eastAsia="zh-CN"/>
              </w:rPr>
              <w:t>款</w:t>
            </w:r>
          </w:p>
        </w:tc>
        <w:tc>
          <w:tcPr>
            <w:tcW w:w="1742" w:type="dxa"/>
            <w:vAlign w:val="center"/>
          </w:tcPr>
          <w:p w14:paraId="0C37370F">
            <w:pPr>
              <w:adjustRightInd w:val="0"/>
              <w:snapToGrid w:val="0"/>
              <w:jc w:val="left"/>
              <w:rPr>
                <w:rFonts w:ascii="宋体" w:hAnsi="宋体" w:eastAsia="宋体"/>
                <w:szCs w:val="21"/>
              </w:rPr>
            </w:pPr>
            <w:r>
              <w:rPr>
                <w:rFonts w:hint="eastAsia" w:ascii="宋体" w:hAnsi="宋体" w:eastAsia="宋体"/>
                <w:bCs/>
                <w:color w:val="auto"/>
                <w:szCs w:val="21"/>
                <w:highlight w:val="none"/>
                <w:lang w:eastAsia="zh-CN"/>
              </w:rPr>
              <w:t>其他专用条款</w:t>
            </w:r>
          </w:p>
        </w:tc>
        <w:tc>
          <w:tcPr>
            <w:tcW w:w="5170" w:type="dxa"/>
            <w:vAlign w:val="center"/>
          </w:tcPr>
          <w:p w14:paraId="57D9EC46">
            <w:pPr>
              <w:adjustRightInd w:val="0"/>
              <w:snapToGrid w:val="0"/>
              <w:jc w:val="left"/>
              <w:rPr>
                <w:rFonts w:hint="default" w:ascii="宋体" w:hAnsi="宋体" w:eastAsia="宋体"/>
                <w:szCs w:val="21"/>
                <w:lang w:val="en-US" w:eastAsia="zh-CN"/>
              </w:rPr>
            </w:pPr>
          </w:p>
        </w:tc>
      </w:tr>
    </w:tbl>
    <w:p w14:paraId="37443B07">
      <w:pPr>
        <w:rPr>
          <w:rFonts w:eastAsia="宋体"/>
        </w:rPr>
      </w:pPr>
    </w:p>
    <w:p w14:paraId="00B34262">
      <w:pPr>
        <w:rPr>
          <w:rFonts w:eastAsia="宋体"/>
        </w:rPr>
      </w:pPr>
    </w:p>
    <w:p w14:paraId="46E38573">
      <w:pPr>
        <w:widowControl/>
        <w:jc w:val="left"/>
        <w:rPr>
          <w:rFonts w:ascii="宋体" w:hAnsi="宋体"/>
          <w:szCs w:val="21"/>
        </w:rPr>
      </w:pPr>
      <w:r>
        <w:rPr>
          <w:rFonts w:ascii="宋体" w:hAnsi="宋体"/>
          <w:szCs w:val="21"/>
        </w:rPr>
        <w:br w:type="page"/>
      </w:r>
    </w:p>
    <w:p w14:paraId="6CA2B635">
      <w:pPr>
        <w:widowControl/>
        <w:jc w:val="left"/>
        <w:rPr>
          <w:rFonts w:ascii="宋体" w:hAnsi="宋体"/>
          <w:szCs w:val="21"/>
        </w:rPr>
      </w:pPr>
    </w:p>
    <w:p w14:paraId="6E61E969">
      <w:pPr>
        <w:pStyle w:val="6"/>
        <w:spacing w:before="120" w:beforeLines="50" w:after="120" w:afterLines="50"/>
        <w:ind w:left="562"/>
        <w:rPr>
          <w:sz w:val="28"/>
          <w:szCs w:val="28"/>
        </w:rPr>
      </w:pPr>
      <w:r>
        <w:rPr>
          <w:rFonts w:hint="eastAsia"/>
          <w:sz w:val="28"/>
          <w:szCs w:val="28"/>
        </w:rPr>
        <w:t>第二册  通用条款（公开招标）</w:t>
      </w:r>
    </w:p>
    <w:p w14:paraId="08398FC6">
      <w:pPr>
        <w:pStyle w:val="6"/>
        <w:numPr>
          <w:ilvl w:val="0"/>
          <w:numId w:val="18"/>
        </w:numPr>
        <w:spacing w:before="120" w:beforeLines="50" w:after="120" w:afterLines="50"/>
        <w:ind w:left="562" w:hanging="562"/>
        <w:rPr>
          <w:sz w:val="28"/>
          <w:szCs w:val="28"/>
        </w:rPr>
      </w:pPr>
      <w:bookmarkStart w:id="85" w:name="_Hlk72399513"/>
      <w:r>
        <w:rPr>
          <w:rFonts w:hint="eastAsia"/>
          <w:sz w:val="28"/>
          <w:szCs w:val="28"/>
        </w:rPr>
        <w:t>总则</w:t>
      </w:r>
    </w:p>
    <w:bookmarkEnd w:id="85"/>
    <w:p w14:paraId="381DC272">
      <w:pPr>
        <w:rPr>
          <w:rFonts w:ascii="黑体" w:hAnsi="宋体" w:eastAsia="黑体"/>
          <w:sz w:val="24"/>
        </w:rPr>
      </w:pPr>
      <w:r>
        <w:rPr>
          <w:rFonts w:hint="eastAsia" w:ascii="黑体" w:hAnsi="宋体" w:eastAsia="黑体"/>
          <w:sz w:val="24"/>
        </w:rPr>
        <w:t>1. 通用条款说明</w:t>
      </w:r>
    </w:p>
    <w:p w14:paraId="54ADE88D">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86" w:name="_Hlk72399729"/>
      <w:r>
        <w:rPr>
          <w:rFonts w:hint="eastAsia" w:ascii="宋体" w:hAnsi="宋体"/>
          <w:szCs w:val="21"/>
        </w:rPr>
        <w:t>如有需要，政府集中采购机构可以对通用条款的内容进行补充。</w:t>
      </w:r>
      <w:bookmarkEnd w:id="86"/>
    </w:p>
    <w:p w14:paraId="79720E21">
      <w:pPr>
        <w:ind w:firstLine="411" w:firstLineChars="196"/>
        <w:rPr>
          <w:rFonts w:ascii="宋体" w:hAnsi="宋体"/>
          <w:szCs w:val="21"/>
        </w:rPr>
      </w:pPr>
      <w:r>
        <w:rPr>
          <w:rFonts w:hint="eastAsia" w:ascii="宋体" w:hAnsi="宋体"/>
          <w:szCs w:val="21"/>
        </w:rPr>
        <w:t>1.2招标文件分为第一册“专用条款”和第二册“通用条款”。</w:t>
      </w:r>
    </w:p>
    <w:p w14:paraId="23846478">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14:paraId="4A5246EE">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14:paraId="52835872">
      <w:pPr>
        <w:ind w:firstLine="411" w:firstLineChars="196"/>
        <w:rPr>
          <w:rFonts w:ascii="宋体" w:hAnsi="宋体"/>
          <w:szCs w:val="21"/>
        </w:rPr>
      </w:pPr>
      <w:r>
        <w:rPr>
          <w:rFonts w:hint="eastAsia" w:ascii="宋体" w:hAnsi="宋体"/>
          <w:szCs w:val="21"/>
        </w:rPr>
        <w:t>1.5 “专用条款”和“通用条款”表述不一致或有冲突时，以“专用条款”为准。</w:t>
      </w:r>
    </w:p>
    <w:p w14:paraId="307C49D3">
      <w:pPr>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14:paraId="09E1F6BA">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14:paraId="6645BB8B">
      <w:pPr>
        <w:rPr>
          <w:rFonts w:ascii="黑体" w:hAnsi="宋体" w:eastAsia="黑体"/>
          <w:sz w:val="24"/>
        </w:rPr>
      </w:pPr>
      <w:r>
        <w:rPr>
          <w:rFonts w:hint="eastAsia" w:ascii="黑体" w:hAnsi="宋体" w:eastAsia="黑体"/>
          <w:sz w:val="24"/>
        </w:rPr>
        <w:t>3．定义</w:t>
      </w:r>
    </w:p>
    <w:p w14:paraId="1216ED69">
      <w:pPr>
        <w:ind w:firstLine="420" w:firstLineChars="200"/>
        <w:rPr>
          <w:rFonts w:ascii="宋体" w:hAnsi="宋体"/>
          <w:szCs w:val="21"/>
        </w:rPr>
      </w:pPr>
      <w:r>
        <w:rPr>
          <w:rFonts w:ascii="宋体" w:hAnsi="宋体"/>
          <w:szCs w:val="21"/>
        </w:rPr>
        <w:t>招标文件中下列术语应解释为：</w:t>
      </w:r>
    </w:p>
    <w:p w14:paraId="1EA52F07">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r>
        <w:rPr>
          <w:rFonts w:ascii="宋体" w:hAnsi="宋体"/>
          <w:szCs w:val="21"/>
        </w:rPr>
        <w:t xml:space="preserve"> </w:t>
      </w:r>
    </w:p>
    <w:p w14:paraId="052C7F14">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14:paraId="4F7E1717">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14:paraId="67AF11A8">
      <w:pPr>
        <w:ind w:firstLine="411" w:firstLineChars="196"/>
        <w:rPr>
          <w:rFonts w:ascii="宋体" w:hAnsi="宋体"/>
          <w:szCs w:val="21"/>
        </w:rPr>
      </w:pPr>
      <w:r>
        <w:rPr>
          <w:rFonts w:hint="eastAsia" w:ascii="宋体" w:hAnsi="宋体"/>
          <w:szCs w:val="21"/>
        </w:rPr>
        <w:t>3.4“评审委员会”是依据《深圳经济特区政府采购条例》、《深圳经济特区政府采购条例实施细则》等有关规定组建的专门负责本次招标其评审工作的临时性机构；</w:t>
      </w:r>
    </w:p>
    <w:p w14:paraId="386C1817">
      <w:pPr>
        <w:ind w:firstLine="411" w:firstLineChars="196"/>
        <w:rPr>
          <w:rFonts w:ascii="宋体" w:hAnsi="宋体"/>
          <w:szCs w:val="21"/>
        </w:rPr>
      </w:pPr>
      <w:r>
        <w:rPr>
          <w:rFonts w:hint="eastAsia" w:ascii="宋体" w:hAnsi="宋体"/>
          <w:szCs w:val="21"/>
        </w:rPr>
        <w:t>3.5“日期”</w:t>
      </w:r>
      <w:r>
        <w:rPr>
          <w:rFonts w:ascii="宋体" w:hAnsi="宋体"/>
          <w:szCs w:val="21"/>
        </w:rPr>
        <w:t>指</w:t>
      </w:r>
      <w:r>
        <w:rPr>
          <w:rFonts w:hint="eastAsia" w:ascii="宋体" w:hAnsi="宋体"/>
          <w:szCs w:val="21"/>
        </w:rPr>
        <w:t>公历日；</w:t>
      </w:r>
    </w:p>
    <w:p w14:paraId="560587C2">
      <w:pPr>
        <w:ind w:firstLine="411" w:firstLineChars="196"/>
        <w:rPr>
          <w:rFonts w:ascii="宋体" w:hAnsi="宋体"/>
          <w:szCs w:val="21"/>
        </w:rPr>
      </w:pPr>
      <w:r>
        <w:rPr>
          <w:rFonts w:hint="eastAsia" w:ascii="宋体" w:hAnsi="宋体"/>
          <w:szCs w:val="21"/>
        </w:rPr>
        <w:t>3.6“合同”指由本次招标所产生的合同或合约文件；</w:t>
      </w:r>
    </w:p>
    <w:p w14:paraId="372D743B">
      <w:pPr>
        <w:ind w:firstLine="411" w:firstLineChars="196"/>
        <w:rPr>
          <w:rFonts w:ascii="宋体" w:hAnsi="宋体"/>
          <w:szCs w:val="21"/>
        </w:rPr>
      </w:pPr>
      <w:r>
        <w:rPr>
          <w:rFonts w:hint="eastAsia" w:ascii="宋体" w:hAnsi="宋体"/>
          <w:szCs w:val="21"/>
        </w:rPr>
        <w:t>3.7“电子投标文件”指利用</w:t>
      </w:r>
      <w:r>
        <w:rPr>
          <w:rFonts w:hint="eastAsia" w:ascii="宋体" w:hAnsi="宋体"/>
          <w:b/>
          <w:bCs/>
          <w:color w:val="FF0000"/>
          <w:szCs w:val="21"/>
        </w:rPr>
        <w:t>深圳公共资源交易中心（深圳交易集团有限公司</w:t>
      </w:r>
      <w:r>
        <w:rPr>
          <w:rFonts w:hint="eastAsia" w:ascii="宋体" w:hAnsi="宋体"/>
          <w:b/>
          <w:bCs/>
          <w:color w:val="FF0000"/>
          <w:szCs w:val="21"/>
          <w:lang w:eastAsia="zh-CN"/>
        </w:rPr>
        <w:t>政府采购业务分公司</w:t>
      </w:r>
      <w:r>
        <w:rPr>
          <w:rFonts w:hint="eastAsia" w:ascii="宋体" w:hAnsi="宋体"/>
          <w:b/>
          <w:bCs/>
          <w:color w:val="FF0000"/>
          <w:szCs w:val="21"/>
        </w:rPr>
        <w:t>）</w:t>
      </w:r>
      <w:r>
        <w:rPr>
          <w:rFonts w:hint="eastAsia" w:ascii="宋体" w:hAnsi="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46641232">
      <w:pPr>
        <w:ind w:firstLine="411" w:firstLineChars="196"/>
        <w:rPr>
          <w:rFonts w:ascii="宋体" w:hAnsi="宋体"/>
          <w:szCs w:val="21"/>
        </w:rPr>
      </w:pPr>
      <w:r>
        <w:rPr>
          <w:rFonts w:hint="eastAsia" w:ascii="宋体" w:hAnsi="宋体"/>
          <w:szCs w:val="21"/>
        </w:rPr>
        <w:t>3.8“网上投标”指通过</w:t>
      </w:r>
      <w:r>
        <w:rPr>
          <w:rFonts w:hint="eastAsia" w:ascii="宋体" w:hAnsi="宋体"/>
          <w:b/>
          <w:bCs/>
          <w:color w:val="FF0000"/>
          <w:szCs w:val="21"/>
        </w:rPr>
        <w:t>深圳公共资源交易中心（深圳交易集团有限公司政府采购业务分公司）</w:t>
      </w:r>
      <w:r>
        <w:rPr>
          <w:rFonts w:hint="eastAsia" w:ascii="宋体" w:hAnsi="宋体"/>
          <w:szCs w:val="21"/>
        </w:rPr>
        <w:t>网站上传电子投标文件；</w:t>
      </w:r>
    </w:p>
    <w:p w14:paraId="7E846E8E">
      <w:pPr>
        <w:ind w:firstLine="411" w:firstLineChars="196"/>
        <w:rPr>
          <w:rFonts w:ascii="宋体" w:hAnsi="宋体"/>
          <w:szCs w:val="21"/>
        </w:rPr>
      </w:pPr>
      <w:r>
        <w:rPr>
          <w:rFonts w:hint="eastAsia" w:ascii="宋体" w:hAnsi="宋体"/>
          <w:szCs w:val="21"/>
        </w:rPr>
        <w:t>3.9招标文件中的标题或题名仅起引导作用，而不应视为对招标文件内容的理解和解释。</w:t>
      </w:r>
    </w:p>
    <w:p w14:paraId="3C380C2D">
      <w:pPr>
        <w:rPr>
          <w:rFonts w:ascii="黑体" w:hAnsi="宋体" w:eastAsia="黑体"/>
          <w:sz w:val="24"/>
        </w:rPr>
      </w:pPr>
      <w:r>
        <w:rPr>
          <w:rFonts w:hint="eastAsia" w:ascii="黑体" w:hAnsi="宋体" w:eastAsia="黑体"/>
          <w:sz w:val="24"/>
        </w:rPr>
        <w:t xml:space="preserve">4. </w:t>
      </w:r>
      <w:bookmarkStart w:id="87" w:name="_Hlk72398643"/>
      <w:r>
        <w:rPr>
          <w:rFonts w:hint="eastAsia" w:ascii="黑体" w:hAnsi="宋体" w:eastAsia="黑体"/>
          <w:sz w:val="24"/>
        </w:rPr>
        <w:t>政府采购供应商责任</w:t>
      </w:r>
    </w:p>
    <w:p w14:paraId="71CEB639">
      <w:pPr>
        <w:ind w:firstLine="411" w:firstLineChars="196"/>
        <w:rPr>
          <w:rFonts w:ascii="宋体" w:hAnsi="宋体"/>
          <w:szCs w:val="21"/>
        </w:rPr>
      </w:pPr>
      <w:r>
        <w:rPr>
          <w:rFonts w:hint="eastAsia" w:ascii="宋体" w:hAnsi="宋体"/>
          <w:szCs w:val="21"/>
        </w:rPr>
        <w:t>4.1欢迎诚信、有实力和有社会责任心的供应商参与政府采购事业。</w:t>
      </w:r>
    </w:p>
    <w:p w14:paraId="3C6DEA82">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14:paraId="05E575AD">
      <w:pPr>
        <w:rPr>
          <w:rFonts w:ascii="黑体" w:hAnsi="宋体" w:eastAsia="黑体"/>
          <w:sz w:val="24"/>
        </w:rPr>
      </w:pPr>
      <w:r>
        <w:rPr>
          <w:rFonts w:hint="eastAsia" w:ascii="黑体" w:hAnsi="宋体" w:eastAsia="黑体"/>
          <w:sz w:val="24"/>
        </w:rPr>
        <w:t>5．投标人参加政府采购的条件</w:t>
      </w:r>
    </w:p>
    <w:p w14:paraId="106E0C65">
      <w:pPr>
        <w:ind w:firstLine="411" w:firstLineChars="196"/>
        <w:jc w:val="left"/>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进行注册并办理电子密钥。《供应商注册及信息变更指引》详见www.szggzy.com网站“交易服务指南-政府采购”</w:t>
      </w:r>
      <w:r>
        <w:rPr>
          <w:rFonts w:hint="eastAsia" w:ascii="宋体" w:hAnsi="宋体"/>
          <w:szCs w:val="21"/>
          <w:lang w:val="en-US" w:eastAsia="zh-CN"/>
        </w:rPr>
        <w:t>。</w:t>
      </w:r>
      <w:r>
        <w:rPr>
          <w:rFonts w:hint="eastAsia" w:ascii="宋体" w:hAnsi="宋体"/>
          <w:szCs w:val="21"/>
        </w:rPr>
        <w:t>。</w:t>
      </w:r>
    </w:p>
    <w:p w14:paraId="7037DBF7">
      <w:pPr>
        <w:ind w:firstLine="411" w:firstLineChars="196"/>
        <w:rPr>
          <w:rFonts w:ascii="宋体" w:hAnsi="宋体"/>
          <w:szCs w:val="21"/>
        </w:rPr>
      </w:pPr>
      <w:r>
        <w:rPr>
          <w:rFonts w:hint="eastAsia" w:ascii="宋体" w:hAnsi="宋体"/>
          <w:szCs w:val="21"/>
        </w:rPr>
        <w:t>5.2投标人资格要求</w:t>
      </w:r>
    </w:p>
    <w:p w14:paraId="29B7E20B">
      <w:pPr>
        <w:ind w:firstLine="411" w:firstLineChars="196"/>
        <w:rPr>
          <w:rFonts w:ascii="宋体" w:hAnsi="宋体"/>
          <w:szCs w:val="21"/>
        </w:rPr>
      </w:pPr>
      <w:r>
        <w:rPr>
          <w:rFonts w:hint="eastAsia" w:ascii="宋体" w:hAnsi="宋体"/>
          <w:szCs w:val="21"/>
        </w:rPr>
        <w:t>参加本项目的投标人应具备的资格条件详见本项目招标公告中“投标人资格要求”（即申请人的资格要求）的内容。</w:t>
      </w:r>
    </w:p>
    <w:p w14:paraId="74DBA453">
      <w:pPr>
        <w:ind w:firstLine="411" w:firstLineChars="196"/>
        <w:rPr>
          <w:rFonts w:ascii="宋体" w:hAnsi="宋体"/>
          <w:szCs w:val="21"/>
        </w:rPr>
      </w:pPr>
      <w:r>
        <w:rPr>
          <w:rFonts w:hint="eastAsia" w:ascii="宋体" w:hAnsi="宋体"/>
          <w:szCs w:val="21"/>
        </w:rPr>
        <w:t>5.3联合体投标</w:t>
      </w:r>
    </w:p>
    <w:p w14:paraId="75F5DAC0">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14:paraId="5E7228CE">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14:paraId="2B8F7D42">
      <w:pPr>
        <w:ind w:firstLine="411" w:firstLineChars="196"/>
        <w:rPr>
          <w:rFonts w:ascii="宋体" w:hAnsi="宋体"/>
        </w:rPr>
      </w:pPr>
      <w:r>
        <w:rPr>
          <w:rFonts w:hint="eastAsia" w:ascii="宋体" w:hAnsi="宋体"/>
        </w:rPr>
        <w:t>（1）投标联合体各方参加政府采购活动应当具备下列条件：</w:t>
      </w:r>
      <w:r>
        <w:rPr>
          <w:rFonts w:ascii="宋体" w:hAnsi="宋体"/>
        </w:rPr>
        <w:t xml:space="preserve"> </w:t>
      </w:r>
    </w:p>
    <w:p w14:paraId="2E85BD27">
      <w:pPr>
        <w:ind w:left="420" w:leftChars="200" w:firstLine="411" w:firstLineChars="196"/>
        <w:rPr>
          <w:rFonts w:ascii="宋体" w:hAnsi="宋体"/>
        </w:rPr>
      </w:pPr>
      <w:r>
        <w:rPr>
          <w:rFonts w:hint="eastAsia" w:ascii="宋体" w:hAnsi="宋体"/>
        </w:rPr>
        <w:t>1、具有独立承担民事责任的能力；</w:t>
      </w:r>
      <w:r>
        <w:rPr>
          <w:rFonts w:ascii="宋体" w:hAnsi="宋体"/>
        </w:rPr>
        <w:t xml:space="preserve"> </w:t>
      </w:r>
    </w:p>
    <w:p w14:paraId="34818E8F">
      <w:pPr>
        <w:ind w:left="420" w:firstLine="411" w:firstLineChars="196"/>
        <w:rPr>
          <w:rFonts w:ascii="宋体" w:hAnsi="宋体"/>
        </w:rPr>
      </w:pPr>
      <w:r>
        <w:rPr>
          <w:rFonts w:hint="eastAsia" w:ascii="宋体" w:hAnsi="宋体"/>
        </w:rPr>
        <w:t>2、有良好的商业信誉和健全的财务会计制度；</w:t>
      </w:r>
      <w:r>
        <w:rPr>
          <w:rFonts w:ascii="宋体" w:hAnsi="宋体"/>
        </w:rPr>
        <w:t xml:space="preserve"> </w:t>
      </w:r>
    </w:p>
    <w:p w14:paraId="47A21B75">
      <w:pPr>
        <w:ind w:left="420" w:leftChars="200" w:firstLine="411" w:firstLineChars="196"/>
        <w:rPr>
          <w:rFonts w:ascii="宋体" w:hAnsi="宋体"/>
        </w:rPr>
      </w:pPr>
      <w:r>
        <w:rPr>
          <w:rFonts w:hint="eastAsia" w:ascii="宋体" w:hAnsi="宋体"/>
        </w:rPr>
        <w:t>3、具有履行合同所必需的设备和专业技术能力；</w:t>
      </w:r>
      <w:r>
        <w:rPr>
          <w:rFonts w:ascii="宋体" w:hAnsi="宋体"/>
        </w:rPr>
        <w:t xml:space="preserve"> </w:t>
      </w:r>
    </w:p>
    <w:p w14:paraId="4841AE66">
      <w:pPr>
        <w:ind w:left="420" w:leftChars="200" w:firstLine="411" w:firstLineChars="196"/>
        <w:rPr>
          <w:rFonts w:ascii="宋体" w:hAnsi="宋体"/>
        </w:rPr>
      </w:pPr>
      <w:r>
        <w:rPr>
          <w:rFonts w:hint="eastAsia" w:ascii="宋体" w:hAnsi="宋体"/>
        </w:rPr>
        <w:t>4、有依法缴纳税收和社会保障资金的良好记录；</w:t>
      </w:r>
      <w:r>
        <w:rPr>
          <w:rFonts w:ascii="宋体" w:hAnsi="宋体"/>
        </w:rPr>
        <w:t xml:space="preserve"> </w:t>
      </w:r>
    </w:p>
    <w:p w14:paraId="1CBA7F52">
      <w:pPr>
        <w:ind w:left="420" w:leftChars="200" w:firstLine="411" w:firstLineChars="196"/>
        <w:rPr>
          <w:rFonts w:ascii="宋体" w:hAnsi="宋体"/>
        </w:rPr>
      </w:pPr>
      <w:r>
        <w:rPr>
          <w:rFonts w:hint="eastAsia" w:ascii="宋体" w:hAnsi="宋体"/>
        </w:rPr>
        <w:t>5、参加政府采购活动前三年内，在经营活动中没有重大违法记录；</w:t>
      </w:r>
      <w:r>
        <w:rPr>
          <w:rFonts w:ascii="宋体" w:hAnsi="宋体"/>
        </w:rPr>
        <w:t xml:space="preserve"> </w:t>
      </w:r>
    </w:p>
    <w:p w14:paraId="1D122012">
      <w:pPr>
        <w:ind w:left="420" w:leftChars="200" w:firstLine="411" w:firstLineChars="196"/>
        <w:rPr>
          <w:rFonts w:ascii="宋体" w:hAnsi="宋体"/>
        </w:rPr>
      </w:pPr>
      <w:r>
        <w:rPr>
          <w:rFonts w:hint="eastAsia" w:ascii="宋体" w:hAnsi="宋体"/>
        </w:rPr>
        <w:t>6、法律、行政法规规定的其他条件。</w:t>
      </w:r>
      <w:r>
        <w:rPr>
          <w:rFonts w:ascii="宋体" w:hAnsi="宋体"/>
        </w:rPr>
        <w:t xml:space="preserve"> </w:t>
      </w:r>
    </w:p>
    <w:p w14:paraId="7E29A665">
      <w:pPr>
        <w:ind w:firstLine="411" w:firstLineChars="196"/>
        <w:rPr>
          <w:rFonts w:ascii="宋体" w:hAnsi="宋体"/>
        </w:rPr>
      </w:pPr>
      <w:r>
        <w:rPr>
          <w:rFonts w:hint="eastAsia" w:ascii="宋体" w:hAnsi="宋体"/>
        </w:rPr>
        <w:t>（2）在投标截止前，投标联合体各方均应注册成政府集中采购机构供应商；</w:t>
      </w:r>
    </w:p>
    <w:p w14:paraId="0A66DBD5">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14:paraId="4A83EA29">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14:paraId="17394F7D">
      <w:pPr>
        <w:ind w:firstLine="411" w:firstLineChars="196"/>
        <w:rPr>
          <w:rFonts w:ascii="宋体" w:hAnsi="宋体"/>
        </w:rPr>
      </w:pPr>
      <w:r>
        <w:rPr>
          <w:rFonts w:hint="eastAsia" w:ascii="宋体" w:hAnsi="宋体"/>
        </w:rPr>
        <w:t>（5）投标人的投标文件及中标后签署的合同协议对联合体各方均具法律约束力；</w:t>
      </w:r>
    </w:p>
    <w:p w14:paraId="2240B8C2">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14:paraId="11AF1762">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14:paraId="5A12F1B6">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376625EA">
      <w:pPr>
        <w:ind w:firstLine="411" w:firstLineChars="196"/>
        <w:rPr>
          <w:rFonts w:ascii="宋体" w:hAnsi="宋体"/>
          <w:szCs w:val="21"/>
        </w:rPr>
      </w:pPr>
      <w:r>
        <w:rPr>
          <w:rFonts w:hint="eastAsia" w:ascii="宋体" w:hAnsi="宋体"/>
        </w:rPr>
        <w:t>（9）本通用条款中“投标人”一词亦指联合体各方，专用条款另有规定或说明的除外。</w:t>
      </w:r>
    </w:p>
    <w:p w14:paraId="41652B83">
      <w:pPr>
        <w:rPr>
          <w:rFonts w:ascii="黑体" w:hAnsi="宋体" w:eastAsia="黑体"/>
          <w:sz w:val="24"/>
        </w:rPr>
      </w:pPr>
      <w:r>
        <w:rPr>
          <w:rFonts w:hint="eastAsia" w:ascii="黑体" w:hAnsi="宋体" w:eastAsia="黑体"/>
          <w:sz w:val="24"/>
        </w:rPr>
        <w:t>6．政策导向</w:t>
      </w:r>
    </w:p>
    <w:p w14:paraId="023F636E">
      <w:pPr>
        <w:ind w:firstLine="411" w:firstLineChars="196"/>
        <w:rPr>
          <w:rFonts w:ascii="宋体" w:hAnsi="宋体"/>
        </w:rPr>
      </w:pPr>
      <w:r>
        <w:rPr>
          <w:rFonts w:hint="eastAsia" w:ascii="宋体" w:hAnsi="宋体"/>
        </w:rPr>
        <w:t>6.1</w:t>
      </w:r>
      <w:r>
        <w:rPr>
          <w:rFonts w:ascii="宋体" w:hAnsi="宋体"/>
        </w:rPr>
        <w:t xml:space="preserve">  </w:t>
      </w:r>
      <w:r>
        <w:rPr>
          <w:rFonts w:hint="eastAsia" w:ascii="宋体" w:hAnsi="宋体"/>
        </w:rPr>
        <w:t>政府采购支持本国产品、支持中小企业、监狱企业和残疾人福利性单位发展，支持乡村产业振兴，支持创新、节能减排、绿色环保等。</w:t>
      </w:r>
    </w:p>
    <w:p w14:paraId="1600B174">
      <w:pPr>
        <w:ind w:firstLine="405"/>
        <w:rPr>
          <w:rFonts w:hint="eastAsia" w:ascii="宋体" w:hAnsi="宋体"/>
        </w:rPr>
      </w:pPr>
      <w:r>
        <w:rPr>
          <w:rFonts w:hint="eastAsia" w:ascii="宋体" w:hAnsi="宋体"/>
        </w:rPr>
        <w:t>6.2</w:t>
      </w:r>
      <w:r>
        <w:rPr>
          <w:rFonts w:ascii="宋体" w:hAnsi="宋体"/>
        </w:rPr>
        <w:t xml:space="preserve">  </w:t>
      </w:r>
      <w:r>
        <w:rPr>
          <w:rFonts w:hint="eastAsia" w:ascii="宋体" w:hAnsi="宋体"/>
        </w:rPr>
        <w:t>本项目落实深圳市政府采购供应商诚信管理政策要求。</w:t>
      </w:r>
    </w:p>
    <w:p w14:paraId="38318D3F">
      <w:pPr>
        <w:ind w:firstLine="405"/>
        <w:rPr>
          <w:rFonts w:hint="default" w:eastAsia="宋体"/>
          <w:lang w:val="en-US" w:eastAsia="zh-CN"/>
        </w:rPr>
      </w:pPr>
      <w:r>
        <w:rPr>
          <w:rFonts w:hint="eastAsia" w:ascii="宋体" w:hAnsi="宋体"/>
          <w:lang w:val="en-US" w:eastAsia="zh-CN"/>
        </w:rPr>
        <w:t>6.3  本项目支持投标人性别平等的相关政策。</w:t>
      </w:r>
    </w:p>
    <w:p w14:paraId="3C3A93FA">
      <w:pPr>
        <w:rPr>
          <w:rFonts w:ascii="黑体" w:hAnsi="宋体" w:eastAsia="黑体"/>
          <w:sz w:val="24"/>
        </w:rPr>
      </w:pPr>
      <w:r>
        <w:rPr>
          <w:rFonts w:hint="eastAsia" w:ascii="黑体" w:hAnsi="宋体" w:eastAsia="黑体"/>
          <w:sz w:val="24"/>
        </w:rPr>
        <w:t>7. 本项目若涉及采购货物，则合格的货物及相应服务应满足以下要求：</w:t>
      </w:r>
    </w:p>
    <w:p w14:paraId="74AAEB12">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14:paraId="5C347A1D">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14:paraId="6E0B2E71">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w:t>
      </w:r>
      <w:r>
        <w:rPr>
          <w:rFonts w:ascii="宋体" w:hAnsi="宋体"/>
        </w:rPr>
        <w:t xml:space="preserve">  </w:t>
      </w:r>
      <w:r>
        <w:rPr>
          <w:rFonts w:hint="eastAsia" w:ascii="宋体" w:hAnsi="宋体"/>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272F8A97">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w:t>
      </w:r>
      <w:r>
        <w:rPr>
          <w:rFonts w:ascii="宋体" w:hAnsi="宋体"/>
        </w:rPr>
        <w:t xml:space="preserve">  </w:t>
      </w:r>
      <w:r>
        <w:rPr>
          <w:rFonts w:hint="eastAsia" w:ascii="宋体" w:hAnsi="宋体"/>
        </w:rPr>
        <w:t>投标人</w:t>
      </w:r>
      <w:bookmarkStart w:id="88"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8"/>
    </w:p>
    <w:p w14:paraId="6C5FDAE7">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63572C9D">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14:paraId="3AFF8C81">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14:paraId="327ED66C">
      <w:pPr>
        <w:rPr>
          <w:rFonts w:ascii="黑体" w:hAnsi="宋体" w:eastAsia="黑体"/>
          <w:sz w:val="24"/>
        </w:rPr>
      </w:pPr>
      <w:r>
        <w:rPr>
          <w:rFonts w:hint="eastAsia" w:ascii="黑体" w:hAnsi="宋体" w:eastAsia="黑体"/>
          <w:sz w:val="24"/>
        </w:rPr>
        <w:t>8．投标费用</w:t>
      </w:r>
    </w:p>
    <w:p w14:paraId="0C235E8E">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14:paraId="3B23FCCC">
      <w:pPr>
        <w:rPr>
          <w:rFonts w:ascii="黑体" w:hAnsi="宋体" w:eastAsia="黑体"/>
          <w:sz w:val="24"/>
        </w:rPr>
      </w:pPr>
      <w:r>
        <w:rPr>
          <w:rFonts w:hint="eastAsia" w:ascii="黑体" w:hAnsi="宋体" w:eastAsia="黑体"/>
          <w:sz w:val="24"/>
        </w:rPr>
        <w:t>9．踏勘现场</w:t>
      </w:r>
    </w:p>
    <w:p w14:paraId="34983B9F">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78E82471">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14:paraId="528B7670">
      <w:pPr>
        <w:ind w:firstLine="411" w:firstLineChars="196"/>
        <w:rPr>
          <w:rFonts w:ascii="宋体" w:hAnsi="宋体"/>
        </w:rPr>
      </w:pPr>
      <w:r>
        <w:rPr>
          <w:rFonts w:hint="eastAsia" w:ascii="宋体" w:hAnsi="宋体"/>
        </w:rPr>
        <w:t>9.3采购人应当通过政府集中采购机构向投标人提供有关现场的书面资料和数据。</w:t>
      </w:r>
    </w:p>
    <w:p w14:paraId="008E98B6">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14:paraId="3BA02156">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14:paraId="2AF9746F">
      <w:pPr>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14:paraId="4A1DF8D7">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4FF7A5CF">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14:paraId="51D2AFA4">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p>
    <w:bookmarkEnd w:id="87"/>
    <w:p w14:paraId="19C0563E">
      <w:pPr>
        <w:ind w:firstLine="411" w:firstLineChars="196"/>
        <w:rPr>
          <w:rFonts w:ascii="宋体" w:hAnsi="宋体"/>
        </w:rPr>
      </w:pPr>
    </w:p>
    <w:p w14:paraId="1A00576E">
      <w:pPr>
        <w:pStyle w:val="6"/>
        <w:numPr>
          <w:ilvl w:val="0"/>
          <w:numId w:val="18"/>
        </w:numPr>
        <w:spacing w:before="120" w:beforeLines="50" w:after="120" w:afterLines="50"/>
        <w:ind w:left="562" w:hanging="562"/>
        <w:rPr>
          <w:sz w:val="28"/>
          <w:szCs w:val="28"/>
        </w:rPr>
      </w:pPr>
      <w:r>
        <w:rPr>
          <w:rFonts w:hint="eastAsia"/>
          <w:sz w:val="28"/>
          <w:szCs w:val="28"/>
        </w:rPr>
        <w:t>招标文件</w:t>
      </w:r>
    </w:p>
    <w:p w14:paraId="25E9CC67">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89" w:name="_Hlk72399819"/>
      <w:r>
        <w:rPr>
          <w:rFonts w:hint="eastAsia" w:ascii="黑体" w:hAnsi="宋体" w:eastAsia="黑体"/>
          <w:sz w:val="24"/>
        </w:rPr>
        <w:t>招标文件的编制与组成</w:t>
      </w:r>
    </w:p>
    <w:p w14:paraId="2C3E08AB">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14:paraId="209F4164">
      <w:pPr>
        <w:ind w:firstLine="411" w:firstLineChars="196"/>
        <w:rPr>
          <w:rFonts w:ascii="宋体" w:hAnsi="宋体"/>
          <w:szCs w:val="21"/>
        </w:rPr>
      </w:pPr>
      <w:r>
        <w:rPr>
          <w:rFonts w:hint="eastAsia" w:ascii="宋体" w:hAnsi="宋体"/>
          <w:szCs w:val="21"/>
        </w:rPr>
        <w:t>招标文件包括下列内容：</w:t>
      </w:r>
    </w:p>
    <w:p w14:paraId="2309A4A6">
      <w:pPr>
        <w:ind w:left="420" w:leftChars="200" w:firstLine="413" w:firstLineChars="196"/>
        <w:rPr>
          <w:rFonts w:ascii="宋体" w:hAnsi="宋体"/>
          <w:b/>
          <w:szCs w:val="21"/>
        </w:rPr>
      </w:pPr>
      <w:r>
        <w:rPr>
          <w:rFonts w:hint="eastAsia" w:ascii="宋体" w:hAnsi="宋体"/>
          <w:b/>
          <w:szCs w:val="21"/>
        </w:rPr>
        <w:t>第一册  专用条款</w:t>
      </w:r>
    </w:p>
    <w:p w14:paraId="2069071D">
      <w:pPr>
        <w:ind w:left="1079" w:leftChars="514"/>
        <w:rPr>
          <w:rFonts w:ascii="宋体" w:hAnsi="宋体"/>
          <w:b/>
          <w:szCs w:val="21"/>
        </w:rPr>
      </w:pPr>
      <w:r>
        <w:rPr>
          <w:rFonts w:hint="eastAsia" w:ascii="宋体" w:hAnsi="宋体"/>
          <w:b/>
          <w:szCs w:val="21"/>
        </w:rPr>
        <w:t>关键信息</w:t>
      </w:r>
    </w:p>
    <w:p w14:paraId="6D13F212">
      <w:pPr>
        <w:ind w:left="630" w:leftChars="300" w:firstLine="411" w:firstLineChars="196"/>
        <w:rPr>
          <w:rFonts w:ascii="宋体" w:hAnsi="宋体"/>
          <w:szCs w:val="21"/>
        </w:rPr>
      </w:pPr>
      <w:r>
        <w:rPr>
          <w:rFonts w:hint="eastAsia" w:ascii="宋体" w:hAnsi="宋体"/>
          <w:szCs w:val="21"/>
        </w:rPr>
        <w:t>第一章  招标公告</w:t>
      </w:r>
    </w:p>
    <w:p w14:paraId="6EDB76B3">
      <w:pPr>
        <w:ind w:left="630" w:leftChars="300" w:firstLine="411" w:firstLineChars="196"/>
        <w:rPr>
          <w:rFonts w:ascii="宋体" w:hAnsi="宋体"/>
          <w:szCs w:val="21"/>
        </w:rPr>
      </w:pPr>
      <w:r>
        <w:rPr>
          <w:rFonts w:hint="eastAsia" w:ascii="宋体" w:hAnsi="宋体"/>
          <w:szCs w:val="21"/>
        </w:rPr>
        <w:t>第二章  对通用条款的补充内容及其他关键信息</w:t>
      </w:r>
    </w:p>
    <w:p w14:paraId="14123A57">
      <w:pPr>
        <w:ind w:left="630" w:leftChars="300" w:firstLine="411" w:firstLineChars="196"/>
        <w:rPr>
          <w:rFonts w:ascii="宋体" w:hAnsi="宋体"/>
          <w:szCs w:val="21"/>
        </w:rPr>
      </w:pPr>
      <w:r>
        <w:rPr>
          <w:rFonts w:hint="eastAsia" w:ascii="宋体" w:hAnsi="宋体"/>
          <w:szCs w:val="21"/>
        </w:rPr>
        <w:t>第三章  用户需求书</w:t>
      </w:r>
    </w:p>
    <w:p w14:paraId="4D03BBB2">
      <w:pPr>
        <w:ind w:left="630" w:leftChars="300" w:firstLine="411" w:firstLineChars="196"/>
        <w:rPr>
          <w:rFonts w:ascii="宋体" w:hAnsi="宋体"/>
          <w:szCs w:val="21"/>
        </w:rPr>
      </w:pPr>
      <w:r>
        <w:rPr>
          <w:rFonts w:hint="eastAsia"/>
        </w:rPr>
        <w:t xml:space="preserve">第四章 </w:t>
      </w:r>
      <w:r>
        <w:t xml:space="preserve"> </w:t>
      </w:r>
      <w:r>
        <w:rPr>
          <w:rFonts w:hint="eastAsia"/>
        </w:rPr>
        <w:t>投标文件组成要求及格式</w:t>
      </w:r>
    </w:p>
    <w:p w14:paraId="06B73F9D">
      <w:pPr>
        <w:ind w:left="630" w:leftChars="300" w:firstLine="411" w:firstLineChars="196"/>
        <w:rPr>
          <w:rFonts w:ascii="宋体" w:hAnsi="宋体"/>
          <w:szCs w:val="21"/>
        </w:rPr>
      </w:pPr>
      <w:r>
        <w:rPr>
          <w:rFonts w:hint="eastAsia" w:ascii="宋体" w:hAnsi="宋体"/>
          <w:szCs w:val="21"/>
        </w:rPr>
        <w:t>第五章  合同条款及格式</w:t>
      </w:r>
    </w:p>
    <w:p w14:paraId="30D19410">
      <w:pPr>
        <w:ind w:left="420" w:leftChars="200" w:firstLine="413" w:firstLineChars="196"/>
        <w:rPr>
          <w:rFonts w:ascii="宋体" w:hAnsi="宋体"/>
          <w:b/>
          <w:szCs w:val="21"/>
        </w:rPr>
      </w:pPr>
      <w:r>
        <w:rPr>
          <w:rFonts w:hint="eastAsia" w:ascii="宋体" w:hAnsi="宋体"/>
          <w:b/>
          <w:szCs w:val="21"/>
        </w:rPr>
        <w:t>第二册  通用条款</w:t>
      </w:r>
    </w:p>
    <w:p w14:paraId="37A76C72">
      <w:pPr>
        <w:ind w:left="630" w:leftChars="300" w:firstLine="411" w:firstLineChars="196"/>
        <w:rPr>
          <w:rFonts w:ascii="宋体" w:hAnsi="宋体"/>
          <w:szCs w:val="21"/>
        </w:rPr>
      </w:pPr>
      <w:r>
        <w:rPr>
          <w:rFonts w:hint="eastAsia" w:ascii="宋体" w:hAnsi="宋体"/>
          <w:szCs w:val="21"/>
        </w:rPr>
        <w:t>第一章  总则</w:t>
      </w:r>
    </w:p>
    <w:p w14:paraId="1384674D">
      <w:pPr>
        <w:ind w:left="630" w:leftChars="300" w:firstLine="411" w:firstLineChars="196"/>
        <w:rPr>
          <w:rFonts w:ascii="宋体" w:hAnsi="宋体"/>
          <w:szCs w:val="21"/>
        </w:rPr>
      </w:pPr>
      <w:r>
        <w:rPr>
          <w:rFonts w:hint="eastAsia" w:ascii="宋体" w:hAnsi="宋体"/>
          <w:szCs w:val="21"/>
        </w:rPr>
        <w:t>第二章  招标文件</w:t>
      </w:r>
    </w:p>
    <w:p w14:paraId="3B21B610">
      <w:pPr>
        <w:ind w:left="630" w:leftChars="300" w:firstLine="411" w:firstLineChars="196"/>
        <w:rPr>
          <w:rFonts w:ascii="宋体" w:hAnsi="宋体"/>
          <w:szCs w:val="21"/>
        </w:rPr>
      </w:pPr>
      <w:r>
        <w:rPr>
          <w:rFonts w:hint="eastAsia" w:ascii="宋体" w:hAnsi="宋体"/>
          <w:szCs w:val="21"/>
        </w:rPr>
        <w:t>第三章  投标文件的编制</w:t>
      </w:r>
    </w:p>
    <w:p w14:paraId="530E4AD6">
      <w:pPr>
        <w:ind w:left="630" w:leftChars="300" w:firstLine="411" w:firstLineChars="196"/>
        <w:rPr>
          <w:rFonts w:ascii="宋体" w:hAnsi="宋体"/>
          <w:szCs w:val="21"/>
        </w:rPr>
      </w:pPr>
      <w:r>
        <w:rPr>
          <w:rFonts w:hint="eastAsia" w:ascii="宋体" w:hAnsi="宋体"/>
          <w:szCs w:val="21"/>
        </w:rPr>
        <w:t>第四章  投标文件的递交</w:t>
      </w:r>
    </w:p>
    <w:p w14:paraId="1ED3BC01">
      <w:pPr>
        <w:ind w:left="630" w:leftChars="300" w:firstLine="411" w:firstLineChars="196"/>
        <w:rPr>
          <w:rFonts w:ascii="宋体" w:hAnsi="宋体"/>
          <w:szCs w:val="21"/>
        </w:rPr>
      </w:pPr>
      <w:r>
        <w:rPr>
          <w:rFonts w:hint="eastAsia" w:ascii="宋体" w:hAnsi="宋体"/>
          <w:szCs w:val="21"/>
        </w:rPr>
        <w:t>第五章  开标</w:t>
      </w:r>
    </w:p>
    <w:p w14:paraId="19CF7059">
      <w:pPr>
        <w:ind w:left="630" w:leftChars="300" w:firstLine="411" w:firstLineChars="196"/>
        <w:rPr>
          <w:rFonts w:ascii="宋体" w:hAnsi="宋体"/>
          <w:szCs w:val="21"/>
        </w:rPr>
      </w:pPr>
      <w:r>
        <w:rPr>
          <w:rFonts w:hint="eastAsia" w:ascii="宋体" w:hAnsi="宋体"/>
          <w:szCs w:val="21"/>
        </w:rPr>
        <w:t>第六章  评审要求</w:t>
      </w:r>
    </w:p>
    <w:p w14:paraId="22804FDC">
      <w:pPr>
        <w:ind w:left="630" w:leftChars="300" w:firstLine="411" w:firstLineChars="196"/>
        <w:rPr>
          <w:rFonts w:ascii="宋体" w:hAnsi="宋体"/>
          <w:szCs w:val="21"/>
        </w:rPr>
      </w:pPr>
      <w:r>
        <w:rPr>
          <w:rFonts w:hint="eastAsia" w:ascii="宋体" w:hAnsi="宋体"/>
          <w:szCs w:val="21"/>
        </w:rPr>
        <w:t>第七章  评审程序及评审方法</w:t>
      </w:r>
    </w:p>
    <w:p w14:paraId="442E9798">
      <w:pPr>
        <w:ind w:left="630" w:leftChars="300" w:firstLine="411" w:firstLineChars="196"/>
        <w:rPr>
          <w:rFonts w:ascii="宋体" w:hAnsi="宋体"/>
          <w:szCs w:val="21"/>
        </w:rPr>
      </w:pPr>
      <w:r>
        <w:rPr>
          <w:rFonts w:hint="eastAsia" w:ascii="宋体" w:hAnsi="宋体"/>
          <w:szCs w:val="21"/>
        </w:rPr>
        <w:t>第八章  定标及公示</w:t>
      </w:r>
    </w:p>
    <w:p w14:paraId="160F0106">
      <w:pPr>
        <w:ind w:left="630" w:leftChars="300" w:firstLine="411" w:firstLineChars="196"/>
        <w:rPr>
          <w:rFonts w:ascii="宋体" w:hAnsi="宋体"/>
          <w:szCs w:val="21"/>
        </w:rPr>
      </w:pPr>
      <w:r>
        <w:rPr>
          <w:rFonts w:hint="eastAsia" w:ascii="宋体" w:hAnsi="宋体"/>
          <w:szCs w:val="21"/>
        </w:rPr>
        <w:t>第九章  公开招标失败的后续处理</w:t>
      </w:r>
    </w:p>
    <w:p w14:paraId="206B06A4">
      <w:pPr>
        <w:ind w:left="630" w:leftChars="300" w:firstLine="411" w:firstLineChars="196"/>
        <w:rPr>
          <w:rFonts w:ascii="宋体" w:hAnsi="宋体"/>
          <w:szCs w:val="21"/>
        </w:rPr>
      </w:pPr>
      <w:r>
        <w:rPr>
          <w:rFonts w:hint="eastAsia" w:ascii="宋体" w:hAnsi="宋体"/>
          <w:szCs w:val="21"/>
        </w:rPr>
        <w:t>第十章  合同的授予与备案</w:t>
      </w:r>
    </w:p>
    <w:p w14:paraId="38A351E5">
      <w:pPr>
        <w:ind w:left="630" w:leftChars="300" w:firstLine="411" w:firstLineChars="196"/>
        <w:rPr>
          <w:rFonts w:ascii="宋体" w:hAnsi="宋体"/>
          <w:szCs w:val="21"/>
        </w:rPr>
      </w:pPr>
      <w:r>
        <w:rPr>
          <w:rFonts w:hint="eastAsia" w:ascii="宋体" w:hAnsi="宋体"/>
          <w:szCs w:val="21"/>
        </w:rPr>
        <w:t>第十一章  质疑处理</w:t>
      </w:r>
    </w:p>
    <w:p w14:paraId="48C1A3A0">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5F81DF61">
      <w:pPr>
        <w:ind w:firstLine="411" w:firstLineChars="196"/>
        <w:rPr>
          <w:rFonts w:hint="eastAsia" w:ascii="宋体" w:hAnsi="宋体"/>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6478A441">
      <w:pPr>
        <w:pStyle w:val="2"/>
        <w:ind w:firstLine="420" w:firstLineChars="200"/>
        <w:rPr>
          <w:rFonts w:hint="default" w:ascii="宋体" w:hAnsi="宋体" w:eastAsia="宋体" w:cs="Times New Roman"/>
          <w:b w:val="0"/>
          <w:bCs w:val="0"/>
          <w:kern w:val="2"/>
          <w:sz w:val="21"/>
          <w:szCs w:val="24"/>
          <w:lang w:val="en-US" w:eastAsia="zh-CN" w:bidi="ar-SA"/>
        </w:rPr>
      </w:pPr>
      <w:r>
        <w:rPr>
          <w:rFonts w:hint="eastAsia" w:ascii="宋体" w:hAnsi="宋体" w:eastAsia="宋体" w:cs="Times New Roman"/>
          <w:b w:val="0"/>
          <w:bCs w:val="0"/>
          <w:kern w:val="2"/>
          <w:sz w:val="21"/>
          <w:szCs w:val="24"/>
          <w:lang w:val="en-US" w:eastAsia="zh-CN" w:bidi="ar-SA"/>
        </w:rPr>
        <w:t>11.4</w:t>
      </w:r>
      <w:r>
        <w:rPr>
          <w:rFonts w:hint="eastAsia" w:ascii="宋体" w:hAnsi="宋体" w:cs="Times New Roman"/>
          <w:b w:val="0"/>
          <w:bCs w:val="0"/>
          <w:kern w:val="2"/>
          <w:sz w:val="21"/>
          <w:szCs w:val="24"/>
          <w:lang w:val="en-US" w:eastAsia="zh-CN" w:bidi="ar-SA"/>
        </w:rPr>
        <w:t>招标文件所称“原件</w:t>
      </w:r>
      <w:r>
        <w:rPr>
          <w:rFonts w:hint="eastAsia" w:ascii="宋体" w:hAnsi="宋体" w:eastAsia="宋体" w:cs="Times New Roman"/>
          <w:b w:val="0"/>
          <w:bCs w:val="0"/>
          <w:kern w:val="2"/>
          <w:sz w:val="21"/>
          <w:szCs w:val="24"/>
          <w:lang w:val="en-US" w:eastAsia="zh-CN" w:bidi="ar-SA"/>
        </w:rPr>
        <w:t>备查</w:t>
      </w:r>
      <w:r>
        <w:rPr>
          <w:rFonts w:hint="eastAsia" w:ascii="宋体" w:hAnsi="宋体" w:cs="Times New Roman"/>
          <w:b w:val="0"/>
          <w:bCs w:val="0"/>
          <w:kern w:val="2"/>
          <w:sz w:val="21"/>
          <w:szCs w:val="24"/>
          <w:lang w:val="en-US" w:eastAsia="zh-CN" w:bidi="ar-SA"/>
        </w:rPr>
        <w:t>”，</w:t>
      </w:r>
      <w:r>
        <w:rPr>
          <w:rFonts w:hint="eastAsia" w:ascii="宋体" w:hAnsi="宋体" w:eastAsia="宋体" w:cs="Times New Roman"/>
          <w:b w:val="0"/>
          <w:bCs w:val="0"/>
          <w:kern w:val="2"/>
          <w:sz w:val="21"/>
          <w:szCs w:val="24"/>
          <w:lang w:val="en-US" w:eastAsia="zh-CN" w:bidi="ar-SA"/>
        </w:rPr>
        <w:t>是指在项目产生质疑、投诉等阶段，主管部门、采购人、代理机构、评审委员会等可以要求供应商提供原件进行核查。</w:t>
      </w:r>
    </w:p>
    <w:p w14:paraId="5D4586A3">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14:paraId="44B67581">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14:paraId="03E8F823">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14:paraId="2E176E4C">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14:paraId="3D70DE2B">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14:paraId="6AE3A142">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14:paraId="04108AC1">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14:paraId="7BABD195">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1F4A83DF">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9"/>
    </w:p>
    <w:p w14:paraId="4571A5A3">
      <w:pPr>
        <w:rPr>
          <w:rFonts w:ascii="宋体" w:hAnsi="宋体"/>
          <w:szCs w:val="21"/>
        </w:rPr>
      </w:pPr>
    </w:p>
    <w:p w14:paraId="65A6E498">
      <w:pPr>
        <w:pStyle w:val="6"/>
        <w:numPr>
          <w:ilvl w:val="0"/>
          <w:numId w:val="18"/>
        </w:numPr>
        <w:spacing w:before="120" w:beforeLines="50" w:after="120" w:afterLines="50"/>
        <w:ind w:left="562" w:hanging="562"/>
        <w:rPr>
          <w:sz w:val="28"/>
          <w:szCs w:val="28"/>
        </w:rPr>
      </w:pPr>
      <w:r>
        <w:rPr>
          <w:rFonts w:hint="eastAsia"/>
          <w:sz w:val="28"/>
          <w:szCs w:val="28"/>
        </w:rPr>
        <w:t>投标文件的编制</w:t>
      </w:r>
    </w:p>
    <w:p w14:paraId="5563DB81">
      <w:pPr>
        <w:rPr>
          <w:rFonts w:ascii="黑体" w:hAnsi="宋体" w:eastAsia="黑体"/>
          <w:sz w:val="24"/>
        </w:rPr>
      </w:pPr>
      <w:r>
        <w:rPr>
          <w:rFonts w:hint="eastAsia" w:ascii="黑体" w:hAnsi="宋体" w:eastAsia="黑体"/>
          <w:sz w:val="24"/>
        </w:rPr>
        <w:t>14．</w:t>
      </w:r>
      <w:bookmarkStart w:id="90" w:name="_Hlk72400236"/>
      <w:r>
        <w:rPr>
          <w:rFonts w:hint="eastAsia" w:ascii="黑体" w:hAnsi="宋体" w:eastAsia="黑体"/>
          <w:sz w:val="24"/>
        </w:rPr>
        <w:t>投标文件的语言及度量单位</w:t>
      </w:r>
    </w:p>
    <w:p w14:paraId="41CA2577">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75C70429">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p>
    <w:bookmarkEnd w:id="90"/>
    <w:p w14:paraId="0C1D7F3E">
      <w:pPr>
        <w:rPr>
          <w:rFonts w:ascii="黑体" w:hAnsi="宋体" w:eastAsia="黑体"/>
          <w:sz w:val="24"/>
        </w:rPr>
      </w:pPr>
      <w:r>
        <w:rPr>
          <w:rFonts w:hint="eastAsia" w:ascii="黑体" w:hAnsi="宋体" w:eastAsia="黑体"/>
          <w:sz w:val="24"/>
        </w:rPr>
        <w:t>15．</w:t>
      </w:r>
      <w:bookmarkStart w:id="91" w:name="_Hlk72401567"/>
      <w:r>
        <w:rPr>
          <w:rFonts w:hint="eastAsia" w:ascii="黑体" w:hAnsi="宋体" w:eastAsia="黑体"/>
          <w:sz w:val="24"/>
        </w:rPr>
        <w:t>投标文件的组成</w:t>
      </w:r>
    </w:p>
    <w:p w14:paraId="5A4E465D">
      <w:pPr>
        <w:ind w:firstLine="411" w:firstLineChars="196"/>
        <w:rPr>
          <w:rFonts w:ascii="宋体" w:hAnsi="宋体"/>
          <w:szCs w:val="21"/>
        </w:rPr>
      </w:pPr>
      <w:r>
        <w:rPr>
          <w:rFonts w:hint="eastAsia" w:ascii="宋体" w:hAnsi="宋体"/>
          <w:szCs w:val="21"/>
        </w:rPr>
        <w:t>具体内容在招标文件专用条款中进行规定。</w:t>
      </w:r>
    </w:p>
    <w:p w14:paraId="1D9C5C55">
      <w:pPr>
        <w:rPr>
          <w:rFonts w:ascii="黑体" w:hAnsi="宋体" w:eastAsia="黑体"/>
          <w:sz w:val="24"/>
        </w:rPr>
      </w:pPr>
      <w:r>
        <w:rPr>
          <w:rFonts w:ascii="黑体" w:hAnsi="宋体" w:eastAsia="黑体"/>
          <w:sz w:val="24"/>
        </w:rPr>
        <w:t>16．投标文件格式</w:t>
      </w:r>
    </w:p>
    <w:p w14:paraId="62D12EF2">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14:paraId="5A6ED952">
      <w:pPr>
        <w:rPr>
          <w:rFonts w:ascii="黑体" w:hAnsi="宋体" w:eastAsia="黑体"/>
          <w:sz w:val="24"/>
        </w:rPr>
      </w:pPr>
      <w:r>
        <w:rPr>
          <w:rFonts w:hint="eastAsia" w:ascii="黑体" w:hAnsi="宋体" w:eastAsia="黑体"/>
          <w:sz w:val="24"/>
        </w:rPr>
        <w:t>17．投标货币</w:t>
      </w:r>
    </w:p>
    <w:p w14:paraId="6EEC0FCE">
      <w:pPr>
        <w:ind w:firstLine="411" w:firstLineChars="196"/>
        <w:rPr>
          <w:rFonts w:ascii="宋体" w:hAnsi="宋体"/>
          <w:szCs w:val="21"/>
        </w:rPr>
      </w:pPr>
      <w:r>
        <w:rPr>
          <w:rFonts w:hint="eastAsia" w:ascii="宋体" w:hAnsi="宋体"/>
          <w:szCs w:val="21"/>
        </w:rPr>
        <w:t>本项目的投标报价应以人民币计。</w:t>
      </w:r>
    </w:p>
    <w:bookmarkEnd w:id="91"/>
    <w:p w14:paraId="663B95B5">
      <w:pPr>
        <w:rPr>
          <w:rFonts w:ascii="黑体" w:hAnsi="宋体" w:eastAsia="黑体"/>
          <w:sz w:val="24"/>
        </w:rPr>
      </w:pPr>
      <w:r>
        <w:rPr>
          <w:rFonts w:hint="eastAsia" w:ascii="黑体" w:hAnsi="宋体" w:eastAsia="黑体"/>
          <w:sz w:val="24"/>
        </w:rPr>
        <w:t>18．</w:t>
      </w:r>
      <w:bookmarkStart w:id="92" w:name="_Hlk72401735"/>
      <w:r>
        <w:rPr>
          <w:rFonts w:hint="eastAsia" w:ascii="黑体" w:hAnsi="宋体" w:eastAsia="黑体"/>
          <w:sz w:val="24"/>
        </w:rPr>
        <w:t>证明投标文件投标技术方案的合格性和符合招标文件规定的文件要求</w:t>
      </w:r>
    </w:p>
    <w:p w14:paraId="122EC66B">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14:paraId="5E0622C2">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41DD054B">
      <w:pPr>
        <w:ind w:firstLine="411" w:firstLineChars="196"/>
        <w:rPr>
          <w:rFonts w:ascii="宋体" w:hAnsi="宋体"/>
          <w:szCs w:val="21"/>
        </w:rPr>
      </w:pPr>
      <w:r>
        <w:rPr>
          <w:rFonts w:hint="eastAsia" w:ascii="宋体" w:hAnsi="宋体"/>
          <w:szCs w:val="21"/>
        </w:rPr>
        <w:t>18.2.1主要技术指标和性能的详细说明。</w:t>
      </w:r>
    </w:p>
    <w:p w14:paraId="507820D1">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14:paraId="4640CF37">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47889019">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14:paraId="721A1E40">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52A07BF9">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14:paraId="59E57EC8">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14:paraId="27E074E8">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92"/>
    <w:p w14:paraId="31CA2AEC">
      <w:pPr>
        <w:rPr>
          <w:rFonts w:ascii="黑体" w:hAnsi="宋体" w:eastAsia="黑体"/>
          <w:sz w:val="24"/>
        </w:rPr>
      </w:pPr>
      <w:r>
        <w:rPr>
          <w:rFonts w:hint="eastAsia" w:ascii="黑体" w:hAnsi="宋体" w:eastAsia="黑体"/>
          <w:sz w:val="24"/>
        </w:rPr>
        <w:t>19．</w:t>
      </w:r>
      <w:bookmarkStart w:id="93" w:name="_Hlk72402034"/>
      <w:r>
        <w:rPr>
          <w:rFonts w:hint="eastAsia" w:ascii="黑体" w:hAnsi="宋体" w:eastAsia="黑体"/>
          <w:sz w:val="24"/>
        </w:rPr>
        <w:t>投标文件其他证明文件的要求</w:t>
      </w:r>
    </w:p>
    <w:p w14:paraId="2405DE26">
      <w:pPr>
        <w:rPr>
          <w:rFonts w:ascii="宋体" w:hAnsi="宋体"/>
          <w:color w:val="FF0000"/>
          <w:szCs w:val="21"/>
        </w:rPr>
      </w:pPr>
      <w:r>
        <w:rPr>
          <w:rFonts w:hint="eastAsia" w:ascii="黑体" w:hAnsi="宋体" w:eastAsia="黑体"/>
          <w:sz w:val="24"/>
        </w:rPr>
        <w:t xml:space="preserve">    </w:t>
      </w: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4" w:name="_Hlk71407299"/>
      <w:r>
        <w:rPr>
          <w:rFonts w:hint="eastAsia" w:ascii="宋体" w:hAnsi="宋体"/>
          <w:szCs w:val="21"/>
        </w:rPr>
        <w:t>若投标人未按要求提供证明材料或提供的是部分证明材料或提供不清晰的扫描件（或照片）的，采购人</w:t>
      </w:r>
      <w:r>
        <w:rPr>
          <w:rFonts w:hint="eastAsia" w:ascii="宋体" w:hAnsi="宋体"/>
          <w:szCs w:val="21"/>
          <w:lang w:eastAsia="zh-CN"/>
        </w:rPr>
        <w:t>、</w:t>
      </w:r>
      <w:r>
        <w:rPr>
          <w:rFonts w:hint="eastAsia" w:ascii="宋体" w:hAnsi="宋体"/>
          <w:szCs w:val="21"/>
        </w:rPr>
        <w:t>代理机构</w:t>
      </w:r>
      <w:r>
        <w:rPr>
          <w:rFonts w:hint="eastAsia" w:ascii="宋体" w:hAnsi="宋体"/>
          <w:szCs w:val="21"/>
          <w:lang w:val="en-US" w:eastAsia="zh-CN"/>
        </w:rPr>
        <w:t>及</w:t>
      </w:r>
      <w:r>
        <w:rPr>
          <w:rFonts w:hint="eastAsia" w:ascii="宋体" w:hAnsi="宋体"/>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94"/>
    <w:p w14:paraId="226A3CAD">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088DF3DD">
      <w:pPr>
        <w:rPr>
          <w:rFonts w:ascii="黑体" w:hAnsi="宋体" w:eastAsia="黑体"/>
          <w:sz w:val="24"/>
        </w:rPr>
      </w:pPr>
      <w:r>
        <w:rPr>
          <w:rFonts w:hint="eastAsia" w:ascii="黑体" w:hAnsi="宋体" w:eastAsia="黑体"/>
          <w:sz w:val="24"/>
        </w:rPr>
        <w:t>20．投标有效期</w:t>
      </w:r>
    </w:p>
    <w:bookmarkEnd w:id="93"/>
    <w:p w14:paraId="5299448B">
      <w:pPr>
        <w:ind w:firstLine="411" w:firstLineChars="196"/>
        <w:rPr>
          <w:rFonts w:ascii="宋体" w:hAnsi="宋体"/>
          <w:szCs w:val="21"/>
        </w:rPr>
      </w:pPr>
      <w:bookmarkStart w:id="95"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14:paraId="25B553EF">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683C6FA0">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p>
    <w:bookmarkEnd w:id="95"/>
    <w:p w14:paraId="12D54775">
      <w:pPr>
        <w:rPr>
          <w:rFonts w:ascii="黑体" w:hAnsi="宋体" w:eastAsia="黑体"/>
          <w:sz w:val="24"/>
        </w:rPr>
      </w:pPr>
      <w:r>
        <w:rPr>
          <w:rFonts w:hint="eastAsia" w:ascii="黑体" w:hAnsi="宋体" w:eastAsia="黑体"/>
          <w:sz w:val="24"/>
        </w:rPr>
        <w:t>21．</w:t>
      </w:r>
      <w:bookmarkStart w:id="96" w:name="_Hlk72402325"/>
      <w:r>
        <w:rPr>
          <w:rFonts w:hint="eastAsia" w:ascii="黑体" w:hAnsi="宋体" w:eastAsia="黑体"/>
          <w:sz w:val="24"/>
        </w:rPr>
        <w:t xml:space="preserve">关于投标保证金 </w:t>
      </w:r>
    </w:p>
    <w:p w14:paraId="52C5C4FB">
      <w:pPr>
        <w:rPr>
          <w:rFonts w:ascii="宋体" w:hAnsi="宋体"/>
          <w:szCs w:val="21"/>
        </w:rPr>
      </w:pPr>
      <w:r>
        <w:rPr>
          <w:rFonts w:hint="eastAsia" w:ascii="宋体" w:hAnsi="宋体"/>
          <w:szCs w:val="21"/>
        </w:rPr>
        <w:t xml:space="preserve">    21.1</w:t>
      </w:r>
      <w:r>
        <w:rPr>
          <w:rFonts w:hint="eastAsia"/>
        </w:rPr>
        <w:t>根据《深圳市财政局关于调整政府采购投标（响应）保证金管理政策的通知》（深财购〔2021〕51号）文的规定，本项目不收取投标保证金。</w:t>
      </w:r>
    </w:p>
    <w:p w14:paraId="31DFD201">
      <w:pPr>
        <w:rPr>
          <w:rFonts w:ascii="黑体" w:hAnsi="宋体" w:eastAsia="黑体"/>
          <w:sz w:val="24"/>
        </w:rPr>
      </w:pPr>
      <w:r>
        <w:rPr>
          <w:rFonts w:hint="eastAsia" w:ascii="黑体" w:hAnsi="宋体" w:eastAsia="黑体"/>
          <w:sz w:val="24"/>
        </w:rPr>
        <w:t>22．投标人的替代方案</w:t>
      </w:r>
    </w:p>
    <w:p w14:paraId="583378BD">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6094138B">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96"/>
    <w:p w14:paraId="008C9A6F">
      <w:pPr>
        <w:rPr>
          <w:rFonts w:ascii="黑体" w:hAnsi="宋体" w:eastAsia="黑体"/>
          <w:sz w:val="24"/>
        </w:rPr>
      </w:pPr>
      <w:r>
        <w:rPr>
          <w:rFonts w:hint="eastAsia" w:ascii="黑体" w:hAnsi="宋体" w:eastAsia="黑体"/>
          <w:sz w:val="24"/>
        </w:rPr>
        <w:t>23．</w:t>
      </w:r>
      <w:bookmarkStart w:id="97"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14:paraId="5260B6AD">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w:t>
      </w:r>
      <w:r>
        <w:t xml:space="preserve"> </w:t>
      </w:r>
      <w:r>
        <w:rPr>
          <w:rFonts w:ascii="宋体" w:hAnsi="宋体"/>
        </w:rPr>
        <w:t>szczf</w:t>
      </w:r>
      <w:r>
        <w:rPr>
          <w:rFonts w:hint="eastAsia" w:ascii="宋体" w:hAnsi="宋体"/>
        </w:rPr>
        <w:t>的电子招标文件，下载并使用相应的深圳智慧采购平台投标文件制作专用软件打开招标文件（.szczf格式）【下载地址：</w:t>
      </w:r>
      <w:r>
        <w:rPr>
          <w:rFonts w:ascii="宋体" w:hAnsi="宋体"/>
        </w:rPr>
        <w:t>http://zfcg.szggzy.com:8081/cgxy/013002/list.html</w:t>
      </w:r>
      <w:r>
        <w:rPr>
          <w:rFonts w:hint="eastAsia" w:ascii="宋体" w:hAnsi="宋体"/>
        </w:rPr>
        <w:t>】。</w:t>
      </w:r>
    </w:p>
    <w:p w14:paraId="45EC4F10">
      <w:pPr>
        <w:ind w:firstLine="411" w:firstLineChars="196"/>
        <w:rPr>
          <w:rFonts w:ascii="宋体" w:hAnsi="宋体"/>
        </w:rPr>
      </w:pPr>
      <w:r>
        <w:rPr>
          <w:rFonts w:hint="eastAsia" w:ascii="宋体" w:hAnsi="宋体"/>
        </w:rPr>
        <w:t>23.2投标人在使用《投标书编制软件》编制投标书时须注意：</w:t>
      </w:r>
    </w:p>
    <w:p w14:paraId="65E3D36F">
      <w:pPr>
        <w:ind w:firstLine="411" w:firstLineChars="196"/>
        <w:rPr>
          <w:rFonts w:ascii="宋体" w:hAnsi="宋体"/>
        </w:rPr>
      </w:pPr>
      <w:r>
        <w:rPr>
          <w:rFonts w:hint="eastAsia" w:ascii="宋体" w:hAnsi="宋体"/>
        </w:rPr>
        <w:t>23.2.1导入《投标书编制软件》的招标文件项目编号、包号应与以此制作的投标文件项目编号、包号一致。例如，不能将甲项目A包的招标书导入《投标书编制软件》，制作乙项目B包的投标书。</w:t>
      </w:r>
    </w:p>
    <w:p w14:paraId="1337608D">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14:paraId="4F6BE633">
      <w:pPr>
        <w:ind w:firstLine="411" w:firstLineChars="196"/>
        <w:rPr>
          <w:rFonts w:ascii="宋体" w:hAnsi="宋体"/>
        </w:rPr>
      </w:pPr>
      <w:r>
        <w:rPr>
          <w:rFonts w:hint="eastAsia" w:ascii="宋体" w:hAnsi="宋体"/>
        </w:rPr>
        <w:t>23.2.3要求用《投标书编制软件》编制投标书的包，不能用其它方式编制投标书。编制投标文件时，电脑须连通互联网。</w:t>
      </w:r>
    </w:p>
    <w:p w14:paraId="575ECC42">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14:paraId="43F026C2">
      <w:pPr>
        <w:ind w:firstLine="411" w:firstLineChars="196"/>
        <w:rPr>
          <w:rFonts w:ascii="宋体" w:hAnsi="宋体"/>
        </w:rPr>
      </w:pPr>
      <w:r>
        <w:rPr>
          <w:rFonts w:hint="eastAsia" w:ascii="宋体" w:hAnsi="宋体"/>
        </w:rPr>
        <w:t>23.2.5完整填写“投标关键信息”，如下图所示：</w:t>
      </w:r>
    </w:p>
    <w:p w14:paraId="6A95A982">
      <w:pPr>
        <w:ind w:firstLine="411"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397AB866">
      <w:pPr>
        <w:ind w:firstLine="413" w:firstLineChars="196"/>
        <w:rPr>
          <w:rFonts w:ascii="宋体" w:hAnsi="宋体"/>
          <w:b/>
        </w:rPr>
      </w:pPr>
      <w:r>
        <w:rPr>
          <w:rFonts w:hint="eastAsia" w:ascii="宋体" w:hAnsi="宋体"/>
          <w:b/>
        </w:rPr>
        <w:t>备注：上述“开标一览表”中的“投标报价”将作为价格分计算依据；其它信息仅是对投标文件相关内容的概括性表述，不作为评审依据。</w:t>
      </w:r>
    </w:p>
    <w:p w14:paraId="5F23CDD2">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14:paraId="65309427">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w:t>
      </w:r>
      <w:r>
        <w:rPr>
          <w:rFonts w:hint="eastAsia" w:ascii="宋体" w:hAnsi="宋体"/>
          <w:b/>
          <w:lang w:val="en-US" w:eastAsia="zh-CN"/>
        </w:rPr>
        <w:t>或电子营业执照</w:t>
      </w:r>
      <w:r>
        <w:rPr>
          <w:rFonts w:hint="eastAsia" w:ascii="宋体" w:hAnsi="宋体"/>
          <w:b/>
        </w:rPr>
        <w:t>进行加密，否则视同未盖公章，将导致投标文件无效。</w:t>
      </w:r>
    </w:p>
    <w:p w14:paraId="73E55A32">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111C45F9">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14:paraId="24E88E7D">
      <w:pPr>
        <w:ind w:firstLine="411" w:firstLineChars="196"/>
        <w:rPr>
          <w:rFonts w:ascii="宋体" w:hAnsi="宋体"/>
        </w:rPr>
      </w:pPr>
      <w:r>
        <w:rPr>
          <w:rFonts w:hint="eastAsia" w:ascii="宋体" w:hAnsi="宋体"/>
        </w:rPr>
        <w:t>23.3电报、电话、传真形式的投标概不接受。</w:t>
      </w:r>
    </w:p>
    <w:p w14:paraId="62E3037F">
      <w:pPr>
        <w:ind w:firstLine="413" w:firstLineChars="196"/>
        <w:rPr>
          <w:rFonts w:ascii="宋体" w:hAnsi="宋体"/>
          <w:b/>
        </w:rPr>
      </w:pPr>
      <w:r>
        <w:rPr>
          <w:rFonts w:hint="eastAsia" w:ascii="宋体" w:hAnsi="宋体"/>
          <w:b/>
        </w:rPr>
        <w:t>23.4经投标人电子密钥</w:t>
      </w:r>
      <w:r>
        <w:rPr>
          <w:rFonts w:hint="eastAsia" w:ascii="宋体" w:hAnsi="宋体"/>
          <w:b/>
          <w:lang w:val="en-US" w:eastAsia="zh-CN"/>
        </w:rPr>
        <w:t>或电子营业执照</w:t>
      </w:r>
      <w:r>
        <w:rPr>
          <w:rFonts w:hint="eastAsia" w:ascii="宋体" w:hAnsi="宋体"/>
          <w:b/>
        </w:rPr>
        <w:t>加密的投标文件无须盖章或签字，</w:t>
      </w:r>
      <w:r>
        <w:rPr>
          <w:rFonts w:hint="eastAsia" w:ascii="宋体" w:hAnsi="宋体"/>
        </w:rPr>
        <w:t>专用条款另有要求的除外。</w:t>
      </w:r>
    </w:p>
    <w:p w14:paraId="393B9772">
      <w:pPr>
        <w:ind w:firstLine="411" w:firstLineChars="196"/>
        <w:rPr>
          <w:rFonts w:ascii="宋体" w:hAnsi="宋体"/>
        </w:rPr>
      </w:pPr>
      <w:r>
        <w:rPr>
          <w:rFonts w:hint="eastAsia" w:ascii="宋体" w:hAnsi="宋体"/>
          <w:b w:val="0"/>
          <w:bCs/>
        </w:rPr>
        <w:t xml:space="preserve">23.5 </w:t>
      </w:r>
      <w:r>
        <w:rPr>
          <w:rFonts w:hint="eastAsia" w:ascii="宋体" w:hAnsi="宋体"/>
        </w:rPr>
        <w:t>各类资格（资质）文件提供扫描件，专用条款另有要求的除外。</w:t>
      </w:r>
      <w:bookmarkEnd w:id="97"/>
    </w:p>
    <w:p w14:paraId="5ACD8F19">
      <w:pPr>
        <w:ind w:firstLine="411" w:firstLineChars="196"/>
        <w:rPr>
          <w:rFonts w:ascii="宋体" w:hAnsi="宋体"/>
          <w:szCs w:val="21"/>
        </w:rPr>
      </w:pPr>
    </w:p>
    <w:p w14:paraId="1CDDB180">
      <w:pPr>
        <w:pStyle w:val="6"/>
        <w:numPr>
          <w:ilvl w:val="0"/>
          <w:numId w:val="18"/>
        </w:numPr>
        <w:spacing w:before="120" w:beforeLines="50" w:after="120" w:afterLines="50"/>
        <w:ind w:left="562" w:hanging="562"/>
        <w:rPr>
          <w:sz w:val="28"/>
          <w:szCs w:val="28"/>
        </w:rPr>
      </w:pPr>
      <w:r>
        <w:rPr>
          <w:rFonts w:hint="eastAsia"/>
          <w:sz w:val="28"/>
          <w:szCs w:val="28"/>
        </w:rPr>
        <w:t>投标文件的递交</w:t>
      </w:r>
    </w:p>
    <w:p w14:paraId="2444F83C">
      <w:pPr>
        <w:rPr>
          <w:rFonts w:ascii="黑体" w:hAnsi="宋体" w:eastAsia="黑体"/>
          <w:sz w:val="24"/>
        </w:rPr>
      </w:pPr>
      <w:bookmarkStart w:id="98" w:name="_Hlk72405459"/>
      <w:r>
        <w:rPr>
          <w:rFonts w:hint="eastAsia" w:ascii="黑体" w:hAnsi="宋体" w:eastAsia="黑体"/>
          <w:sz w:val="24"/>
        </w:rPr>
        <w:t>24．投标文件的保密</w:t>
      </w:r>
    </w:p>
    <w:p w14:paraId="7EE010D9">
      <w:pPr>
        <w:ind w:firstLine="411" w:firstLineChars="196"/>
        <w:rPr>
          <w:rFonts w:ascii="宋体" w:hAnsi="宋体"/>
        </w:rPr>
      </w:pPr>
      <w:r>
        <w:rPr>
          <w:rFonts w:hint="eastAsia" w:ascii="宋体" w:hAnsi="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lang w:val="en-US" w:eastAsia="zh-CN"/>
        </w:rPr>
        <w:t>投</w:t>
      </w:r>
      <w:r>
        <w:rPr>
          <w:rFonts w:hint="eastAsia" w:ascii="宋体" w:hAnsi="宋体"/>
        </w:rPr>
        <w:t>标文件自动进行加密，此加密程序确保投标文件在到达投标截止时间后才能解密查看。在加密过程中，请按照软件提示进行操作。加密界面如下图所示：</w:t>
      </w:r>
    </w:p>
    <w:p w14:paraId="557228FC">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78495C76">
      <w:pPr>
        <w:ind w:firstLine="480" w:firstLineChars="200"/>
        <w:rPr>
          <w:sz w:val="24"/>
        </w:rPr>
      </w:pPr>
    </w:p>
    <w:p w14:paraId="14FCAD37">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455D26EF">
      <w:pPr>
        <w:ind w:firstLine="411" w:firstLineChars="196"/>
        <w:rPr>
          <w:rFonts w:ascii="宋体" w:hAnsi="宋体"/>
          <w:b w:val="0"/>
        </w:rPr>
      </w:pPr>
    </w:p>
    <w:p w14:paraId="28FC1B7E">
      <w:pPr>
        <w:rPr>
          <w:rFonts w:ascii="宋体" w:hAnsi="宋体"/>
          <w:b/>
        </w:rPr>
      </w:pPr>
      <w:r>
        <w:rPr>
          <w:rFonts w:hint="eastAsia" w:ascii="黑体" w:hAnsi="宋体" w:eastAsia="黑体"/>
          <w:sz w:val="24"/>
        </w:rPr>
        <w:t>24.2若采购项目出现延期情况：</w:t>
      </w:r>
    </w:p>
    <w:p w14:paraId="62E9FF11">
      <w:pPr>
        <w:ind w:firstLine="420" w:firstLineChars="200"/>
        <w:rPr>
          <w:rFonts w:ascii="黑体" w:hAnsi="宋体" w:eastAsia="黑体"/>
          <w:b/>
          <w:sz w:val="24"/>
        </w:rPr>
      </w:pPr>
      <w:r>
        <w:rPr>
          <w:rFonts w:hint="eastAsia" w:ascii="宋体" w:hAnsi="宋体"/>
        </w:rPr>
        <w:t>如果供下载的招标文件（后缀名为. szczf）有更新，</w:t>
      </w:r>
      <w:r>
        <w:rPr>
          <w:rFonts w:hint="eastAsia" w:ascii="宋体" w:hAnsi="宋体"/>
          <w:b/>
          <w:bCs/>
        </w:rPr>
        <w:t>投标人必须重新下载招标文件、重新制作投标文件、重新加密投标文件、重新上传投标文件</w:t>
      </w:r>
      <w:r>
        <w:rPr>
          <w:rFonts w:hint="eastAsia" w:ascii="宋体" w:hAnsi="宋体"/>
        </w:rPr>
        <w:t>；如果供下载的招标文件（后缀名为. szczf）没有更新，</w:t>
      </w:r>
      <w:r>
        <w:rPr>
          <w:rFonts w:hint="eastAsia" w:ascii="宋体" w:hAnsi="宋体"/>
          <w:b/>
          <w:bCs/>
        </w:rPr>
        <w:t>投标人必须重新加密投标文件、重新上传投标文件</w:t>
      </w:r>
      <w:r>
        <w:rPr>
          <w:rFonts w:hint="eastAsia" w:ascii="宋体" w:hAnsi="宋体"/>
          <w:b w:val="0"/>
          <w:bCs w:val="0"/>
        </w:rPr>
        <w:t>（是否重新制作投标文件根据项目实际情况定）</w:t>
      </w:r>
      <w:r>
        <w:rPr>
          <w:rFonts w:hint="eastAsia" w:ascii="宋体" w:hAnsi="宋体"/>
        </w:rPr>
        <w:t>。否则，投标人自行承担投标文件无法解密导致投标无效的后果。</w:t>
      </w:r>
    </w:p>
    <w:p w14:paraId="24F1A3E7">
      <w:pPr>
        <w:rPr>
          <w:rFonts w:ascii="黑体" w:hAnsi="宋体" w:eastAsia="黑体"/>
          <w:sz w:val="24"/>
        </w:rPr>
      </w:pPr>
      <w:r>
        <w:rPr>
          <w:rFonts w:hint="eastAsia" w:ascii="黑体" w:hAnsi="宋体" w:eastAsia="黑体"/>
          <w:sz w:val="24"/>
        </w:rPr>
        <w:t>25．上传投标文件及投标截止日期</w:t>
      </w:r>
    </w:p>
    <w:p w14:paraId="20C2AF2E">
      <w:pPr>
        <w:keepNext w:val="0"/>
        <w:keepLines w:val="0"/>
        <w:pageBreakBefore w:val="0"/>
        <w:widowControl w:val="0"/>
        <w:kinsoku/>
        <w:wordWrap w:val="0"/>
        <w:overflowPunct/>
        <w:topLinePunct w:val="0"/>
        <w:autoSpaceDE/>
        <w:autoSpaceDN/>
        <w:bidi w:val="0"/>
        <w:adjustRightInd/>
        <w:snapToGrid/>
        <w:ind w:firstLine="411" w:firstLineChars="196"/>
        <w:textAlignment w:val="auto"/>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lang w:val="en-US" w:eastAsia="zh-CN"/>
        </w:rPr>
        <w:t>采购公告中的技术支持电话</w:t>
      </w:r>
      <w:r>
        <w:rPr>
          <w:rFonts w:hint="eastAsia" w:ascii="宋体" w:hAnsi="宋体"/>
        </w:rPr>
        <w:t>。如多次上传均告失败，请在投标截止时间之前携带加密后的电子投标文件送达至</w:t>
      </w:r>
      <w:r>
        <w:rPr>
          <w:rFonts w:hint="eastAsia" w:ascii="宋体" w:hAnsi="宋体"/>
          <w:b/>
          <w:bCs/>
          <w:szCs w:val="21"/>
        </w:rPr>
        <w:t>深圳公共资源交易中心（深圳交易集团有限公司政府采购业务分公司）</w:t>
      </w:r>
      <w:r>
        <w:rPr>
          <w:rFonts w:hint="eastAsia" w:ascii="宋体" w:hAnsi="宋体"/>
          <w:b/>
          <w:bCs/>
        </w:rPr>
        <w:t>（地址：深圳市南山区沙河西路3185号南山智谷A座（深圳交易集团总部大楼）3楼）</w:t>
      </w:r>
      <w:r>
        <w:rPr>
          <w:rFonts w:ascii="宋体" w:hAnsi="宋体"/>
          <w:b/>
          <w:bCs/>
        </w:rPr>
        <w:t>协助上传</w:t>
      </w:r>
      <w:r>
        <w:rPr>
          <w:rFonts w:hint="eastAsia" w:ascii="宋体" w:hAnsi="宋体"/>
          <w:b/>
          <w:bCs/>
        </w:rPr>
        <w:t>，</w:t>
      </w:r>
      <w:r>
        <w:rPr>
          <w:rFonts w:ascii="宋体" w:hAnsi="宋体"/>
          <w:b/>
          <w:bCs/>
        </w:rPr>
        <w:t>但上传过程</w:t>
      </w:r>
      <w:r>
        <w:rPr>
          <w:rFonts w:hint="eastAsia" w:ascii="宋体" w:hAnsi="宋体"/>
          <w:b/>
          <w:bCs/>
        </w:rPr>
        <w:t>中</w:t>
      </w:r>
      <w:r>
        <w:rPr>
          <w:rFonts w:ascii="宋体" w:hAnsi="宋体"/>
          <w:b/>
          <w:bCs/>
        </w:rPr>
        <w:t>投标截止时间到达仍无法上传成功的，由投标人自行负责</w:t>
      </w:r>
      <w:r>
        <w:rPr>
          <w:rFonts w:hint="eastAsia" w:ascii="宋体" w:hAnsi="宋体"/>
        </w:rPr>
        <w:t>。</w:t>
      </w:r>
    </w:p>
    <w:p w14:paraId="6CA87F8E">
      <w:pPr>
        <w:ind w:firstLine="411"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2A6070BC">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14:paraId="6B4B1754">
      <w:pPr>
        <w:ind w:firstLine="411" w:firstLineChars="196"/>
        <w:rPr>
          <w:rFonts w:ascii="宋体" w:hAnsi="宋体"/>
        </w:rPr>
      </w:pPr>
    </w:p>
    <w:p w14:paraId="5213F844">
      <w:pPr>
        <w:ind w:firstLine="411" w:firstLineChars="196"/>
        <w:rPr>
          <w:rFonts w:ascii="宋体" w:hAnsi="宋体"/>
        </w:rPr>
      </w:pPr>
    </w:p>
    <w:bookmarkEnd w:id="98"/>
    <w:p w14:paraId="6CE85510">
      <w:pPr>
        <w:rPr>
          <w:rFonts w:ascii="黑体" w:hAnsi="宋体" w:eastAsia="黑体"/>
          <w:sz w:val="24"/>
        </w:rPr>
      </w:pPr>
      <w:r>
        <w:rPr>
          <w:rFonts w:hint="eastAsia" w:ascii="黑体" w:hAnsi="宋体" w:eastAsia="黑体"/>
          <w:sz w:val="24"/>
        </w:rPr>
        <w:t>26. 样品、现场演示、方案讲解</w:t>
      </w:r>
    </w:p>
    <w:p w14:paraId="063DC016">
      <w:pPr>
        <w:ind w:firstLine="411" w:firstLineChars="196"/>
        <w:rPr>
          <w:rFonts w:ascii="宋体" w:hAnsi="宋体"/>
          <w:szCs w:val="21"/>
        </w:rPr>
      </w:pPr>
      <w:r>
        <w:rPr>
          <w:rFonts w:hint="eastAsia" w:ascii="宋体" w:hAnsi="宋体"/>
          <w:szCs w:val="21"/>
        </w:rPr>
        <w:t>26.1 样品、现场演示、方案讲解等事项在招标文件专用条款中进行规定。</w:t>
      </w:r>
    </w:p>
    <w:p w14:paraId="046C907A">
      <w:pPr>
        <w:rPr>
          <w:rFonts w:ascii="黑体" w:hAnsi="宋体" w:eastAsia="黑体"/>
          <w:sz w:val="24"/>
        </w:rPr>
      </w:pPr>
      <w:bookmarkStart w:id="99"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14:paraId="75947884">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14:paraId="18EDDDD9">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14:paraId="39307590">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14:paraId="3362E59D">
      <w:pPr>
        <w:ind w:firstLine="411" w:firstLineChars="196"/>
        <w:rPr>
          <w:rFonts w:ascii="宋体" w:hAnsi="宋体"/>
          <w:szCs w:val="21"/>
        </w:rPr>
      </w:pPr>
      <w:r>
        <w:rPr>
          <w:rFonts w:hint="eastAsia" w:ascii="宋体" w:hAnsi="宋体"/>
          <w:szCs w:val="21"/>
        </w:rPr>
        <w:t>27.4政府集中采购机构不退还投标文件，专用条款另有规定的除外。</w:t>
      </w:r>
    </w:p>
    <w:bookmarkEnd w:id="99"/>
    <w:p w14:paraId="0C8B54C8">
      <w:pPr>
        <w:pStyle w:val="6"/>
        <w:numPr>
          <w:ilvl w:val="0"/>
          <w:numId w:val="18"/>
        </w:numPr>
        <w:spacing w:before="120" w:beforeLines="50" w:after="120" w:afterLines="50"/>
        <w:ind w:left="562" w:hanging="562"/>
        <w:rPr>
          <w:sz w:val="28"/>
          <w:szCs w:val="28"/>
        </w:rPr>
      </w:pPr>
      <w:r>
        <w:rPr>
          <w:rFonts w:hint="eastAsia"/>
          <w:sz w:val="28"/>
          <w:szCs w:val="28"/>
        </w:rPr>
        <w:t>开标</w:t>
      </w:r>
    </w:p>
    <w:p w14:paraId="40F4E550">
      <w:pPr>
        <w:rPr>
          <w:rFonts w:ascii="黑体" w:hAnsi="宋体" w:eastAsia="黑体"/>
          <w:sz w:val="24"/>
        </w:rPr>
      </w:pPr>
      <w:r>
        <w:rPr>
          <w:rFonts w:hint="eastAsia" w:ascii="黑体" w:hAnsi="宋体" w:eastAsia="黑体"/>
          <w:sz w:val="24"/>
        </w:rPr>
        <w:t>28．开标</w:t>
      </w:r>
    </w:p>
    <w:p w14:paraId="0AD4A5A2">
      <w:pPr>
        <w:ind w:firstLine="359" w:firstLineChars="171"/>
        <w:rPr>
          <w:rFonts w:ascii="宋体" w:hAnsi="宋体"/>
          <w:szCs w:val="21"/>
        </w:rPr>
      </w:pPr>
      <w:r>
        <w:rPr>
          <w:rFonts w:ascii="宋体" w:hAnsi="宋体"/>
          <w:szCs w:val="21"/>
        </w:rPr>
        <w:t>2</w:t>
      </w:r>
      <w:r>
        <w:rPr>
          <w:rFonts w:hint="eastAsia" w:ascii="宋体" w:hAnsi="宋体"/>
          <w:szCs w:val="21"/>
        </w:rPr>
        <w:t>8</w:t>
      </w:r>
      <w:r>
        <w:rPr>
          <w:rFonts w:ascii="宋体" w:hAnsi="宋体"/>
          <w:szCs w:val="21"/>
        </w:rPr>
        <w:t>.</w:t>
      </w:r>
      <w:r>
        <w:rPr>
          <w:rFonts w:hint="eastAsia" w:ascii="宋体" w:hAnsi="宋体"/>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1BF5F479">
      <w:pPr>
        <w:ind w:firstLine="315" w:firstLineChars="150"/>
        <w:rPr>
          <w:rFonts w:ascii="宋体" w:hAnsi="宋体"/>
          <w:szCs w:val="21"/>
        </w:rPr>
      </w:pPr>
      <w:r>
        <w:rPr>
          <w:rFonts w:hint="eastAsia" w:ascii="宋体" w:hAnsi="宋体"/>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4887B674">
      <w:pPr>
        <w:ind w:firstLine="315" w:firstLineChars="150"/>
        <w:rPr>
          <w:rFonts w:ascii="宋体" w:hAnsi="宋体"/>
          <w:szCs w:val="21"/>
        </w:rPr>
      </w:pPr>
    </w:p>
    <w:p w14:paraId="473414A7">
      <w:pPr>
        <w:pStyle w:val="6"/>
        <w:numPr>
          <w:ilvl w:val="0"/>
          <w:numId w:val="18"/>
        </w:numPr>
        <w:spacing w:before="120" w:beforeLines="50" w:after="120" w:afterLines="50"/>
        <w:ind w:left="562" w:hanging="562"/>
        <w:rPr>
          <w:sz w:val="28"/>
          <w:szCs w:val="28"/>
        </w:rPr>
      </w:pPr>
      <w:r>
        <w:rPr>
          <w:rFonts w:hint="eastAsia"/>
          <w:sz w:val="28"/>
          <w:szCs w:val="28"/>
        </w:rPr>
        <w:t>评审要求</w:t>
      </w:r>
    </w:p>
    <w:p w14:paraId="439F38E5">
      <w:pPr>
        <w:rPr>
          <w:rFonts w:ascii="黑体" w:hAnsi="宋体" w:eastAsia="黑体"/>
          <w:sz w:val="24"/>
        </w:rPr>
      </w:pPr>
      <w:r>
        <w:rPr>
          <w:rFonts w:hint="eastAsia" w:ascii="黑体" w:hAnsi="宋体" w:eastAsia="黑体"/>
          <w:sz w:val="24"/>
        </w:rPr>
        <w:t>29．评审委员会组成</w:t>
      </w:r>
    </w:p>
    <w:p w14:paraId="631F2D6F">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14:paraId="7EF67BA4">
      <w:pPr>
        <w:ind w:firstLine="411" w:firstLineChars="196"/>
        <w:rPr>
          <w:rFonts w:hint="eastAsia" w:ascii="宋体" w:hAnsi="宋体"/>
        </w:rPr>
      </w:pPr>
      <w:bookmarkStart w:id="100"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100"/>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从深圳市政府采购评审专家库中随机抽取。采购人代表须持本单位签发的《评审授权书》参加评审。</w:t>
      </w:r>
    </w:p>
    <w:p w14:paraId="083C2D9C">
      <w:pPr>
        <w:pStyle w:val="2"/>
        <w:ind w:firstLine="422" w:firstLineChars="200"/>
        <w:rPr>
          <w:rFonts w:hint="eastAsia" w:ascii="宋体" w:hAnsi="宋体" w:eastAsia="宋体" w:cs="Times New Roman"/>
          <w:b/>
          <w:bCs/>
          <w:color w:val="FF0000"/>
          <w:kern w:val="2"/>
          <w:sz w:val="21"/>
          <w:szCs w:val="24"/>
          <w:lang w:val="en-US" w:eastAsia="zh-CN" w:bidi="ar-SA"/>
        </w:rPr>
      </w:pPr>
      <w:r>
        <w:rPr>
          <w:rFonts w:hint="eastAsia" w:ascii="宋体" w:hAnsi="宋体" w:eastAsia="宋体" w:cs="Times New Roman"/>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14:paraId="32D12DD1">
      <w:pPr>
        <w:ind w:firstLine="411" w:firstLineChars="196"/>
        <w:rPr>
          <w:rFonts w:ascii="宋体" w:hAnsi="宋体"/>
        </w:rPr>
      </w:pPr>
      <w:r>
        <w:rPr>
          <w:rFonts w:hint="eastAsia" w:ascii="宋体" w:hAnsi="宋体"/>
        </w:rPr>
        <w:t>29.2评审定标应当遵循公平、公正、科学、择优的原则。</w:t>
      </w:r>
    </w:p>
    <w:p w14:paraId="1BAEC2C5">
      <w:pPr>
        <w:ind w:firstLine="411" w:firstLineChars="196"/>
        <w:rPr>
          <w:rFonts w:ascii="宋体" w:hAnsi="宋体"/>
        </w:rPr>
      </w:pPr>
      <w:r>
        <w:rPr>
          <w:rFonts w:hint="eastAsia" w:ascii="宋体" w:hAnsi="宋体"/>
        </w:rPr>
        <w:t>29.3评审活动依法进行，任何单位和个人不得非法干预评标过程和结果。</w:t>
      </w:r>
    </w:p>
    <w:p w14:paraId="19C27C76">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14:paraId="3C171D95">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14:paraId="0A2DF89D">
      <w:pPr>
        <w:rPr>
          <w:rFonts w:ascii="黑体" w:hAnsi="宋体" w:eastAsia="黑体"/>
          <w:sz w:val="24"/>
        </w:rPr>
      </w:pPr>
      <w:r>
        <w:rPr>
          <w:rFonts w:hint="eastAsia" w:ascii="黑体" w:hAnsi="宋体" w:eastAsia="黑体"/>
          <w:sz w:val="24"/>
        </w:rPr>
        <w:t>30．向评审委员会提供的资料</w:t>
      </w:r>
    </w:p>
    <w:p w14:paraId="29F6E104">
      <w:pPr>
        <w:ind w:firstLine="411" w:firstLineChars="196"/>
        <w:rPr>
          <w:rFonts w:ascii="宋体" w:hAnsi="宋体"/>
        </w:rPr>
      </w:pPr>
      <w:r>
        <w:rPr>
          <w:rFonts w:hint="eastAsia" w:ascii="宋体" w:hAnsi="宋体"/>
        </w:rPr>
        <w:t>30.1公开发布的招标文件，包括图纸、服务清单、答疑文件等；</w:t>
      </w:r>
    </w:p>
    <w:p w14:paraId="0898564B">
      <w:pPr>
        <w:ind w:firstLine="411" w:firstLineChars="196"/>
        <w:rPr>
          <w:rFonts w:ascii="宋体" w:hAnsi="宋体"/>
        </w:rPr>
      </w:pPr>
      <w:r>
        <w:rPr>
          <w:rFonts w:hint="eastAsia" w:ascii="宋体" w:hAnsi="宋体"/>
        </w:rPr>
        <w:t>30.2其他评标必须的资料。</w:t>
      </w:r>
    </w:p>
    <w:p w14:paraId="54F6303C">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14:paraId="5BA7EB88">
      <w:pPr>
        <w:ind w:firstLine="411" w:firstLineChars="196"/>
        <w:rPr>
          <w:rFonts w:ascii="宋体" w:hAnsi="宋体"/>
        </w:rPr>
      </w:pPr>
      <w:r>
        <w:rPr>
          <w:rFonts w:hint="eastAsia" w:ascii="宋体" w:hAnsi="宋体"/>
        </w:rPr>
        <w:t>（1）招标的目的；</w:t>
      </w:r>
    </w:p>
    <w:p w14:paraId="07D10362">
      <w:pPr>
        <w:ind w:firstLine="411" w:firstLineChars="196"/>
        <w:rPr>
          <w:rFonts w:ascii="宋体" w:hAnsi="宋体"/>
        </w:rPr>
      </w:pPr>
      <w:r>
        <w:rPr>
          <w:rFonts w:hint="eastAsia" w:ascii="宋体" w:hAnsi="宋体"/>
        </w:rPr>
        <w:t>（2）招标项目需求的范围和性质；</w:t>
      </w:r>
    </w:p>
    <w:p w14:paraId="6E8229A0">
      <w:pPr>
        <w:ind w:firstLine="411" w:firstLineChars="196"/>
        <w:rPr>
          <w:rFonts w:ascii="宋体" w:hAnsi="宋体"/>
        </w:rPr>
      </w:pPr>
      <w:r>
        <w:rPr>
          <w:rFonts w:hint="eastAsia" w:ascii="宋体" w:hAnsi="宋体"/>
        </w:rPr>
        <w:t>（3）招标文件规定的投标人的资格、财政预算限额、商务条款；</w:t>
      </w:r>
    </w:p>
    <w:p w14:paraId="2A00D2F2">
      <w:pPr>
        <w:ind w:firstLine="411" w:firstLineChars="196"/>
        <w:rPr>
          <w:rFonts w:ascii="宋体" w:hAnsi="宋体"/>
        </w:rPr>
      </w:pPr>
      <w:r>
        <w:rPr>
          <w:rFonts w:hint="eastAsia" w:ascii="宋体" w:hAnsi="宋体"/>
        </w:rPr>
        <w:t>（4）招标文件规定的评标程序、评标方法和评标因素；</w:t>
      </w:r>
    </w:p>
    <w:p w14:paraId="0CD8E8FC">
      <w:pPr>
        <w:ind w:firstLine="411" w:firstLineChars="196"/>
        <w:rPr>
          <w:rFonts w:ascii="宋体" w:hAnsi="宋体"/>
        </w:rPr>
      </w:pPr>
      <w:r>
        <w:rPr>
          <w:rFonts w:hint="eastAsia" w:ascii="宋体" w:hAnsi="宋体"/>
        </w:rPr>
        <w:t>（5）招标文件所列示的资格性审查表及符合性审查表。</w:t>
      </w:r>
    </w:p>
    <w:p w14:paraId="22DE854A">
      <w:pPr>
        <w:rPr>
          <w:rFonts w:ascii="黑体" w:hAnsi="宋体" w:eastAsia="黑体"/>
          <w:sz w:val="24"/>
        </w:rPr>
      </w:pPr>
      <w:r>
        <w:rPr>
          <w:rFonts w:hint="eastAsia" w:ascii="黑体" w:hAnsi="宋体" w:eastAsia="黑体"/>
          <w:sz w:val="24"/>
        </w:rPr>
        <w:t>31．独立评审</w:t>
      </w:r>
    </w:p>
    <w:p w14:paraId="57CA84F5">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14:paraId="2AE44E0E">
      <w:pPr>
        <w:ind w:firstLine="411" w:firstLineChars="196"/>
        <w:rPr>
          <w:rFonts w:ascii="宋体" w:hAnsi="宋体"/>
          <w:bCs/>
          <w:szCs w:val="21"/>
        </w:rPr>
      </w:pPr>
    </w:p>
    <w:p w14:paraId="1585D7CE">
      <w:pPr>
        <w:pStyle w:val="6"/>
        <w:numPr>
          <w:ilvl w:val="0"/>
          <w:numId w:val="18"/>
        </w:numPr>
        <w:spacing w:before="120" w:beforeLines="50" w:after="120" w:afterLines="50"/>
        <w:ind w:left="562" w:hanging="562"/>
        <w:rPr>
          <w:sz w:val="28"/>
          <w:szCs w:val="28"/>
        </w:rPr>
      </w:pPr>
      <w:r>
        <w:rPr>
          <w:rFonts w:hint="eastAsia"/>
          <w:sz w:val="28"/>
          <w:szCs w:val="28"/>
        </w:rPr>
        <w:t>评审程序及评审方法</w:t>
      </w:r>
    </w:p>
    <w:p w14:paraId="70662CFC">
      <w:pPr>
        <w:rPr>
          <w:rFonts w:ascii="黑体" w:hAnsi="宋体" w:eastAsia="黑体"/>
          <w:sz w:val="24"/>
        </w:rPr>
      </w:pPr>
      <w:r>
        <w:rPr>
          <w:rFonts w:hint="eastAsia" w:ascii="黑体" w:hAnsi="宋体" w:eastAsia="黑体"/>
          <w:sz w:val="24"/>
        </w:rPr>
        <w:t>32．投标文件初审</w:t>
      </w:r>
    </w:p>
    <w:p w14:paraId="70ACAB74">
      <w:pPr>
        <w:ind w:firstLine="411" w:firstLineChars="196"/>
        <w:rPr>
          <w:rFonts w:ascii="宋体" w:hAnsi="宋体"/>
        </w:rPr>
      </w:pPr>
      <w:r>
        <w:rPr>
          <w:rFonts w:hint="eastAsia" w:ascii="宋体" w:hAnsi="宋体"/>
        </w:rPr>
        <w:t>32.1投标文件初审包括资格性审查和符合性审查。</w:t>
      </w:r>
    </w:p>
    <w:p w14:paraId="204D7949">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14:paraId="2B1968C2">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14:paraId="7A26C027">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14:paraId="20CD63CA">
      <w:pPr>
        <w:ind w:firstLine="411" w:firstLineChars="196"/>
        <w:rPr>
          <w:rFonts w:ascii="宋体" w:hAnsi="宋体"/>
          <w:bCs/>
        </w:rPr>
      </w:pPr>
      <w:r>
        <w:rPr>
          <w:rFonts w:hint="eastAsia" w:ascii="宋体" w:hAnsi="宋体"/>
          <w:bCs/>
        </w:rPr>
        <w:t>32.3 投标文件初审中关于供应商家数的计算:</w:t>
      </w:r>
    </w:p>
    <w:p w14:paraId="193B873F">
      <w:pPr>
        <w:ind w:firstLine="411" w:firstLineChars="196"/>
        <w:rPr>
          <w:rFonts w:ascii="宋体" w:hAnsi="宋体"/>
          <w:bCs/>
        </w:rPr>
      </w:pPr>
      <w:r>
        <w:rPr>
          <w:rFonts w:hint="eastAsia" w:ascii="宋体" w:hAnsi="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286C6418">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14:paraId="0F76A62A">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14:paraId="2D9FB316">
      <w:pPr>
        <w:ind w:firstLine="411" w:firstLineChars="196"/>
        <w:rPr>
          <w:rFonts w:ascii="宋体" w:hAnsi="宋体"/>
        </w:rPr>
      </w:pPr>
      <w:r>
        <w:rPr>
          <w:rFonts w:hint="eastAsia" w:ascii="宋体" w:hAnsi="宋体"/>
        </w:rPr>
        <w:t>32.4投标人投标文件作无效处理的情形，具体包括但不限于以下：</w:t>
      </w:r>
    </w:p>
    <w:p w14:paraId="7C76B0FA">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14:paraId="3BCAC9F8">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14:paraId="158A7927">
      <w:pPr>
        <w:ind w:firstLine="411" w:firstLineChars="196"/>
        <w:rPr>
          <w:rFonts w:ascii="宋体" w:hAnsi="宋体"/>
        </w:rPr>
      </w:pPr>
      <w:r>
        <w:rPr>
          <w:rFonts w:hint="eastAsia" w:ascii="宋体" w:hAnsi="宋体"/>
        </w:rPr>
        <w:t>32.4.3不同投标人的投标文件载明的项目管理成员或者联系人员为同一人；</w:t>
      </w:r>
    </w:p>
    <w:p w14:paraId="44E44039">
      <w:pPr>
        <w:ind w:firstLine="411" w:firstLineChars="196"/>
        <w:rPr>
          <w:rFonts w:ascii="宋体" w:hAnsi="宋体"/>
        </w:rPr>
      </w:pPr>
      <w:r>
        <w:rPr>
          <w:rFonts w:hint="eastAsia" w:ascii="宋体" w:hAnsi="宋体"/>
        </w:rPr>
        <w:t>32.4.4不同投标人的投标文件异常一致或者投标报价呈规律性差异；</w:t>
      </w:r>
    </w:p>
    <w:p w14:paraId="534FCCE2">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14:paraId="701397F7">
      <w:pPr>
        <w:ind w:firstLine="411" w:firstLineChars="196"/>
        <w:rPr>
          <w:rFonts w:ascii="宋体" w:hAnsi="宋体"/>
        </w:rPr>
      </w:pPr>
      <w:r>
        <w:rPr>
          <w:rFonts w:hint="eastAsia" w:ascii="宋体" w:hAnsi="宋体"/>
        </w:rPr>
        <w:t>32.4.6投标供应商之间相互约定给予未中标的供应商利益补偿；</w:t>
      </w:r>
    </w:p>
    <w:p w14:paraId="2CCB6E65">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14:paraId="5C8C7DF1">
      <w:pPr>
        <w:ind w:firstLine="411" w:firstLineChars="196"/>
        <w:rPr>
          <w:rFonts w:ascii="宋体" w:hAnsi="宋体"/>
        </w:rPr>
      </w:pPr>
      <w:r>
        <w:rPr>
          <w:rFonts w:hint="eastAsia" w:ascii="宋体" w:hAnsi="宋体"/>
        </w:rPr>
        <w:t>32.4.8不同投标供应商的投标文件内容存在非正常一致；</w:t>
      </w:r>
    </w:p>
    <w:p w14:paraId="1BE6C3A6">
      <w:pPr>
        <w:ind w:firstLine="411" w:firstLineChars="196"/>
        <w:rPr>
          <w:rFonts w:ascii="宋体" w:hAnsi="宋体"/>
        </w:rPr>
      </w:pPr>
      <w:r>
        <w:rPr>
          <w:rFonts w:hint="eastAsia" w:ascii="宋体" w:hAnsi="宋体"/>
        </w:rPr>
        <w:t>32.4.9在同一单位工作人员为两家以上（含两家）供应商进行同一项投标活动；</w:t>
      </w:r>
    </w:p>
    <w:p w14:paraId="7246E065">
      <w:pPr>
        <w:ind w:firstLine="411" w:firstLineChars="196"/>
        <w:rPr>
          <w:rFonts w:ascii="宋体" w:hAnsi="宋体"/>
        </w:rPr>
      </w:pPr>
      <w:r>
        <w:rPr>
          <w:rFonts w:hint="eastAsia" w:ascii="宋体" w:hAnsi="宋体"/>
        </w:rPr>
        <w:t>32.4.10主管部门依照法律、法规认定的其他情形。</w:t>
      </w:r>
    </w:p>
    <w:p w14:paraId="2D0F57E6">
      <w:pPr>
        <w:rPr>
          <w:rFonts w:hint="eastAsia" w:ascii="宋体" w:hAnsi="宋体"/>
        </w:rPr>
      </w:pPr>
      <w:r>
        <w:rPr>
          <w:rFonts w:hint="eastAsia" w:ascii="宋体" w:hAnsi="宋体"/>
        </w:rPr>
        <w:t>32.5对不属于《资格性审查表》和《符合性审查表》所列的其他情形，除专用条款另有规定和32.4条款所列情形外，不得作为投标无效的理由。</w:t>
      </w:r>
    </w:p>
    <w:p w14:paraId="57406872">
      <w:pPr>
        <w:rPr>
          <w:rFonts w:ascii="黑体" w:hAnsi="宋体" w:eastAsia="黑体"/>
          <w:sz w:val="24"/>
        </w:rPr>
      </w:pPr>
      <w:r>
        <w:rPr>
          <w:rFonts w:hint="eastAsia" w:ascii="黑体" w:hAnsi="宋体" w:eastAsia="黑体"/>
          <w:sz w:val="24"/>
        </w:rPr>
        <w:t>33．澄清有关问题</w:t>
      </w:r>
    </w:p>
    <w:p w14:paraId="134C6E24">
      <w:pPr>
        <w:ind w:firstLine="411" w:firstLineChars="196"/>
        <w:rPr>
          <w:rFonts w:ascii="宋体" w:hAnsi="宋体"/>
        </w:rPr>
      </w:pPr>
      <w:bookmarkStart w:id="101"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101"/>
    </w:p>
    <w:p w14:paraId="1EA2B50F">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47267F10">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14:paraId="2CC8A4A3">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3236DB38">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14:paraId="04CCE90C">
      <w:pPr>
        <w:rPr>
          <w:rFonts w:ascii="黑体" w:hAnsi="宋体" w:eastAsia="黑体"/>
          <w:sz w:val="24"/>
        </w:rPr>
      </w:pPr>
      <w:bookmarkStart w:id="102" w:name="_Toc73521669"/>
      <w:bookmarkStart w:id="103" w:name="_Toc73518151"/>
      <w:bookmarkStart w:id="104" w:name="_Toc73521581"/>
      <w:bookmarkStart w:id="105" w:name="_Toc100052400"/>
      <w:bookmarkStart w:id="106" w:name="_Toc73517673"/>
      <w:r>
        <w:rPr>
          <w:rFonts w:hint="eastAsia" w:ascii="黑体" w:hAnsi="宋体" w:eastAsia="黑体"/>
          <w:sz w:val="24"/>
        </w:rPr>
        <w:t>34．错误的修正</w:t>
      </w:r>
      <w:bookmarkEnd w:id="102"/>
      <w:bookmarkEnd w:id="103"/>
      <w:bookmarkEnd w:id="104"/>
      <w:bookmarkEnd w:id="105"/>
      <w:bookmarkEnd w:id="106"/>
    </w:p>
    <w:p w14:paraId="03ED6308">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14:paraId="60792D16">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14:paraId="7E2318DD">
      <w:pPr>
        <w:ind w:firstLine="411" w:firstLineChars="196"/>
        <w:rPr>
          <w:rFonts w:ascii="宋体" w:hAnsi="宋体"/>
          <w:szCs w:val="21"/>
        </w:rPr>
      </w:pPr>
      <w:r>
        <w:rPr>
          <w:rFonts w:hint="eastAsia" w:ascii="宋体" w:hAnsi="宋体"/>
          <w:szCs w:val="21"/>
        </w:rPr>
        <w:t>34.2大写金额和小写金额不一致的，以大写金额为准；</w:t>
      </w:r>
    </w:p>
    <w:p w14:paraId="1D9F6D1A">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14:paraId="47B55128">
      <w:pPr>
        <w:ind w:firstLine="411" w:firstLineChars="196"/>
        <w:rPr>
          <w:rFonts w:ascii="宋体" w:hAnsi="宋体"/>
          <w:szCs w:val="21"/>
        </w:rPr>
      </w:pPr>
      <w:r>
        <w:rPr>
          <w:rFonts w:hint="eastAsia" w:ascii="宋体" w:hAnsi="宋体"/>
          <w:szCs w:val="21"/>
        </w:rPr>
        <w:t>34.4总价金额与按单价汇总金额不一致的，以单价金额计算结果为准。</w:t>
      </w:r>
    </w:p>
    <w:p w14:paraId="70E62C1E">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14:paraId="1397A188">
      <w:pPr>
        <w:rPr>
          <w:rFonts w:ascii="黑体" w:hAnsi="宋体" w:eastAsia="黑体"/>
          <w:sz w:val="24"/>
        </w:rPr>
      </w:pPr>
      <w:r>
        <w:rPr>
          <w:rFonts w:hint="eastAsia" w:ascii="黑体" w:hAnsi="宋体" w:eastAsia="黑体"/>
          <w:sz w:val="24"/>
        </w:rPr>
        <w:t>35．投标文件的比较与评价</w:t>
      </w:r>
    </w:p>
    <w:p w14:paraId="16BDD9C7">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57C22112">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14:paraId="598494F6">
      <w:pPr>
        <w:rPr>
          <w:rFonts w:ascii="黑体" w:hAnsi="宋体" w:eastAsia="黑体"/>
          <w:sz w:val="24"/>
        </w:rPr>
      </w:pPr>
      <w:r>
        <w:rPr>
          <w:rFonts w:hint="eastAsia" w:ascii="黑体" w:hAnsi="宋体" w:eastAsia="黑体"/>
          <w:sz w:val="24"/>
        </w:rPr>
        <w:t>36. 实地考察</w:t>
      </w:r>
    </w:p>
    <w:p w14:paraId="383EC6AF">
      <w:pPr>
        <w:ind w:firstLine="411" w:firstLineChars="196"/>
        <w:rPr>
          <w:rFonts w:ascii="宋体" w:hAnsi="宋体"/>
          <w:szCs w:val="21"/>
        </w:rPr>
      </w:pPr>
      <w:r>
        <w:rPr>
          <w:rFonts w:hint="eastAsia" w:ascii="宋体" w:hAnsi="宋体"/>
          <w:szCs w:val="21"/>
        </w:rPr>
        <w:t>36.1</w:t>
      </w:r>
      <w:r>
        <w:rPr>
          <w:rFonts w:hint="eastAsia" w:ascii="宋体" w:hAnsi="宋体"/>
          <w:szCs w:val="21"/>
          <w:lang w:val="en-US" w:eastAsia="zh-CN"/>
        </w:rPr>
        <w:t>在评审期间，评审委员会根据招标文件规定（详见“一、对通用条款的补充内容”），有权对本项目的投标人开展实地考察，投标人需时刻做好接收实地考察的准备。</w:t>
      </w:r>
    </w:p>
    <w:p w14:paraId="502508E6">
      <w:pPr>
        <w:rPr>
          <w:rFonts w:ascii="黑体" w:hAnsi="宋体" w:eastAsia="黑体"/>
          <w:sz w:val="24"/>
        </w:rPr>
      </w:pPr>
      <w:r>
        <w:rPr>
          <w:rFonts w:hint="eastAsia" w:ascii="黑体" w:hAnsi="宋体" w:eastAsia="黑体"/>
          <w:sz w:val="24"/>
        </w:rPr>
        <w:t>37．评审方法</w:t>
      </w:r>
    </w:p>
    <w:p w14:paraId="5ADAC8BC">
      <w:pPr>
        <w:ind w:firstLine="413" w:firstLineChars="196"/>
        <w:rPr>
          <w:rFonts w:ascii="宋体" w:hAnsi="宋体"/>
          <w:b/>
          <w:bCs/>
          <w:szCs w:val="21"/>
        </w:rPr>
      </w:pPr>
      <w:r>
        <w:rPr>
          <w:rFonts w:hint="eastAsia" w:ascii="宋体" w:hAnsi="宋体"/>
          <w:b/>
          <w:bCs/>
          <w:szCs w:val="21"/>
        </w:rPr>
        <w:t>37.1.1最低价法</w:t>
      </w:r>
    </w:p>
    <w:p w14:paraId="3CB19C95">
      <w:pPr>
        <w:ind w:firstLine="411" w:firstLineChars="196"/>
        <w:rPr>
          <w:rFonts w:hint="eastAsia" w:ascii="ˎ̥" w:hAnsi="ˎ̥"/>
          <w:lang w:eastAsia="zh-CN"/>
        </w:rPr>
      </w:pPr>
      <w:bookmarkStart w:id="107" w:name="_Hlk72438142"/>
      <w:r>
        <w:rPr>
          <w:rFonts w:ascii="ˎ̥" w:hAnsi="ˎ̥"/>
        </w:rPr>
        <w:t>最低价法，</w:t>
      </w:r>
      <w:r>
        <w:rPr>
          <w:rFonts w:hint="eastAsia" w:ascii="ˎ̥" w:hAnsi="ˎ̥"/>
        </w:rPr>
        <w:t>是指投标文件满足招标文件全部实质性要求，且投标报价最低的投标人为中标候选人的评标方法</w:t>
      </w:r>
      <w:r>
        <w:rPr>
          <w:rFonts w:hint="eastAsia" w:ascii="ˎ̥" w:hAnsi="ˎ̥"/>
          <w:lang w:eastAsia="zh-CN"/>
        </w:rPr>
        <w:t>。</w:t>
      </w:r>
    </w:p>
    <w:p w14:paraId="127F9162">
      <w:pPr>
        <w:ind w:firstLine="411" w:firstLineChars="196"/>
        <w:rPr>
          <w:rFonts w:hint="eastAsia" w:ascii="ˎ̥" w:hAnsi="ˎ̥" w:eastAsia="宋体"/>
          <w:lang w:eastAsia="zh-CN"/>
        </w:rPr>
      </w:pPr>
      <w:r>
        <w:rPr>
          <w:rFonts w:hint="eastAsia" w:ascii="ˎ̥" w:hAnsi="ˎ̥"/>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14:paraId="79BC0C54">
      <w:pPr>
        <w:ind w:firstLine="413" w:firstLineChars="196"/>
        <w:rPr>
          <w:rFonts w:ascii="宋体" w:hAnsi="宋体"/>
          <w:b/>
          <w:bCs/>
          <w:szCs w:val="21"/>
        </w:rPr>
      </w:pPr>
      <w:r>
        <w:rPr>
          <w:rFonts w:hint="eastAsia" w:ascii="宋体" w:hAnsi="宋体"/>
          <w:b/>
          <w:bCs/>
          <w:szCs w:val="21"/>
        </w:rPr>
        <w:t>37.1.2综合评分法</w:t>
      </w:r>
    </w:p>
    <w:p w14:paraId="4040A339">
      <w:pPr>
        <w:ind w:firstLine="411" w:firstLineChars="196"/>
        <w:rPr>
          <w:rFonts w:hint="eastAsia" w:ascii="ˎ̥" w:hAnsi="ˎ̥"/>
          <w:lang w:eastAsia="zh-CN"/>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107"/>
      <w:r>
        <w:rPr>
          <w:rFonts w:hint="eastAsia" w:ascii="ˎ̥" w:hAnsi="ˎ̥"/>
          <w:lang w:eastAsia="zh-CN"/>
        </w:rPr>
        <w:t>。</w:t>
      </w:r>
    </w:p>
    <w:p w14:paraId="467BE62E">
      <w:pPr>
        <w:ind w:firstLine="411" w:firstLineChars="196"/>
        <w:rPr>
          <w:rFonts w:hint="eastAsia" w:ascii="ˎ̥" w:hAnsi="ˎ̥"/>
          <w:lang w:eastAsia="zh-CN"/>
        </w:rPr>
      </w:pPr>
      <w:r>
        <w:rPr>
          <w:rFonts w:hint="eastAsia" w:ascii="ˎ̥" w:hAnsi="ˎ̥"/>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14:paraId="2D26FDD3">
      <w:pPr>
        <w:ind w:firstLine="413" w:firstLineChars="196"/>
        <w:rPr>
          <w:rFonts w:ascii="宋体" w:hAnsi="宋体"/>
          <w:b/>
          <w:bCs/>
          <w:szCs w:val="21"/>
        </w:rPr>
      </w:pPr>
      <w:r>
        <w:rPr>
          <w:rFonts w:hint="eastAsia" w:ascii="宋体" w:hAnsi="宋体"/>
          <w:b/>
          <w:bCs/>
          <w:szCs w:val="21"/>
        </w:rPr>
        <w:t>37.2本项目采用的评审方法见本项目招标文件第一册“专用条款”的相关内容。</w:t>
      </w:r>
    </w:p>
    <w:p w14:paraId="70EC3EE9">
      <w:pPr>
        <w:ind w:firstLine="413" w:firstLineChars="196"/>
        <w:rPr>
          <w:rFonts w:ascii="宋体" w:hAnsi="宋体"/>
          <w:b/>
          <w:bCs/>
          <w:szCs w:val="21"/>
        </w:rPr>
      </w:pPr>
      <w:r>
        <w:rPr>
          <w:rFonts w:hint="eastAsia" w:ascii="宋体" w:hAnsi="宋体"/>
          <w:b/>
          <w:bCs/>
          <w:szCs w:val="21"/>
        </w:rPr>
        <w:t>37.3重新评审的情形</w:t>
      </w:r>
    </w:p>
    <w:p w14:paraId="3FF51017">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14:paraId="0571D570">
      <w:pPr>
        <w:ind w:firstLine="411" w:firstLineChars="196"/>
        <w:rPr>
          <w:rFonts w:ascii="宋体" w:hAnsi="宋体" w:cs="宋体"/>
          <w:kern w:val="0"/>
          <w:szCs w:val="21"/>
        </w:rPr>
      </w:pPr>
      <w:r>
        <w:rPr>
          <w:rFonts w:hint="eastAsia" w:ascii="宋体" w:hAnsi="宋体" w:cs="宋体"/>
          <w:kern w:val="0"/>
          <w:szCs w:val="21"/>
        </w:rPr>
        <w:t>37.3.1分值汇总计算错误的；</w:t>
      </w:r>
    </w:p>
    <w:p w14:paraId="375AF888">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14:paraId="1CA49744">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14:paraId="56011220">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14:paraId="003F4F8B">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0556D918">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14:paraId="533AD4D3">
      <w:pPr>
        <w:ind w:firstLine="413" w:firstLineChars="196"/>
        <w:rPr>
          <w:rFonts w:ascii="宋体" w:hAnsi="宋体"/>
          <w:b/>
          <w:bCs/>
          <w:szCs w:val="21"/>
        </w:rPr>
      </w:pPr>
      <w:r>
        <w:rPr>
          <w:rFonts w:hint="eastAsia" w:ascii="宋体" w:hAnsi="宋体"/>
          <w:b/>
          <w:bCs/>
          <w:szCs w:val="21"/>
        </w:rPr>
        <w:t>37.4重新组建评审委员会的情形</w:t>
      </w:r>
    </w:p>
    <w:p w14:paraId="6F8F92DB">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14:paraId="4A1AC3E1">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14:paraId="4550026D">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14:paraId="6F382F14">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14:paraId="75A9D25C">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14:paraId="58C25E23">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14:paraId="3C8CD05B">
      <w:pPr>
        <w:ind w:firstLine="411" w:firstLineChars="196"/>
        <w:rPr>
          <w:rFonts w:ascii="宋体" w:hAnsi="宋体"/>
          <w:szCs w:val="21"/>
        </w:rPr>
      </w:pPr>
    </w:p>
    <w:p w14:paraId="005B8700">
      <w:pPr>
        <w:pStyle w:val="6"/>
        <w:numPr>
          <w:ilvl w:val="0"/>
          <w:numId w:val="18"/>
        </w:numPr>
        <w:spacing w:before="120" w:beforeLines="50" w:after="120" w:afterLines="50"/>
        <w:ind w:left="562" w:hanging="562"/>
        <w:rPr>
          <w:sz w:val="28"/>
          <w:szCs w:val="28"/>
        </w:rPr>
      </w:pPr>
      <w:r>
        <w:rPr>
          <w:rFonts w:hint="eastAsia"/>
          <w:sz w:val="28"/>
          <w:szCs w:val="28"/>
        </w:rPr>
        <w:t>定标及公示</w:t>
      </w:r>
    </w:p>
    <w:p w14:paraId="6080FC64">
      <w:pPr>
        <w:rPr>
          <w:rFonts w:ascii="黑体" w:hAnsi="宋体" w:eastAsia="黑体"/>
          <w:sz w:val="24"/>
        </w:rPr>
      </w:pPr>
      <w:r>
        <w:rPr>
          <w:rFonts w:hint="eastAsia" w:ascii="黑体" w:hAnsi="宋体" w:eastAsia="黑体"/>
          <w:sz w:val="24"/>
        </w:rPr>
        <w:t>38．定标方法</w:t>
      </w:r>
    </w:p>
    <w:p w14:paraId="61755F4F">
      <w:pPr>
        <w:ind w:firstLine="411" w:firstLineChars="196"/>
        <w:rPr>
          <w:rFonts w:ascii="宋体" w:hAnsi="宋体"/>
          <w:szCs w:val="21"/>
        </w:rPr>
      </w:pPr>
      <w:bookmarkStart w:id="108" w:name="_Hlk73782795"/>
      <w:r>
        <w:rPr>
          <w:rFonts w:hint="eastAsia" w:ascii="宋体" w:hAnsi="宋体"/>
          <w:szCs w:val="21"/>
        </w:rPr>
        <w:t>38.1非评定分离项目定标方法</w:t>
      </w:r>
    </w:p>
    <w:p w14:paraId="6CE65929">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14:paraId="4B5CACB6">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w:t>
      </w:r>
      <w:bookmarkStart w:id="109" w:name="_Hlk73821177"/>
      <w:r>
        <w:rPr>
          <w:rFonts w:hint="eastAsia" w:ascii="ˎ̥" w:hAnsi="ˎ̥"/>
        </w:rPr>
        <w:t>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bookmarkEnd w:id="109"/>
      <w:r>
        <w:rPr>
          <w:rFonts w:ascii="ˎ̥" w:hAnsi="ˎ̥"/>
        </w:rPr>
        <w:t>）。</w:t>
      </w:r>
    </w:p>
    <w:p w14:paraId="3856428F">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ˎ̥" w:hAnsi="ˎ̥"/>
        </w:rPr>
        <w:t>出现</w:t>
      </w:r>
      <w:r>
        <w:rPr>
          <w:rFonts w:ascii="ˎ̥" w:hAnsi="ˎ̥"/>
        </w:rPr>
        <w:t>得分且投标报价相同的并列</w:t>
      </w:r>
      <w:r>
        <w:rPr>
          <w:rFonts w:hint="eastAsia" w:ascii="ˎ̥" w:hAnsi="ˎ̥"/>
        </w:rPr>
        <w:t>情况时，采取随机抽取的方式确定，具体操作办法及流程由评审委员会确定。</w:t>
      </w:r>
    </w:p>
    <w:p w14:paraId="616E61E9">
      <w:pPr>
        <w:ind w:firstLine="411" w:firstLineChars="196"/>
        <w:rPr>
          <w:rFonts w:ascii="宋体" w:hAnsi="宋体"/>
          <w:szCs w:val="21"/>
        </w:rPr>
      </w:pPr>
      <w:r>
        <w:rPr>
          <w:rFonts w:hint="eastAsia" w:ascii="宋体" w:hAnsi="宋体"/>
          <w:szCs w:val="21"/>
        </w:rPr>
        <w:t>38.2评定分离项目定标方法</w:t>
      </w:r>
    </w:p>
    <w:p w14:paraId="0041A0E7">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4248AEDD">
      <w:pPr>
        <w:ind w:firstLine="411" w:firstLineChars="196"/>
      </w:pPr>
      <w:r>
        <w:rPr>
          <w:rFonts w:ascii="宋体" w:hAnsi="宋体"/>
          <w:szCs w:val="21"/>
        </w:rPr>
        <w:t xml:space="preserve">38.2.2 </w:t>
      </w:r>
      <w:bookmarkStart w:id="110"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14:paraId="3B36ACA0">
      <w:pPr>
        <w:ind w:firstLine="411" w:firstLineChars="196"/>
        <w:rPr>
          <w:rFonts w:ascii="宋体" w:hAnsi="宋体"/>
          <w:szCs w:val="21"/>
        </w:rPr>
      </w:pPr>
      <w:r>
        <w:rPr>
          <w:rFonts w:hint="eastAsia" w:ascii="宋体" w:hAnsi="宋体"/>
          <w:szCs w:val="21"/>
        </w:rPr>
        <w:t>38.2.3</w:t>
      </w:r>
      <w:bookmarkStart w:id="111"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110"/>
      <w:bookmarkEnd w:id="111"/>
    </w:p>
    <w:p w14:paraId="7A246F7D">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14:paraId="017326CC">
      <w:pPr>
        <w:ind w:firstLine="411" w:firstLineChars="196"/>
        <w:rPr>
          <w:rFonts w:ascii="宋体" w:hAnsi="宋体"/>
          <w:szCs w:val="21"/>
        </w:rPr>
      </w:pPr>
      <w:r>
        <w:rPr>
          <w:rFonts w:hint="eastAsia" w:ascii="宋体" w:hAnsi="宋体"/>
          <w:szCs w:val="21"/>
        </w:rPr>
        <w:t>说明：采购人及投标供应商应按照上述方法提前做好相关准备。</w:t>
      </w:r>
    </w:p>
    <w:p w14:paraId="1F88ABE3">
      <w:pPr>
        <w:ind w:firstLine="411" w:firstLineChars="196"/>
        <w:rPr>
          <w:rFonts w:ascii="宋体" w:hAnsi="宋体"/>
          <w:szCs w:val="21"/>
        </w:rPr>
      </w:pPr>
      <w:r>
        <w:rPr>
          <w:rFonts w:hint="eastAsia" w:ascii="宋体" w:hAnsi="宋体"/>
          <w:szCs w:val="21"/>
        </w:rPr>
        <w:t>38.3专用条款另有规定的，按专用条款相关要求定标。</w:t>
      </w:r>
      <w:bookmarkEnd w:id="108"/>
    </w:p>
    <w:p w14:paraId="40E7906F">
      <w:pPr>
        <w:rPr>
          <w:rFonts w:ascii="黑体" w:hAnsi="宋体" w:eastAsia="黑体"/>
          <w:sz w:val="24"/>
        </w:rPr>
      </w:pPr>
      <w:r>
        <w:rPr>
          <w:rFonts w:hint="eastAsia" w:ascii="黑体" w:hAnsi="宋体" w:eastAsia="黑体"/>
          <w:sz w:val="24"/>
        </w:rPr>
        <w:t>39．编写评审报告</w:t>
      </w:r>
    </w:p>
    <w:p w14:paraId="52E29178">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50CAE686">
      <w:pPr>
        <w:rPr>
          <w:rFonts w:ascii="黑体" w:hAnsi="宋体" w:eastAsia="黑体"/>
          <w:sz w:val="24"/>
        </w:rPr>
      </w:pPr>
      <w:r>
        <w:rPr>
          <w:rFonts w:hint="eastAsia" w:ascii="黑体" w:hAnsi="宋体" w:eastAsia="黑体"/>
          <w:sz w:val="24"/>
        </w:rPr>
        <w:t>40．中标公告</w:t>
      </w:r>
    </w:p>
    <w:p w14:paraId="40D220D6">
      <w:pPr>
        <w:ind w:firstLine="411" w:firstLineChars="196"/>
        <w:rPr>
          <w:rFonts w:ascii="宋体" w:hAnsi="宋体"/>
          <w:szCs w:val="21"/>
        </w:rPr>
      </w:pPr>
      <w:r>
        <w:rPr>
          <w:rFonts w:hint="eastAsia" w:ascii="宋体" w:hAnsi="宋体"/>
          <w:szCs w:val="21"/>
        </w:rPr>
        <w:t>40.1</w:t>
      </w:r>
      <w:bookmarkStart w:id="112" w:name="_Hlk72438709"/>
      <w:r>
        <w:rPr>
          <w:rFonts w:hint="eastAsia" w:ascii="宋体" w:hAnsi="宋体"/>
          <w:szCs w:val="21"/>
        </w:rPr>
        <w:t>为体现“公开、公平、公正”的原则，评审结束后经采购人确认（确定）评审结果，政府集中采购机构将在</w:t>
      </w:r>
      <w:r>
        <w:rPr>
          <w:rFonts w:hint="eastAsia" w:ascii="宋体" w:hAnsi="宋体"/>
          <w:b/>
          <w:bCs/>
          <w:szCs w:val="21"/>
        </w:rPr>
        <w:t>深圳公共资源交易网（https://szggzy.com/）</w:t>
      </w:r>
      <w:r>
        <w:rPr>
          <w:rFonts w:hint="eastAsia" w:ascii="宋体" w:hAnsi="宋体"/>
          <w:szCs w:val="21"/>
        </w:rPr>
        <w:t>上发布中标结果公告。</w:t>
      </w:r>
      <w:bookmarkEnd w:id="112"/>
      <w:bookmarkStart w:id="113"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 监督电话：0755-83948143。</w:t>
      </w:r>
      <w:r>
        <w:rPr>
          <w:rFonts w:hint="eastAsia" w:ascii="宋体" w:hAnsi="宋体"/>
          <w:szCs w:val="21"/>
        </w:rPr>
        <w:t>若在公示期内未提出质疑，则视为认同该评审结果。</w:t>
      </w:r>
    </w:p>
    <w:bookmarkEnd w:id="113"/>
    <w:p w14:paraId="19DB5F27">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14:paraId="6F8844F8">
      <w:pPr>
        <w:rPr>
          <w:rFonts w:ascii="黑体" w:hAnsi="宋体" w:eastAsia="黑体"/>
          <w:sz w:val="24"/>
        </w:rPr>
      </w:pPr>
      <w:r>
        <w:rPr>
          <w:rFonts w:hint="eastAsia" w:ascii="黑体" w:hAnsi="宋体" w:eastAsia="黑体"/>
          <w:sz w:val="24"/>
        </w:rPr>
        <w:t>41．中标通知书</w:t>
      </w:r>
    </w:p>
    <w:p w14:paraId="0D24D703">
      <w:pPr>
        <w:ind w:firstLine="411"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114" w:name="_Hlk72438863"/>
      <w:r>
        <w:rPr>
          <w:rFonts w:hint="eastAsia" w:ascii="宋体" w:hAnsi="宋体"/>
          <w:szCs w:val="21"/>
        </w:rPr>
        <w:t>中标公告公布以后无异常的情况下,中标供应商和采购人可自行在</w:t>
      </w:r>
      <w:r>
        <w:rPr>
          <w:rFonts w:hint="eastAsia" w:ascii="宋体" w:hAnsi="宋体"/>
          <w:b/>
          <w:bCs/>
          <w:szCs w:val="21"/>
        </w:rPr>
        <w:t>“深圳政府采购智慧平台（http://zfcg.szggzy.com/）”</w:t>
      </w:r>
      <w:r>
        <w:rPr>
          <w:rFonts w:hint="eastAsia" w:ascii="宋体" w:hAnsi="宋体"/>
          <w:szCs w:val="21"/>
        </w:rPr>
        <w:t>上打印</w:t>
      </w:r>
      <w:r>
        <w:rPr>
          <w:rFonts w:hint="eastAsia" w:ascii="宋体" w:hAnsi="宋体"/>
          <w:b/>
          <w:szCs w:val="21"/>
        </w:rPr>
        <w:t>《数字中标通知书》</w:t>
      </w:r>
      <w:r>
        <w:rPr>
          <w:rFonts w:hint="eastAsia" w:ascii="宋体" w:hAnsi="宋体"/>
          <w:szCs w:val="21"/>
        </w:rPr>
        <w:t>。</w:t>
      </w:r>
      <w:bookmarkEnd w:id="114"/>
    </w:p>
    <w:p w14:paraId="12CE4FA2">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14:paraId="357BF1B6">
      <w:pPr>
        <w:ind w:firstLine="411" w:firstLineChars="196"/>
        <w:rPr>
          <w:rFonts w:ascii="宋体" w:hAnsi="宋体"/>
          <w:szCs w:val="21"/>
        </w:rPr>
      </w:pPr>
      <w:bookmarkStart w:id="115" w:name="_Hlk71407340"/>
      <w:r>
        <w:rPr>
          <w:rFonts w:hint="eastAsia" w:ascii="宋体" w:hAnsi="宋体"/>
          <w:szCs w:val="21"/>
        </w:rPr>
        <w:t>41.3因质疑投诉或其它原因导致项目结果变更或采购终止的，政府集中采购机构有权吊销中标通知书。</w:t>
      </w:r>
    </w:p>
    <w:bookmarkEnd w:id="115"/>
    <w:p w14:paraId="2886CF28">
      <w:pPr>
        <w:ind w:firstLine="411" w:firstLineChars="196"/>
        <w:rPr>
          <w:rFonts w:ascii="宋体" w:hAnsi="宋体"/>
          <w:szCs w:val="21"/>
        </w:rPr>
      </w:pPr>
    </w:p>
    <w:p w14:paraId="2E81219A">
      <w:pPr>
        <w:pStyle w:val="6"/>
        <w:numPr>
          <w:ilvl w:val="0"/>
          <w:numId w:val="18"/>
        </w:numPr>
        <w:spacing w:before="120" w:beforeLines="50" w:after="120" w:afterLines="50"/>
        <w:ind w:left="562" w:hanging="562"/>
        <w:rPr>
          <w:sz w:val="28"/>
          <w:szCs w:val="28"/>
        </w:rPr>
      </w:pPr>
      <w:r>
        <w:rPr>
          <w:rFonts w:hint="eastAsia"/>
          <w:sz w:val="28"/>
          <w:szCs w:val="28"/>
        </w:rPr>
        <w:t>公开招标失败的后续处理</w:t>
      </w:r>
    </w:p>
    <w:p w14:paraId="1DFD7CCA">
      <w:pPr>
        <w:rPr>
          <w:rFonts w:ascii="黑体" w:hAnsi="宋体" w:eastAsia="黑体"/>
          <w:sz w:val="24"/>
        </w:rPr>
      </w:pPr>
      <w:r>
        <w:rPr>
          <w:rFonts w:hint="eastAsia" w:ascii="黑体" w:hAnsi="宋体" w:eastAsia="黑体"/>
          <w:sz w:val="24"/>
        </w:rPr>
        <w:t>42．公开招标失败的处理</w:t>
      </w:r>
    </w:p>
    <w:p w14:paraId="13F4F858">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14:paraId="1C3C4C91">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14:paraId="1AF8190C">
      <w:pPr>
        <w:ind w:firstLine="411" w:firstLineChars="196"/>
        <w:rPr>
          <w:rFonts w:ascii="宋体" w:hAnsi="宋体"/>
          <w:szCs w:val="21"/>
        </w:rPr>
      </w:pPr>
      <w:r>
        <w:rPr>
          <w:rFonts w:hint="eastAsia" w:ascii="宋体" w:hAnsi="宋体"/>
          <w:szCs w:val="21"/>
        </w:rPr>
        <w:t>42.3重新组织采购有以下两种组织形式：</w:t>
      </w:r>
    </w:p>
    <w:p w14:paraId="79F75A83">
      <w:pPr>
        <w:ind w:firstLine="411" w:firstLineChars="196"/>
        <w:rPr>
          <w:rFonts w:ascii="宋体" w:hAnsi="宋体"/>
        </w:rPr>
      </w:pPr>
      <w:r>
        <w:rPr>
          <w:rFonts w:hint="eastAsia" w:ascii="宋体" w:hAnsi="宋体"/>
        </w:rPr>
        <w:t>（1）由政府集中采购机构重新组织公开招标；</w:t>
      </w:r>
    </w:p>
    <w:p w14:paraId="3D1A4169">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14:paraId="099DED39">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14:paraId="5D614E35">
      <w:pPr>
        <w:rPr>
          <w:rFonts w:ascii="宋体" w:hAnsi="宋体"/>
        </w:rPr>
      </w:pPr>
      <w:r>
        <w:rPr>
          <w:rFonts w:hint="eastAsia" w:ascii="黑体" w:hAnsi="宋体" w:eastAsia="黑体"/>
          <w:sz w:val="24"/>
        </w:rPr>
        <w:t xml:space="preserve">    </w:t>
      </w:r>
      <w:r>
        <w:rPr>
          <w:rFonts w:hint="eastAsia" w:ascii="宋体" w:hAnsi="宋体"/>
        </w:rPr>
        <w:t>42.5公开招标失败的采购项目经同级财政部门批准转为竞争性谈判或单一来源谈判方式采购的，按规定要求组织政府采购工作。</w:t>
      </w:r>
    </w:p>
    <w:p w14:paraId="4E895D38">
      <w:pPr>
        <w:rPr>
          <w:rFonts w:ascii="黑体" w:hAnsi="宋体" w:eastAsia="黑体"/>
          <w:sz w:val="24"/>
        </w:rPr>
      </w:pPr>
    </w:p>
    <w:p w14:paraId="59F2DE05">
      <w:pPr>
        <w:pStyle w:val="6"/>
        <w:numPr>
          <w:ilvl w:val="0"/>
          <w:numId w:val="18"/>
        </w:numPr>
        <w:spacing w:before="120" w:beforeLines="50" w:after="120" w:afterLines="50"/>
        <w:ind w:left="562" w:hanging="562"/>
        <w:rPr>
          <w:sz w:val="28"/>
          <w:szCs w:val="28"/>
        </w:rPr>
      </w:pPr>
      <w:bookmarkStart w:id="116" w:name="_Hlk72439043"/>
      <w:r>
        <w:rPr>
          <w:rFonts w:hint="eastAsia"/>
          <w:sz w:val="28"/>
          <w:szCs w:val="28"/>
        </w:rPr>
        <w:t>合同的授予与备案</w:t>
      </w:r>
      <w:bookmarkEnd w:id="116"/>
    </w:p>
    <w:p w14:paraId="5D9D740C">
      <w:pPr>
        <w:rPr>
          <w:rFonts w:ascii="黑体" w:hAnsi="宋体" w:eastAsia="黑体"/>
          <w:sz w:val="24"/>
        </w:rPr>
      </w:pPr>
      <w:bookmarkStart w:id="117" w:name="_Toc73517679"/>
      <w:bookmarkStart w:id="118" w:name="_Toc73521674"/>
      <w:bookmarkStart w:id="119" w:name="_Toc73518157"/>
      <w:bookmarkStart w:id="120" w:name="_Toc100052408"/>
      <w:bookmarkStart w:id="121" w:name="_Toc73521586"/>
      <w:bookmarkStart w:id="122" w:name="_Hlk72439088"/>
      <w:r>
        <w:rPr>
          <w:rFonts w:hint="eastAsia" w:ascii="黑体" w:hAnsi="宋体" w:eastAsia="黑体"/>
          <w:sz w:val="24"/>
        </w:rPr>
        <w:t>43．合同授予标准</w:t>
      </w:r>
      <w:bookmarkEnd w:id="117"/>
      <w:bookmarkEnd w:id="118"/>
      <w:bookmarkEnd w:id="119"/>
      <w:bookmarkEnd w:id="120"/>
      <w:bookmarkEnd w:id="121"/>
    </w:p>
    <w:p w14:paraId="716FF95D">
      <w:pPr>
        <w:ind w:firstLine="411" w:firstLineChars="196"/>
        <w:rPr>
          <w:rFonts w:ascii="宋体" w:hAnsi="宋体"/>
          <w:szCs w:val="21"/>
        </w:rPr>
      </w:pPr>
      <w:r>
        <w:rPr>
          <w:rFonts w:hint="eastAsia" w:ascii="宋体" w:hAnsi="宋体"/>
          <w:szCs w:val="21"/>
        </w:rPr>
        <w:t>本项目的合同将授予经本招标文件规定评审确定的中标供应商。</w:t>
      </w:r>
    </w:p>
    <w:p w14:paraId="466B1AAC">
      <w:pPr>
        <w:rPr>
          <w:rFonts w:ascii="黑体" w:hAnsi="宋体" w:eastAsia="黑体"/>
          <w:sz w:val="24"/>
        </w:rPr>
      </w:pPr>
      <w:bookmarkStart w:id="123" w:name="_Toc100052409"/>
      <w:bookmarkStart w:id="124" w:name="_Toc73518158"/>
      <w:bookmarkStart w:id="125" w:name="_Toc73521587"/>
      <w:bookmarkStart w:id="126" w:name="_Toc73521675"/>
      <w:bookmarkStart w:id="127" w:name="_Toc73517680"/>
      <w:r>
        <w:rPr>
          <w:rFonts w:hint="eastAsia" w:ascii="黑体" w:hAnsi="宋体" w:eastAsia="黑体"/>
          <w:sz w:val="24"/>
        </w:rPr>
        <w:t>44．</w:t>
      </w:r>
      <w:bookmarkEnd w:id="123"/>
      <w:bookmarkEnd w:id="124"/>
      <w:bookmarkEnd w:id="125"/>
      <w:bookmarkEnd w:id="126"/>
      <w:bookmarkEnd w:id="127"/>
      <w:r>
        <w:rPr>
          <w:rFonts w:hint="eastAsia" w:ascii="黑体" w:hAnsi="宋体" w:eastAsia="黑体"/>
          <w:sz w:val="24"/>
        </w:rPr>
        <w:t>接受和拒绝任何或所有投标的权力</w:t>
      </w:r>
    </w:p>
    <w:p w14:paraId="40D27C04">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2DE084B9">
      <w:pPr>
        <w:rPr>
          <w:rFonts w:ascii="黑体" w:hAnsi="宋体" w:eastAsia="黑体"/>
          <w:sz w:val="24"/>
        </w:rPr>
      </w:pPr>
      <w:bookmarkStart w:id="128" w:name="_Toc73517682"/>
      <w:bookmarkStart w:id="129" w:name="_Toc73521677"/>
      <w:bookmarkStart w:id="130" w:name="_Toc100052410"/>
      <w:bookmarkStart w:id="131" w:name="_Toc73521589"/>
      <w:bookmarkStart w:id="132" w:name="_Toc73518160"/>
      <w:r>
        <w:rPr>
          <w:rFonts w:hint="eastAsia" w:ascii="黑体" w:hAnsi="宋体" w:eastAsia="黑体"/>
          <w:sz w:val="24"/>
        </w:rPr>
        <w:t>45．合同的签订</w:t>
      </w:r>
      <w:bookmarkEnd w:id="128"/>
      <w:bookmarkEnd w:id="129"/>
      <w:bookmarkEnd w:id="130"/>
      <w:bookmarkEnd w:id="131"/>
      <w:bookmarkEnd w:id="132"/>
    </w:p>
    <w:p w14:paraId="79C46EF1">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14:paraId="2B6A8726">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14:paraId="344D2791">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14:paraId="31A1F627">
      <w:pPr>
        <w:rPr>
          <w:rFonts w:ascii="黑体" w:hAnsi="宋体" w:eastAsia="黑体"/>
          <w:sz w:val="24"/>
        </w:rPr>
      </w:pPr>
      <w:bookmarkStart w:id="133" w:name="_Toc100052411"/>
      <w:bookmarkStart w:id="134" w:name="_Toc73521678"/>
      <w:bookmarkStart w:id="135" w:name="_Toc73518161"/>
      <w:bookmarkStart w:id="136" w:name="_Toc73521590"/>
      <w:bookmarkStart w:id="137" w:name="_Toc73517683"/>
      <w:r>
        <w:rPr>
          <w:rFonts w:hint="eastAsia" w:ascii="黑体" w:hAnsi="宋体" w:eastAsia="黑体"/>
          <w:sz w:val="24"/>
        </w:rPr>
        <w:t>46．履约担保</w:t>
      </w:r>
      <w:bookmarkEnd w:id="133"/>
      <w:bookmarkEnd w:id="134"/>
      <w:bookmarkEnd w:id="135"/>
      <w:bookmarkEnd w:id="136"/>
      <w:bookmarkEnd w:id="137"/>
    </w:p>
    <w:p w14:paraId="652168B4">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14:paraId="5AD6C20D">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71D0E8F3">
      <w:pPr>
        <w:rPr>
          <w:rFonts w:ascii="黑体" w:hAnsi="宋体" w:eastAsia="黑体"/>
          <w:sz w:val="24"/>
        </w:rPr>
      </w:pPr>
      <w:r>
        <w:rPr>
          <w:rFonts w:hint="eastAsia" w:ascii="黑体" w:hAnsi="宋体" w:eastAsia="黑体"/>
          <w:sz w:val="24"/>
        </w:rPr>
        <w:t>47. 合同备案</w:t>
      </w:r>
    </w:p>
    <w:p w14:paraId="7C0724F3">
      <w:pPr>
        <w:ind w:firstLine="420" w:firstLineChars="200"/>
        <w:rPr>
          <w:rFonts w:hint="eastAsia" w:ascii="宋体" w:hAnsi="宋体" w:eastAsia="宋体" w:cs="Times New Roman"/>
          <w:kern w:val="2"/>
          <w:sz w:val="21"/>
          <w:szCs w:val="21"/>
          <w:lang w:val="en-US" w:eastAsia="zh-CN"/>
        </w:rPr>
      </w:pPr>
      <w:r>
        <w:rPr>
          <w:rFonts w:hint="eastAsia" w:ascii="宋体" w:hAnsi="宋体" w:eastAsia="宋体" w:cs="Times New Roman"/>
          <w:kern w:val="2"/>
          <w:sz w:val="21"/>
          <w:szCs w:val="21"/>
          <w:lang w:eastAsia="zh-Hans"/>
        </w:rPr>
        <w:t>采购人与中标供应商自中标通知书发出之日起10个工作日内签订政府采购合同，</w:t>
      </w:r>
      <w:r>
        <w:rPr>
          <w:rFonts w:hint="eastAsia" w:ascii="宋体" w:hAnsi="宋体" w:eastAsia="宋体" w:cs="Times New Roman"/>
          <w:kern w:val="2"/>
          <w:sz w:val="21"/>
          <w:szCs w:val="21"/>
          <w:lang w:val="en-US" w:eastAsia="zh-CN"/>
        </w:rPr>
        <w:t>并按财政部门规定提交备案。</w:t>
      </w:r>
    </w:p>
    <w:p w14:paraId="52557C8D">
      <w:pPr>
        <w:rPr>
          <w:rFonts w:ascii="黑体" w:hAnsi="宋体" w:eastAsia="黑体"/>
          <w:sz w:val="24"/>
        </w:rPr>
      </w:pPr>
      <w:r>
        <w:rPr>
          <w:rFonts w:hint="eastAsia" w:ascii="黑体" w:hAnsi="宋体" w:eastAsia="黑体"/>
          <w:sz w:val="24"/>
        </w:rPr>
        <w:t>48. 合同变更</w:t>
      </w:r>
    </w:p>
    <w:p w14:paraId="58DDE2D4">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14:paraId="0E186CC0">
      <w:pPr>
        <w:rPr>
          <w:rFonts w:ascii="黑体" w:hAnsi="宋体" w:eastAsia="黑体"/>
          <w:sz w:val="24"/>
        </w:rPr>
      </w:pPr>
      <w:r>
        <w:rPr>
          <w:rFonts w:hint="eastAsia" w:ascii="黑体" w:hAnsi="宋体" w:eastAsia="黑体"/>
          <w:sz w:val="24"/>
        </w:rPr>
        <w:t>49. 项目验收</w:t>
      </w:r>
    </w:p>
    <w:p w14:paraId="32CDFDAF">
      <w:pPr>
        <w:widowControl/>
        <w:ind w:right="176" w:firstLine="420"/>
        <w:jc w:val="left"/>
        <w:rPr>
          <w:rFonts w:ascii="宋体" w:hAnsi="宋体"/>
        </w:rPr>
      </w:pPr>
      <w:r>
        <w:rPr>
          <w:rFonts w:hint="eastAsia" w:ascii="宋体" w:hAnsi="宋体"/>
        </w:rPr>
        <w:t>49.1采购人应当按照招标文件和合同规定的标准和方法，及时组织验收。</w:t>
      </w:r>
      <w:r>
        <w:rPr>
          <w:rFonts w:ascii="宋体" w:hAnsi="宋体"/>
        </w:rPr>
        <w:t xml:space="preserve"> </w:t>
      </w:r>
    </w:p>
    <w:p w14:paraId="156592DD">
      <w:pPr>
        <w:rPr>
          <w:rFonts w:ascii="黑体" w:hAnsi="宋体" w:eastAsia="黑体"/>
          <w:sz w:val="24"/>
        </w:rPr>
      </w:pPr>
      <w:r>
        <w:rPr>
          <w:rFonts w:hint="eastAsia" w:ascii="黑体" w:hAnsi="宋体" w:eastAsia="黑体"/>
          <w:sz w:val="24"/>
        </w:rPr>
        <w:t>50. 宣传</w:t>
      </w:r>
    </w:p>
    <w:p w14:paraId="35F42105">
      <w:pPr>
        <w:ind w:left="210" w:leftChars="100" w:firstLine="411"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14:paraId="0196FE30">
      <w:pPr>
        <w:ind w:left="210" w:leftChars="100" w:firstLine="411" w:firstLineChars="196"/>
        <w:rPr>
          <w:rFonts w:ascii="宋体" w:hAnsi="宋体"/>
        </w:rPr>
      </w:pPr>
      <w:r>
        <w:rPr>
          <w:rFonts w:ascii="宋体" w:hAnsi="宋体"/>
        </w:rPr>
        <w:t>a.名片、宣传册、广告标语等；</w:t>
      </w:r>
    </w:p>
    <w:p w14:paraId="727A4003">
      <w:pPr>
        <w:ind w:left="210" w:leftChars="100" w:firstLine="411" w:firstLineChars="196"/>
        <w:rPr>
          <w:rFonts w:ascii="宋体" w:hAnsi="宋体"/>
        </w:rPr>
      </w:pPr>
      <w:r>
        <w:rPr>
          <w:rFonts w:ascii="宋体" w:hAnsi="宋体"/>
        </w:rPr>
        <w:t>b.案例介绍、推广等；</w:t>
      </w:r>
    </w:p>
    <w:p w14:paraId="2F58D11F">
      <w:pPr>
        <w:ind w:left="210" w:leftChars="100" w:firstLine="411" w:firstLineChars="196"/>
        <w:rPr>
          <w:rFonts w:ascii="宋体" w:hAnsi="宋体"/>
        </w:rPr>
      </w:pPr>
      <w:r>
        <w:rPr>
          <w:rFonts w:hint="eastAsia" w:ascii="宋体" w:hAnsi="宋体"/>
        </w:rPr>
        <w:t>c.工作</w:t>
      </w:r>
      <w:r>
        <w:rPr>
          <w:rFonts w:ascii="宋体" w:hAnsi="宋体"/>
        </w:rPr>
        <w:t>人员向其他消费群体宣传。</w:t>
      </w:r>
    </w:p>
    <w:p w14:paraId="73B805D0">
      <w:pPr>
        <w:rPr>
          <w:rFonts w:ascii="黑体" w:hAnsi="宋体" w:eastAsia="黑体"/>
          <w:sz w:val="24"/>
        </w:rPr>
      </w:pPr>
      <w:r>
        <w:rPr>
          <w:rFonts w:hint="eastAsia" w:ascii="黑体" w:hAnsi="宋体" w:eastAsia="黑体"/>
          <w:sz w:val="24"/>
        </w:rPr>
        <w:t>51. 供应商违法责任</w:t>
      </w:r>
    </w:p>
    <w:p w14:paraId="4A4A8725">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4D4A1D45">
      <w:pPr>
        <w:ind w:firstLine="411" w:firstLineChars="196"/>
        <w:rPr>
          <w:rFonts w:ascii="宋体" w:hAnsi="宋体"/>
          <w:szCs w:val="21"/>
        </w:rPr>
      </w:pPr>
      <w:r>
        <w:rPr>
          <w:rFonts w:hint="eastAsia" w:ascii="宋体" w:hAnsi="宋体"/>
          <w:szCs w:val="21"/>
        </w:rPr>
        <w:t>（1）在采购活动中应当回避而未回避的；</w:t>
      </w:r>
    </w:p>
    <w:p w14:paraId="4B905AA0">
      <w:pPr>
        <w:ind w:firstLine="411" w:firstLineChars="196"/>
        <w:rPr>
          <w:rFonts w:ascii="宋体" w:hAnsi="宋体"/>
          <w:szCs w:val="21"/>
        </w:rPr>
      </w:pPr>
      <w:r>
        <w:rPr>
          <w:rFonts w:hint="eastAsia" w:ascii="宋体" w:hAnsi="宋体"/>
          <w:szCs w:val="21"/>
        </w:rPr>
        <w:t>（2）未按本条例规定签订、履行采购合同，造成严重后果的；</w:t>
      </w:r>
    </w:p>
    <w:p w14:paraId="06B96F61">
      <w:pPr>
        <w:ind w:firstLine="411" w:firstLineChars="196"/>
        <w:rPr>
          <w:rFonts w:ascii="宋体" w:hAnsi="宋体"/>
          <w:szCs w:val="21"/>
        </w:rPr>
      </w:pPr>
      <w:r>
        <w:rPr>
          <w:rFonts w:hint="eastAsia" w:ascii="宋体" w:hAnsi="宋体"/>
          <w:szCs w:val="21"/>
        </w:rPr>
        <w:t>（3）隐瞒真实情况，提供虚假资料的；</w:t>
      </w:r>
    </w:p>
    <w:p w14:paraId="3FD91F3B">
      <w:pPr>
        <w:ind w:firstLine="411" w:firstLineChars="196"/>
        <w:rPr>
          <w:rFonts w:ascii="宋体" w:hAnsi="宋体"/>
          <w:szCs w:val="21"/>
        </w:rPr>
      </w:pPr>
      <w:r>
        <w:rPr>
          <w:rFonts w:hint="eastAsia" w:ascii="宋体" w:hAnsi="宋体"/>
          <w:szCs w:val="21"/>
        </w:rPr>
        <w:t>（4）以非法手段排斥其他供应商参与竞争的；</w:t>
      </w:r>
    </w:p>
    <w:p w14:paraId="5C331764">
      <w:pPr>
        <w:ind w:firstLine="411" w:firstLineChars="196"/>
        <w:rPr>
          <w:rFonts w:ascii="宋体" w:hAnsi="宋体"/>
          <w:szCs w:val="21"/>
        </w:rPr>
      </w:pPr>
      <w:r>
        <w:rPr>
          <w:rFonts w:hint="eastAsia" w:ascii="宋体" w:hAnsi="宋体"/>
          <w:szCs w:val="21"/>
        </w:rPr>
        <w:t>（5）与其他采购参加人串通投标的；</w:t>
      </w:r>
    </w:p>
    <w:p w14:paraId="3CDD4301">
      <w:pPr>
        <w:ind w:firstLine="411" w:firstLineChars="196"/>
        <w:rPr>
          <w:rFonts w:ascii="宋体" w:hAnsi="宋体"/>
          <w:szCs w:val="21"/>
        </w:rPr>
      </w:pPr>
      <w:r>
        <w:rPr>
          <w:rFonts w:hint="eastAsia" w:ascii="宋体" w:hAnsi="宋体"/>
          <w:szCs w:val="21"/>
        </w:rPr>
        <w:t>（6）恶意投诉的；</w:t>
      </w:r>
    </w:p>
    <w:p w14:paraId="54B638E5">
      <w:pPr>
        <w:ind w:firstLine="411" w:firstLineChars="196"/>
        <w:rPr>
          <w:rFonts w:ascii="宋体" w:hAnsi="宋体"/>
          <w:szCs w:val="21"/>
        </w:rPr>
      </w:pPr>
      <w:r>
        <w:rPr>
          <w:rFonts w:hint="eastAsia" w:ascii="宋体" w:hAnsi="宋体"/>
          <w:szCs w:val="21"/>
        </w:rPr>
        <w:t>（7）向采购项目相关人行贿或者提供其他不当利益的；</w:t>
      </w:r>
    </w:p>
    <w:p w14:paraId="366F75AB">
      <w:pPr>
        <w:ind w:firstLine="411" w:firstLineChars="196"/>
        <w:rPr>
          <w:rFonts w:ascii="宋体" w:hAnsi="宋体"/>
          <w:szCs w:val="21"/>
        </w:rPr>
      </w:pPr>
      <w:r>
        <w:rPr>
          <w:rFonts w:hint="eastAsia" w:ascii="宋体" w:hAnsi="宋体"/>
          <w:szCs w:val="21"/>
        </w:rPr>
        <w:t>（8）阻碍、抗拒主管部门监督检查的；</w:t>
      </w:r>
    </w:p>
    <w:p w14:paraId="2A0AF366">
      <w:pPr>
        <w:ind w:firstLine="411" w:firstLineChars="196"/>
        <w:rPr>
          <w:rFonts w:ascii="宋体" w:hAnsi="宋体"/>
          <w:szCs w:val="21"/>
        </w:rPr>
      </w:pPr>
      <w:r>
        <w:rPr>
          <w:rFonts w:hint="eastAsia" w:ascii="宋体" w:hAnsi="宋体"/>
          <w:szCs w:val="21"/>
        </w:rPr>
        <w:t>（9）其他违反本条例规定的行为。</w:t>
      </w:r>
    </w:p>
    <w:p w14:paraId="5A42CC18">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根据《深圳市财政局关于调整政府采购投标（响应）保证金管理政策的通知 》（深财购〔2021〕51 号）的要求，供应商在政府采购活动中出现《深圳经济特区政府采购条例实施细则》第八十条所列情形的，</w:t>
      </w:r>
      <w:bookmarkStart w:id="138" w:name="_Hlk72440769"/>
      <w:r>
        <w:rPr>
          <w:rFonts w:hint="eastAsia" w:ascii="宋体" w:hAnsi="宋体"/>
          <w:szCs w:val="21"/>
        </w:rPr>
        <w:t>政府集中采购机构或采购人不予退还其交纳的谈判保证金，情节严重的，并由主管部门</w:t>
      </w:r>
      <w:bookmarkEnd w:id="138"/>
      <w:r>
        <w:rPr>
          <w:rFonts w:hint="eastAsia" w:ascii="宋体" w:hAnsi="宋体"/>
          <w:szCs w:val="21"/>
        </w:rPr>
        <w:t>记入供应商诚信档案，予以通报：</w:t>
      </w:r>
    </w:p>
    <w:p w14:paraId="617CC14C">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14:paraId="47B669B4">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14:paraId="6DBBED1C">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14:paraId="4D351257">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p>
    <w:bookmarkEnd w:id="122"/>
    <w:p w14:paraId="1E712F17">
      <w:pPr>
        <w:pStyle w:val="6"/>
        <w:numPr>
          <w:ilvl w:val="0"/>
          <w:numId w:val="18"/>
        </w:numPr>
        <w:spacing w:before="120" w:beforeLines="50" w:after="120" w:afterLines="50"/>
        <w:ind w:left="562" w:hanging="562"/>
        <w:rPr>
          <w:sz w:val="28"/>
          <w:szCs w:val="28"/>
        </w:rPr>
      </w:pPr>
      <w:r>
        <w:rPr>
          <w:rFonts w:hint="eastAsia"/>
          <w:sz w:val="28"/>
          <w:szCs w:val="28"/>
        </w:rPr>
        <w:t>质疑处理</w:t>
      </w:r>
    </w:p>
    <w:p w14:paraId="0DCF2F19">
      <w:pPr>
        <w:rPr>
          <w:rFonts w:ascii="黑体" w:hAnsi="宋体" w:eastAsia="黑体"/>
          <w:sz w:val="24"/>
        </w:rPr>
      </w:pPr>
      <w:bookmarkStart w:id="139" w:name="_Hlk72439706"/>
      <w:r>
        <w:rPr>
          <w:rFonts w:hint="eastAsia" w:ascii="黑体" w:hAnsi="宋体" w:eastAsia="黑体"/>
          <w:sz w:val="24"/>
        </w:rPr>
        <w:t>52.质疑提出与答复</w:t>
      </w:r>
    </w:p>
    <w:p w14:paraId="4E56F3FD">
      <w:pPr>
        <w:rPr>
          <w:rFonts w:ascii="宋体" w:hAnsi="宋体"/>
          <w:szCs w:val="21"/>
        </w:rPr>
      </w:pPr>
      <w:r>
        <w:rPr>
          <w:rFonts w:hint="eastAsia" w:ascii="宋体" w:hAnsi="宋体"/>
          <w:szCs w:val="21"/>
        </w:rPr>
        <w:t xml:space="preserve">    52.1提出质疑</w:t>
      </w:r>
    </w:p>
    <w:p w14:paraId="21DA14E8">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1D57A1AF">
      <w:pPr>
        <w:rPr>
          <w:rFonts w:ascii="宋体" w:hAnsi="宋体"/>
          <w:szCs w:val="21"/>
        </w:rPr>
      </w:pPr>
      <w:r>
        <w:rPr>
          <w:rFonts w:hint="eastAsia" w:ascii="宋体" w:hAnsi="宋体"/>
          <w:szCs w:val="21"/>
        </w:rPr>
        <w:t xml:space="preserve">    52.2</w:t>
      </w:r>
      <w:r>
        <w:rPr>
          <w:rFonts w:ascii="宋体" w:hAnsi="宋体"/>
          <w:szCs w:val="21"/>
        </w:rPr>
        <w:t>法律依据</w:t>
      </w:r>
    </w:p>
    <w:p w14:paraId="06A1A9AB">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14:paraId="741B3595">
      <w:pPr>
        <w:rPr>
          <w:rFonts w:ascii="宋体" w:hAnsi="宋体"/>
          <w:szCs w:val="21"/>
        </w:rPr>
      </w:pPr>
      <w:r>
        <w:rPr>
          <w:rFonts w:hint="eastAsia" w:ascii="宋体" w:hAnsi="宋体"/>
          <w:szCs w:val="21"/>
        </w:rPr>
        <w:t xml:space="preserve">  </w:t>
      </w:r>
      <w:r>
        <w:rPr>
          <w:rFonts w:hint="eastAsia" w:ascii="宋体" w:hAnsi="宋体"/>
          <w:color w:val="FF0000"/>
          <w:szCs w:val="21"/>
        </w:rPr>
        <w:t xml:space="preserve">  </w:t>
      </w:r>
      <w:r>
        <w:rPr>
          <w:rFonts w:hint="eastAsia" w:ascii="宋体" w:hAnsi="宋体"/>
          <w:szCs w:val="21"/>
        </w:rPr>
        <w:t>52.3质疑条件</w:t>
      </w:r>
    </w:p>
    <w:p w14:paraId="0152F823">
      <w:pPr>
        <w:rPr>
          <w:rFonts w:ascii="宋体" w:hAnsi="宋体"/>
          <w:szCs w:val="21"/>
        </w:rPr>
      </w:pPr>
      <w:r>
        <w:rPr>
          <w:rFonts w:hint="eastAsia" w:ascii="宋体" w:hAnsi="宋体"/>
          <w:szCs w:val="21"/>
        </w:rPr>
        <w:t xml:space="preserve">    52.3.1提出质疑的供应商应当是参与所质疑项目采购活动的供应商；</w:t>
      </w:r>
      <w:bookmarkStart w:id="140" w:name="_Hlk75374941"/>
      <w:r>
        <w:rPr>
          <w:rFonts w:hint="eastAsia" w:ascii="宋体" w:hAnsi="宋体"/>
          <w:szCs w:val="21"/>
        </w:rPr>
        <w:t>以联合体形式参与的，质疑应当由组成联合体的所有成员共同提出</w:t>
      </w:r>
      <w:bookmarkEnd w:id="140"/>
      <w:r>
        <w:rPr>
          <w:rFonts w:hint="eastAsia" w:ascii="宋体" w:hAnsi="宋体"/>
          <w:szCs w:val="21"/>
        </w:rPr>
        <w:t>；</w:t>
      </w:r>
    </w:p>
    <w:p w14:paraId="7D17DB31">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szCs w:val="21"/>
          <w:lang w:val="en-US" w:eastAsia="zh-CN"/>
        </w:rPr>
        <w:t>采购</w:t>
      </w:r>
      <w:r>
        <w:rPr>
          <w:rFonts w:hint="eastAsia" w:ascii="宋体" w:hAnsi="宋体"/>
          <w:szCs w:val="21"/>
        </w:rPr>
        <w:t>文件的质疑，为</w:t>
      </w:r>
      <w:r>
        <w:rPr>
          <w:rFonts w:hint="eastAsia" w:ascii="宋体" w:hAnsi="宋体"/>
          <w:szCs w:val="21"/>
          <w:lang w:val="en-US" w:eastAsia="zh-CN"/>
        </w:rPr>
        <w:t>采购</w:t>
      </w:r>
      <w:r>
        <w:rPr>
          <w:rFonts w:hint="eastAsia" w:ascii="宋体" w:hAnsi="宋体"/>
          <w:szCs w:val="21"/>
        </w:rPr>
        <w:t>文件公布之日；对采购过程的质疑，为各采购程序环节结束之日；对中标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结果以及评审委员会组成人员的质疑，为中标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结果公示之日；</w:t>
      </w:r>
    </w:p>
    <w:p w14:paraId="6AA62EDE">
      <w:pPr>
        <w:ind w:firstLine="420"/>
        <w:rPr>
          <w:rFonts w:ascii="宋体" w:hAnsi="宋体"/>
          <w:szCs w:val="21"/>
        </w:rPr>
      </w:pPr>
      <w:r>
        <w:rPr>
          <w:rFonts w:hint="eastAsia" w:ascii="宋体" w:hAnsi="宋体"/>
          <w:szCs w:val="21"/>
        </w:rPr>
        <w:t>52.3.3应提交书面质疑函，质疑函应当包括以下内容：</w:t>
      </w:r>
      <w:r>
        <w:rPr>
          <w:rFonts w:ascii="宋体" w:hAnsi="宋体"/>
          <w:szCs w:val="21"/>
        </w:rPr>
        <w:t xml:space="preserve"> </w:t>
      </w:r>
    </w:p>
    <w:p w14:paraId="64395842">
      <w:pPr>
        <w:ind w:firstLine="420"/>
        <w:rPr>
          <w:rFonts w:ascii="宋体" w:hAnsi="宋体"/>
          <w:szCs w:val="21"/>
        </w:rPr>
      </w:pPr>
      <w:r>
        <w:rPr>
          <w:rFonts w:hint="eastAsia" w:ascii="宋体" w:hAnsi="宋体"/>
          <w:szCs w:val="21"/>
        </w:rPr>
        <w:t>（1）供应商的名称（或者姓名）、地址、邮编、邮箱、联系人及联系电话；</w:t>
      </w:r>
    </w:p>
    <w:p w14:paraId="3A122B8E">
      <w:pPr>
        <w:ind w:firstLine="420" w:firstLineChars="200"/>
        <w:rPr>
          <w:rFonts w:ascii="宋体" w:hAnsi="宋体"/>
          <w:szCs w:val="21"/>
        </w:rPr>
      </w:pPr>
      <w:r>
        <w:rPr>
          <w:rFonts w:hint="eastAsia" w:ascii="宋体" w:hAnsi="宋体"/>
          <w:szCs w:val="21"/>
        </w:rPr>
        <w:t>（2）质疑项目的名称、编号；</w:t>
      </w:r>
    </w:p>
    <w:p w14:paraId="4F18ABCC">
      <w:pPr>
        <w:ind w:firstLine="420" w:firstLineChars="200"/>
        <w:rPr>
          <w:rFonts w:ascii="宋体" w:hAnsi="宋体"/>
          <w:szCs w:val="21"/>
        </w:rPr>
      </w:pPr>
      <w:r>
        <w:rPr>
          <w:rFonts w:hint="eastAsia" w:ascii="宋体" w:hAnsi="宋体"/>
          <w:szCs w:val="21"/>
        </w:rPr>
        <w:t>（3）具体、明确的质疑对象、质疑事项和质疑请求；</w:t>
      </w:r>
    </w:p>
    <w:p w14:paraId="0E6C60EC">
      <w:pPr>
        <w:ind w:firstLine="420" w:firstLineChars="200"/>
        <w:rPr>
          <w:rFonts w:ascii="宋体" w:hAnsi="宋体"/>
          <w:szCs w:val="21"/>
        </w:rPr>
      </w:pPr>
      <w:r>
        <w:rPr>
          <w:rFonts w:hint="eastAsia" w:ascii="宋体" w:hAnsi="宋体"/>
          <w:szCs w:val="21"/>
        </w:rPr>
        <w:t>（4）因质疑事项而受损害的权益；</w:t>
      </w:r>
    </w:p>
    <w:p w14:paraId="3B17F450">
      <w:pPr>
        <w:ind w:firstLine="420" w:firstLineChars="200"/>
        <w:rPr>
          <w:rFonts w:ascii="宋体" w:hAnsi="宋体"/>
          <w:szCs w:val="21"/>
        </w:rPr>
      </w:pPr>
      <w:r>
        <w:rPr>
          <w:rFonts w:hint="eastAsia" w:ascii="宋体" w:hAnsi="宋体"/>
          <w:szCs w:val="21"/>
        </w:rPr>
        <w:t>（5）事实依据；</w:t>
      </w:r>
    </w:p>
    <w:p w14:paraId="57BA3ADF">
      <w:pPr>
        <w:ind w:firstLine="420" w:firstLineChars="200"/>
        <w:rPr>
          <w:rFonts w:ascii="宋体" w:hAnsi="宋体"/>
          <w:szCs w:val="21"/>
        </w:rPr>
      </w:pPr>
      <w:r>
        <w:rPr>
          <w:rFonts w:hint="eastAsia" w:ascii="宋体" w:hAnsi="宋体"/>
          <w:szCs w:val="21"/>
        </w:rPr>
        <w:t>（6）必要的法律依据；</w:t>
      </w:r>
    </w:p>
    <w:p w14:paraId="675E2F5E">
      <w:pPr>
        <w:ind w:firstLine="420" w:firstLineChars="200"/>
        <w:rPr>
          <w:rFonts w:ascii="宋体" w:hAnsi="宋体"/>
          <w:szCs w:val="21"/>
        </w:rPr>
      </w:pPr>
      <w:r>
        <w:rPr>
          <w:rFonts w:hint="eastAsia" w:ascii="宋体" w:hAnsi="宋体"/>
          <w:szCs w:val="21"/>
        </w:rPr>
        <w:t>（7）提出质疑的日期。</w:t>
      </w:r>
    </w:p>
    <w:p w14:paraId="5551F9C9">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14:paraId="1496F260">
      <w:pPr>
        <w:ind w:firstLine="420" w:firstLineChars="200"/>
        <w:rPr>
          <w:rFonts w:ascii="宋体" w:hAnsi="宋体"/>
          <w:szCs w:val="21"/>
        </w:rPr>
      </w:pPr>
      <w:r>
        <w:rPr>
          <w:rFonts w:hint="eastAsia" w:ascii="宋体" w:hAnsi="宋体"/>
          <w:szCs w:val="21"/>
        </w:rPr>
        <w:t>52.4提交</w:t>
      </w:r>
      <w:r>
        <w:rPr>
          <w:rFonts w:ascii="宋体" w:hAnsi="宋体"/>
          <w:szCs w:val="21"/>
        </w:rPr>
        <w:t>材料</w:t>
      </w:r>
    </w:p>
    <w:p w14:paraId="2636D960">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51A20384">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4E8DA066">
      <w:pPr>
        <w:ind w:firstLine="420" w:firstLineChars="200"/>
        <w:rPr>
          <w:rFonts w:ascii="宋体" w:hAnsi="宋体"/>
          <w:szCs w:val="21"/>
        </w:rPr>
      </w:pPr>
      <w:r>
        <w:rPr>
          <w:rFonts w:hint="eastAsia" w:ascii="宋体" w:hAnsi="宋体"/>
          <w:szCs w:val="21"/>
        </w:rPr>
        <w:t>52.5收文地点</w:t>
      </w:r>
    </w:p>
    <w:p w14:paraId="5B351B2F">
      <w:pPr>
        <w:ind w:firstLine="422" w:firstLineChars="200"/>
        <w:rPr>
          <w:rFonts w:ascii="宋体" w:hAnsi="宋体"/>
          <w:b/>
          <w:bCs/>
          <w:szCs w:val="21"/>
        </w:rPr>
      </w:pPr>
      <w:r>
        <w:rPr>
          <w:rFonts w:hint="eastAsia" w:ascii="宋体" w:hAnsi="宋体"/>
          <w:b/>
          <w:bCs/>
          <w:szCs w:val="21"/>
        </w:rPr>
        <w:t>地址：深圳公共资源交易中心（深圳交易集团有限公司政府采购业务分公司）深圳市南山区沙河西路3185号南山智谷A座（深圳交易集团总部大楼）27楼，质疑咨询电话：0755-86500050。</w:t>
      </w:r>
    </w:p>
    <w:p w14:paraId="38F35C09">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14:paraId="52B996F9">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70EF5AFD">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14:paraId="21C57D41">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14:paraId="7C4C135D">
      <w:pPr>
        <w:ind w:firstLine="420" w:firstLineChars="200"/>
        <w:rPr>
          <w:rFonts w:ascii="宋体" w:hAnsi="宋体"/>
          <w:szCs w:val="21"/>
        </w:rPr>
      </w:pPr>
      <w:r>
        <w:rPr>
          <w:rFonts w:hint="eastAsia" w:ascii="宋体" w:hAnsi="宋体"/>
          <w:szCs w:val="21"/>
        </w:rPr>
        <w:t>供应商提交的质疑存在下列情形之一的，不予受理：</w:t>
      </w:r>
    </w:p>
    <w:p w14:paraId="7B3AD387">
      <w:pPr>
        <w:ind w:firstLine="420" w:firstLineChars="200"/>
        <w:rPr>
          <w:rFonts w:ascii="宋体" w:hAnsi="宋体"/>
          <w:szCs w:val="21"/>
        </w:rPr>
      </w:pPr>
      <w:r>
        <w:rPr>
          <w:rFonts w:hint="eastAsia" w:ascii="宋体" w:hAnsi="宋体"/>
          <w:szCs w:val="21"/>
        </w:rPr>
        <w:t>（1）质疑主体不满足要求的；</w:t>
      </w:r>
    </w:p>
    <w:p w14:paraId="6B502B83">
      <w:pPr>
        <w:ind w:firstLine="420" w:firstLineChars="200"/>
        <w:rPr>
          <w:rFonts w:ascii="宋体" w:hAnsi="宋体"/>
          <w:szCs w:val="21"/>
        </w:rPr>
      </w:pPr>
      <w:r>
        <w:rPr>
          <w:rFonts w:hint="eastAsia" w:ascii="宋体" w:hAnsi="宋体"/>
          <w:szCs w:val="21"/>
        </w:rPr>
        <w:t>（2）供应商自身权益未受到损害的；</w:t>
      </w:r>
    </w:p>
    <w:p w14:paraId="22482F77">
      <w:pPr>
        <w:ind w:firstLine="420" w:firstLineChars="200"/>
        <w:rPr>
          <w:rFonts w:ascii="宋体" w:hAnsi="宋体"/>
          <w:szCs w:val="21"/>
        </w:rPr>
      </w:pPr>
      <w:r>
        <w:rPr>
          <w:rFonts w:hint="eastAsia" w:ascii="宋体" w:hAnsi="宋体"/>
          <w:szCs w:val="21"/>
        </w:rPr>
        <w:t>（3）供应商未在法定质疑期限内提出质疑的；</w:t>
      </w:r>
    </w:p>
    <w:p w14:paraId="52440F33">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14:paraId="3917C600">
      <w:pPr>
        <w:ind w:firstLine="420" w:firstLineChars="200"/>
        <w:rPr>
          <w:rFonts w:ascii="宋体" w:hAnsi="宋体"/>
          <w:szCs w:val="21"/>
        </w:rPr>
      </w:pPr>
      <w:r>
        <w:rPr>
          <w:rFonts w:hint="eastAsia" w:ascii="宋体" w:hAnsi="宋体"/>
          <w:szCs w:val="21"/>
        </w:rPr>
        <w:t>（5）其他不符合受理条件情形的。</w:t>
      </w:r>
    </w:p>
    <w:p w14:paraId="380ED1F2">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14:paraId="7561DA8E">
      <w:pPr>
        <w:rPr>
          <w:rFonts w:ascii="宋体" w:hAnsi="宋体"/>
          <w:szCs w:val="21"/>
        </w:rPr>
      </w:pPr>
      <w:r>
        <w:rPr>
          <w:rFonts w:hint="eastAsia" w:ascii="宋体" w:hAnsi="宋体"/>
          <w:color w:val="FF0000"/>
          <w:szCs w:val="21"/>
        </w:rPr>
        <w:t xml:space="preserve">  </w:t>
      </w:r>
      <w:r>
        <w:rPr>
          <w:rFonts w:hint="eastAsia" w:ascii="宋体" w:hAnsi="宋体"/>
          <w:szCs w:val="21"/>
        </w:rPr>
        <w:t xml:space="preserve">  52.7质疑答复时限</w:t>
      </w:r>
    </w:p>
    <w:p w14:paraId="17595693">
      <w:pPr>
        <w:rPr>
          <w:rFonts w:ascii="宋体" w:hAnsi="宋体"/>
          <w:szCs w:val="21"/>
        </w:rPr>
      </w:pPr>
      <w:r>
        <w:rPr>
          <w:rFonts w:hint="eastAsia" w:ascii="宋体" w:hAnsi="宋体"/>
          <w:szCs w:val="21"/>
        </w:rPr>
        <w:t xml:space="preserve">    自收文之日起七个工作日内。</w:t>
      </w:r>
    </w:p>
    <w:p w14:paraId="48353F16">
      <w:pPr>
        <w:rPr>
          <w:rFonts w:ascii="宋体" w:hAnsi="宋体"/>
          <w:szCs w:val="21"/>
        </w:rPr>
      </w:pPr>
      <w:r>
        <w:rPr>
          <w:rFonts w:hint="eastAsia" w:ascii="宋体" w:hAnsi="宋体"/>
          <w:szCs w:val="21"/>
        </w:rPr>
        <w:t xml:space="preserve">    52.8投诉</w:t>
      </w:r>
    </w:p>
    <w:p w14:paraId="6080833D">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14:paraId="2B82B531">
      <w:pPr>
        <w:rPr>
          <w:rFonts w:ascii="黑体" w:hAnsi="宋体" w:eastAsia="黑体"/>
          <w:sz w:val="24"/>
        </w:rPr>
      </w:pPr>
      <w:r>
        <w:rPr>
          <w:rFonts w:hint="eastAsia" w:ascii="黑体" w:hAnsi="宋体" w:eastAsia="黑体"/>
          <w:sz w:val="24"/>
        </w:rPr>
        <w:t>53. 质疑后续处理</w:t>
      </w:r>
    </w:p>
    <w:p w14:paraId="03A98047">
      <w:pPr>
        <w:jc w:val="both"/>
        <w:rPr>
          <w:rFonts w:ascii="宋体" w:hAnsi="宋体"/>
          <w:szCs w:val="21"/>
        </w:rPr>
      </w:pPr>
      <w:r>
        <w:rPr>
          <w:rFonts w:hint="eastAsia" w:ascii="宋体" w:hAnsi="宋体"/>
          <w:szCs w:val="21"/>
        </w:rPr>
        <w:t xml:space="preserve">    53.1供应商质疑不成立，或者成立但未对中标、成交结果构成影响的，继续开展采购活动。</w:t>
      </w:r>
    </w:p>
    <w:p w14:paraId="4644E64E">
      <w:pPr>
        <w:ind w:firstLine="420"/>
        <w:jc w:val="both"/>
        <w:rPr>
          <w:rFonts w:hint="eastAsia" w:ascii="宋体" w:hAnsi="宋体"/>
          <w:szCs w:val="21"/>
        </w:rPr>
      </w:pPr>
      <w:r>
        <w:rPr>
          <w:rFonts w:hint="eastAsia" w:ascii="宋体" w:hAnsi="宋体"/>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0411311A">
      <w:pPr>
        <w:ind w:firstLine="420"/>
        <w:rPr>
          <w:rFonts w:hint="eastAsia" w:ascii="宋体" w:hAnsi="宋体" w:eastAsia="宋体" w:cs="Times New Roman"/>
          <w:szCs w:val="21"/>
        </w:rPr>
      </w:pPr>
      <w:r>
        <w:rPr>
          <w:rFonts w:hint="eastAsia" w:ascii="宋体" w:hAnsi="宋体" w:eastAsia="宋体" w:cs="Times New Roman"/>
          <w:szCs w:val="21"/>
        </w:rPr>
        <w:t>53.3被质疑供应商应配合提供质疑答辩意见,并提供相关证据材料,逾期不作书面答辩的,视同放弃答辩权利,依法承担由此可能产生的不利法律后果。</w:t>
      </w:r>
    </w:p>
    <w:p w14:paraId="5D6C0D8B">
      <w:pPr>
        <w:jc w:val="both"/>
      </w:pPr>
      <w:r>
        <w:t>---- END ----</w:t>
      </w:r>
      <w:bookmarkEnd w:id="139"/>
    </w:p>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陈shunjie" w:date="2025-02-20T16:53:14Z" w:initials="陈">
    <w:p w14:paraId="1958B1CF">
      <w:pPr>
        <w:pStyle w:val="17"/>
        <w:rPr>
          <w:rFonts w:hint="default" w:eastAsia="宋体"/>
          <w:lang w:val="en-US" w:eastAsia="zh-CN"/>
        </w:rPr>
      </w:pPr>
      <w:r>
        <w:rPr>
          <w:rFonts w:hint="eastAsia"/>
          <w:lang w:val="en-US" w:eastAsia="zh-CN"/>
        </w:rPr>
        <w:t>采用最低价法时调整</w:t>
      </w:r>
    </w:p>
  </w:comment>
  <w:comment w:id="1" w:author="陈shunjie" w:date="2025-02-19T17:51:42Z" w:initials="陈">
    <w:p w14:paraId="39D165A2">
      <w:pPr>
        <w:pStyle w:val="17"/>
        <w:rPr>
          <w:rFonts w:hint="default" w:eastAsia="宋体"/>
          <w:lang w:val="en-US" w:eastAsia="zh-CN"/>
        </w:rPr>
      </w:pPr>
      <w:r>
        <w:rPr>
          <w:rFonts w:hint="eastAsia"/>
          <w:lang w:val="en-US" w:eastAsia="zh-CN"/>
        </w:rPr>
        <w:t>根据项目情况选择一种，其他删除</w:t>
      </w:r>
    </w:p>
  </w:comment>
  <w:comment w:id="2" w:author="政府采购业务分公司" w:date="2021-08-31T14:13:00Z" w:initials="陈">
    <w:p w14:paraId="266A6FBB">
      <w:pPr>
        <w:widowControl w:val="0"/>
        <w:spacing w:line="360" w:lineRule="auto"/>
        <w:jc w:val="both"/>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1.各评分项按百分制打分，总分等于各项得分乘以相应权重分之和。</w:t>
      </w:r>
    </w:p>
    <w:p w14:paraId="2F093361">
      <w:pPr>
        <w:widowControl w:val="0"/>
        <w:spacing w:line="360" w:lineRule="auto"/>
        <w:jc w:val="both"/>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2.各权重分合计应当等于100分。</w:t>
      </w:r>
    </w:p>
    <w:p w14:paraId="66897DD6">
      <w:pPr>
        <w:widowControl w:val="0"/>
        <w:spacing w:line="360" w:lineRule="auto"/>
        <w:jc w:val="both"/>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3.不得设置注册资本金、资产总额、营业收入、从业人员（即公司人员规模）、利润、纳税额等供应商的规模条件作为加分条件。</w:t>
      </w:r>
    </w:p>
    <w:p w14:paraId="4C039413">
      <w:pPr>
        <w:widowControl w:val="0"/>
        <w:spacing w:line="360" w:lineRule="auto"/>
        <w:jc w:val="both"/>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4.根据项目情况，模板中列明的评审因素可以增加或减少。</w:t>
      </w:r>
    </w:p>
    <w:p w14:paraId="68BB65BF">
      <w:pPr>
        <w:widowControl w:val="0"/>
        <w:spacing w:line="360" w:lineRule="auto"/>
        <w:jc w:val="both"/>
        <w:rPr>
          <w:rFonts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5.评审准则的指标应当是可以量化的，不能量化的指标不能作为评审因素。</w:t>
      </w:r>
    </w:p>
  </w:comment>
  <w:comment w:id="3" w:author="政府采购业务分公司" w:date="2022-07-01T14:28:00Z" w:initials="陈">
    <w:p w14:paraId="6E2A0FF5">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由采购人填写</w:t>
      </w:r>
      <w:r>
        <w:rPr>
          <w:rFonts w:hint="eastAsia" w:ascii="宋体" w:hAnsi="宋体" w:eastAsia="宋体" w:cs="Times New Roman"/>
          <w:kern w:val="0"/>
          <w:sz w:val="34"/>
          <w:szCs w:val="21"/>
          <w:lang w:val="en-US" w:eastAsia="zh-CN" w:bidi="ar-SA"/>
        </w:rPr>
        <w:t>主要团队成员的评分内容，可以考察主要团队成员的职称、学历（学位）、资格（资质）等。</w:t>
      </w:r>
      <w:r>
        <w:rPr>
          <w:rFonts w:hint="eastAsia" w:ascii="宋体" w:hAnsi="宋体" w:eastAsia="宋体" w:cs="Times New Roman"/>
          <w:color w:val="000000" w:themeColor="text1"/>
          <w:kern w:val="0"/>
          <w:sz w:val="34"/>
          <w:szCs w:val="21"/>
          <w:lang w:val="en-US" w:eastAsia="zh-CN" w:bidi="ar-SA"/>
          <w14:textFill>
            <w14:solidFill>
              <w14:schemeClr w14:val="tx1"/>
            </w14:solidFill>
          </w14:textFill>
        </w:rPr>
        <w:t>按百</w:t>
      </w:r>
      <w:r>
        <w:rPr>
          <w:rFonts w:hint="eastAsia" w:ascii="宋体" w:hAnsi="宋体" w:eastAsia="宋体" w:cs="Times New Roman"/>
          <w:kern w:val="0"/>
          <w:sz w:val="34"/>
          <w:szCs w:val="21"/>
          <w:lang w:val="en-US" w:eastAsia="zh-CN" w:bidi="ar-SA"/>
        </w:rPr>
        <w:t>分制设置各项分值。</w:t>
      </w:r>
    </w:p>
  </w:comment>
  <w:comment w:id="4" w:author="政府采购业务分公司" w:date="2022-07-01T14:21:00Z" w:initials="陈">
    <w:p w14:paraId="5B5F6DBF">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采购人可调整分值</w:t>
      </w:r>
    </w:p>
  </w:comment>
  <w:comment w:id="5" w:author="陈shunjie" w:date="2024-06-03T16:05:01Z" w:initials="陈">
    <w:p w14:paraId="6531FC52">
      <w:pPr>
        <w:widowControl w:val="0"/>
        <w:autoSpaceDE w:val="0"/>
        <w:autoSpaceDN w:val="0"/>
        <w:adjustRightInd w:val="0"/>
        <w:jc w:val="left"/>
        <w:textAlignment w:val="baseline"/>
        <w:rPr>
          <w:rFonts w:hint="eastAsia"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当采购人要求提供社保时可参考本表述，或可选劳动合同或另一种社保表示，可修改表述为：</w:t>
      </w:r>
    </w:p>
    <w:p w14:paraId="33FB7CAE">
      <w:pPr>
        <w:widowControl w:val="0"/>
        <w:autoSpaceDE w:val="0"/>
        <w:autoSpaceDN w:val="0"/>
        <w:adjustRightInd w:val="0"/>
        <w:jc w:val="left"/>
        <w:textAlignment w:val="baseline"/>
        <w:rPr>
          <w:rFonts w:hint="eastAsia"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1.提供该人员与投标人签订的劳动合同作为本单位员工的证明依据。</w:t>
      </w:r>
    </w:p>
    <w:p w14:paraId="690F2D77">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2.通过投标人缴纳的近三个月（发布采购文件时项目人员应明确具体月份）的任意一个月的社保证明作为本单位员工的证明依据，如供应商成立不足一个月或员工入职不足一个月的，提供情况说明函（格式自拟），无需提供相关人员社保，亦可得分。</w:t>
      </w:r>
    </w:p>
  </w:comment>
  <w:comment w:id="6" w:author="陈shunjie" w:date="2023-02-21T10:40:00Z" w:initials="陈">
    <w:p w14:paraId="2B47BC89">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根据技术要求调整分值</w:t>
      </w:r>
    </w:p>
  </w:comment>
  <w:comment w:id="7" w:author="政府采购业务分公司" w:date="2021-08-31T14:13:00Z" w:initials="陈">
    <w:p w14:paraId="424A88D9">
      <w:pPr>
        <w:spacing w:line="240" w:lineRule="exact"/>
        <w:rPr>
          <w:rFonts w:ascii="宋体" w:hAnsi="宋体" w:eastAsia="宋体" w:cs="宋体"/>
          <w:b/>
          <w:szCs w:val="21"/>
        </w:rPr>
      </w:pPr>
      <w:r>
        <w:rPr>
          <w:rFonts w:hint="eastAsia" w:ascii="宋体" w:hAnsi="宋体" w:eastAsia="宋体" w:cs="宋体"/>
          <w:b/>
          <w:szCs w:val="21"/>
        </w:rPr>
        <w:t>采购人可根据项目具体情况设置评价准则，但应满足以下条件：</w:t>
      </w:r>
    </w:p>
    <w:p w14:paraId="502BD0A6">
      <w:pPr>
        <w:widowControl w:val="0"/>
        <w:autoSpaceDE w:val="0"/>
        <w:autoSpaceDN w:val="0"/>
        <w:adjustRightInd w:val="0"/>
        <w:jc w:val="left"/>
        <w:textAlignment w:val="baseline"/>
        <w:rPr>
          <w:rFonts w:ascii="宋体" w:hAnsi="Times New Roman" w:eastAsia="宋体" w:cs="Times New Roman"/>
          <w:b/>
          <w:kern w:val="0"/>
          <w:sz w:val="34"/>
          <w:szCs w:val="20"/>
          <w:lang w:val="en-US" w:eastAsia="zh-CN" w:bidi="ar-SA"/>
        </w:rPr>
      </w:pPr>
      <w:r>
        <w:rPr>
          <w:rFonts w:hint="eastAsia" w:ascii="宋体" w:hAnsi="宋体" w:eastAsia="宋体" w:cs="宋体"/>
          <w:b/>
          <w:kern w:val="0"/>
          <w:sz w:val="34"/>
          <w:szCs w:val="21"/>
          <w:lang w:val="en-US" w:eastAsia="zh-CN" w:bidi="ar-SA"/>
        </w:rPr>
        <w:t>（1）评审因素必须与投标人提供的货物、服务质量有关，资格条款禁止列为评审因素；（2）评审因素必须是可以量化的指标；（3）评审因素的指标量化后，评分标准的分值也必须量化；（4）要求提供团队成员社保资料的，一般应明确要求团队成员必须为投标企业的员工，由投标企业购买社保，若项目特殊要求的，招标文件也应明示（如允许兼职、允许关联公司借调人员等）</w:t>
      </w:r>
    </w:p>
    <w:p w14:paraId="571E3362">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p>
  </w:comment>
  <w:comment w:id="8" w:author="陈shunjie" w:date="2024-06-03T15:12:13Z" w:initials="陈">
    <w:p w14:paraId="675F30F7">
      <w:pPr>
        <w:widowControl w:val="0"/>
        <w:autoSpaceDE w:val="0"/>
        <w:autoSpaceDN w:val="0"/>
        <w:adjustRightInd w:val="0"/>
        <w:jc w:val="left"/>
        <w:textAlignment w:val="baseline"/>
        <w:rPr>
          <w:rFonts w:hint="eastAsia"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当采购人要求提供社保时可参考本表述，或可选劳动合同或另一种社保表示，可修改表述为：</w:t>
      </w:r>
    </w:p>
    <w:p w14:paraId="5317271D">
      <w:pPr>
        <w:widowControl w:val="0"/>
        <w:autoSpaceDE w:val="0"/>
        <w:autoSpaceDN w:val="0"/>
        <w:adjustRightInd w:val="0"/>
        <w:jc w:val="left"/>
        <w:textAlignment w:val="baseline"/>
        <w:rPr>
          <w:rFonts w:hint="eastAsia"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1.提供该人员与投标人签订的劳动合同作为本单位员工的证明依据。</w:t>
      </w:r>
    </w:p>
    <w:p w14:paraId="655140F3">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2.通过投标人缴纳的近三个月（发布采购文件时项目人员应明确具体月份）的任意一个月的社保证明作为本单位员工的证明依据，如供应商成立不足一个月或员工入职不足一个月的，提供情况说明函（格式自拟），无需提供相关人员社保，亦可得分。</w:t>
      </w:r>
    </w:p>
  </w:comment>
  <w:comment w:id="9" w:author="政府采购业务分公司" w:date="2021-08-31T14:13:00Z" w:initials="陈">
    <w:p w14:paraId="7A51126A">
      <w:pPr>
        <w:widowControl w:val="0"/>
        <w:autoSpaceDE w:val="0"/>
        <w:autoSpaceDN w:val="0"/>
        <w:adjustRightInd w:val="0"/>
        <w:jc w:val="left"/>
        <w:textAlignment w:val="baseline"/>
        <w:rPr>
          <w:rFonts w:ascii="宋体" w:hAnsi="宋体" w:eastAsia="宋体" w:cs="宋体"/>
          <w:b/>
          <w:kern w:val="0"/>
          <w:sz w:val="34"/>
          <w:szCs w:val="21"/>
          <w:lang w:val="en-US" w:eastAsia="zh-CN" w:bidi="ar-SA"/>
        </w:rPr>
      </w:pPr>
      <w:r>
        <w:rPr>
          <w:rFonts w:hint="eastAsia" w:ascii="宋体" w:hAnsi="宋体" w:eastAsia="宋体" w:cs="宋体"/>
          <w:b/>
          <w:kern w:val="0"/>
          <w:sz w:val="34"/>
          <w:szCs w:val="21"/>
          <w:lang w:val="en-US" w:eastAsia="zh-CN" w:bidi="ar-SA"/>
        </w:rPr>
        <w:t>因不同产品检测要求可能不一样，建议由采购人根据采购项目的具体情况确定需要提供的检测报告设置评分规则，统一采用客观评分</w:t>
      </w:r>
    </w:p>
    <w:p w14:paraId="3580BBD7">
      <w:pPr>
        <w:widowControl w:val="0"/>
        <w:autoSpaceDE w:val="0"/>
        <w:autoSpaceDN w:val="0"/>
        <w:adjustRightInd w:val="0"/>
        <w:jc w:val="left"/>
        <w:textAlignment w:val="baseline"/>
        <w:rPr>
          <w:rFonts w:ascii="宋体" w:hAnsi="宋体" w:eastAsia="宋体" w:cs="宋体"/>
          <w:b/>
          <w:kern w:val="0"/>
          <w:sz w:val="34"/>
          <w:szCs w:val="21"/>
          <w:highlight w:val="green"/>
          <w:lang w:val="en-US" w:eastAsia="zh-CN" w:bidi="ar-SA"/>
        </w:rPr>
      </w:pPr>
      <w:r>
        <w:rPr>
          <w:rFonts w:hint="eastAsia" w:ascii="宋体" w:hAnsi="宋体" w:eastAsia="宋体" w:cs="宋体"/>
          <w:b/>
          <w:kern w:val="0"/>
          <w:sz w:val="34"/>
          <w:szCs w:val="21"/>
          <w:highlight w:val="green"/>
          <w:lang w:val="en-US" w:eastAsia="zh-CN" w:bidi="ar-SA"/>
        </w:rPr>
        <w:t>注：检测报告中参数与技术要求中相同货物参数不可一致，不然涉及重复评分</w:t>
      </w:r>
    </w:p>
  </w:comment>
  <w:comment w:id="10" w:author="政府采购业务分公司" w:date="2022-07-01T14:43:00Z" w:initials="陈">
    <w:p w14:paraId="728D47F8">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仅凭书面方式不能准确描述采购需求或者需要对样品进行主观判断以确认是否满足采购需求等特殊情况的项目</w:t>
      </w:r>
    </w:p>
  </w:comment>
  <w:comment w:id="11" w:author="政府采购业务分公司" w:date="2021-08-31T14:13:00Z" w:initials="陈">
    <w:p w14:paraId="7DCBAD90">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宋体"/>
          <w:b/>
          <w:kern w:val="0"/>
          <w:sz w:val="34"/>
          <w:szCs w:val="21"/>
          <w:lang w:val="en-US" w:eastAsia="zh-CN" w:bidi="ar-SA"/>
        </w:rPr>
        <w:t>采购人根据具体技术参数的数量综合设定</w:t>
      </w:r>
    </w:p>
  </w:comment>
  <w:comment w:id="12" w:author="陈shunjie" w:date="2022-09-30T17:18:00Z" w:initials="陈">
    <w:p w14:paraId="2E9CAAFA">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对于本项目涉及的货物属于（财库〔2019〕19号）或（财库〔2019〕18号）清单中的才可设置此项，采购人需要设置的，需明确是哪个货物属于该清单，标前核实后才可设置。</w:t>
      </w:r>
    </w:p>
  </w:comment>
  <w:comment w:id="13" w:author="政府采购业务分公司" w:date="2021-08-31T14:13:00Z" w:initials="陈">
    <w:p w14:paraId="60A5F874">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“x”分值根据商务条款的数量综合设定，允许对重点参数与一般参数设定不同的扣分档次</w:t>
      </w:r>
    </w:p>
  </w:comment>
  <w:comment w:id="14" w:author="政府采购业务分公司" w:date="2021-08-31T14:13:00Z" w:initials="陈">
    <w:p w14:paraId="3DBBD444">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“x”分值根据商务条款的数量综合设定，允许对重点参数与一般参数设定不同的扣分档次</w:t>
      </w:r>
    </w:p>
  </w:comment>
  <w:comment w:id="15" w:author="政府采购业务分公司" w:date="2021-08-31T14:13:00Z" w:initials="陈">
    <w:p w14:paraId="28AF6E3A">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“x”分值根据商务条款的数量综合设定，允许对重点参数与一般参数设定不同的扣分档次</w:t>
      </w:r>
    </w:p>
  </w:comment>
  <w:comment w:id="16" w:author="陈shunjie" w:date="2024-06-25T14:51:45Z" w:initials="陈">
    <w:p w14:paraId="2CEF5EC2">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深圳市财政局关于印发《深圳市财政局政府采购供应商信用信息管理办法》的通知</w:t>
      </w:r>
      <w:r>
        <w:rPr>
          <w:rFonts w:ascii="宋体" w:hAnsi="Times New Roman" w:eastAsia="宋体" w:cs="Times New Roman"/>
          <w:kern w:val="0"/>
          <w:sz w:val="34"/>
          <w:szCs w:val="20"/>
          <w:lang w:val="en-US" w:eastAsia="zh-CN" w:bidi="ar-SA"/>
        </w:rPr>
        <w:drawing>
          <wp:inline distT="0" distB="0" distL="114300" distR="114300">
            <wp:extent cx="2040890" cy="842010"/>
            <wp:effectExtent l="0" t="0" r="127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040890" cy="842010"/>
                    </a:xfrm>
                    <a:prstGeom prst="rect">
                      <a:avLst/>
                    </a:prstGeom>
                    <a:noFill/>
                    <a:ln>
                      <a:noFill/>
                    </a:ln>
                  </pic:spPr>
                </pic:pic>
              </a:graphicData>
            </a:graphic>
          </wp:inline>
        </w:drawing>
      </w:r>
    </w:p>
  </w:comment>
  <w:comment w:id="17" w:author="政府采购业务分公司" w:date="2020-08-31T20:45:00Z" w:initials="陈">
    <w:p w14:paraId="590DE482">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由采购人填写</w:t>
      </w:r>
      <w:r>
        <w:rPr>
          <w:rFonts w:hint="eastAsia" w:ascii="宋体" w:hAnsi="宋体" w:eastAsia="宋体" w:cs="Times New Roman"/>
          <w:kern w:val="0"/>
          <w:sz w:val="34"/>
          <w:szCs w:val="21"/>
          <w:lang w:val="en-US" w:eastAsia="zh-CN" w:bidi="ar-SA"/>
        </w:rPr>
        <w:t>与项目相关的认证，设置认证数量要求不得超过5项。已作为“投标人资格要求”的不得再设置为评分内容，国家强制性资格证书不得设置为评分内容。按百分制设置各项分值。</w:t>
      </w:r>
    </w:p>
  </w:comment>
  <w:comment w:id="18" w:author="陈shunjie" w:date="2024-01-18T15:49:38Z" w:initials="陈">
    <w:p w14:paraId="41FC6B8C">
      <w:pPr>
        <w:widowControl w:val="0"/>
        <w:autoSpaceDE w:val="0"/>
        <w:autoSpaceDN w:val="0"/>
        <w:adjustRightInd w:val="0"/>
        <w:jc w:val="left"/>
        <w:textAlignment w:val="baseline"/>
        <w:rPr>
          <w:rFonts w:hint="eastAsia"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涉及认证证书的，将前2项调整为：</w:t>
      </w:r>
    </w:p>
    <w:p w14:paraId="46BF56B9">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要求提供所有有效的认证证书扫描件，及出具证书官网或全国认证认可信息公共服务平台（http://cx.cnca.cn/）的证书查询记录。认证证书在公开渠道无法查询的，需提供颁发机构的证明材料，证明证书真实有效。评分中出现无证明资料或专家无法凭所提供资料判断是否得分的情况，一律作不得分处理。</w:t>
      </w:r>
    </w:p>
  </w:comment>
  <w:comment w:id="19" w:author="陈shunjie" w:date="2024-06-27T15:43:32Z" w:initials="陈">
    <w:p w14:paraId="42AB151E">
      <w:pPr>
        <w:widowControl w:val="0"/>
        <w:autoSpaceDE w:val="0"/>
        <w:autoSpaceDN w:val="0"/>
        <w:adjustRightInd w:val="0"/>
        <w:jc w:val="left"/>
        <w:textAlignment w:val="baseline"/>
        <w:rPr>
          <w:rFonts w:hint="default"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设置的证书涉及的增加：</w:t>
      </w:r>
    </w:p>
    <w:p w14:paraId="52453FDD">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3.由社会组织颁发的证书，还需同时提供该组织在“中国社会组织政务服务平台（全国社会组织信用信息公示平台）https://chinanpo.mca.gov.cn/”的查询截图（截图需体现网址且状态为正常），否则该证书不得分。</w:t>
      </w:r>
    </w:p>
  </w:comment>
  <w:comment w:id="20" w:author="陈shunjie" w:date="2023-01-05T16:57:00Z" w:initials="陈">
    <w:p w14:paraId="4E17D108">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可参考：</w:t>
      </w:r>
    </w:p>
    <w:p w14:paraId="18631CBE">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ascii="宋体" w:hAnsi="Times New Roman" w:eastAsia="宋体" w:cs="Times New Roman"/>
          <w:kern w:val="0"/>
          <w:sz w:val="34"/>
          <w:szCs w:val="20"/>
          <w:lang w:val="en-US" w:eastAsia="zh-CN" w:bidi="ar-SA"/>
        </w:rPr>
        <w:t>根据省委办公厅、省府办公厅《关于促进民营经济高质量发展的若干政策措施》（粤办发〔2018〕43 号），对获得国家行政主管部门认定的中国质量奖、中国专利奖、中国版权金奖、中国商标金奖、制造业单项冠军、绿色工厂等的企业，提供相关证明材料扫描件。</w:t>
      </w:r>
    </w:p>
    <w:p w14:paraId="2BF258AD">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ascii="宋体" w:hAnsi="Times New Roman" w:eastAsia="宋体" w:cs="Times New Roman"/>
          <w:kern w:val="0"/>
          <w:sz w:val="34"/>
          <w:szCs w:val="20"/>
          <w:lang w:val="en-US" w:eastAsia="zh-CN" w:bidi="ar-SA"/>
        </w:rPr>
        <w:t>有提供一项得50分，提供两项或两项以上的得满分，一项都未提供则不得分。</w:t>
      </w:r>
    </w:p>
  </w:comment>
  <w:comment w:id="21" w:author="政府采购业务分公司" w:date="2022-07-01T14:15:00Z" w:initials="陈">
    <w:p w14:paraId="4F4DA004">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采购人需补充类别，不可只写“同类业绩”由专家判定，但不得以特定行政区域或特定行业的业绩、奖项作为加分条件或中标、成交条件</w:t>
      </w:r>
    </w:p>
  </w:comment>
  <w:comment w:id="22" w:author="大白熊与小花花" w:date="2025-05-26T13:00:46Z" w:initials="">
    <w:p w14:paraId="324F3ED1">
      <w:pPr>
        <w:pStyle w:val="17"/>
        <w:rPr>
          <w:rFonts w:hint="default" w:eastAsia="宋体"/>
          <w:lang w:val="en-US" w:eastAsia="zh-CN"/>
        </w:rPr>
      </w:pPr>
      <w:r>
        <w:rPr>
          <w:rFonts w:hint="eastAsia"/>
          <w:lang w:val="en-US" w:eastAsia="zh-CN"/>
        </w:rPr>
        <w:t>以采购品目认定，集采目录外的向中标人收费</w:t>
      </w:r>
    </w:p>
  </w:comment>
  <w:comment w:id="23" w:author="大白熊与小花花" w:date="2025-05-26T13:08:03Z" w:initials="">
    <w:p w14:paraId="49871727">
      <w:pPr>
        <w:pStyle w:val="17"/>
        <w:rPr>
          <w:rFonts w:hint="eastAsia"/>
          <w:lang w:val="en-US" w:eastAsia="zh-CN"/>
        </w:rPr>
      </w:pPr>
      <w:r>
        <w:rPr>
          <w:rFonts w:hint="eastAsia"/>
          <w:lang w:val="en-US" w:eastAsia="zh-CN"/>
        </w:rPr>
        <w:t>每项货物对应的数量设置为“可变更项”。</w:t>
      </w:r>
    </w:p>
    <w:p w14:paraId="3E7BC06B">
      <w:pPr>
        <w:pStyle w:val="17"/>
        <w:rPr>
          <w:rFonts w:hint="default"/>
          <w:lang w:val="en-US" w:eastAsia="zh-CN"/>
        </w:rPr>
      </w:pPr>
      <w:r>
        <w:rPr>
          <w:rFonts w:hint="default"/>
          <w:lang w:val="en-US" w:eastAsia="zh-CN"/>
        </w:rPr>
        <w:t>变化幅度在什么范围</w:t>
      </w:r>
      <w:r>
        <w:rPr>
          <w:rFonts w:hint="eastAsia"/>
          <w:lang w:val="en-US" w:eastAsia="zh-CN"/>
        </w:rPr>
        <w:t>需要写一下，供投标人报价参考</w:t>
      </w:r>
    </w:p>
  </w:comment>
  <w:comment w:id="24" w:author="大白熊与小花花" w:date="2025-05-26T13:17:28Z" w:initials="">
    <w:p w14:paraId="3DCD0277">
      <w:pPr>
        <w:pStyle w:val="17"/>
        <w:rPr>
          <w:rFonts w:hint="eastAsia"/>
          <w:lang w:val="en-US" w:eastAsia="zh-CN"/>
        </w:rPr>
      </w:pPr>
      <w:r>
        <w:rPr>
          <w:rFonts w:hint="eastAsia"/>
          <w:lang w:val="en-US" w:eastAsia="zh-CN"/>
        </w:rPr>
        <w:t>规定的原文：</w:t>
      </w:r>
    </w:p>
    <w:p w14:paraId="18B81368">
      <w:pPr>
        <w:pStyle w:val="38"/>
        <w:keepNext w:val="0"/>
        <w:keepLines w:val="0"/>
        <w:widowControl/>
        <w:suppressLineNumbers w:val="0"/>
        <w:rPr>
          <w:rFonts w:hint="eastAsia"/>
          <w:lang w:val="en-US" w:eastAsia="zh-CN"/>
        </w:rPr>
      </w:pPr>
      <w:r>
        <w:rPr>
          <w:rFonts w:hint="eastAsia"/>
          <w:lang w:val="en-US" w:eastAsia="zh-CN"/>
        </w:rPr>
        <w:t>《</w:t>
      </w:r>
      <w:r>
        <w:rPr>
          <w:rFonts w:hint="eastAsia"/>
          <w:lang w:val="en-US"/>
        </w:rPr>
        <w:t>深圳市财政局 深圳市政府采购中心关于进一步加强市本级政府采购合同备案管理工作的通知</w:t>
      </w:r>
      <w:r>
        <w:rPr>
          <w:rFonts w:hint="eastAsia"/>
          <w:lang w:val="en-US" w:eastAsia="zh-CN"/>
        </w:rPr>
        <w:t>》</w:t>
      </w:r>
    </w:p>
    <w:p w14:paraId="483F92C5">
      <w:pPr>
        <w:pStyle w:val="38"/>
        <w:keepNext w:val="0"/>
        <w:keepLines w:val="0"/>
        <w:widowControl/>
        <w:suppressLineNumbers w:val="0"/>
      </w:pPr>
      <w:r>
        <w:rPr>
          <w:rFonts w:hint="eastAsia"/>
          <w:lang w:val="en-US"/>
        </w:rPr>
        <w:t xml:space="preserve"> </w:t>
      </w:r>
      <w:r>
        <w:rPr>
          <w:lang w:val="en-US"/>
        </w:rPr>
        <w:t>3.</w:t>
      </w:r>
      <w:r>
        <w:t>因实际需求发生变化，需要在一定范围内调整</w:t>
      </w:r>
      <w:r>
        <w:rPr>
          <w:b/>
          <w:bCs/>
          <w:color w:val="FF0000"/>
        </w:rPr>
        <w:t>采购标的尺寸、规格、数量、付款方式</w:t>
      </w:r>
      <w:r>
        <w:t>等。针对家具、纺织品、装修类项目存在因招标前测量存在误差等原因导致实际需求发生变化的特殊情况，采购人在制定上述项目采购文件时，应设置“可变更项”和“不可变更项”，且在招标文件中集中列示或明确标记，明确告知投标供应商哪些内容可能发生变化，变化幅度在什么范围，哪些内容是实质性要求，不允许调整。对于未在采购文件中明确的，不属于此款情形。</w:t>
      </w:r>
    </w:p>
    <w:p w14:paraId="5A06526F">
      <w:pPr>
        <w:pStyle w:val="17"/>
        <w:rPr>
          <w:rFonts w:hint="default" w:eastAsia="宋体"/>
          <w:color w:val="FF0000"/>
          <w:lang w:val="en-US" w:eastAsia="zh-CN"/>
        </w:rPr>
      </w:pPr>
      <w:r>
        <w:rPr>
          <w:rFonts w:hint="eastAsia"/>
          <w:color w:val="FF0000"/>
          <w:lang w:val="en-US" w:eastAsia="zh-CN"/>
        </w:rPr>
        <w:t>就按规定的原文写比较好。因实际需求发生变化，需要在一定范围内调整采购标的的尺寸、规格、数量等，设置可变更项，变更范围写一下。不属于规定中的尺寸、规格、数量的，要调整的话。建议在参数中明确 、款式材料以采购人实际需求可以调整。</w:t>
      </w:r>
    </w:p>
  </w:comment>
  <w:comment w:id="25" w:author="大白熊与小花花" w:date="2025-05-26T13:28:03Z" w:initials="">
    <w:p w14:paraId="3368C0CC">
      <w:pPr>
        <w:pStyle w:val="17"/>
        <w:numPr>
          <w:ilvl w:val="0"/>
          <w:numId w:val="7"/>
        </w:numPr>
        <w:rPr>
          <w:rFonts w:hint="eastAsia"/>
          <w:lang w:val="en-US" w:eastAsia="zh-CN"/>
        </w:rPr>
      </w:pPr>
      <w:r>
        <w:rPr>
          <w:rFonts w:hint="eastAsia"/>
          <w:lang w:val="en-US" w:eastAsia="zh-CN"/>
        </w:rPr>
        <w:t>检测的是什么需要明确下</w:t>
      </w:r>
    </w:p>
    <w:p w14:paraId="24D8295A">
      <w:pPr>
        <w:pStyle w:val="17"/>
        <w:numPr>
          <w:ilvl w:val="0"/>
          <w:numId w:val="7"/>
        </w:numPr>
        <w:rPr>
          <w:rFonts w:hint="default" w:eastAsia="宋体"/>
          <w:lang w:val="en-US" w:eastAsia="zh-CN"/>
        </w:rPr>
      </w:pPr>
      <w:r>
        <w:rPr>
          <w:rFonts w:hint="eastAsia"/>
          <w:lang w:val="en-US" w:eastAsia="zh-CN"/>
        </w:rPr>
        <w:t>成品还是原材料；</w:t>
      </w:r>
    </w:p>
    <w:p w14:paraId="2C769F69">
      <w:pPr>
        <w:pStyle w:val="17"/>
        <w:numPr>
          <w:ilvl w:val="0"/>
          <w:numId w:val="7"/>
        </w:numPr>
        <w:rPr>
          <w:rFonts w:hint="default" w:eastAsia="宋体"/>
          <w:lang w:val="en-US" w:eastAsia="zh-CN"/>
        </w:rPr>
      </w:pPr>
      <w:r>
        <w:rPr>
          <w:rFonts w:hint="eastAsia"/>
          <w:lang w:val="en-US" w:eastAsia="zh-CN"/>
        </w:rPr>
        <w:t>这项参数既要求提供检测报告又设置为了实质性条款，不满足则投标无效，请谨慎设置星号，容易废标。</w:t>
      </w:r>
    </w:p>
    <w:p w14:paraId="23009DB7">
      <w:pPr>
        <w:pStyle w:val="17"/>
        <w:numPr>
          <w:numId w:val="0"/>
        </w:numPr>
        <w:rPr>
          <w:rFonts w:hint="default" w:eastAsia="宋体"/>
          <w:lang w:val="en-US" w:eastAsia="zh-CN"/>
        </w:rPr>
      </w:pPr>
      <w:r>
        <w:rPr>
          <w:rFonts w:hint="eastAsia"/>
          <w:lang w:val="en-US" w:eastAsia="zh-CN"/>
        </w:rPr>
        <w:t>以下检测报告项都是一样的问题，定稿前一同修改即可</w:t>
      </w:r>
    </w:p>
  </w:comment>
  <w:comment w:id="26" w:author="Ariel Lin (EAMO)" w:date="2025-05-19T11:02:00Z" w:initials="LZ(">
    <w:p w14:paraId="3129181B">
      <w:pPr>
        <w:pStyle w:val="17"/>
        <w:ind w:firstLine="680"/>
      </w:pPr>
      <w:r>
        <w:rPr>
          <w:rFonts w:hint="eastAsia"/>
        </w:rPr>
        <w:t>其他红色部分的检测报告，统一按照这个来改一下</w:t>
      </w:r>
    </w:p>
    <w:p w14:paraId="28DEAA7C">
      <w:pPr>
        <w:pStyle w:val="17"/>
        <w:ind w:firstLine="680"/>
      </w:pPr>
      <w:r>
        <w:rPr>
          <w:rFonts w:hint="eastAsia"/>
        </w:rPr>
        <w:t>若不是废标项，须 改成 需</w:t>
      </w:r>
    </w:p>
  </w:comment>
  <w:comment w:id="27" w:author="大白熊与小花花" w:date="2025-05-26T13:39:21Z" w:initials="">
    <w:p w14:paraId="00AC5DFF">
      <w:pPr>
        <w:pStyle w:val="17"/>
        <w:rPr>
          <w:rFonts w:hint="default" w:eastAsia="宋体"/>
          <w:lang w:val="en-US" w:eastAsia="zh-CN"/>
        </w:rPr>
      </w:pPr>
      <w:r>
        <w:rPr>
          <w:rFonts w:hint="eastAsia"/>
          <w:lang w:val="en-US" w:eastAsia="zh-CN"/>
        </w:rPr>
        <w:t>检测报告表述统一按照1.5的，定稿前一同修改</w:t>
      </w:r>
    </w:p>
  </w:comment>
  <w:comment w:id="28" w:author="大白熊与小花花" w:date="2025-05-26T13:45:41Z" w:initials="">
    <w:p w14:paraId="4CA89E30">
      <w:pPr>
        <w:pStyle w:val="17"/>
        <w:rPr>
          <w:rFonts w:hint="eastAsia"/>
          <w:lang w:val="en-US" w:eastAsia="zh-CN"/>
        </w:rPr>
      </w:pPr>
      <w:r>
        <w:rPr>
          <w:rFonts w:hint="eastAsia"/>
          <w:lang w:val="en-US" w:eastAsia="zh-CN"/>
        </w:rPr>
        <w:t>如是特定的型号，则不能设置。</w:t>
      </w:r>
    </w:p>
    <w:p w14:paraId="23BEC5B7">
      <w:pPr>
        <w:pStyle w:val="17"/>
        <w:rPr>
          <w:rFonts w:hint="default"/>
          <w:lang w:val="en-US" w:eastAsia="zh-CN"/>
        </w:rPr>
      </w:pPr>
      <w:r>
        <w:rPr>
          <w:rFonts w:hint="default"/>
          <w:lang w:val="en-US" w:eastAsia="zh-CN"/>
        </w:rPr>
        <w:t>深圳市财政局关于印发《政府采购易发问题清单（2023年版）》的通知</w:t>
      </w:r>
      <w:r>
        <w:rPr>
          <w:rFonts w:hint="eastAsia"/>
          <w:lang w:val="en-US" w:eastAsia="zh-CN"/>
        </w:rPr>
        <w:t>，问题清单未依法设置评审因素。</w:t>
      </w:r>
    </w:p>
    <w:p w14:paraId="2ED94783">
      <w:pPr>
        <w:pStyle w:val="17"/>
        <w:numPr>
          <w:ilvl w:val="0"/>
          <w:numId w:val="8"/>
        </w:numPr>
        <w:rPr>
          <w:rFonts w:hint="default"/>
          <w:lang w:val="en-US" w:eastAsia="zh-CN"/>
        </w:rPr>
      </w:pPr>
      <w:r>
        <w:rPr>
          <w:rFonts w:hint="default"/>
          <w:lang w:val="en-US" w:eastAsia="zh-CN"/>
        </w:rPr>
        <w:t>限定或者指定特定的专利、商标、品牌或者供应商，标明特定的供应商或者产品，指定品牌或原产地，要求制造商对某个项目特定授权，根据某个企业或者品牌的产品说明书或者技术指标编制采购需求参数。</w:t>
      </w:r>
      <w:r>
        <w:rPr>
          <w:rFonts w:hint="default"/>
          <w:color w:val="FF0000"/>
          <w:lang w:val="en-US" w:eastAsia="zh-CN"/>
        </w:rPr>
        <w:t>如要求或标明特定品牌、商标、商号、专利、版权、设计、</w:t>
      </w:r>
      <w:r>
        <w:rPr>
          <w:rFonts w:hint="default"/>
          <w:color w:val="FF0000"/>
          <w:highlight w:val="yellow"/>
          <w:lang w:val="en-US" w:eastAsia="zh-CN"/>
        </w:rPr>
        <w:t>型号、</w:t>
      </w:r>
      <w:r>
        <w:rPr>
          <w:rFonts w:hint="default"/>
          <w:color w:val="FF0000"/>
          <w:lang w:val="en-US" w:eastAsia="zh-CN"/>
        </w:rPr>
        <w:t>特定原产地、特定供应商的技术服务规格等条件，</w:t>
      </w:r>
      <w:r>
        <w:rPr>
          <w:rFonts w:hint="default"/>
          <w:lang w:val="en-US" w:eastAsia="zh-CN"/>
        </w:rPr>
        <w:t xml:space="preserve"> 设置“知名”“一线”“同档次”“暂定”“指定”“备选”“参考品牌”（ 含配件） 等表述。</w:t>
      </w:r>
    </w:p>
    <w:p w14:paraId="302E2249">
      <w:pPr>
        <w:pStyle w:val="17"/>
        <w:numPr>
          <w:numId w:val="0"/>
        </w:numPr>
        <w:rPr>
          <w:rFonts w:hint="default"/>
          <w:lang w:val="en-US" w:eastAsia="zh-CN"/>
        </w:rPr>
      </w:pPr>
      <w:r>
        <w:drawing>
          <wp:inline distT="0" distB="0" distL="114300" distR="114300">
            <wp:extent cx="6183630" cy="3145790"/>
            <wp:effectExtent l="0" t="0" r="7620" b="165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
                    <a:stretch>
                      <a:fillRect/>
                    </a:stretch>
                  </pic:blipFill>
                  <pic:spPr>
                    <a:xfrm>
                      <a:off x="0" y="0"/>
                      <a:ext cx="6183630" cy="3145790"/>
                    </a:xfrm>
                    <a:prstGeom prst="rect">
                      <a:avLst/>
                    </a:prstGeom>
                    <a:noFill/>
                    <a:ln>
                      <a:noFill/>
                    </a:ln>
                  </pic:spPr>
                </pic:pic>
              </a:graphicData>
            </a:graphic>
          </wp:inline>
        </w:drawing>
      </w:r>
    </w:p>
  </w:comment>
  <w:comment w:id="29" w:author="大白熊与小花花" w:date="2025-05-26T13:50:01Z" w:initials="">
    <w:p w14:paraId="3C0BAAFB">
      <w:pPr>
        <w:pStyle w:val="17"/>
        <w:rPr>
          <w:rFonts w:hint="eastAsia" w:eastAsia="宋体"/>
          <w:lang w:val="en-US" w:eastAsia="zh-CN"/>
        </w:rPr>
      </w:pPr>
      <w:r>
        <w:rPr>
          <w:rFonts w:hint="eastAsia"/>
          <w:lang w:val="en-US" w:eastAsia="zh-CN"/>
        </w:rPr>
        <w:t>同上</w:t>
      </w:r>
    </w:p>
  </w:comment>
  <w:comment w:id="30" w:author="大白熊与小花花" w:date="2025-05-26T13:44:22Z" w:initials="">
    <w:p w14:paraId="386FFC40">
      <w:pPr>
        <w:pStyle w:val="17"/>
      </w:pPr>
      <w:r>
        <w:rPr>
          <w:rFonts w:hint="eastAsia"/>
          <w:lang w:val="en-US" w:eastAsia="zh-CN"/>
        </w:rPr>
        <w:t>如是特定型号不能设置</w:t>
      </w:r>
    </w:p>
  </w:comment>
  <w:comment w:id="31" w:author="大白熊与小花花" w:date="2025-05-26T13:42:59Z" w:initials="">
    <w:p w14:paraId="38155D12">
      <w:pPr>
        <w:pStyle w:val="17"/>
        <w:rPr>
          <w:rFonts w:hint="default" w:eastAsia="宋体"/>
          <w:lang w:val="en-US" w:eastAsia="zh-CN"/>
        </w:rPr>
      </w:pPr>
      <w:r>
        <w:rPr>
          <w:rFonts w:hint="eastAsia"/>
          <w:lang w:val="en-US" w:eastAsia="zh-CN"/>
        </w:rPr>
        <w:t>材质吗还是型号，材质可以，但特定型号不能设置</w:t>
      </w:r>
    </w:p>
  </w:comment>
  <w:comment w:id="32" w:author="大白熊与小花花" w:date="2025-05-26T13:43:46Z" w:initials="">
    <w:p w14:paraId="1D43C781">
      <w:pPr>
        <w:pStyle w:val="17"/>
        <w:rPr>
          <w:rFonts w:hint="eastAsia" w:eastAsia="宋体"/>
          <w:lang w:val="en-US" w:eastAsia="zh-CN"/>
        </w:rPr>
      </w:pPr>
      <w:r>
        <w:rPr>
          <w:rFonts w:hint="eastAsia"/>
          <w:lang w:val="en-US" w:eastAsia="zh-CN"/>
        </w:rPr>
        <w:t>同上</w:t>
      </w:r>
    </w:p>
  </w:comment>
  <w:comment w:id="33" w:author="大白熊与小花花" w:date="2025-05-26T14:05:08Z" w:initials="">
    <w:p w14:paraId="3472F131">
      <w:pPr>
        <w:pStyle w:val="17"/>
        <w:rPr>
          <w:rFonts w:hint="eastAsia"/>
          <w:lang w:val="en-US" w:eastAsia="zh-CN"/>
        </w:rPr>
      </w:pPr>
      <w:r>
        <w:rPr>
          <w:rFonts w:hint="eastAsia"/>
          <w:lang w:val="en-US" w:eastAsia="zh-CN"/>
        </w:rPr>
        <w:t>需要明确，起码简单表述下，需要标注星号，付款方式因是客观，投标人只能按照文件规定响应的，因此不能作为评审因素（即加分项），建议设置为实质性条款，</w:t>
      </w:r>
    </w:p>
    <w:p w14:paraId="4A8B10FF">
      <w:pPr>
        <w:pStyle w:val="17"/>
        <w:rPr>
          <w:rFonts w:hint="default"/>
          <w:lang w:val="en-US" w:eastAsia="zh-CN"/>
        </w:rPr>
      </w:pPr>
      <w:r>
        <w:rPr>
          <w:rFonts w:hint="default"/>
          <w:lang w:val="en-US" w:eastAsia="zh-CN"/>
        </w:rPr>
        <w:t>深圳市财政局关于印发《政府采购易发问题</w:t>
      </w:r>
    </w:p>
    <w:p w14:paraId="79284E0E">
      <w:pPr>
        <w:pStyle w:val="17"/>
        <w:rPr>
          <w:rFonts w:hint="default"/>
          <w:lang w:val="en-US" w:eastAsia="zh-CN"/>
        </w:rPr>
      </w:pPr>
      <w:r>
        <w:rPr>
          <w:rFonts w:hint="default"/>
          <w:lang w:val="en-US" w:eastAsia="zh-CN"/>
        </w:rPr>
        <w:t>清单（2023年版）》的通知</w:t>
      </w:r>
    </w:p>
    <w:p w14:paraId="098F2C39">
      <w:pPr>
        <w:pStyle w:val="17"/>
        <w:rPr>
          <w:rFonts w:hint="default"/>
          <w:lang w:val="en-US" w:eastAsia="zh-CN"/>
        </w:rPr>
      </w:pPr>
      <w:r>
        <w:drawing>
          <wp:inline distT="0" distB="0" distL="114300" distR="114300">
            <wp:extent cx="5278120" cy="2164715"/>
            <wp:effectExtent l="0" t="0" r="17780" b="698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
                    <a:stretch>
                      <a:fillRect/>
                    </a:stretch>
                  </pic:blipFill>
                  <pic:spPr>
                    <a:xfrm>
                      <a:off x="0" y="0"/>
                      <a:ext cx="5278120" cy="2164715"/>
                    </a:xfrm>
                    <a:prstGeom prst="rect">
                      <a:avLst/>
                    </a:prstGeom>
                    <a:noFill/>
                    <a:ln>
                      <a:noFill/>
                    </a:ln>
                  </pic:spPr>
                </pic:pic>
              </a:graphicData>
            </a:graphic>
          </wp:inline>
        </w:drawing>
      </w:r>
    </w:p>
  </w:comment>
  <w:comment w:id="34" w:author="大白熊与小花花" w:date="2025-05-26T14:08:55Z" w:initials="">
    <w:p w14:paraId="509BB7E2">
      <w:pPr>
        <w:pStyle w:val="17"/>
        <w:rPr>
          <w:rFonts w:hint="default" w:eastAsia="宋体"/>
          <w:lang w:val="en-US" w:eastAsia="zh-CN"/>
        </w:rPr>
      </w:pPr>
      <w:r>
        <w:rPr>
          <w:rFonts w:hint="eastAsia"/>
          <w:lang w:val="en-US" w:eastAsia="zh-CN"/>
        </w:rPr>
        <w:t>拒绝进口的项目不宜设置CNAS标识的检测报告，因该检测报告是实验室认可，代表检测报告在国际互认。如不涉及国际互认的建议删除，CMA就可以证明检测报告的合法性，具有向社会证明作用，且CNAS标识会增加投标人检测成本。因此建议删除</w:t>
      </w:r>
    </w:p>
  </w:comment>
  <w:comment w:id="35" w:author="大白熊与小花花" w:date="2025-05-26T14:12:17Z" w:initials="">
    <w:p w14:paraId="75015457">
      <w:pPr>
        <w:pStyle w:val="17"/>
        <w:rPr>
          <w:rFonts w:hint="default" w:eastAsia="宋体"/>
          <w:lang w:val="en-US" w:eastAsia="zh-CN"/>
        </w:rPr>
      </w:pPr>
      <w:r>
        <w:rPr>
          <w:rFonts w:hint="eastAsia"/>
          <w:lang w:val="en-US" w:eastAsia="zh-CN"/>
        </w:rPr>
        <w:t>这是要提供检测报告原件核查吗，还是什么，前面技术参数已经要求提供了检测报告扫描件，建议这里写清楚，是提供原件核查还是什么，不然会产生歧义</w:t>
      </w:r>
    </w:p>
  </w:comment>
  <w:comment w:id="36" w:author="政府采购业务分公司" w:date="2022-07-01T15:42:00Z" w:initials="陈">
    <w:p w14:paraId="404A75CD">
      <w:pPr>
        <w:rPr>
          <w:rFonts w:ascii="Times New Roman" w:hAnsi="Times New Roman" w:eastAsia="宋体" w:cs="Times New Roman"/>
        </w:rPr>
      </w:pPr>
      <w:r>
        <w:rPr>
          <w:rFonts w:hint="eastAsia" w:ascii="Times New Roman" w:hAnsi="Times New Roman" w:eastAsia="宋体" w:cs="Times New Roman"/>
          <w:sz w:val="24"/>
        </w:rPr>
        <w:t>根据《财政部令第87号》第二十二条 采购人、采购代理机构一般不得要求投标人提供样品，仅凭书面方式不能准确描述采购需求或者需要对样品进行主观判断以确认是否满足采购需求等特殊情况除外。</w:t>
      </w:r>
    </w:p>
  </w:comment>
  <w:comment w:id="37" w:author="多丽丝" w:date="2025-04-08T13:45:00Z" w:initials="">
    <w:p w14:paraId="31E0356E">
      <w:r>
        <w:t>选取的样品需根据确定的采购数量，再次审核。请预估样品制作时间，并回复？</w:t>
      </w:r>
    </w:p>
  </w:comment>
  <w:comment w:id="38" w:author="Lenovo" w:date="2025-05-21T09:44:00Z" w:initials="">
    <w:p w14:paraId="63727404">
      <w:pPr>
        <w:pStyle w:val="17"/>
        <w:ind w:firstLine="680"/>
      </w:pPr>
      <w:r>
        <w:rPr>
          <w:rFonts w:hint="eastAsia"/>
        </w:rPr>
        <w:t>已审核，样品均为供应商常规现品，1天内可准备完毕</w:t>
      </w:r>
    </w:p>
  </w:comment>
  <w:comment w:id="39" w:author="大白熊与小花花" w:date="2025-05-26T14:20:57Z" w:initials="">
    <w:p w14:paraId="25879739">
      <w:pPr>
        <w:pStyle w:val="17"/>
        <w:rPr>
          <w:rFonts w:hint="default" w:eastAsia="宋体"/>
          <w:lang w:val="en-US" w:eastAsia="zh-CN"/>
        </w:rPr>
      </w:pPr>
      <w:r>
        <w:rPr>
          <w:rFonts w:hint="eastAsia"/>
          <w:lang w:val="en-US" w:eastAsia="zh-CN"/>
        </w:rPr>
        <w:t>这是宽度还是什么需要写明</w:t>
      </w:r>
    </w:p>
  </w:comment>
  <w:comment w:id="40" w:author="陈shunjie" w:date="2024-05-15T18:03:02Z" w:initials="陈">
    <w:p w14:paraId="49240487">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是否涉及，不涉及可删除</w:t>
      </w:r>
    </w:p>
  </w:comment>
  <w:comment w:id="41" w:author="陈sj" w:date="2022-07-22T16:59:00Z" w:initials="陈">
    <w:p w14:paraId="53301203">
      <w:pPr>
        <w:widowControl w:val="0"/>
        <w:autoSpaceDE w:val="0"/>
        <w:autoSpaceDN w:val="0"/>
        <w:adjustRightInd w:val="0"/>
        <w:jc w:val="left"/>
        <w:textAlignment w:val="baseline"/>
        <w:rPr>
          <w:rFonts w:hint="default"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定稿后工作人员根据评分项调整</w:t>
      </w:r>
    </w:p>
  </w:comment>
  <w:comment w:id="42" w:author="陈sj" w:date="2022-07-22T16:39:00Z" w:initials="陈">
    <w:p w14:paraId="399B5C79">
      <w:pPr>
        <w:widowControl w:val="0"/>
        <w:autoSpaceDE w:val="0"/>
        <w:autoSpaceDN w:val="0"/>
        <w:adjustRightInd w:val="0"/>
        <w:jc w:val="left"/>
        <w:textAlignment w:val="baseline"/>
        <w:rPr>
          <w:rFonts w:hint="eastAsia"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定稿后工作人员根据评分项调整</w:t>
      </w:r>
    </w:p>
  </w:comment>
  <w:comment w:id="43" w:author="陈shunjie" w:date="2025-02-20T17:31:59Z" w:initials="陈">
    <w:p w14:paraId="684CB180">
      <w:pPr>
        <w:pStyle w:val="17"/>
      </w:pPr>
      <w:r>
        <w:rPr>
          <w:rFonts w:hint="eastAsia"/>
        </w:rPr>
        <w:t>部分专门面向中小企业、专门面向小微企业的调整表述</w:t>
      </w:r>
    </w:p>
  </w:comment>
  <w:comment w:id="44" w:author="陈shunjie" w:date="2025-02-19T20:03:04Z" w:initials="陈">
    <w:p w14:paraId="4C779169">
      <w:pPr>
        <w:pStyle w:val="17"/>
      </w:pPr>
      <w:r>
        <w:rPr>
          <w:rFonts w:hint="eastAsia"/>
        </w:rPr>
        <w:t>工作人员发公告前根据“</w:t>
      </w:r>
      <w:r>
        <w:rPr>
          <w:rFonts w:hint="eastAsia"/>
          <w:lang w:eastAsia="zh-CN"/>
        </w:rPr>
        <w:t>货物清单明细</w:t>
      </w:r>
      <w:r>
        <w:rPr>
          <w:rFonts w:hint="eastAsia"/>
        </w:rPr>
        <w:t>”补充标“*”内容</w:t>
      </w:r>
    </w:p>
  </w:comment>
  <w:comment w:id="45" w:author="陈sj" w:date="2022-07-22T16:30:00Z" w:initials="陈">
    <w:p w14:paraId="25D20604">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评分表如不涉及，请删除。</w:t>
      </w:r>
    </w:p>
  </w:comment>
  <w:comment w:id="46" w:author="陈shunjie" w:date="2025-02-19T20:08:05Z" w:initials="陈">
    <w:p w14:paraId="441C523A">
      <w:pPr>
        <w:pStyle w:val="17"/>
      </w:pPr>
      <w:r>
        <w:rPr>
          <w:rFonts w:hint="eastAsia"/>
        </w:rPr>
        <w:t>与前面三、实质性条款的内容保持一致</w:t>
      </w:r>
    </w:p>
  </w:comment>
  <w:comment w:id="47" w:author="陈shunjie" w:date="2024-06-25T19:45:18Z" w:initials="陈">
    <w:p w14:paraId="278D49D3">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如评分项不涉及，可以删除</w:t>
      </w:r>
    </w:p>
  </w:comment>
  <w:comment w:id="48" w:author="陈shunjie" w:date="2025-02-19T20:11:59Z" w:initials="陈">
    <w:p w14:paraId="56F78EE5">
      <w:pPr>
        <w:pStyle w:val="17"/>
      </w:pPr>
      <w:r>
        <w:rPr>
          <w:rFonts w:hint="eastAsia"/>
        </w:rPr>
        <w:t>项目如果有后续确定签订的合同的话，将此模版进行替换，并删除技术商务要求中涉及的内容，避免引起歧义。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958B1CF" w15:done="0"/>
  <w15:commentEx w15:paraId="39D165A2" w15:done="0"/>
  <w15:commentEx w15:paraId="68BB65BF" w15:done="0"/>
  <w15:commentEx w15:paraId="6E2A0FF5" w15:done="0"/>
  <w15:commentEx w15:paraId="5B5F6DBF" w15:done="0"/>
  <w15:commentEx w15:paraId="690F2D77" w15:done="0"/>
  <w15:commentEx w15:paraId="2B47BC89" w15:done="0"/>
  <w15:commentEx w15:paraId="571E3362" w15:done="0"/>
  <w15:commentEx w15:paraId="655140F3" w15:done="0"/>
  <w15:commentEx w15:paraId="3580BBD7" w15:done="0"/>
  <w15:commentEx w15:paraId="728D47F8" w15:done="0"/>
  <w15:commentEx w15:paraId="7DCBAD90" w15:done="0"/>
  <w15:commentEx w15:paraId="2E9CAAFA" w15:done="0"/>
  <w15:commentEx w15:paraId="60A5F874" w15:done="0"/>
  <w15:commentEx w15:paraId="3DBBD444" w15:done="0"/>
  <w15:commentEx w15:paraId="28AF6E3A" w15:done="0"/>
  <w15:commentEx w15:paraId="2CEF5EC2" w15:done="0"/>
  <w15:commentEx w15:paraId="590DE482" w15:done="0"/>
  <w15:commentEx w15:paraId="46BF56B9" w15:done="0"/>
  <w15:commentEx w15:paraId="52453FDD" w15:done="0"/>
  <w15:commentEx w15:paraId="2BF258AD" w15:done="0"/>
  <w15:commentEx w15:paraId="4F4DA004" w15:done="0"/>
  <w15:commentEx w15:paraId="324F3ED1" w15:done="0"/>
  <w15:commentEx w15:paraId="3E7BC06B" w15:done="0"/>
  <w15:commentEx w15:paraId="5A06526F" w15:done="0"/>
  <w15:commentEx w15:paraId="23009DB7" w15:done="0"/>
  <w15:commentEx w15:paraId="28DEAA7C" w15:done="1"/>
  <w15:commentEx w15:paraId="00AC5DFF" w15:done="0"/>
  <w15:commentEx w15:paraId="302E2249" w15:done="0"/>
  <w15:commentEx w15:paraId="3C0BAAFB" w15:done="0"/>
  <w15:commentEx w15:paraId="386FFC40" w15:done="0"/>
  <w15:commentEx w15:paraId="38155D12" w15:done="0"/>
  <w15:commentEx w15:paraId="1D43C781" w15:done="0"/>
  <w15:commentEx w15:paraId="098F2C39" w15:done="0"/>
  <w15:commentEx w15:paraId="509BB7E2" w15:done="0"/>
  <w15:commentEx w15:paraId="75015457" w15:done="0"/>
  <w15:commentEx w15:paraId="404A75CD" w15:done="0"/>
  <w15:commentEx w15:paraId="31E0356E" w15:done="0"/>
  <w15:commentEx w15:paraId="63727404" w15:done="0" w15:paraIdParent="31E0356E"/>
  <w15:commentEx w15:paraId="25879739" w15:done="0"/>
  <w15:commentEx w15:paraId="49240487" w15:done="0"/>
  <w15:commentEx w15:paraId="53301203" w15:done="0"/>
  <w15:commentEx w15:paraId="399B5C79" w15:done="0"/>
  <w15:commentEx w15:paraId="684CB180" w15:done="0"/>
  <w15:commentEx w15:paraId="4C779169" w15:done="0"/>
  <w15:commentEx w15:paraId="25D20604" w15:done="0"/>
  <w15:commentEx w15:paraId="441C523A" w15:done="0"/>
  <w15:commentEx w15:paraId="278D49D3" w15:done="0"/>
  <w15:commentEx w15:paraId="56F78EE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920D70C8-6CB9-4E42-9ACA-A10BCE9A995C}"/>
  </w:font>
  <w:font w:name="Arial">
    <w:panose1 w:val="020B0604020202020204"/>
    <w:charset w:val="01"/>
    <w:family w:val="swiss"/>
    <w:pitch w:val="default"/>
    <w:sig w:usb0="E0002EFF" w:usb1="C000785B" w:usb2="00000009" w:usb3="00000000" w:csb0="400001FF" w:csb1="FFFF0000"/>
    <w:embedRegular r:id="rId2" w:fontKey="{1B0BE427-E960-451C-A8B5-5D49947F2DFD}"/>
  </w:font>
  <w:font w:name="黑体">
    <w:panose1 w:val="02010609060101010101"/>
    <w:charset w:val="86"/>
    <w:family w:val="auto"/>
    <w:pitch w:val="default"/>
    <w:sig w:usb0="800002BF" w:usb1="38CF7CFA" w:usb2="00000016" w:usb3="00000000" w:csb0="00040001" w:csb1="00000000"/>
    <w:embedRegular r:id="rId3" w:fontKey="{B49FE8BF-A280-42B5-9708-6ABB8B9B54EC}"/>
  </w:font>
  <w:font w:name="Courier New">
    <w:panose1 w:val="02070309020205020404"/>
    <w:charset w:val="01"/>
    <w:family w:val="modern"/>
    <w:pitch w:val="default"/>
    <w:sig w:usb0="E0002EFF" w:usb1="C0007843" w:usb2="00000009" w:usb3="00000000" w:csb0="400001FF" w:csb1="FFFF0000"/>
    <w:embedRegular r:id="rId4" w:fontKey="{CB827D9D-4643-44CE-86F7-0F1221E9E41E}"/>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5" w:fontKey="{0E62347D-FC0E-41FA-AF12-593A65A0F487}"/>
  </w:font>
  <w:font w:name="Arial Unicode MS">
    <w:panose1 w:val="020B0604020202020204"/>
    <w:charset w:val="86"/>
    <w:family w:val="swiss"/>
    <w:pitch w:val="default"/>
    <w:sig w:usb0="F7FFAEFF" w:usb1="F9DFFFFF" w:usb2="0000007F" w:usb3="00000000" w:csb0="203F01FF" w:csb1="DFFF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embedRegular r:id="rId6" w:fontKey="{9F4ADD7D-4F67-4898-A602-21D802F59A9B}"/>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embedRegular r:id="rId7" w:fontKey="{0284A9F4-5457-4DF1-AB6F-66CF058C43CE}"/>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embedRegular r:id="rId8" w:fontKey="{46BF1EB5-8D01-40A3-B5F8-11F7EAE6A37B}"/>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embedRegular r:id="rId9" w:fontKey="{E10FEE2B-6CDD-4D46-803C-B26B7F79918F}"/>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楷体_GB2312">
    <w:panose1 w:val="02010609030101010101"/>
    <w:charset w:val="86"/>
    <w:family w:val="modern"/>
    <w:pitch w:val="default"/>
    <w:sig w:usb0="00000001" w:usb1="080E0000" w:usb2="00000000" w:usb3="00000000" w:csb0="00040000" w:csb1="00000000"/>
    <w:embedRegular r:id="rId10" w:fontKey="{3E00A822-F23A-456D-83EC-348FC374441B}"/>
  </w:font>
  <w:font w:name="华文中宋">
    <w:panose1 w:val="02010600040101010101"/>
    <w:charset w:val="86"/>
    <w:family w:val="auto"/>
    <w:pitch w:val="default"/>
    <w:sig w:usb0="00000287" w:usb1="080F0000" w:usb2="00000000" w:usb3="00000000" w:csb0="0004009F" w:csb1="DFD70000"/>
    <w:embedRegular r:id="rId11" w:fontKey="{760C9416-CD5B-4EA3-A377-8124AD862A91}"/>
  </w:font>
  <w:font w:name="汉仪书宋二S">
    <w:altName w:val="宋体"/>
    <w:panose1 w:val="00000000000000000000"/>
    <w:charset w:val="00"/>
    <w:family w:val="auto"/>
    <w:pitch w:val="default"/>
    <w:sig w:usb0="00000000" w:usb1="00000000" w:usb2="00000000" w:usb3="00000000" w:csb0="00000000" w:csb1="00000000"/>
    <w:embedRegular r:id="rId12" w:fontKey="{DE1CB22A-432C-444A-BD18-7F3C88F6E7D4}"/>
  </w:font>
  <w:font w:name="华文楷体">
    <w:panose1 w:val="02010600040101010101"/>
    <w:charset w:val="86"/>
    <w:family w:val="auto"/>
    <w:pitch w:val="default"/>
    <w:sig w:usb0="00000287" w:usb1="080F0000" w:usb2="00000000" w:usb3="00000000" w:csb0="0004009F" w:csb1="DFD70000"/>
    <w:embedRegular r:id="rId13" w:fontKey="{9E26EAE8-75D1-446F-B38C-82A636081A31}"/>
  </w:font>
  <w:font w:name="Wingdings">
    <w:panose1 w:val="05000000000000000000"/>
    <w:charset w:val="00"/>
    <w:family w:val="auto"/>
    <w:pitch w:val="default"/>
    <w:sig w:usb0="00000000" w:usb1="00000000" w:usb2="00000000" w:usb3="00000000" w:csb0="80000000" w:csb1="00000000"/>
  </w:font>
  <w:font w:name="KaTeX_Math">
    <w:altName w:val="Cambria"/>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方正小标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0DA5B">
    <w:pPr>
      <w:pStyle w:val="27"/>
      <w:framePr w:wrap="around" w:vAnchor="text" w:hAnchor="margin" w:xAlign="center" w:y="1"/>
      <w:rPr>
        <w:rStyle w:val="48"/>
      </w:rPr>
    </w:pPr>
    <w:r>
      <w:t xml:space="preserve">- </w:t>
    </w:r>
    <w:r>
      <w:fldChar w:fldCharType="begin"/>
    </w:r>
    <w:r>
      <w:instrText xml:space="preserve"> PAGE </w:instrText>
    </w:r>
    <w:r>
      <w:fldChar w:fldCharType="separate"/>
    </w:r>
    <w:r>
      <w:t>32</w:t>
    </w:r>
    <w:r>
      <w:fldChar w:fldCharType="end"/>
    </w:r>
    <w:r>
      <w:t xml:space="preserve"> -</w:t>
    </w:r>
  </w:p>
  <w:p w14:paraId="6A34F3B6">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A755A">
    <w:pPr>
      <w:pStyle w:val="27"/>
      <w:framePr w:wrap="around" w:vAnchor="text" w:hAnchor="margin" w:xAlign="center" w:y="1"/>
      <w:rPr>
        <w:rStyle w:val="48"/>
      </w:rPr>
    </w:pPr>
    <w:r>
      <w:rPr>
        <w:rStyle w:val="48"/>
      </w:rPr>
      <w:fldChar w:fldCharType="begin"/>
    </w:r>
    <w:r>
      <w:rPr>
        <w:rStyle w:val="48"/>
      </w:rPr>
      <w:instrText xml:space="preserve">PAGE  </w:instrText>
    </w:r>
    <w:r>
      <w:rPr>
        <w:rStyle w:val="48"/>
      </w:rPr>
      <w:fldChar w:fldCharType="end"/>
    </w:r>
  </w:p>
  <w:p w14:paraId="1281877E">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167AC">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2C829">
    <w:pPr>
      <w:pStyle w:val="28"/>
      <w:pBdr>
        <w:top w:val="none" w:color="auto" w:sz="0" w:space="0"/>
        <w:left w:val="none" w:color="auto" w:sz="0" w:space="0"/>
        <w:bottom w:val="none" w:color="auto" w:sz="0" w:space="1"/>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72CD7">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9221C"/>
    <w:multiLevelType w:val="singleLevel"/>
    <w:tmpl w:val="B609221C"/>
    <w:lvl w:ilvl="0" w:tentative="0">
      <w:start w:val="1"/>
      <w:numFmt w:val="decimal"/>
      <w:suff w:val="nothing"/>
      <w:lvlText w:val="%1、"/>
      <w:lvlJc w:val="left"/>
    </w:lvl>
  </w:abstractNum>
  <w:abstractNum w:abstractNumId="1">
    <w:nsid w:val="B9358C2E"/>
    <w:multiLevelType w:val="singleLevel"/>
    <w:tmpl w:val="B9358C2E"/>
    <w:lvl w:ilvl="0" w:tentative="0">
      <w:start w:val="2"/>
      <w:numFmt w:val="decimal"/>
      <w:suff w:val="nothing"/>
      <w:lvlText w:val="%1、"/>
      <w:lvlJc w:val="left"/>
    </w:lvl>
  </w:abstractNum>
  <w:abstractNum w:abstractNumId="2">
    <w:nsid w:val="BF6BC116"/>
    <w:multiLevelType w:val="singleLevel"/>
    <w:tmpl w:val="BF6BC116"/>
    <w:lvl w:ilvl="0" w:tentative="0">
      <w:start w:val="16"/>
      <w:numFmt w:val="decimal"/>
      <w:suff w:val="space"/>
      <w:lvlText w:val="%1."/>
      <w:lvlJc w:val="left"/>
    </w:lvl>
  </w:abstractNum>
  <w:abstractNum w:abstractNumId="3">
    <w:nsid w:val="C571C521"/>
    <w:multiLevelType w:val="singleLevel"/>
    <w:tmpl w:val="C571C521"/>
    <w:lvl w:ilvl="0" w:tentative="0">
      <w:start w:val="92"/>
      <w:numFmt w:val="decimal"/>
      <w:lvlText w:val="%1."/>
      <w:lvlJc w:val="left"/>
      <w:pPr>
        <w:tabs>
          <w:tab w:val="left" w:pos="312"/>
        </w:tabs>
      </w:pPr>
    </w:lvl>
  </w:abstractNum>
  <w:abstractNum w:abstractNumId="4">
    <w:nsid w:val="CFE7C3F8"/>
    <w:multiLevelType w:val="singleLevel"/>
    <w:tmpl w:val="CFE7C3F8"/>
    <w:lvl w:ilvl="0" w:tentative="0">
      <w:start w:val="1"/>
      <w:numFmt w:val="decimal"/>
      <w:suff w:val="nothing"/>
      <w:lvlText w:val="（%1）"/>
      <w:lvlJc w:val="left"/>
    </w:lvl>
  </w:abstractNum>
  <w:abstractNum w:abstractNumId="5">
    <w:nsid w:val="DDECD3BC"/>
    <w:multiLevelType w:val="singleLevel"/>
    <w:tmpl w:val="DDECD3BC"/>
    <w:lvl w:ilvl="0" w:tentative="0">
      <w:start w:val="6"/>
      <w:numFmt w:val="decimal"/>
      <w:suff w:val="space"/>
      <w:lvlText w:val="%1."/>
      <w:lvlJc w:val="left"/>
    </w:lvl>
  </w:abstractNum>
  <w:abstractNum w:abstractNumId="6">
    <w:nsid w:val="DE759F4B"/>
    <w:multiLevelType w:val="singleLevel"/>
    <w:tmpl w:val="DE759F4B"/>
    <w:lvl w:ilvl="0" w:tentative="0">
      <w:start w:val="2"/>
      <w:numFmt w:val="decimal"/>
      <w:suff w:val="space"/>
      <w:lvlText w:val="%1."/>
      <w:lvlJc w:val="left"/>
    </w:lvl>
  </w:abstractNum>
  <w:abstractNum w:abstractNumId="7">
    <w:nsid w:val="DEABE1DB"/>
    <w:multiLevelType w:val="singleLevel"/>
    <w:tmpl w:val="DEABE1DB"/>
    <w:lvl w:ilvl="0" w:tentative="0">
      <w:start w:val="23"/>
      <w:numFmt w:val="decimal"/>
      <w:suff w:val="space"/>
      <w:lvlText w:val="%1."/>
      <w:lvlJc w:val="left"/>
    </w:lvl>
  </w:abstractNum>
  <w:abstractNum w:abstractNumId="8">
    <w:nsid w:val="FFEFC674"/>
    <w:multiLevelType w:val="singleLevel"/>
    <w:tmpl w:val="FFEFC674"/>
    <w:lvl w:ilvl="0" w:tentative="0">
      <w:start w:val="1"/>
      <w:numFmt w:val="decimal"/>
      <w:suff w:val="nothing"/>
      <w:lvlText w:val="（%1）"/>
      <w:lvlJc w:val="left"/>
    </w:lvl>
  </w:abstractNum>
  <w:abstractNum w:abstractNumId="9">
    <w:nsid w:val="FFFFFF7C"/>
    <w:multiLevelType w:val="singleLevel"/>
    <w:tmpl w:val="FFFFFF7C"/>
    <w:lvl w:ilvl="0" w:tentative="0">
      <w:start w:val="1"/>
      <w:numFmt w:val="decimal"/>
      <w:pStyle w:val="60"/>
      <w:lvlText w:val="%1."/>
      <w:lvlJc w:val="left"/>
      <w:pPr>
        <w:tabs>
          <w:tab w:val="left" w:pos="7994"/>
        </w:tabs>
        <w:ind w:left="7994" w:leftChars="800" w:hanging="360" w:hangingChars="200"/>
      </w:pPr>
    </w:lvl>
  </w:abstractNum>
  <w:abstractNum w:abstractNumId="10">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1">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12503483"/>
    <w:multiLevelType w:val="multilevel"/>
    <w:tmpl w:val="12503483"/>
    <w:lvl w:ilvl="0" w:tentative="0">
      <w:start w:val="1"/>
      <w:numFmt w:val="bullet"/>
      <w:pStyle w:val="108"/>
      <w:lvlText w:val=""/>
      <w:lvlJc w:val="left"/>
      <w:pPr>
        <w:tabs>
          <w:tab w:val="left" w:pos="420"/>
        </w:tabs>
        <w:ind w:left="420" w:hanging="420"/>
      </w:pPr>
      <w:rPr>
        <w:rFonts w:hint="default" w:ascii="Wingdings" w:hAnsi="Wingdings"/>
      </w:rPr>
    </w:lvl>
    <w:lvl w:ilvl="1" w:tentative="0">
      <w:start w:val="1"/>
      <w:numFmt w:val="bullet"/>
      <w:pStyle w:val="107"/>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160D20D0"/>
    <w:multiLevelType w:val="multilevel"/>
    <w:tmpl w:val="160D20D0"/>
    <w:lvl w:ilvl="0" w:tentative="0">
      <w:start w:val="1"/>
      <w:numFmt w:val="bullet"/>
      <w:pStyle w:val="76"/>
      <w:lvlText w:val=""/>
      <w:lvlJc w:val="left"/>
      <w:pPr>
        <w:tabs>
          <w:tab w:val="left" w:pos="840"/>
        </w:tabs>
        <w:ind w:left="840" w:hanging="420"/>
      </w:pPr>
      <w:rPr>
        <w:rFonts w:hint="default" w:ascii="Wingdings" w:hAnsi="Wingdings"/>
      </w:rPr>
    </w:lvl>
    <w:lvl w:ilvl="1" w:tentative="0">
      <w:start w:val="1"/>
      <w:numFmt w:val="bullet"/>
      <w:pStyle w:val="77"/>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4">
    <w:nsid w:val="2F395B7B"/>
    <w:multiLevelType w:val="multilevel"/>
    <w:tmpl w:val="2F395B7B"/>
    <w:lvl w:ilvl="0" w:tentative="0">
      <w:start w:val="1"/>
      <w:numFmt w:val="bullet"/>
      <w:pStyle w:val="168"/>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5">
    <w:nsid w:val="78676365"/>
    <w:multiLevelType w:val="singleLevel"/>
    <w:tmpl w:val="78676365"/>
    <w:lvl w:ilvl="0" w:tentative="0">
      <w:start w:val="1"/>
      <w:numFmt w:val="decimal"/>
      <w:lvlText w:val="%1."/>
      <w:lvlJc w:val="left"/>
      <w:pPr>
        <w:tabs>
          <w:tab w:val="left" w:pos="312"/>
        </w:tabs>
      </w:pPr>
    </w:lvl>
  </w:abstractNum>
  <w:abstractNum w:abstractNumId="16">
    <w:nsid w:val="7A0F6431"/>
    <w:multiLevelType w:val="singleLevel"/>
    <w:tmpl w:val="7A0F6431"/>
    <w:lvl w:ilvl="0" w:tentative="0">
      <w:start w:val="1"/>
      <w:numFmt w:val="decimal"/>
      <w:suff w:val="space"/>
      <w:lvlText w:val="%1."/>
      <w:lvlJc w:val="left"/>
    </w:lvl>
  </w:abstractNum>
  <w:abstractNum w:abstractNumId="17">
    <w:nsid w:val="7AEF7716"/>
    <w:multiLevelType w:val="multilevel"/>
    <w:tmpl w:val="7AEF7716"/>
    <w:lvl w:ilvl="0" w:tentative="0">
      <w:start w:val="1"/>
      <w:numFmt w:val="chineseCountingThousand"/>
      <w:pStyle w:val="121"/>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0"/>
  </w:num>
  <w:num w:numId="2">
    <w:abstractNumId w:val="9"/>
  </w:num>
  <w:num w:numId="3">
    <w:abstractNumId w:val="13"/>
  </w:num>
  <w:num w:numId="4">
    <w:abstractNumId w:val="12"/>
  </w:num>
  <w:num w:numId="5">
    <w:abstractNumId w:val="17"/>
  </w:num>
  <w:num w:numId="6">
    <w:abstractNumId w:val="14"/>
  </w:num>
  <w:num w:numId="7">
    <w:abstractNumId w:val="15"/>
  </w:num>
  <w:num w:numId="8">
    <w:abstractNumId w:val="3"/>
  </w:num>
  <w:num w:numId="9">
    <w:abstractNumId w:val="0"/>
  </w:num>
  <w:num w:numId="10">
    <w:abstractNumId w:val="1"/>
  </w:num>
  <w:num w:numId="11">
    <w:abstractNumId w:val="16"/>
  </w:num>
  <w:num w:numId="12">
    <w:abstractNumId w:val="4"/>
  </w:num>
  <w:num w:numId="13">
    <w:abstractNumId w:val="8"/>
  </w:num>
  <w:num w:numId="14">
    <w:abstractNumId w:val="6"/>
  </w:num>
  <w:num w:numId="15">
    <w:abstractNumId w:val="5"/>
  </w:num>
  <w:num w:numId="16">
    <w:abstractNumId w:val="2"/>
  </w:num>
  <w:num w:numId="17">
    <w:abstractNumId w:val="7"/>
  </w:num>
  <w:num w:numId="18">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shunjie">
    <w15:presenceInfo w15:providerId="None" w15:userId="陈shunjie"/>
  </w15:person>
  <w15:person w15:author="政府采购业务分公司">
    <w15:presenceInfo w15:providerId="None" w15:userId="政府采购业务分公司"/>
  </w15:person>
  <w15:person w15:author="陈sj">
    <w15:presenceInfo w15:providerId="None" w15:userId="陈sj"/>
  </w15:person>
  <w15:person w15:author="大白熊与小花花">
    <w15:presenceInfo w15:providerId="WPS Office" w15:userId="1883339839"/>
  </w15:person>
  <w15:person w15:author="Lenovo">
    <w15:presenceInfo w15:providerId="None" w15:userId="Lenovo"/>
  </w15:person>
  <w15:person w15:author="多丽丝">
    <w15:presenceInfo w15:providerId="None" w15:userId="多丽丝"/>
  </w15:person>
  <w15:person w15:author="Ariel Lin (EAMO)">
    <w15:presenceInfo w15:providerId="None" w15:userId="Ariel Lin (EAM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hideSpellingErrors/>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I5NzA3ZmU2NDYxYTI2MmEwMzA1OWVlY2NkNTY2N2YifQ=="/>
    <w:docVar w:name="KSO_WPS_MARK_KEY" w:val="a5980290-81d1-4166-b591-31e4936b8684"/>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094C"/>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9D4"/>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4F71"/>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3AF4"/>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3B64"/>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5D35F5"/>
    <w:rsid w:val="018E781B"/>
    <w:rsid w:val="01B80B7A"/>
    <w:rsid w:val="01E55D35"/>
    <w:rsid w:val="01F72B36"/>
    <w:rsid w:val="02095687"/>
    <w:rsid w:val="022A49B8"/>
    <w:rsid w:val="026E6F9B"/>
    <w:rsid w:val="02743188"/>
    <w:rsid w:val="02AC10D3"/>
    <w:rsid w:val="032C4E8C"/>
    <w:rsid w:val="033C49A3"/>
    <w:rsid w:val="034033B2"/>
    <w:rsid w:val="039E11BA"/>
    <w:rsid w:val="03B866D0"/>
    <w:rsid w:val="03C40B3F"/>
    <w:rsid w:val="03E11E16"/>
    <w:rsid w:val="03EF27C8"/>
    <w:rsid w:val="04117BDE"/>
    <w:rsid w:val="04833B9D"/>
    <w:rsid w:val="04877EA0"/>
    <w:rsid w:val="04934A97"/>
    <w:rsid w:val="04D8408C"/>
    <w:rsid w:val="04E470A0"/>
    <w:rsid w:val="04FC5581"/>
    <w:rsid w:val="0513143C"/>
    <w:rsid w:val="05821997"/>
    <w:rsid w:val="05891928"/>
    <w:rsid w:val="05BF24C9"/>
    <w:rsid w:val="05CF5FA2"/>
    <w:rsid w:val="05DF0DF0"/>
    <w:rsid w:val="06135E8F"/>
    <w:rsid w:val="06C559AF"/>
    <w:rsid w:val="07554285"/>
    <w:rsid w:val="07751DC8"/>
    <w:rsid w:val="0775586D"/>
    <w:rsid w:val="07EC528E"/>
    <w:rsid w:val="07FE2B6F"/>
    <w:rsid w:val="081C64DD"/>
    <w:rsid w:val="083E1B6F"/>
    <w:rsid w:val="08435461"/>
    <w:rsid w:val="08435AFA"/>
    <w:rsid w:val="087109F5"/>
    <w:rsid w:val="089F1C5C"/>
    <w:rsid w:val="08A70B11"/>
    <w:rsid w:val="08AF0DE8"/>
    <w:rsid w:val="08FF6B9F"/>
    <w:rsid w:val="090C7C1B"/>
    <w:rsid w:val="0929095D"/>
    <w:rsid w:val="09493091"/>
    <w:rsid w:val="09A3752A"/>
    <w:rsid w:val="09A908B8"/>
    <w:rsid w:val="09FF0058"/>
    <w:rsid w:val="0A670558"/>
    <w:rsid w:val="0A914C01"/>
    <w:rsid w:val="0AD31787"/>
    <w:rsid w:val="0ADD6816"/>
    <w:rsid w:val="0AF96D6A"/>
    <w:rsid w:val="0B41349E"/>
    <w:rsid w:val="0B912479"/>
    <w:rsid w:val="0BCC39BB"/>
    <w:rsid w:val="0C2520CA"/>
    <w:rsid w:val="0C4C5587"/>
    <w:rsid w:val="0C5603BC"/>
    <w:rsid w:val="0C7777A9"/>
    <w:rsid w:val="0CD30126"/>
    <w:rsid w:val="0CF12CA2"/>
    <w:rsid w:val="0CFC3FE1"/>
    <w:rsid w:val="0D166265"/>
    <w:rsid w:val="0D441024"/>
    <w:rsid w:val="0D4728C2"/>
    <w:rsid w:val="0D490A8D"/>
    <w:rsid w:val="0D8256A8"/>
    <w:rsid w:val="0DC93D4A"/>
    <w:rsid w:val="0E1F739B"/>
    <w:rsid w:val="0E5643EF"/>
    <w:rsid w:val="0E6E6F80"/>
    <w:rsid w:val="0F492922"/>
    <w:rsid w:val="0F7A7451"/>
    <w:rsid w:val="0F953AB1"/>
    <w:rsid w:val="0FE32D76"/>
    <w:rsid w:val="0FF00FEF"/>
    <w:rsid w:val="0FF94323"/>
    <w:rsid w:val="1057106E"/>
    <w:rsid w:val="106A6FF4"/>
    <w:rsid w:val="107A34BF"/>
    <w:rsid w:val="107A51CD"/>
    <w:rsid w:val="108D4A90"/>
    <w:rsid w:val="10993984"/>
    <w:rsid w:val="10E67EAB"/>
    <w:rsid w:val="110C1E59"/>
    <w:rsid w:val="110D1AD5"/>
    <w:rsid w:val="1145536B"/>
    <w:rsid w:val="11925F20"/>
    <w:rsid w:val="11C91423"/>
    <w:rsid w:val="11DC7A7D"/>
    <w:rsid w:val="1203536E"/>
    <w:rsid w:val="123821EC"/>
    <w:rsid w:val="12584AF5"/>
    <w:rsid w:val="12E96032"/>
    <w:rsid w:val="12EC0194"/>
    <w:rsid w:val="12EC0F8D"/>
    <w:rsid w:val="12ED1816"/>
    <w:rsid w:val="134452FD"/>
    <w:rsid w:val="13560879"/>
    <w:rsid w:val="136701FC"/>
    <w:rsid w:val="13D4431F"/>
    <w:rsid w:val="14465682"/>
    <w:rsid w:val="146D70B2"/>
    <w:rsid w:val="1517701E"/>
    <w:rsid w:val="151D38BF"/>
    <w:rsid w:val="158B5F79"/>
    <w:rsid w:val="15BA18F1"/>
    <w:rsid w:val="15BF1762"/>
    <w:rsid w:val="15CC605B"/>
    <w:rsid w:val="15CF16A7"/>
    <w:rsid w:val="15F31C73"/>
    <w:rsid w:val="160650C5"/>
    <w:rsid w:val="161A1EE6"/>
    <w:rsid w:val="16BA40A9"/>
    <w:rsid w:val="16E54E7B"/>
    <w:rsid w:val="16F47498"/>
    <w:rsid w:val="16F969DB"/>
    <w:rsid w:val="17051BB8"/>
    <w:rsid w:val="17727A45"/>
    <w:rsid w:val="181638D8"/>
    <w:rsid w:val="18273A1C"/>
    <w:rsid w:val="18841AD7"/>
    <w:rsid w:val="18A015D3"/>
    <w:rsid w:val="1944578F"/>
    <w:rsid w:val="19573E8D"/>
    <w:rsid w:val="196565AA"/>
    <w:rsid w:val="198E1224"/>
    <w:rsid w:val="19A766B9"/>
    <w:rsid w:val="19AF5A77"/>
    <w:rsid w:val="19B1604A"/>
    <w:rsid w:val="19B95C26"/>
    <w:rsid w:val="19E46AD9"/>
    <w:rsid w:val="1A126E19"/>
    <w:rsid w:val="1A652503"/>
    <w:rsid w:val="1A78230D"/>
    <w:rsid w:val="1A7A5D34"/>
    <w:rsid w:val="1AC668AF"/>
    <w:rsid w:val="1ADD03C2"/>
    <w:rsid w:val="1B325F2A"/>
    <w:rsid w:val="1B405AA4"/>
    <w:rsid w:val="1B607039"/>
    <w:rsid w:val="1B62301A"/>
    <w:rsid w:val="1B827C9E"/>
    <w:rsid w:val="1C1F1E0E"/>
    <w:rsid w:val="1C1F3E4C"/>
    <w:rsid w:val="1C384474"/>
    <w:rsid w:val="1C6012AB"/>
    <w:rsid w:val="1C913B5A"/>
    <w:rsid w:val="1CBF4223"/>
    <w:rsid w:val="1CDC7B67"/>
    <w:rsid w:val="1CF12935"/>
    <w:rsid w:val="1CF96B9F"/>
    <w:rsid w:val="1D190873"/>
    <w:rsid w:val="1D1C78C7"/>
    <w:rsid w:val="1D4B710C"/>
    <w:rsid w:val="1DCF425D"/>
    <w:rsid w:val="1DF223D6"/>
    <w:rsid w:val="1E330E9C"/>
    <w:rsid w:val="1E340CEE"/>
    <w:rsid w:val="1E890F8D"/>
    <w:rsid w:val="1E9C6591"/>
    <w:rsid w:val="1F507A92"/>
    <w:rsid w:val="1F9F033C"/>
    <w:rsid w:val="1FD21930"/>
    <w:rsid w:val="1FD224BF"/>
    <w:rsid w:val="20043B19"/>
    <w:rsid w:val="203A1396"/>
    <w:rsid w:val="207775F4"/>
    <w:rsid w:val="20BD316F"/>
    <w:rsid w:val="20BE2A44"/>
    <w:rsid w:val="20BE2B36"/>
    <w:rsid w:val="20D17B68"/>
    <w:rsid w:val="2112344B"/>
    <w:rsid w:val="21182154"/>
    <w:rsid w:val="21481A39"/>
    <w:rsid w:val="219A1B7F"/>
    <w:rsid w:val="21B22A5C"/>
    <w:rsid w:val="21D533D7"/>
    <w:rsid w:val="21E65C8F"/>
    <w:rsid w:val="235220CD"/>
    <w:rsid w:val="23AA6A32"/>
    <w:rsid w:val="23C9229F"/>
    <w:rsid w:val="23F24EDE"/>
    <w:rsid w:val="24195A43"/>
    <w:rsid w:val="24561911"/>
    <w:rsid w:val="245D31B5"/>
    <w:rsid w:val="247D5ABB"/>
    <w:rsid w:val="24826101"/>
    <w:rsid w:val="250C6474"/>
    <w:rsid w:val="251C71CF"/>
    <w:rsid w:val="25735D35"/>
    <w:rsid w:val="25784A9C"/>
    <w:rsid w:val="257D111F"/>
    <w:rsid w:val="2596668B"/>
    <w:rsid w:val="25E16A45"/>
    <w:rsid w:val="25F11338"/>
    <w:rsid w:val="25F46AB0"/>
    <w:rsid w:val="26094761"/>
    <w:rsid w:val="2650413E"/>
    <w:rsid w:val="26865DB2"/>
    <w:rsid w:val="268F2EB8"/>
    <w:rsid w:val="27217B54"/>
    <w:rsid w:val="274348DC"/>
    <w:rsid w:val="277D1EE5"/>
    <w:rsid w:val="27A31B59"/>
    <w:rsid w:val="27B87AF2"/>
    <w:rsid w:val="27EE3E21"/>
    <w:rsid w:val="283F090E"/>
    <w:rsid w:val="286C3B37"/>
    <w:rsid w:val="289002C6"/>
    <w:rsid w:val="28B86003"/>
    <w:rsid w:val="28C71A62"/>
    <w:rsid w:val="29323FCF"/>
    <w:rsid w:val="293801B5"/>
    <w:rsid w:val="298A23AD"/>
    <w:rsid w:val="29B9024C"/>
    <w:rsid w:val="29E4351B"/>
    <w:rsid w:val="2ABC7FF4"/>
    <w:rsid w:val="2AE5754B"/>
    <w:rsid w:val="2B033371"/>
    <w:rsid w:val="2B067EC8"/>
    <w:rsid w:val="2B3A56AF"/>
    <w:rsid w:val="2B4324C3"/>
    <w:rsid w:val="2BB71443"/>
    <w:rsid w:val="2BD96984"/>
    <w:rsid w:val="2BF00047"/>
    <w:rsid w:val="2C0853D9"/>
    <w:rsid w:val="2C240F34"/>
    <w:rsid w:val="2C64115C"/>
    <w:rsid w:val="2C70392E"/>
    <w:rsid w:val="2D0B54A3"/>
    <w:rsid w:val="2D230138"/>
    <w:rsid w:val="2D2F1350"/>
    <w:rsid w:val="2D355E3C"/>
    <w:rsid w:val="2D6F4378"/>
    <w:rsid w:val="2D8A262B"/>
    <w:rsid w:val="2DED1D9C"/>
    <w:rsid w:val="2DFF521E"/>
    <w:rsid w:val="2E556795"/>
    <w:rsid w:val="2E590BD6"/>
    <w:rsid w:val="2E717347"/>
    <w:rsid w:val="2EA0509E"/>
    <w:rsid w:val="2F3F3850"/>
    <w:rsid w:val="2F815A0A"/>
    <w:rsid w:val="2FB92D54"/>
    <w:rsid w:val="2FF73D1D"/>
    <w:rsid w:val="300801AF"/>
    <w:rsid w:val="3009697D"/>
    <w:rsid w:val="300C37CC"/>
    <w:rsid w:val="30104524"/>
    <w:rsid w:val="30113460"/>
    <w:rsid w:val="30204AC3"/>
    <w:rsid w:val="304B4E50"/>
    <w:rsid w:val="3063463F"/>
    <w:rsid w:val="308F3CFA"/>
    <w:rsid w:val="309061AB"/>
    <w:rsid w:val="30DB6CFA"/>
    <w:rsid w:val="30E262DA"/>
    <w:rsid w:val="312F7772"/>
    <w:rsid w:val="31A11AE9"/>
    <w:rsid w:val="31F938DC"/>
    <w:rsid w:val="31FC3EF9"/>
    <w:rsid w:val="32230959"/>
    <w:rsid w:val="322E5E24"/>
    <w:rsid w:val="324B16F5"/>
    <w:rsid w:val="32CF303F"/>
    <w:rsid w:val="32FB0035"/>
    <w:rsid w:val="3350673E"/>
    <w:rsid w:val="33977D4F"/>
    <w:rsid w:val="33B67A9F"/>
    <w:rsid w:val="33E02E1C"/>
    <w:rsid w:val="341D63B4"/>
    <w:rsid w:val="34452E08"/>
    <w:rsid w:val="345E211C"/>
    <w:rsid w:val="346C42A4"/>
    <w:rsid w:val="34E60A39"/>
    <w:rsid w:val="3513289C"/>
    <w:rsid w:val="351D0A98"/>
    <w:rsid w:val="354F755A"/>
    <w:rsid w:val="355C0DE1"/>
    <w:rsid w:val="357D0A8C"/>
    <w:rsid w:val="35893F26"/>
    <w:rsid w:val="35F03248"/>
    <w:rsid w:val="35F03911"/>
    <w:rsid w:val="361D3B28"/>
    <w:rsid w:val="36383DD0"/>
    <w:rsid w:val="3639699D"/>
    <w:rsid w:val="3656754F"/>
    <w:rsid w:val="36D14E27"/>
    <w:rsid w:val="36D668E1"/>
    <w:rsid w:val="36F1018E"/>
    <w:rsid w:val="372303C5"/>
    <w:rsid w:val="37503F9E"/>
    <w:rsid w:val="376857B1"/>
    <w:rsid w:val="376B1A79"/>
    <w:rsid w:val="377622CB"/>
    <w:rsid w:val="3780685D"/>
    <w:rsid w:val="37BA2F63"/>
    <w:rsid w:val="37C36E66"/>
    <w:rsid w:val="37C81053"/>
    <w:rsid w:val="37DE3C9F"/>
    <w:rsid w:val="37E817A5"/>
    <w:rsid w:val="38704532"/>
    <w:rsid w:val="38AA04E2"/>
    <w:rsid w:val="38B04014"/>
    <w:rsid w:val="38D77AF6"/>
    <w:rsid w:val="38D86941"/>
    <w:rsid w:val="38DA1EF9"/>
    <w:rsid w:val="38E050B1"/>
    <w:rsid w:val="38FC0F21"/>
    <w:rsid w:val="390A7741"/>
    <w:rsid w:val="39131727"/>
    <w:rsid w:val="393D75AA"/>
    <w:rsid w:val="394A2C6F"/>
    <w:rsid w:val="394E75C1"/>
    <w:rsid w:val="398A2C99"/>
    <w:rsid w:val="39AB7BB1"/>
    <w:rsid w:val="39B41E0D"/>
    <w:rsid w:val="39B853D1"/>
    <w:rsid w:val="39DB34A5"/>
    <w:rsid w:val="3A3C23C2"/>
    <w:rsid w:val="3A3E27D3"/>
    <w:rsid w:val="3A6B5876"/>
    <w:rsid w:val="3AA0244D"/>
    <w:rsid w:val="3AC54CA3"/>
    <w:rsid w:val="3B040851"/>
    <w:rsid w:val="3B2D45F6"/>
    <w:rsid w:val="3B9603ED"/>
    <w:rsid w:val="3BA76A03"/>
    <w:rsid w:val="3BE30FA7"/>
    <w:rsid w:val="3BFE1F56"/>
    <w:rsid w:val="3C002C09"/>
    <w:rsid w:val="3C56385D"/>
    <w:rsid w:val="3C895347"/>
    <w:rsid w:val="3CDF3135"/>
    <w:rsid w:val="3CE41001"/>
    <w:rsid w:val="3CF63839"/>
    <w:rsid w:val="3D177A29"/>
    <w:rsid w:val="3D1D0F09"/>
    <w:rsid w:val="3D1E4B3E"/>
    <w:rsid w:val="3D281519"/>
    <w:rsid w:val="3D4153BD"/>
    <w:rsid w:val="3D5F6F75"/>
    <w:rsid w:val="3D605B64"/>
    <w:rsid w:val="3D6C3AFB"/>
    <w:rsid w:val="3DA770F4"/>
    <w:rsid w:val="3DAF0BA9"/>
    <w:rsid w:val="3DB66D48"/>
    <w:rsid w:val="3DFB5183"/>
    <w:rsid w:val="3E09759C"/>
    <w:rsid w:val="3E10092B"/>
    <w:rsid w:val="3E42676A"/>
    <w:rsid w:val="3F26350E"/>
    <w:rsid w:val="3F2B5786"/>
    <w:rsid w:val="3F3E428E"/>
    <w:rsid w:val="3F513CB1"/>
    <w:rsid w:val="3F890995"/>
    <w:rsid w:val="3F982986"/>
    <w:rsid w:val="3FA86688"/>
    <w:rsid w:val="3FB269C3"/>
    <w:rsid w:val="3FD032C7"/>
    <w:rsid w:val="3FDB1D7E"/>
    <w:rsid w:val="40442B0E"/>
    <w:rsid w:val="405F4E39"/>
    <w:rsid w:val="406D3E71"/>
    <w:rsid w:val="40767C0D"/>
    <w:rsid w:val="40A92971"/>
    <w:rsid w:val="40E45FD9"/>
    <w:rsid w:val="410061AC"/>
    <w:rsid w:val="412546ED"/>
    <w:rsid w:val="413E22CD"/>
    <w:rsid w:val="41571D6E"/>
    <w:rsid w:val="415E7BFF"/>
    <w:rsid w:val="416854AE"/>
    <w:rsid w:val="41967399"/>
    <w:rsid w:val="41B06223"/>
    <w:rsid w:val="41B829D4"/>
    <w:rsid w:val="41E77728"/>
    <w:rsid w:val="41F8244F"/>
    <w:rsid w:val="42044303"/>
    <w:rsid w:val="421F601D"/>
    <w:rsid w:val="42482AD4"/>
    <w:rsid w:val="424A2571"/>
    <w:rsid w:val="42896114"/>
    <w:rsid w:val="42BE5CDC"/>
    <w:rsid w:val="42FF4ACA"/>
    <w:rsid w:val="430C0C47"/>
    <w:rsid w:val="432B6014"/>
    <w:rsid w:val="4374370A"/>
    <w:rsid w:val="43A60B8B"/>
    <w:rsid w:val="43A73423"/>
    <w:rsid w:val="43E62EC8"/>
    <w:rsid w:val="44620F3E"/>
    <w:rsid w:val="44AC22B9"/>
    <w:rsid w:val="451275EF"/>
    <w:rsid w:val="45667082"/>
    <w:rsid w:val="459C606B"/>
    <w:rsid w:val="46C076E7"/>
    <w:rsid w:val="46CC258D"/>
    <w:rsid w:val="46E110B6"/>
    <w:rsid w:val="46E42C4A"/>
    <w:rsid w:val="472C7633"/>
    <w:rsid w:val="47385FC3"/>
    <w:rsid w:val="474256D1"/>
    <w:rsid w:val="475D2AB1"/>
    <w:rsid w:val="477261B2"/>
    <w:rsid w:val="47D965EA"/>
    <w:rsid w:val="485D476D"/>
    <w:rsid w:val="48C3442B"/>
    <w:rsid w:val="48D43EA7"/>
    <w:rsid w:val="48EA0098"/>
    <w:rsid w:val="48ED46B3"/>
    <w:rsid w:val="48FD385A"/>
    <w:rsid w:val="4939352B"/>
    <w:rsid w:val="49451217"/>
    <w:rsid w:val="496D4057"/>
    <w:rsid w:val="49807693"/>
    <w:rsid w:val="49BF2665"/>
    <w:rsid w:val="49C56BCC"/>
    <w:rsid w:val="49D82CEC"/>
    <w:rsid w:val="49E44F5F"/>
    <w:rsid w:val="4A396B13"/>
    <w:rsid w:val="4A9D518C"/>
    <w:rsid w:val="4AD36F68"/>
    <w:rsid w:val="4ADA6DED"/>
    <w:rsid w:val="4AFD2237"/>
    <w:rsid w:val="4AFF1B46"/>
    <w:rsid w:val="4B386DCB"/>
    <w:rsid w:val="4B5E0F27"/>
    <w:rsid w:val="4BC16430"/>
    <w:rsid w:val="4BE72D78"/>
    <w:rsid w:val="4BFD54DB"/>
    <w:rsid w:val="4C164FBE"/>
    <w:rsid w:val="4C271A49"/>
    <w:rsid w:val="4C325CE4"/>
    <w:rsid w:val="4C623D84"/>
    <w:rsid w:val="4CD86AB8"/>
    <w:rsid w:val="4CE935CD"/>
    <w:rsid w:val="4CF1175B"/>
    <w:rsid w:val="4D697710"/>
    <w:rsid w:val="4DAE7818"/>
    <w:rsid w:val="4DC55A54"/>
    <w:rsid w:val="4DD637A3"/>
    <w:rsid w:val="4DEA0C18"/>
    <w:rsid w:val="4DF60365"/>
    <w:rsid w:val="4E0D2787"/>
    <w:rsid w:val="4E0D453F"/>
    <w:rsid w:val="4E537D88"/>
    <w:rsid w:val="4E5E2A3C"/>
    <w:rsid w:val="4E724CEA"/>
    <w:rsid w:val="4E7B22CD"/>
    <w:rsid w:val="4ECD27ED"/>
    <w:rsid w:val="4EE334F2"/>
    <w:rsid w:val="4F227A3B"/>
    <w:rsid w:val="4F2B0C9E"/>
    <w:rsid w:val="4F675ED1"/>
    <w:rsid w:val="4FCD0FCF"/>
    <w:rsid w:val="4FDB49B8"/>
    <w:rsid w:val="4FEC07C0"/>
    <w:rsid w:val="4FF35972"/>
    <w:rsid w:val="4FF813ED"/>
    <w:rsid w:val="4FF97471"/>
    <w:rsid w:val="50043987"/>
    <w:rsid w:val="502F5B05"/>
    <w:rsid w:val="505144B9"/>
    <w:rsid w:val="509960DB"/>
    <w:rsid w:val="509B0528"/>
    <w:rsid w:val="50C57353"/>
    <w:rsid w:val="50CA6717"/>
    <w:rsid w:val="50E05F3B"/>
    <w:rsid w:val="50F67A62"/>
    <w:rsid w:val="510E78E7"/>
    <w:rsid w:val="51574F3C"/>
    <w:rsid w:val="51713BAA"/>
    <w:rsid w:val="51D73B45"/>
    <w:rsid w:val="51F21254"/>
    <w:rsid w:val="52232583"/>
    <w:rsid w:val="523258FE"/>
    <w:rsid w:val="52A82A88"/>
    <w:rsid w:val="52DF6974"/>
    <w:rsid w:val="53292792"/>
    <w:rsid w:val="532A7941"/>
    <w:rsid w:val="53B57275"/>
    <w:rsid w:val="53F71F19"/>
    <w:rsid w:val="540A2A63"/>
    <w:rsid w:val="54330A77"/>
    <w:rsid w:val="54A27FE5"/>
    <w:rsid w:val="54E126EC"/>
    <w:rsid w:val="551A77A3"/>
    <w:rsid w:val="552B71DA"/>
    <w:rsid w:val="55C80ACA"/>
    <w:rsid w:val="55F9355F"/>
    <w:rsid w:val="5606548A"/>
    <w:rsid w:val="56562CF2"/>
    <w:rsid w:val="56927A26"/>
    <w:rsid w:val="56A65531"/>
    <w:rsid w:val="572A016E"/>
    <w:rsid w:val="5730509E"/>
    <w:rsid w:val="573D71DF"/>
    <w:rsid w:val="575267EE"/>
    <w:rsid w:val="575B631B"/>
    <w:rsid w:val="577D0663"/>
    <w:rsid w:val="57AE734F"/>
    <w:rsid w:val="57EC1669"/>
    <w:rsid w:val="58236A15"/>
    <w:rsid w:val="58321EC6"/>
    <w:rsid w:val="58501D07"/>
    <w:rsid w:val="585A3C87"/>
    <w:rsid w:val="58620FD6"/>
    <w:rsid w:val="586757C9"/>
    <w:rsid w:val="58807305"/>
    <w:rsid w:val="58A446B9"/>
    <w:rsid w:val="58DF11CE"/>
    <w:rsid w:val="5915699E"/>
    <w:rsid w:val="592D018B"/>
    <w:rsid w:val="597C3E85"/>
    <w:rsid w:val="59883613"/>
    <w:rsid w:val="59B30690"/>
    <w:rsid w:val="59E92304"/>
    <w:rsid w:val="5A0C7DA1"/>
    <w:rsid w:val="5A2F24DA"/>
    <w:rsid w:val="5ABF28B9"/>
    <w:rsid w:val="5AC22B45"/>
    <w:rsid w:val="5ADD3C34"/>
    <w:rsid w:val="5B24111A"/>
    <w:rsid w:val="5B24477E"/>
    <w:rsid w:val="5B6D2AC1"/>
    <w:rsid w:val="5B743E4F"/>
    <w:rsid w:val="5BCA3A6F"/>
    <w:rsid w:val="5D12364D"/>
    <w:rsid w:val="5D3715D8"/>
    <w:rsid w:val="5D5F6EC4"/>
    <w:rsid w:val="5D652999"/>
    <w:rsid w:val="5D6730F6"/>
    <w:rsid w:val="5D775E79"/>
    <w:rsid w:val="5D8D7C8E"/>
    <w:rsid w:val="5DC61182"/>
    <w:rsid w:val="5DDB3655"/>
    <w:rsid w:val="5E123C25"/>
    <w:rsid w:val="5E2935C7"/>
    <w:rsid w:val="5E515E45"/>
    <w:rsid w:val="5E643D94"/>
    <w:rsid w:val="5E6E14AE"/>
    <w:rsid w:val="5E8748C3"/>
    <w:rsid w:val="5E8819C0"/>
    <w:rsid w:val="5EB43E99"/>
    <w:rsid w:val="5EB54CAB"/>
    <w:rsid w:val="5EC74A26"/>
    <w:rsid w:val="5EDA4E15"/>
    <w:rsid w:val="5EEA182F"/>
    <w:rsid w:val="5EEC4F2C"/>
    <w:rsid w:val="5F092B01"/>
    <w:rsid w:val="5F137888"/>
    <w:rsid w:val="5F2E6A0B"/>
    <w:rsid w:val="5F3118C0"/>
    <w:rsid w:val="5F362174"/>
    <w:rsid w:val="5F382F4C"/>
    <w:rsid w:val="5F5652B7"/>
    <w:rsid w:val="5F6C0876"/>
    <w:rsid w:val="5F93061C"/>
    <w:rsid w:val="5FAD15EE"/>
    <w:rsid w:val="600A2FD4"/>
    <w:rsid w:val="60103A97"/>
    <w:rsid w:val="60C1328E"/>
    <w:rsid w:val="610C012A"/>
    <w:rsid w:val="61214CAC"/>
    <w:rsid w:val="61237EB8"/>
    <w:rsid w:val="61622839"/>
    <w:rsid w:val="61B41449"/>
    <w:rsid w:val="61BD7BD2"/>
    <w:rsid w:val="61FC3A17"/>
    <w:rsid w:val="623A3232"/>
    <w:rsid w:val="624C3ACF"/>
    <w:rsid w:val="626A1B08"/>
    <w:rsid w:val="629666C7"/>
    <w:rsid w:val="629D3C8C"/>
    <w:rsid w:val="62D81168"/>
    <w:rsid w:val="62FF4946"/>
    <w:rsid w:val="633C34A4"/>
    <w:rsid w:val="63723E5E"/>
    <w:rsid w:val="639E415F"/>
    <w:rsid w:val="63BA64B1"/>
    <w:rsid w:val="63F2576A"/>
    <w:rsid w:val="63FA13F4"/>
    <w:rsid w:val="64232B20"/>
    <w:rsid w:val="64365814"/>
    <w:rsid w:val="64813139"/>
    <w:rsid w:val="64CB312C"/>
    <w:rsid w:val="64DB3FFC"/>
    <w:rsid w:val="64E32783"/>
    <w:rsid w:val="65007F4E"/>
    <w:rsid w:val="65633210"/>
    <w:rsid w:val="6585379C"/>
    <w:rsid w:val="658A3520"/>
    <w:rsid w:val="659F41BF"/>
    <w:rsid w:val="65A74E21"/>
    <w:rsid w:val="65BD63F3"/>
    <w:rsid w:val="66072141"/>
    <w:rsid w:val="662D4763"/>
    <w:rsid w:val="66304E17"/>
    <w:rsid w:val="664513D6"/>
    <w:rsid w:val="664B644A"/>
    <w:rsid w:val="666B09B5"/>
    <w:rsid w:val="66885224"/>
    <w:rsid w:val="66BA43AC"/>
    <w:rsid w:val="67000CC4"/>
    <w:rsid w:val="67236729"/>
    <w:rsid w:val="677360E3"/>
    <w:rsid w:val="67B0620F"/>
    <w:rsid w:val="67F65590"/>
    <w:rsid w:val="681E586F"/>
    <w:rsid w:val="68776D2D"/>
    <w:rsid w:val="68975621"/>
    <w:rsid w:val="68B97345"/>
    <w:rsid w:val="68D357B0"/>
    <w:rsid w:val="68E21A43"/>
    <w:rsid w:val="68F669DD"/>
    <w:rsid w:val="695B03FD"/>
    <w:rsid w:val="69962BD5"/>
    <w:rsid w:val="69CB7493"/>
    <w:rsid w:val="69D4537F"/>
    <w:rsid w:val="6A365264"/>
    <w:rsid w:val="6AB30BF4"/>
    <w:rsid w:val="6ABC136F"/>
    <w:rsid w:val="6AD0599B"/>
    <w:rsid w:val="6B6E08BB"/>
    <w:rsid w:val="6B981DF8"/>
    <w:rsid w:val="6B9D025C"/>
    <w:rsid w:val="6BA75FB6"/>
    <w:rsid w:val="6BCA0C7C"/>
    <w:rsid w:val="6BFE0F28"/>
    <w:rsid w:val="6BFF52D4"/>
    <w:rsid w:val="6C0A7EB8"/>
    <w:rsid w:val="6C59487A"/>
    <w:rsid w:val="6CCB5899"/>
    <w:rsid w:val="6CDA2501"/>
    <w:rsid w:val="6CF52916"/>
    <w:rsid w:val="6D062D75"/>
    <w:rsid w:val="6D342340"/>
    <w:rsid w:val="6D9B19E5"/>
    <w:rsid w:val="6DA32372"/>
    <w:rsid w:val="6DF130DE"/>
    <w:rsid w:val="6DFD5F26"/>
    <w:rsid w:val="6E7206C2"/>
    <w:rsid w:val="6E984CF8"/>
    <w:rsid w:val="6ED77DCF"/>
    <w:rsid w:val="6EEB2223"/>
    <w:rsid w:val="6F1928EC"/>
    <w:rsid w:val="6F5E0FC0"/>
    <w:rsid w:val="6F6F4E5B"/>
    <w:rsid w:val="6FA80114"/>
    <w:rsid w:val="6FCD69D4"/>
    <w:rsid w:val="705636CC"/>
    <w:rsid w:val="709B37D5"/>
    <w:rsid w:val="70A80E7F"/>
    <w:rsid w:val="70C76378"/>
    <w:rsid w:val="70D016D0"/>
    <w:rsid w:val="70E241C6"/>
    <w:rsid w:val="70F52EE5"/>
    <w:rsid w:val="71034F30"/>
    <w:rsid w:val="71603DA0"/>
    <w:rsid w:val="71CA611F"/>
    <w:rsid w:val="71CF1988"/>
    <w:rsid w:val="71E13469"/>
    <w:rsid w:val="722E2B52"/>
    <w:rsid w:val="725400DF"/>
    <w:rsid w:val="728B1D53"/>
    <w:rsid w:val="72991E28"/>
    <w:rsid w:val="72D26514"/>
    <w:rsid w:val="73092C77"/>
    <w:rsid w:val="7310706F"/>
    <w:rsid w:val="73CD0149"/>
    <w:rsid w:val="73E56C4D"/>
    <w:rsid w:val="74564E86"/>
    <w:rsid w:val="74784559"/>
    <w:rsid w:val="74C434B7"/>
    <w:rsid w:val="74F80E39"/>
    <w:rsid w:val="753D3F57"/>
    <w:rsid w:val="755C3532"/>
    <w:rsid w:val="756D573F"/>
    <w:rsid w:val="75A03D67"/>
    <w:rsid w:val="75BA3232"/>
    <w:rsid w:val="75F714AD"/>
    <w:rsid w:val="76A16BB3"/>
    <w:rsid w:val="76A74C81"/>
    <w:rsid w:val="76D10E3F"/>
    <w:rsid w:val="76E35326"/>
    <w:rsid w:val="76EB17F6"/>
    <w:rsid w:val="76F51E90"/>
    <w:rsid w:val="773109EF"/>
    <w:rsid w:val="777032C5"/>
    <w:rsid w:val="77747E1D"/>
    <w:rsid w:val="778411AD"/>
    <w:rsid w:val="77901832"/>
    <w:rsid w:val="779F004E"/>
    <w:rsid w:val="77AC6648"/>
    <w:rsid w:val="77B9304C"/>
    <w:rsid w:val="77D575CC"/>
    <w:rsid w:val="78112CFA"/>
    <w:rsid w:val="78440AD8"/>
    <w:rsid w:val="786B73C0"/>
    <w:rsid w:val="787B63C5"/>
    <w:rsid w:val="78857573"/>
    <w:rsid w:val="789442E7"/>
    <w:rsid w:val="78D855C6"/>
    <w:rsid w:val="78E74F63"/>
    <w:rsid w:val="795804B5"/>
    <w:rsid w:val="79652BD2"/>
    <w:rsid w:val="79DD6591"/>
    <w:rsid w:val="79F41288"/>
    <w:rsid w:val="7A634C39"/>
    <w:rsid w:val="7A6B1587"/>
    <w:rsid w:val="7AC06311"/>
    <w:rsid w:val="7AD46261"/>
    <w:rsid w:val="7B1E65F5"/>
    <w:rsid w:val="7B9F5272"/>
    <w:rsid w:val="7BBB7C03"/>
    <w:rsid w:val="7C0741E9"/>
    <w:rsid w:val="7C230F73"/>
    <w:rsid w:val="7C4F2043"/>
    <w:rsid w:val="7C75137E"/>
    <w:rsid w:val="7C8F243F"/>
    <w:rsid w:val="7CDC13FD"/>
    <w:rsid w:val="7CF90201"/>
    <w:rsid w:val="7D1B52B4"/>
    <w:rsid w:val="7D3744CD"/>
    <w:rsid w:val="7D7173A1"/>
    <w:rsid w:val="7DB23C95"/>
    <w:rsid w:val="7E433576"/>
    <w:rsid w:val="7EAF5740"/>
    <w:rsid w:val="7EED3340"/>
    <w:rsid w:val="7F727327"/>
    <w:rsid w:val="7FA2248A"/>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link w:val="57"/>
    <w:autoRedefine/>
    <w:qFormat/>
    <w:uiPriority w:val="0"/>
    <w:pPr>
      <w:spacing w:before="340" w:after="330" w:line="360" w:lineRule="auto"/>
      <w:jc w:val="center"/>
      <w:outlineLvl w:val="0"/>
    </w:pPr>
    <w:rPr>
      <w:rFonts w:eastAsia="黑体"/>
      <w:kern w:val="44"/>
      <w:szCs w:val="44"/>
    </w:rPr>
  </w:style>
  <w:style w:type="paragraph" w:styleId="6">
    <w:name w:val="heading 2"/>
    <w:basedOn w:val="4"/>
    <w:next w:val="5"/>
    <w:link w:val="72"/>
    <w:autoRedefine/>
    <w:qFormat/>
    <w:uiPriority w:val="0"/>
    <w:pPr>
      <w:adjustRightInd w:val="0"/>
      <w:jc w:val="center"/>
      <w:textAlignment w:val="baseline"/>
      <w:outlineLvl w:val="1"/>
    </w:pPr>
    <w:rPr>
      <w:kern w:val="0"/>
      <w:sz w:val="24"/>
      <w:szCs w:val="20"/>
    </w:rPr>
  </w:style>
  <w:style w:type="paragraph" w:styleId="4">
    <w:name w:val="heading 3"/>
    <w:basedOn w:val="5"/>
    <w:next w:val="1"/>
    <w:link w:val="56"/>
    <w:autoRedefine/>
    <w:qFormat/>
    <w:uiPriority w:val="9"/>
    <w:pPr>
      <w:spacing w:before="260" w:after="260" w:line="240" w:lineRule="auto"/>
      <w:outlineLvl w:val="2"/>
    </w:pPr>
    <w:rPr>
      <w:rFonts w:ascii="宋体" w:hAnsi="宋体" w:eastAsia="宋体"/>
      <w:szCs w:val="32"/>
    </w:rPr>
  </w:style>
  <w:style w:type="paragraph" w:styleId="5">
    <w:name w:val="heading 4"/>
    <w:basedOn w:val="1"/>
    <w:next w:val="1"/>
    <w:link w:val="54"/>
    <w:autoRedefine/>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81"/>
    <w:autoRedefine/>
    <w:qFormat/>
    <w:uiPriority w:val="0"/>
    <w:pPr>
      <w:keepNext/>
      <w:keepLines/>
      <w:spacing w:before="280" w:after="290" w:line="376" w:lineRule="auto"/>
      <w:outlineLvl w:val="4"/>
    </w:pPr>
    <w:rPr>
      <w:b/>
      <w:sz w:val="28"/>
      <w:szCs w:val="20"/>
    </w:rPr>
  </w:style>
  <w:style w:type="paragraph" w:styleId="9">
    <w:name w:val="heading 6"/>
    <w:basedOn w:val="1"/>
    <w:next w:val="8"/>
    <w:link w:val="84"/>
    <w:autoRedefine/>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85"/>
    <w:autoRedefine/>
    <w:qFormat/>
    <w:uiPriority w:val="0"/>
    <w:pPr>
      <w:keepNext/>
      <w:keepLines/>
      <w:spacing w:before="240" w:after="64" w:line="320" w:lineRule="auto"/>
      <w:outlineLvl w:val="6"/>
    </w:pPr>
    <w:rPr>
      <w:b/>
      <w:sz w:val="24"/>
      <w:szCs w:val="20"/>
    </w:rPr>
  </w:style>
  <w:style w:type="paragraph" w:styleId="11">
    <w:name w:val="heading 8"/>
    <w:basedOn w:val="1"/>
    <w:next w:val="8"/>
    <w:link w:val="86"/>
    <w:autoRedefine/>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87"/>
    <w:autoRedefine/>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autoRedefine/>
    <w:semiHidden/>
    <w:unhideWhenUsed/>
    <w:qFormat/>
    <w:uiPriority w:val="1"/>
  </w:style>
  <w:style w:type="table" w:default="1" w:styleId="43">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link w:val="93"/>
    <w:autoRedefine/>
    <w:qFormat/>
    <w:uiPriority w:val="0"/>
    <w:pPr>
      <w:spacing w:line="360" w:lineRule="auto"/>
    </w:pPr>
    <w:rPr>
      <w:b/>
      <w:bCs/>
      <w:sz w:val="24"/>
    </w:rPr>
  </w:style>
  <w:style w:type="paragraph" w:styleId="8">
    <w:name w:val="Normal Indent"/>
    <w:basedOn w:val="1"/>
    <w:link w:val="58"/>
    <w:autoRedefine/>
    <w:qFormat/>
    <w:uiPriority w:val="0"/>
    <w:pPr>
      <w:ind w:firstLine="420"/>
    </w:pPr>
    <w:rPr>
      <w:szCs w:val="20"/>
    </w:rPr>
  </w:style>
  <w:style w:type="paragraph" w:styleId="13">
    <w:name w:val="toc 7"/>
    <w:basedOn w:val="1"/>
    <w:next w:val="1"/>
    <w:autoRedefine/>
    <w:semiHidden/>
    <w:qFormat/>
    <w:uiPriority w:val="0"/>
    <w:pPr>
      <w:ind w:left="1260"/>
      <w:jc w:val="left"/>
    </w:pPr>
    <w:rPr>
      <w:szCs w:val="21"/>
    </w:rPr>
  </w:style>
  <w:style w:type="paragraph" w:styleId="14">
    <w:name w:val="caption"/>
    <w:basedOn w:val="1"/>
    <w:next w:val="1"/>
    <w:autoRedefine/>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autoRedefine/>
    <w:qFormat/>
    <w:uiPriority w:val="0"/>
    <w:pPr>
      <w:numPr>
        <w:ilvl w:val="0"/>
        <w:numId w:val="1"/>
      </w:numPr>
    </w:pPr>
    <w:rPr>
      <w:szCs w:val="20"/>
    </w:rPr>
  </w:style>
  <w:style w:type="paragraph" w:styleId="16">
    <w:name w:val="Document Map"/>
    <w:basedOn w:val="1"/>
    <w:semiHidden/>
    <w:qFormat/>
    <w:uiPriority w:val="0"/>
    <w:pPr>
      <w:shd w:val="clear" w:color="auto" w:fill="000080"/>
    </w:pPr>
  </w:style>
  <w:style w:type="paragraph" w:styleId="17">
    <w:name w:val="annotation text"/>
    <w:basedOn w:val="1"/>
    <w:link w:val="185"/>
    <w:autoRedefine/>
    <w:semiHidden/>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99"/>
    <w:autoRedefine/>
    <w:qFormat/>
    <w:uiPriority w:val="0"/>
    <w:pPr>
      <w:spacing w:after="120"/>
    </w:pPr>
    <w:rPr>
      <w:sz w:val="16"/>
      <w:szCs w:val="16"/>
    </w:rPr>
  </w:style>
  <w:style w:type="paragraph" w:styleId="19">
    <w:name w:val="Body Text Indent"/>
    <w:basedOn w:val="1"/>
    <w:link w:val="80"/>
    <w:autoRedefine/>
    <w:qFormat/>
    <w:uiPriority w:val="0"/>
    <w:pPr>
      <w:spacing w:line="360" w:lineRule="auto"/>
      <w:ind w:firstLine="420" w:firstLineChars="200"/>
    </w:pPr>
  </w:style>
  <w:style w:type="paragraph" w:styleId="20">
    <w:name w:val="toc 5"/>
    <w:basedOn w:val="1"/>
    <w:next w:val="1"/>
    <w:semiHidden/>
    <w:qFormat/>
    <w:uiPriority w:val="0"/>
    <w:pPr>
      <w:ind w:left="840"/>
      <w:jc w:val="left"/>
    </w:pPr>
    <w:rPr>
      <w:szCs w:val="21"/>
    </w:rPr>
  </w:style>
  <w:style w:type="paragraph" w:styleId="21">
    <w:name w:val="toc 3"/>
    <w:basedOn w:val="1"/>
    <w:next w:val="1"/>
    <w:autoRedefine/>
    <w:semiHidden/>
    <w:qFormat/>
    <w:uiPriority w:val="0"/>
    <w:pPr>
      <w:ind w:left="420"/>
      <w:jc w:val="left"/>
    </w:pPr>
    <w:rPr>
      <w:i/>
      <w:iCs/>
    </w:rPr>
  </w:style>
  <w:style w:type="paragraph" w:styleId="22">
    <w:name w:val="Plain Text"/>
    <w:basedOn w:val="1"/>
    <w:link w:val="91"/>
    <w:qFormat/>
    <w:uiPriority w:val="0"/>
    <w:rPr>
      <w:rFonts w:ascii="宋体" w:hAnsi="Courier New"/>
      <w:szCs w:val="20"/>
    </w:rPr>
  </w:style>
  <w:style w:type="paragraph" w:styleId="23">
    <w:name w:val="toc 8"/>
    <w:basedOn w:val="1"/>
    <w:next w:val="1"/>
    <w:autoRedefine/>
    <w:semiHidden/>
    <w:qFormat/>
    <w:uiPriority w:val="0"/>
    <w:pPr>
      <w:ind w:left="1470"/>
      <w:jc w:val="left"/>
    </w:pPr>
    <w:rPr>
      <w:szCs w:val="21"/>
    </w:rPr>
  </w:style>
  <w:style w:type="paragraph" w:styleId="24">
    <w:name w:val="Date"/>
    <w:basedOn w:val="1"/>
    <w:next w:val="1"/>
    <w:link w:val="89"/>
    <w:autoRedefine/>
    <w:qFormat/>
    <w:uiPriority w:val="0"/>
    <w:rPr>
      <w:rFonts w:ascii="宋体" w:hAnsi="Courier New"/>
      <w:sz w:val="32"/>
      <w:szCs w:val="20"/>
    </w:rPr>
  </w:style>
  <w:style w:type="paragraph" w:styleId="25">
    <w:name w:val="Body Text Indent 2"/>
    <w:basedOn w:val="1"/>
    <w:link w:val="94"/>
    <w:qFormat/>
    <w:uiPriority w:val="0"/>
    <w:pPr>
      <w:spacing w:beforeLines="50" w:afterLines="50" w:line="120" w:lineRule="auto"/>
      <w:ind w:firstLine="840" w:firstLineChars="400"/>
      <w:jc w:val="left"/>
    </w:pPr>
    <w:rPr>
      <w:rFonts w:ascii="宋体" w:hAnsi="宋体"/>
    </w:rPr>
  </w:style>
  <w:style w:type="paragraph" w:styleId="26">
    <w:name w:val="Balloon Text"/>
    <w:basedOn w:val="1"/>
    <w:link w:val="100"/>
    <w:autoRedefine/>
    <w:semiHidden/>
    <w:qFormat/>
    <w:uiPriority w:val="99"/>
    <w:rPr>
      <w:sz w:val="18"/>
      <w:szCs w:val="18"/>
    </w:rPr>
  </w:style>
  <w:style w:type="paragraph" w:styleId="27">
    <w:name w:val="footer"/>
    <w:basedOn w:val="1"/>
    <w:link w:val="98"/>
    <w:autoRedefine/>
    <w:qFormat/>
    <w:uiPriority w:val="0"/>
    <w:pPr>
      <w:tabs>
        <w:tab w:val="center" w:pos="4153"/>
        <w:tab w:val="right" w:pos="8306"/>
      </w:tabs>
      <w:snapToGrid w:val="0"/>
      <w:jc w:val="left"/>
    </w:pPr>
    <w:rPr>
      <w:sz w:val="18"/>
      <w:szCs w:val="18"/>
    </w:rPr>
  </w:style>
  <w:style w:type="paragraph" w:styleId="28">
    <w:name w:val="header"/>
    <w:basedOn w:val="1"/>
    <w:link w:val="95"/>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0"/>
    <w:pPr>
      <w:spacing w:before="120" w:after="120"/>
      <w:jc w:val="left"/>
    </w:pPr>
    <w:rPr>
      <w:b/>
      <w:bCs/>
      <w:caps/>
    </w:rPr>
  </w:style>
  <w:style w:type="paragraph" w:styleId="30">
    <w:name w:val="toc 4"/>
    <w:basedOn w:val="1"/>
    <w:next w:val="1"/>
    <w:autoRedefine/>
    <w:semiHidden/>
    <w:qFormat/>
    <w:uiPriority w:val="0"/>
    <w:pPr>
      <w:ind w:left="630"/>
      <w:jc w:val="left"/>
    </w:pPr>
    <w:rPr>
      <w:szCs w:val="21"/>
    </w:rPr>
  </w:style>
  <w:style w:type="paragraph" w:styleId="31">
    <w:name w:val="Subtitle"/>
    <w:next w:val="1"/>
    <w:link w:val="310"/>
    <w:autoRedefine/>
    <w:qFormat/>
    <w:uiPriority w:val="0"/>
    <w:pPr>
      <w:wordWrap w:val="0"/>
      <w:spacing w:after="60"/>
      <w:jc w:val="center"/>
    </w:pPr>
    <w:rPr>
      <w:rFonts w:ascii="Calibri" w:hAnsi="Calibri" w:eastAsia="宋体" w:cs="Times New Roman"/>
      <w:sz w:val="24"/>
      <w:lang w:val="en-US" w:eastAsia="zh-CN" w:bidi="ar-SA"/>
    </w:rPr>
  </w:style>
  <w:style w:type="paragraph" w:styleId="32">
    <w:name w:val="toc 6"/>
    <w:basedOn w:val="1"/>
    <w:next w:val="1"/>
    <w:autoRedefine/>
    <w:semiHidden/>
    <w:qFormat/>
    <w:uiPriority w:val="0"/>
    <w:pPr>
      <w:ind w:left="1050"/>
      <w:jc w:val="left"/>
    </w:pPr>
    <w:rPr>
      <w:szCs w:val="21"/>
    </w:rPr>
  </w:style>
  <w:style w:type="paragraph" w:styleId="33">
    <w:name w:val="Body Text Indent 3"/>
    <w:basedOn w:val="1"/>
    <w:link w:val="96"/>
    <w:autoRedefine/>
    <w:qFormat/>
    <w:uiPriority w:val="0"/>
    <w:pPr>
      <w:spacing w:line="360" w:lineRule="auto"/>
      <w:ind w:firstLine="482" w:firstLineChars="200"/>
    </w:pPr>
    <w:rPr>
      <w:rFonts w:ascii="宋体"/>
      <w:b/>
      <w:bCs/>
      <w:sz w:val="24"/>
    </w:rPr>
  </w:style>
  <w:style w:type="paragraph" w:styleId="34">
    <w:name w:val="toc 2"/>
    <w:basedOn w:val="1"/>
    <w:next w:val="1"/>
    <w:autoRedefine/>
    <w:semiHidden/>
    <w:qFormat/>
    <w:uiPriority w:val="0"/>
    <w:pPr>
      <w:tabs>
        <w:tab w:val="right" w:leader="dot" w:pos="8296"/>
      </w:tabs>
      <w:ind w:left="210"/>
      <w:jc w:val="left"/>
    </w:pPr>
    <w:rPr>
      <w:smallCaps/>
    </w:rPr>
  </w:style>
  <w:style w:type="paragraph" w:styleId="35">
    <w:name w:val="toc 9"/>
    <w:basedOn w:val="1"/>
    <w:next w:val="1"/>
    <w:autoRedefine/>
    <w:semiHidden/>
    <w:qFormat/>
    <w:uiPriority w:val="0"/>
    <w:pPr>
      <w:ind w:left="1680"/>
      <w:jc w:val="left"/>
    </w:pPr>
    <w:rPr>
      <w:szCs w:val="21"/>
    </w:rPr>
  </w:style>
  <w:style w:type="paragraph" w:styleId="36">
    <w:name w:val="Body Text 2"/>
    <w:basedOn w:val="1"/>
    <w:link w:val="97"/>
    <w:autoRedefine/>
    <w:qFormat/>
    <w:uiPriority w:val="0"/>
    <w:pPr>
      <w:spacing w:line="360" w:lineRule="auto"/>
    </w:pPr>
    <w:rPr>
      <w:sz w:val="24"/>
    </w:rPr>
  </w:style>
  <w:style w:type="paragraph" w:styleId="37">
    <w:name w:val="HTML Preformatted"/>
    <w:basedOn w:val="1"/>
    <w:link w:val="90"/>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autoRedefine/>
    <w:qFormat/>
    <w:uiPriority w:val="99"/>
    <w:pPr>
      <w:spacing w:beforeAutospacing="1" w:afterAutospacing="1"/>
      <w:jc w:val="left"/>
    </w:pPr>
    <w:rPr>
      <w:kern w:val="0"/>
      <w:sz w:val="24"/>
    </w:rPr>
  </w:style>
  <w:style w:type="paragraph" w:styleId="39">
    <w:name w:val="index 1"/>
    <w:basedOn w:val="1"/>
    <w:next w:val="1"/>
    <w:autoRedefine/>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next w:val="1"/>
    <w:link w:val="88"/>
    <w:autoRedefine/>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7"/>
    <w:next w:val="17"/>
    <w:link w:val="186"/>
    <w:autoRedefine/>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1"/>
    <w:autoRedefine/>
    <w:qFormat/>
    <w:uiPriority w:val="0"/>
    <w:pPr>
      <w:spacing w:after="120" w:line="240" w:lineRule="auto"/>
      <w:ind w:firstLine="420" w:firstLineChars="100"/>
    </w:pPr>
    <w:rPr>
      <w:sz w:val="21"/>
    </w:rPr>
  </w:style>
  <w:style w:type="table" w:styleId="44">
    <w:name w:val="Table Grid"/>
    <w:basedOn w:val="4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5">
    <w:name w:val="Table Elegant"/>
    <w:basedOn w:val="43"/>
    <w:autoRedefine/>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autoRedefine/>
    <w:qFormat/>
    <w:uiPriority w:val="0"/>
    <w:rPr>
      <w:b/>
      <w:bCs/>
    </w:rPr>
  </w:style>
  <w:style w:type="character" w:styleId="48">
    <w:name w:val="page number"/>
    <w:basedOn w:val="46"/>
    <w:autoRedefine/>
    <w:qFormat/>
    <w:uiPriority w:val="0"/>
  </w:style>
  <w:style w:type="character" w:styleId="49">
    <w:name w:val="FollowedHyperlink"/>
    <w:autoRedefine/>
    <w:qFormat/>
    <w:uiPriority w:val="0"/>
    <w:rPr>
      <w:color w:val="800080"/>
      <w:u w:val="single"/>
    </w:rPr>
  </w:style>
  <w:style w:type="character" w:styleId="50">
    <w:name w:val="Emphasis"/>
    <w:basedOn w:val="46"/>
    <w:autoRedefine/>
    <w:qFormat/>
    <w:uiPriority w:val="0"/>
    <w:rPr>
      <w:sz w:val="20"/>
    </w:rPr>
  </w:style>
  <w:style w:type="character" w:styleId="51">
    <w:name w:val="Hyperlink"/>
    <w:autoRedefine/>
    <w:qFormat/>
    <w:uiPriority w:val="0"/>
    <w:rPr>
      <w:color w:val="0000FF"/>
      <w:u w:val="single"/>
    </w:rPr>
  </w:style>
  <w:style w:type="character" w:styleId="52">
    <w:name w:val="annotation reference"/>
    <w:basedOn w:val="46"/>
    <w:autoRedefine/>
    <w:qFormat/>
    <w:uiPriority w:val="99"/>
    <w:rPr>
      <w:sz w:val="21"/>
      <w:szCs w:val="21"/>
    </w:rPr>
  </w:style>
  <w:style w:type="paragraph" w:styleId="53">
    <w:name w:val="No Spacing"/>
    <w:qFormat/>
    <w:uiPriority w:val="1"/>
    <w:pPr>
      <w:widowControl w:val="0"/>
      <w:jc w:val="both"/>
    </w:pPr>
    <w:rPr>
      <w:rFonts w:ascii="Calibri" w:hAnsi="Calibri" w:eastAsia="宋体" w:cs="Times New Roman"/>
      <w:kern w:val="2"/>
      <w:sz w:val="21"/>
      <w:szCs w:val="22"/>
      <w:lang w:val="en-US" w:eastAsia="zh-CN" w:bidi="ar-SA"/>
    </w:rPr>
  </w:style>
  <w:style w:type="character" w:customStyle="1" w:styleId="54">
    <w:name w:val="标题 4 Char"/>
    <w:link w:val="5"/>
    <w:autoRedefine/>
    <w:qFormat/>
    <w:uiPriority w:val="9"/>
    <w:rPr>
      <w:rFonts w:ascii="Arial" w:hAnsi="Arial" w:eastAsia="黑体"/>
      <w:b/>
      <w:bCs/>
      <w:kern w:val="2"/>
      <w:sz w:val="28"/>
      <w:szCs w:val="28"/>
      <w:lang w:val="en-US" w:eastAsia="zh-CN" w:bidi="ar-SA"/>
    </w:rPr>
  </w:style>
  <w:style w:type="paragraph" w:customStyle="1" w:styleId="55">
    <w:name w:val="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6">
    <w:name w:val="标题 3 Char1"/>
    <w:link w:val="4"/>
    <w:autoRedefine/>
    <w:qFormat/>
    <w:uiPriority w:val="9"/>
    <w:rPr>
      <w:rFonts w:ascii="宋体" w:hAnsi="宋体" w:eastAsia="宋体"/>
      <w:b/>
      <w:bCs/>
      <w:kern w:val="2"/>
      <w:sz w:val="28"/>
      <w:szCs w:val="32"/>
      <w:lang w:val="en-US" w:eastAsia="zh-CN" w:bidi="ar-SA"/>
    </w:rPr>
  </w:style>
  <w:style w:type="character" w:customStyle="1" w:styleId="57">
    <w:name w:val="标题 1 Char"/>
    <w:link w:val="3"/>
    <w:autoRedefine/>
    <w:qFormat/>
    <w:uiPriority w:val="0"/>
    <w:rPr>
      <w:rFonts w:ascii="宋体" w:hAnsi="宋体" w:eastAsia="黑体"/>
      <w:b/>
      <w:bCs/>
      <w:kern w:val="44"/>
      <w:sz w:val="28"/>
      <w:szCs w:val="44"/>
      <w:lang w:val="en-US" w:eastAsia="zh-CN" w:bidi="ar-SA"/>
    </w:rPr>
  </w:style>
  <w:style w:type="character" w:customStyle="1" w:styleId="58">
    <w:name w:val="正文缩进 Char"/>
    <w:link w:val="8"/>
    <w:autoRedefine/>
    <w:qFormat/>
    <w:uiPriority w:val="0"/>
    <w:rPr>
      <w:rFonts w:eastAsia="宋体"/>
      <w:kern w:val="2"/>
      <w:sz w:val="21"/>
      <w:lang w:val="en-US" w:eastAsia="zh-CN" w:bidi="ar-SA"/>
    </w:rPr>
  </w:style>
  <w:style w:type="character" w:customStyle="1" w:styleId="59">
    <w:name w:val="标题 3 Char"/>
    <w:autoRedefine/>
    <w:qFormat/>
    <w:uiPriority w:val="0"/>
    <w:rPr>
      <w:rFonts w:ascii="黑体" w:eastAsia="黑体"/>
      <w:bCs/>
      <w:sz w:val="30"/>
    </w:rPr>
  </w:style>
  <w:style w:type="paragraph" w:customStyle="1" w:styleId="60">
    <w:name w:val="样式41"/>
    <w:basedOn w:val="1"/>
    <w:autoRedefine/>
    <w:qFormat/>
    <w:uiPriority w:val="0"/>
    <w:pPr>
      <w:numPr>
        <w:ilvl w:val="0"/>
        <w:numId w:val="2"/>
      </w:numPr>
      <w:tabs>
        <w:tab w:val="left" w:pos="945"/>
      </w:tabs>
      <w:spacing w:line="360" w:lineRule="auto"/>
    </w:pPr>
    <w:rPr>
      <w:b/>
      <w:color w:val="000000"/>
      <w:sz w:val="24"/>
      <w:szCs w:val="20"/>
    </w:rPr>
  </w:style>
  <w:style w:type="paragraph" w:customStyle="1" w:styleId="61">
    <w:name w:val="图"/>
    <w:basedOn w:val="1"/>
    <w:autoRedefine/>
    <w:qFormat/>
    <w:uiPriority w:val="0"/>
    <w:pPr>
      <w:keepNext/>
      <w:adjustRightInd w:val="0"/>
      <w:snapToGrid w:val="0"/>
      <w:spacing w:before="60" w:after="60" w:line="300" w:lineRule="auto"/>
      <w:jc w:val="center"/>
    </w:pPr>
    <w:rPr>
      <w:spacing w:val="20"/>
      <w:kern w:val="0"/>
      <w:sz w:val="24"/>
      <w:szCs w:val="20"/>
    </w:rPr>
  </w:style>
  <w:style w:type="paragraph" w:customStyle="1" w:styleId="62">
    <w:name w:val="文档正文"/>
    <w:basedOn w:val="1"/>
    <w:autoRedefine/>
    <w:qFormat/>
    <w:uiPriority w:val="0"/>
    <w:pPr>
      <w:adjustRightInd w:val="0"/>
      <w:spacing w:line="480" w:lineRule="atLeast"/>
      <w:ind w:firstLine="567" w:firstLineChars="200"/>
      <w:textAlignment w:val="baseline"/>
    </w:pPr>
    <w:rPr>
      <w:rFonts w:ascii="长城仿宋"/>
      <w:kern w:val="0"/>
      <w:szCs w:val="20"/>
    </w:rPr>
  </w:style>
  <w:style w:type="paragraph" w:customStyle="1" w:styleId="63">
    <w:name w:val="Char Char Char 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1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Char Char Char Char1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6">
    <w:name w:val="Table Contents"/>
    <w:basedOn w:val="1"/>
    <w:autoRedefine/>
    <w:qFormat/>
    <w:uiPriority w:val="0"/>
    <w:pPr>
      <w:suppressAutoHyphens/>
      <w:autoSpaceDE w:val="0"/>
      <w:spacing w:after="120"/>
      <w:jc w:val="left"/>
    </w:pPr>
    <w:rPr>
      <w:rFonts w:ascii="Helvetica" w:hAnsi="Helvetica"/>
      <w:kern w:val="1"/>
      <w:sz w:val="20"/>
      <w:szCs w:val="20"/>
    </w:rPr>
  </w:style>
  <w:style w:type="paragraph" w:customStyle="1" w:styleId="67">
    <w:name w:val="自定义正文"/>
    <w:basedOn w:val="1"/>
    <w:autoRedefine/>
    <w:qFormat/>
    <w:uiPriority w:val="0"/>
    <w:pPr>
      <w:spacing w:afterLines="50"/>
      <w:ind w:left="600" w:leftChars="600"/>
    </w:pPr>
  </w:style>
  <w:style w:type="paragraph" w:customStyle="1" w:styleId="68">
    <w:name w:val="Char Char Char Char Char"/>
    <w:basedOn w:val="1"/>
    <w:autoRedefine/>
    <w:qFormat/>
    <w:uiPriority w:val="0"/>
    <w:rPr>
      <w:rFonts w:ascii="Tahoma" w:hAnsi="Tahoma"/>
      <w:sz w:val="24"/>
      <w:szCs w:val="20"/>
    </w:rPr>
  </w:style>
  <w:style w:type="paragraph" w:customStyle="1" w:styleId="69">
    <w:name w:val="小标题 1"/>
    <w:basedOn w:val="1"/>
    <w:autoRedefine/>
    <w:qFormat/>
    <w:uiPriority w:val="0"/>
    <w:pPr>
      <w:autoSpaceDE w:val="0"/>
      <w:autoSpaceDN w:val="0"/>
      <w:adjustRightInd w:val="0"/>
      <w:spacing w:line="360" w:lineRule="atLeast"/>
    </w:pPr>
    <w:rPr>
      <w:rFonts w:ascii="文鼎粗黑" w:eastAsia="文鼎粗黑"/>
      <w:kern w:val="0"/>
      <w:sz w:val="22"/>
      <w:szCs w:val="20"/>
    </w:rPr>
  </w:style>
  <w:style w:type="paragraph" w:customStyle="1" w:styleId="70">
    <w:name w:val="Char Char"/>
    <w:basedOn w:val="1"/>
    <w:autoRedefine/>
    <w:qFormat/>
    <w:uiPriority w:val="0"/>
    <w:rPr>
      <w:rFonts w:ascii="Tahoma" w:hAnsi="Tahoma"/>
      <w:sz w:val="24"/>
      <w:szCs w:val="20"/>
    </w:rPr>
  </w:style>
  <w:style w:type="paragraph" w:customStyle="1" w:styleId="71">
    <w:name w:val="È±Ê¡ÎÄ±¾"/>
    <w:basedOn w:val="1"/>
    <w:autoRedefine/>
    <w:qFormat/>
    <w:uiPriority w:val="0"/>
    <w:pPr>
      <w:widowControl/>
      <w:overflowPunct w:val="0"/>
      <w:autoSpaceDE w:val="0"/>
      <w:autoSpaceDN w:val="0"/>
      <w:adjustRightInd w:val="0"/>
      <w:jc w:val="left"/>
      <w:textAlignment w:val="baseline"/>
    </w:pPr>
    <w:rPr>
      <w:kern w:val="0"/>
      <w:sz w:val="24"/>
      <w:szCs w:val="20"/>
    </w:rPr>
  </w:style>
  <w:style w:type="character" w:customStyle="1" w:styleId="72">
    <w:name w:val="标题 2 Char"/>
    <w:link w:val="6"/>
    <w:autoRedefine/>
    <w:qFormat/>
    <w:uiPriority w:val="0"/>
    <w:rPr>
      <w:rFonts w:ascii="宋体" w:hAnsi="宋体" w:eastAsia="宋体"/>
      <w:b/>
      <w:bCs/>
      <w:sz w:val="24"/>
      <w:lang w:val="en-US" w:eastAsia="zh-CN" w:bidi="ar-SA"/>
    </w:rPr>
  </w:style>
  <w:style w:type="paragraph" w:customStyle="1" w:styleId="73">
    <w:name w:val="Char Char Char Char Char Char1 Char"/>
    <w:basedOn w:val="1"/>
    <w:autoRedefine/>
    <w:qFormat/>
    <w:uiPriority w:val="0"/>
    <w:pPr>
      <w:widowControl/>
      <w:spacing w:after="160" w:line="240" w:lineRule="exact"/>
      <w:jc w:val="left"/>
    </w:pPr>
    <w:rPr>
      <w:rFonts w:ascii="Verdana" w:hAnsi="Verdana"/>
      <w:kern w:val="0"/>
      <w:szCs w:val="20"/>
      <w:lang w:eastAsia="en-US"/>
    </w:rPr>
  </w:style>
  <w:style w:type="paragraph" w:styleId="74">
    <w:name w:val="List Paragraph"/>
    <w:basedOn w:val="1"/>
    <w:autoRedefine/>
    <w:qFormat/>
    <w:uiPriority w:val="0"/>
    <w:pPr>
      <w:ind w:firstLine="420" w:firstLineChars="200"/>
    </w:pPr>
    <w:rPr>
      <w:rFonts w:ascii="Calibri" w:hAnsi="Calibri"/>
      <w:szCs w:val="22"/>
    </w:rPr>
  </w:style>
  <w:style w:type="paragraph" w:customStyle="1" w:styleId="75">
    <w:name w:val="USE 1"/>
    <w:basedOn w:val="1"/>
    <w:autoRedefine/>
    <w:qFormat/>
    <w:uiPriority w:val="0"/>
    <w:pPr>
      <w:spacing w:line="200" w:lineRule="atLeast"/>
      <w:jc w:val="left"/>
    </w:pPr>
    <w:rPr>
      <w:rFonts w:ascii="宋体" w:hAnsi="宋体"/>
      <w:b/>
      <w:sz w:val="24"/>
      <w:szCs w:val="28"/>
    </w:rPr>
  </w:style>
  <w:style w:type="paragraph" w:customStyle="1" w:styleId="76">
    <w:name w:val="RFI text from 3rd Level"/>
    <w:basedOn w:val="1"/>
    <w:autoRedefine/>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7">
    <w:name w:val="正文文字缩进项目"/>
    <w:basedOn w:val="19"/>
    <w:autoRedefine/>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8">
    <w:name w:val="样式 标题 2 + 段前: 13 磅 段后: 13 磅 行距: 单倍行距"/>
    <w:basedOn w:val="6"/>
    <w:autoRedefine/>
    <w:qFormat/>
    <w:uiPriority w:val="0"/>
    <w:pPr>
      <w:adjustRightInd/>
      <w:spacing w:before="0" w:after="0"/>
      <w:jc w:val="both"/>
      <w:textAlignment w:val="auto"/>
    </w:pPr>
    <w:rPr>
      <w:rFonts w:ascii="Cambria" w:hAnsi="Cambria" w:cs="宋体"/>
      <w:kern w:val="2"/>
      <w:sz w:val="32"/>
    </w:rPr>
  </w:style>
  <w:style w:type="character" w:customStyle="1" w:styleId="79">
    <w:name w:val="H4 Char2"/>
    <w:autoRedefine/>
    <w:qFormat/>
    <w:uiPriority w:val="0"/>
    <w:rPr>
      <w:rFonts w:ascii="Arial" w:hAnsi="Arial" w:eastAsia="黑体"/>
      <w:b/>
      <w:bCs/>
      <w:kern w:val="2"/>
      <w:sz w:val="28"/>
      <w:szCs w:val="28"/>
      <w:lang w:val="en-US" w:eastAsia="zh-CN" w:bidi="ar-SA"/>
    </w:rPr>
  </w:style>
  <w:style w:type="character" w:customStyle="1" w:styleId="80">
    <w:name w:val="正文文本缩进 Char"/>
    <w:link w:val="19"/>
    <w:autoRedefine/>
    <w:qFormat/>
    <w:uiPriority w:val="0"/>
    <w:rPr>
      <w:rFonts w:eastAsia="宋体"/>
      <w:kern w:val="2"/>
      <w:sz w:val="21"/>
      <w:szCs w:val="24"/>
      <w:lang w:val="en-US" w:eastAsia="zh-CN" w:bidi="ar-SA"/>
    </w:rPr>
  </w:style>
  <w:style w:type="character" w:customStyle="1" w:styleId="81">
    <w:name w:val="标题 5 Char"/>
    <w:link w:val="7"/>
    <w:autoRedefine/>
    <w:qFormat/>
    <w:uiPriority w:val="0"/>
    <w:rPr>
      <w:rFonts w:eastAsia="宋体"/>
      <w:b/>
      <w:kern w:val="2"/>
      <w:sz w:val="28"/>
      <w:lang w:val="en-US" w:eastAsia="zh-CN" w:bidi="ar-SA"/>
    </w:rPr>
  </w:style>
  <w:style w:type="character" w:customStyle="1" w:styleId="82">
    <w:name w:val="第*章 Char"/>
    <w:autoRedefine/>
    <w:qFormat/>
    <w:uiPriority w:val="0"/>
    <w:rPr>
      <w:rFonts w:ascii="Arial" w:hAnsi="Arial" w:eastAsia="黑体"/>
      <w:b/>
      <w:bCs/>
      <w:kern w:val="2"/>
      <w:sz w:val="32"/>
      <w:szCs w:val="32"/>
    </w:rPr>
  </w:style>
  <w:style w:type="character" w:customStyle="1" w:styleId="83">
    <w:name w:val="章标题1 Char"/>
    <w:autoRedefine/>
    <w:qFormat/>
    <w:uiPriority w:val="0"/>
    <w:rPr>
      <w:rFonts w:eastAsia="宋体"/>
      <w:b/>
      <w:bCs/>
      <w:kern w:val="2"/>
      <w:sz w:val="32"/>
      <w:szCs w:val="32"/>
      <w:lang w:val="en-US" w:eastAsia="zh-CN" w:bidi="ar-SA"/>
    </w:rPr>
  </w:style>
  <w:style w:type="character" w:customStyle="1" w:styleId="84">
    <w:name w:val="标题 6 Char"/>
    <w:link w:val="9"/>
    <w:autoRedefine/>
    <w:qFormat/>
    <w:uiPriority w:val="0"/>
    <w:rPr>
      <w:rFonts w:ascii="Arial" w:hAnsi="Arial" w:eastAsia="黑体"/>
      <w:b/>
      <w:kern w:val="2"/>
      <w:sz w:val="24"/>
      <w:lang w:val="en-US" w:eastAsia="zh-CN" w:bidi="ar-SA"/>
    </w:rPr>
  </w:style>
  <w:style w:type="character" w:customStyle="1" w:styleId="85">
    <w:name w:val="标题 7 Char"/>
    <w:link w:val="10"/>
    <w:autoRedefine/>
    <w:qFormat/>
    <w:uiPriority w:val="0"/>
    <w:rPr>
      <w:rFonts w:eastAsia="宋体"/>
      <w:b/>
      <w:kern w:val="2"/>
      <w:sz w:val="24"/>
      <w:lang w:val="en-US" w:eastAsia="zh-CN" w:bidi="ar-SA"/>
    </w:rPr>
  </w:style>
  <w:style w:type="character" w:customStyle="1" w:styleId="86">
    <w:name w:val="标题 8 Char"/>
    <w:link w:val="11"/>
    <w:autoRedefine/>
    <w:qFormat/>
    <w:uiPriority w:val="0"/>
    <w:rPr>
      <w:rFonts w:ascii="Arial" w:hAnsi="Arial" w:eastAsia="黑体"/>
      <w:kern w:val="2"/>
      <w:sz w:val="24"/>
      <w:lang w:val="en-US" w:eastAsia="zh-CN" w:bidi="ar-SA"/>
    </w:rPr>
  </w:style>
  <w:style w:type="character" w:customStyle="1" w:styleId="87">
    <w:name w:val="标题 9 Char"/>
    <w:link w:val="12"/>
    <w:autoRedefine/>
    <w:qFormat/>
    <w:uiPriority w:val="0"/>
    <w:rPr>
      <w:rFonts w:ascii="Arial" w:hAnsi="Arial" w:eastAsia="黑体"/>
      <w:kern w:val="2"/>
      <w:sz w:val="21"/>
      <w:lang w:val="en-US" w:eastAsia="zh-CN" w:bidi="ar-SA"/>
    </w:rPr>
  </w:style>
  <w:style w:type="character" w:customStyle="1" w:styleId="88">
    <w:name w:val="标题 Char"/>
    <w:link w:val="40"/>
    <w:autoRedefine/>
    <w:qFormat/>
    <w:uiPriority w:val="0"/>
    <w:rPr>
      <w:rFonts w:ascii="Arial" w:hAnsi="Arial" w:eastAsia="隶书" w:cs="Arial"/>
      <w:b/>
      <w:bCs/>
      <w:kern w:val="2"/>
      <w:sz w:val="32"/>
      <w:szCs w:val="32"/>
      <w:lang w:val="en-US" w:eastAsia="zh-CN" w:bidi="ar-SA"/>
    </w:rPr>
  </w:style>
  <w:style w:type="character" w:customStyle="1" w:styleId="89">
    <w:name w:val="日期 Char"/>
    <w:link w:val="24"/>
    <w:autoRedefine/>
    <w:qFormat/>
    <w:uiPriority w:val="0"/>
    <w:rPr>
      <w:rFonts w:ascii="宋体" w:hAnsi="Courier New" w:eastAsia="宋体"/>
      <w:kern w:val="2"/>
      <w:sz w:val="32"/>
      <w:lang w:val="en-US" w:eastAsia="zh-CN" w:bidi="ar-SA"/>
    </w:rPr>
  </w:style>
  <w:style w:type="character" w:customStyle="1" w:styleId="90">
    <w:name w:val="HTML 预设格式 Char"/>
    <w:link w:val="37"/>
    <w:autoRedefine/>
    <w:qFormat/>
    <w:uiPriority w:val="0"/>
    <w:rPr>
      <w:rFonts w:ascii="Arial Unicode MS" w:hAnsi="Arial Unicode MS" w:eastAsia="Arial Unicode MS"/>
      <w:color w:val="000000"/>
      <w:lang w:val="en-US" w:eastAsia="zh-CN" w:bidi="ar-SA"/>
    </w:rPr>
  </w:style>
  <w:style w:type="character" w:customStyle="1" w:styleId="91">
    <w:name w:val="纯文本 Char"/>
    <w:link w:val="22"/>
    <w:autoRedefine/>
    <w:qFormat/>
    <w:uiPriority w:val="0"/>
    <w:rPr>
      <w:rFonts w:ascii="宋体" w:hAnsi="Courier New" w:eastAsia="宋体"/>
      <w:kern w:val="2"/>
      <w:sz w:val="21"/>
      <w:lang w:val="en-US" w:eastAsia="zh-CN" w:bidi="ar-SA"/>
    </w:rPr>
  </w:style>
  <w:style w:type="character" w:customStyle="1" w:styleId="92">
    <w:name w:val="正文文字首行缩进 Char"/>
    <w:autoRedefine/>
    <w:qFormat/>
    <w:uiPriority w:val="0"/>
    <w:rPr>
      <w:kern w:val="2"/>
      <w:sz w:val="21"/>
      <w:szCs w:val="24"/>
    </w:rPr>
  </w:style>
  <w:style w:type="character" w:customStyle="1" w:styleId="93">
    <w:name w:val="正文文本 Char"/>
    <w:link w:val="2"/>
    <w:autoRedefine/>
    <w:qFormat/>
    <w:uiPriority w:val="0"/>
    <w:rPr>
      <w:rFonts w:eastAsia="宋体"/>
      <w:b/>
      <w:bCs/>
      <w:kern w:val="2"/>
      <w:sz w:val="24"/>
      <w:szCs w:val="24"/>
      <w:lang w:val="en-US" w:eastAsia="zh-CN" w:bidi="ar-SA"/>
    </w:rPr>
  </w:style>
  <w:style w:type="character" w:customStyle="1" w:styleId="94">
    <w:name w:val="正文文本缩进 2 Char"/>
    <w:link w:val="25"/>
    <w:autoRedefine/>
    <w:qFormat/>
    <w:uiPriority w:val="0"/>
    <w:rPr>
      <w:rFonts w:ascii="宋体" w:hAnsi="宋体" w:eastAsia="宋体"/>
      <w:kern w:val="2"/>
      <w:sz w:val="21"/>
      <w:szCs w:val="24"/>
      <w:lang w:val="en-US" w:eastAsia="zh-CN" w:bidi="ar-SA"/>
    </w:rPr>
  </w:style>
  <w:style w:type="character" w:customStyle="1" w:styleId="95">
    <w:name w:val="页眉 Char"/>
    <w:link w:val="28"/>
    <w:autoRedefine/>
    <w:qFormat/>
    <w:uiPriority w:val="99"/>
    <w:rPr>
      <w:rFonts w:eastAsia="宋体"/>
      <w:kern w:val="2"/>
      <w:sz w:val="18"/>
      <w:szCs w:val="18"/>
      <w:lang w:val="en-US" w:eastAsia="zh-CN" w:bidi="ar-SA"/>
    </w:rPr>
  </w:style>
  <w:style w:type="character" w:customStyle="1" w:styleId="96">
    <w:name w:val="正文文本缩进 3 Char"/>
    <w:link w:val="33"/>
    <w:autoRedefine/>
    <w:qFormat/>
    <w:uiPriority w:val="0"/>
    <w:rPr>
      <w:rFonts w:ascii="宋体" w:eastAsia="宋体"/>
      <w:b/>
      <w:bCs/>
      <w:kern w:val="2"/>
      <w:sz w:val="24"/>
      <w:szCs w:val="24"/>
      <w:lang w:val="en-US" w:eastAsia="zh-CN" w:bidi="ar-SA"/>
    </w:rPr>
  </w:style>
  <w:style w:type="character" w:customStyle="1" w:styleId="97">
    <w:name w:val="正文文本 2 Char"/>
    <w:link w:val="36"/>
    <w:autoRedefine/>
    <w:qFormat/>
    <w:uiPriority w:val="0"/>
    <w:rPr>
      <w:rFonts w:eastAsia="宋体"/>
      <w:kern w:val="2"/>
      <w:sz w:val="24"/>
      <w:szCs w:val="24"/>
      <w:lang w:val="en-US" w:eastAsia="zh-CN" w:bidi="ar-SA"/>
    </w:rPr>
  </w:style>
  <w:style w:type="character" w:customStyle="1" w:styleId="98">
    <w:name w:val="页脚 Char"/>
    <w:link w:val="27"/>
    <w:autoRedefine/>
    <w:qFormat/>
    <w:uiPriority w:val="0"/>
    <w:rPr>
      <w:rFonts w:eastAsia="宋体"/>
      <w:kern w:val="2"/>
      <w:sz w:val="18"/>
      <w:szCs w:val="18"/>
      <w:lang w:val="en-US" w:eastAsia="zh-CN" w:bidi="ar-SA"/>
    </w:rPr>
  </w:style>
  <w:style w:type="character" w:customStyle="1" w:styleId="99">
    <w:name w:val="正文文本 3 Char"/>
    <w:link w:val="18"/>
    <w:autoRedefine/>
    <w:qFormat/>
    <w:uiPriority w:val="0"/>
    <w:rPr>
      <w:rFonts w:eastAsia="宋体"/>
      <w:kern w:val="2"/>
      <w:sz w:val="16"/>
      <w:szCs w:val="16"/>
      <w:lang w:val="en-US" w:eastAsia="zh-CN" w:bidi="ar-SA"/>
    </w:rPr>
  </w:style>
  <w:style w:type="character" w:customStyle="1" w:styleId="100">
    <w:name w:val="批注框文本 Char"/>
    <w:link w:val="26"/>
    <w:autoRedefine/>
    <w:semiHidden/>
    <w:qFormat/>
    <w:uiPriority w:val="99"/>
    <w:rPr>
      <w:rFonts w:eastAsia="宋体"/>
      <w:kern w:val="2"/>
      <w:sz w:val="18"/>
      <w:szCs w:val="18"/>
      <w:lang w:val="en-US" w:eastAsia="zh-CN" w:bidi="ar-SA"/>
    </w:rPr>
  </w:style>
  <w:style w:type="paragraph" w:customStyle="1" w:styleId="101">
    <w:name w:val="样式1"/>
    <w:basedOn w:val="40"/>
    <w:autoRedefine/>
    <w:qFormat/>
    <w:uiPriority w:val="0"/>
    <w:pPr>
      <w:spacing w:before="120" w:after="120"/>
    </w:pPr>
    <w:rPr>
      <w:rFonts w:eastAsia="黑体"/>
      <w:b w:val="0"/>
      <w:sz w:val="30"/>
      <w:szCs w:val="21"/>
    </w:rPr>
  </w:style>
  <w:style w:type="paragraph" w:customStyle="1" w:styleId="102">
    <w:name w:val="样式2"/>
    <w:basedOn w:val="40"/>
    <w:next w:val="101"/>
    <w:autoRedefine/>
    <w:qFormat/>
    <w:uiPriority w:val="0"/>
    <w:pPr>
      <w:spacing w:before="120" w:after="120"/>
    </w:pPr>
    <w:rPr>
      <w:rFonts w:eastAsia="黑体"/>
      <w:b w:val="0"/>
      <w:sz w:val="30"/>
      <w:szCs w:val="30"/>
    </w:rPr>
  </w:style>
  <w:style w:type="character" w:customStyle="1" w:styleId="103">
    <w:name w:val="标题 3 Char Char"/>
    <w:autoRedefine/>
    <w:qFormat/>
    <w:uiPriority w:val="0"/>
    <w:rPr>
      <w:rFonts w:eastAsia="宋体"/>
      <w:b/>
      <w:bCs/>
      <w:kern w:val="2"/>
      <w:sz w:val="32"/>
      <w:szCs w:val="32"/>
      <w:lang w:val="en-US" w:eastAsia="zh-CN" w:bidi="ar-SA"/>
    </w:rPr>
  </w:style>
  <w:style w:type="paragraph" w:customStyle="1" w:styleId="104">
    <w:name w:val="Char Char Char Char Char Char1 Char Char Char Char Char Char Char Char Char Char Char Char Char"/>
    <w:basedOn w:val="1"/>
    <w:autoRedefine/>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5">
    <w:name w:val="cont"/>
    <w:basedOn w:val="1"/>
    <w:autoRedefine/>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6">
    <w:name w:val="--规划正文"/>
    <w:basedOn w:val="1"/>
    <w:autoRedefine/>
    <w:qFormat/>
    <w:uiPriority w:val="0"/>
    <w:pPr>
      <w:spacing w:line="360" w:lineRule="auto"/>
      <w:ind w:firstLine="200" w:firstLineChars="200"/>
    </w:pPr>
    <w:rPr>
      <w:szCs w:val="20"/>
    </w:rPr>
  </w:style>
  <w:style w:type="paragraph" w:customStyle="1" w:styleId="107">
    <w:name w:val="设计依据"/>
    <w:basedOn w:val="2"/>
    <w:autoRedefine/>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8">
    <w:name w:val="方案要点"/>
    <w:basedOn w:val="1"/>
    <w:autoRedefine/>
    <w:qFormat/>
    <w:uiPriority w:val="0"/>
    <w:pPr>
      <w:numPr>
        <w:ilvl w:val="0"/>
        <w:numId w:val="4"/>
      </w:numPr>
      <w:spacing w:line="360" w:lineRule="auto"/>
    </w:pPr>
    <w:rPr>
      <w:rFonts w:ascii="仿宋_GB2312" w:hAnsi="宋体" w:eastAsia="仿宋_GB2312"/>
      <w:color w:val="000000"/>
      <w:sz w:val="28"/>
      <w:szCs w:val="28"/>
    </w:rPr>
  </w:style>
  <w:style w:type="paragraph" w:customStyle="1" w:styleId="109">
    <w:name w:val="样式4"/>
    <w:basedOn w:val="1"/>
    <w:autoRedefine/>
    <w:qFormat/>
    <w:uiPriority w:val="0"/>
    <w:pPr>
      <w:tabs>
        <w:tab w:val="left" w:pos="842"/>
      </w:tabs>
      <w:spacing w:line="360" w:lineRule="auto"/>
      <w:ind w:left="842" w:hanging="420"/>
    </w:pPr>
    <w:rPr>
      <w:sz w:val="24"/>
    </w:rPr>
  </w:style>
  <w:style w:type="paragraph" w:customStyle="1" w:styleId="110">
    <w:name w:val="文字"/>
    <w:basedOn w:val="1"/>
    <w:autoRedefine/>
    <w:qFormat/>
    <w:uiPriority w:val="0"/>
    <w:pPr>
      <w:tabs>
        <w:tab w:val="left" w:pos="8520"/>
      </w:tabs>
      <w:spacing w:line="312" w:lineRule="auto"/>
      <w:ind w:right="-210" w:firstLine="556"/>
    </w:pPr>
    <w:rPr>
      <w:rFonts w:ascii="宋体"/>
      <w:sz w:val="28"/>
      <w:szCs w:val="20"/>
    </w:rPr>
  </w:style>
  <w:style w:type="paragraph" w:customStyle="1" w:styleId="111">
    <w:name w:val="--规划-表格-居左"/>
    <w:basedOn w:val="106"/>
    <w:autoRedefine/>
    <w:qFormat/>
    <w:uiPriority w:val="0"/>
    <w:pPr>
      <w:spacing w:line="240" w:lineRule="auto"/>
      <w:ind w:firstLine="0" w:firstLineChars="0"/>
    </w:pPr>
    <w:rPr>
      <w:sz w:val="20"/>
    </w:rPr>
  </w:style>
  <w:style w:type="paragraph" w:customStyle="1" w:styleId="112">
    <w:name w:val="--规划-表格-居中"/>
    <w:basedOn w:val="106"/>
    <w:autoRedefine/>
    <w:qFormat/>
    <w:uiPriority w:val="0"/>
    <w:pPr>
      <w:spacing w:line="240" w:lineRule="auto"/>
      <w:ind w:firstLine="0" w:firstLineChars="0"/>
      <w:jc w:val="center"/>
    </w:pPr>
    <w:rPr>
      <w:sz w:val="20"/>
    </w:rPr>
  </w:style>
  <w:style w:type="paragraph" w:customStyle="1" w:styleId="113">
    <w:name w:val="--编号内缩进"/>
    <w:basedOn w:val="1"/>
    <w:autoRedefine/>
    <w:qFormat/>
    <w:uiPriority w:val="0"/>
    <w:pPr>
      <w:spacing w:line="360" w:lineRule="auto"/>
      <w:ind w:left="420" w:firstLine="200" w:firstLineChars="200"/>
    </w:pPr>
    <w:rPr>
      <w:szCs w:val="21"/>
    </w:rPr>
  </w:style>
  <w:style w:type="paragraph" w:customStyle="1" w:styleId="114">
    <w:name w:val="--规划-题注"/>
    <w:basedOn w:val="1"/>
    <w:next w:val="106"/>
    <w:autoRedefine/>
    <w:qFormat/>
    <w:uiPriority w:val="0"/>
    <w:pPr>
      <w:spacing w:line="360" w:lineRule="auto"/>
      <w:jc w:val="center"/>
    </w:pPr>
    <w:rPr>
      <w:rFonts w:eastAsia="黑体"/>
    </w:rPr>
  </w:style>
  <w:style w:type="paragraph" w:customStyle="1" w:styleId="115">
    <w:name w:val="--规划-图和表"/>
    <w:next w:val="106"/>
    <w:autoRedefine/>
    <w:qFormat/>
    <w:uiPriority w:val="0"/>
    <w:pPr>
      <w:jc w:val="center"/>
    </w:pPr>
    <w:rPr>
      <w:rFonts w:ascii="Times New Roman" w:hAnsi="Times New Roman" w:eastAsia="宋体" w:cs="Times New Roman"/>
      <w:kern w:val="2"/>
      <w:sz w:val="21"/>
      <w:lang w:val="en-US" w:eastAsia="zh-CN" w:bidi="ar-SA"/>
    </w:rPr>
  </w:style>
  <w:style w:type="paragraph" w:customStyle="1" w:styleId="116">
    <w:name w:val="--规划-小标题"/>
    <w:basedOn w:val="1"/>
    <w:next w:val="106"/>
    <w:autoRedefine/>
    <w:qFormat/>
    <w:uiPriority w:val="0"/>
    <w:pPr>
      <w:keepNext/>
      <w:keepLines/>
      <w:spacing w:line="360" w:lineRule="auto"/>
      <w:outlineLvl w:val="4"/>
    </w:pPr>
    <w:rPr>
      <w:rFonts w:eastAsia="黑体"/>
    </w:rPr>
  </w:style>
  <w:style w:type="paragraph" w:customStyle="1" w:styleId="117">
    <w:name w:val="--规划正文 Char"/>
    <w:basedOn w:val="1"/>
    <w:autoRedefine/>
    <w:qFormat/>
    <w:uiPriority w:val="0"/>
    <w:pPr>
      <w:spacing w:line="360" w:lineRule="auto"/>
      <w:ind w:firstLine="200" w:firstLineChars="200"/>
    </w:pPr>
    <w:rPr>
      <w:sz w:val="24"/>
    </w:rPr>
  </w:style>
  <w:style w:type="paragraph" w:customStyle="1" w:styleId="118">
    <w:name w:val="缺省文本"/>
    <w:basedOn w:val="1"/>
    <w:autoRedefine/>
    <w:qFormat/>
    <w:uiPriority w:val="0"/>
    <w:pPr>
      <w:autoSpaceDE w:val="0"/>
      <w:autoSpaceDN w:val="0"/>
      <w:adjustRightInd w:val="0"/>
      <w:jc w:val="left"/>
    </w:pPr>
    <w:rPr>
      <w:kern w:val="0"/>
    </w:rPr>
  </w:style>
  <w:style w:type="paragraph" w:customStyle="1" w:styleId="119">
    <w:name w:val="封面文档标题"/>
    <w:basedOn w:val="1"/>
    <w:autoRedefine/>
    <w:qFormat/>
    <w:uiPriority w:val="0"/>
    <w:pPr>
      <w:autoSpaceDE w:val="0"/>
      <w:autoSpaceDN w:val="0"/>
      <w:adjustRightInd w:val="0"/>
      <w:spacing w:line="360" w:lineRule="auto"/>
      <w:jc w:val="center"/>
    </w:pPr>
    <w:rPr>
      <w:rFonts w:ascii="Arial" w:hAnsi="Arial"/>
      <w:b/>
      <w:kern w:val="0"/>
      <w:sz w:val="56"/>
    </w:rPr>
  </w:style>
  <w:style w:type="character" w:customStyle="1" w:styleId="120">
    <w:name w:val="--规划正文 Char Char"/>
    <w:autoRedefine/>
    <w:qFormat/>
    <w:uiPriority w:val="0"/>
    <w:rPr>
      <w:rFonts w:eastAsia="宋体"/>
      <w:kern w:val="2"/>
      <w:sz w:val="24"/>
      <w:szCs w:val="24"/>
      <w:lang w:val="en-US" w:eastAsia="zh-CN" w:bidi="ar-SA"/>
    </w:rPr>
  </w:style>
  <w:style w:type="paragraph" w:customStyle="1" w:styleId="121">
    <w:name w:val="样式3"/>
    <w:basedOn w:val="3"/>
    <w:autoRedefine/>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2">
    <w:name w:val="--规划正文 Char1"/>
    <w:autoRedefine/>
    <w:qFormat/>
    <w:uiPriority w:val="0"/>
    <w:rPr>
      <w:rFonts w:eastAsia="宋体"/>
      <w:kern w:val="2"/>
      <w:sz w:val="21"/>
      <w:lang w:val="en-US" w:eastAsia="zh-CN" w:bidi="ar-SA"/>
    </w:rPr>
  </w:style>
  <w:style w:type="paragraph" w:customStyle="1" w:styleId="123">
    <w:name w:val="word"/>
    <w:basedOn w:val="1"/>
    <w:autoRedefine/>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4">
    <w:name w:val="列表项目"/>
    <w:basedOn w:val="1"/>
    <w:autoRedefine/>
    <w:qFormat/>
    <w:uiPriority w:val="0"/>
    <w:pPr>
      <w:tabs>
        <w:tab w:val="left" w:pos="420"/>
        <w:tab w:val="left" w:pos="1080"/>
      </w:tabs>
      <w:spacing w:line="288" w:lineRule="auto"/>
      <w:ind w:left="1080" w:hanging="360"/>
    </w:pPr>
    <w:rPr>
      <w:sz w:val="24"/>
      <w:szCs w:val="20"/>
    </w:rPr>
  </w:style>
  <w:style w:type="character" w:customStyle="1" w:styleId="125">
    <w:name w:val="content1"/>
    <w:autoRedefine/>
    <w:qFormat/>
    <w:uiPriority w:val="0"/>
    <w:rPr>
      <w:rFonts w:hint="default" w:ascii="??" w:hAnsi="??"/>
      <w:sz w:val="16"/>
      <w:szCs w:val="16"/>
      <w:u w:val="none"/>
    </w:rPr>
  </w:style>
  <w:style w:type="character" w:customStyle="1" w:styleId="126">
    <w:name w:val="unnamed4"/>
    <w:basedOn w:val="46"/>
    <w:autoRedefine/>
    <w:qFormat/>
    <w:uiPriority w:val="0"/>
  </w:style>
  <w:style w:type="character" w:customStyle="1" w:styleId="127">
    <w:name w:val="font2"/>
    <w:basedOn w:val="46"/>
    <w:autoRedefine/>
    <w:qFormat/>
    <w:uiPriority w:val="0"/>
  </w:style>
  <w:style w:type="character" w:customStyle="1" w:styleId="128">
    <w:name w:val="font41"/>
    <w:autoRedefine/>
    <w:qFormat/>
    <w:uiPriority w:val="0"/>
    <w:rPr>
      <w:color w:val="000000"/>
      <w:spacing w:val="260"/>
      <w:sz w:val="18"/>
      <w:szCs w:val="18"/>
      <w:u w:val="none"/>
    </w:rPr>
  </w:style>
  <w:style w:type="paragraph" w:customStyle="1" w:styleId="129">
    <w:name w:val="正文(首行缩进)"/>
    <w:autoRedefine/>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30">
    <w:name w:val="xl72"/>
    <w:basedOn w:val="1"/>
    <w:autoRedefine/>
    <w:qFormat/>
    <w:uiPriority w:val="0"/>
    <w:pPr>
      <w:widowControl/>
      <w:spacing w:before="100" w:beforeAutospacing="1" w:after="100" w:afterAutospacing="1"/>
      <w:jc w:val="left"/>
    </w:pPr>
    <w:rPr>
      <w:rFonts w:ascii="宋体" w:hAnsi="宋体"/>
      <w:b/>
      <w:bCs/>
      <w:kern w:val="0"/>
      <w:sz w:val="28"/>
      <w:szCs w:val="28"/>
    </w:rPr>
  </w:style>
  <w:style w:type="character" w:customStyle="1" w:styleId="131">
    <w:name w:val="正文首行缩进 Char"/>
    <w:link w:val="42"/>
    <w:autoRedefine/>
    <w:qFormat/>
    <w:uiPriority w:val="0"/>
    <w:rPr>
      <w:rFonts w:eastAsia="宋体"/>
      <w:b/>
      <w:bCs/>
      <w:kern w:val="2"/>
      <w:sz w:val="21"/>
      <w:szCs w:val="24"/>
      <w:lang w:val="en-US" w:eastAsia="zh-CN" w:bidi="ar-SA"/>
    </w:rPr>
  </w:style>
  <w:style w:type="paragraph" w:customStyle="1" w:styleId="132">
    <w:name w:val="正文(首行缩进) Char"/>
    <w:autoRedefine/>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3">
    <w:name w:val="汉议细等线简8"/>
    <w:autoRedefine/>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4">
    <w:name w:val="汉仪细等线简9BOLD"/>
    <w:basedOn w:val="1"/>
    <w:autoRedefine/>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5">
    <w:name w:val="mode"/>
    <w:basedOn w:val="46"/>
    <w:autoRedefine/>
    <w:qFormat/>
    <w:uiPriority w:val="0"/>
  </w:style>
  <w:style w:type="paragraph" w:customStyle="1" w:styleId="136">
    <w:name w:val="9"/>
    <w:basedOn w:val="1"/>
    <w:next w:val="8"/>
    <w:autoRedefine/>
    <w:qFormat/>
    <w:uiPriority w:val="0"/>
    <w:pPr>
      <w:autoSpaceDE w:val="0"/>
      <w:autoSpaceDN w:val="0"/>
      <w:adjustRightInd w:val="0"/>
      <w:ind w:firstLine="420"/>
      <w:jc w:val="left"/>
      <w:textAlignment w:val="baseline"/>
    </w:pPr>
    <w:rPr>
      <w:rFonts w:ascii="宋体"/>
      <w:kern w:val="0"/>
      <w:sz w:val="34"/>
      <w:szCs w:val="20"/>
    </w:rPr>
  </w:style>
  <w:style w:type="character" w:customStyle="1" w:styleId="137">
    <w:name w:val="unnamed3"/>
    <w:basedOn w:val="46"/>
    <w:autoRedefine/>
    <w:qFormat/>
    <w:uiPriority w:val="0"/>
  </w:style>
  <w:style w:type="paragraph" w:customStyle="1" w:styleId="138">
    <w:name w:val="8"/>
    <w:basedOn w:val="1"/>
    <w:next w:val="19"/>
    <w:autoRedefine/>
    <w:qFormat/>
    <w:uiPriority w:val="0"/>
    <w:pPr>
      <w:spacing w:after="120"/>
      <w:ind w:left="420" w:leftChars="200"/>
    </w:pPr>
  </w:style>
  <w:style w:type="paragraph" w:customStyle="1" w:styleId="139">
    <w:name w:val="7"/>
    <w:basedOn w:val="1"/>
    <w:autoRedefine/>
    <w:qFormat/>
    <w:uiPriority w:val="0"/>
    <w:pPr>
      <w:autoSpaceDE w:val="0"/>
      <w:autoSpaceDN w:val="0"/>
      <w:adjustRightInd w:val="0"/>
      <w:spacing w:line="270" w:lineRule="atLeast"/>
      <w:jc w:val="left"/>
    </w:pPr>
    <w:rPr>
      <w:rFonts w:ascii="宋体"/>
      <w:kern w:val="0"/>
      <w:sz w:val="18"/>
      <w:szCs w:val="18"/>
    </w:rPr>
  </w:style>
  <w:style w:type="paragraph" w:customStyle="1" w:styleId="140">
    <w:name w:val="00"/>
    <w:basedOn w:val="1"/>
    <w:autoRedefine/>
    <w:qFormat/>
    <w:uiPriority w:val="0"/>
    <w:pPr>
      <w:autoSpaceDE w:val="0"/>
      <w:autoSpaceDN w:val="0"/>
      <w:adjustRightInd w:val="0"/>
      <w:jc w:val="left"/>
    </w:pPr>
    <w:rPr>
      <w:rFonts w:ascii="黑体" w:eastAsia="黑体"/>
      <w:b/>
      <w:bCs/>
      <w:kern w:val="0"/>
      <w:sz w:val="20"/>
      <w:szCs w:val="20"/>
    </w:rPr>
  </w:style>
  <w:style w:type="paragraph" w:customStyle="1" w:styleId="141">
    <w:name w:val="5"/>
    <w:basedOn w:val="1"/>
    <w:autoRedefine/>
    <w:qFormat/>
    <w:uiPriority w:val="0"/>
    <w:pPr>
      <w:autoSpaceDE w:val="0"/>
      <w:autoSpaceDN w:val="0"/>
      <w:adjustRightInd w:val="0"/>
      <w:jc w:val="left"/>
    </w:pPr>
    <w:rPr>
      <w:rFonts w:ascii="宋体"/>
      <w:b/>
      <w:bCs/>
      <w:kern w:val="0"/>
      <w:sz w:val="18"/>
      <w:szCs w:val="18"/>
    </w:rPr>
  </w:style>
  <w:style w:type="paragraph" w:customStyle="1" w:styleId="142">
    <w:name w:val="6"/>
    <w:basedOn w:val="141"/>
    <w:autoRedefine/>
    <w:qFormat/>
    <w:uiPriority w:val="0"/>
    <w:pPr>
      <w:spacing w:line="270" w:lineRule="atLeast"/>
      <w:jc w:val="both"/>
    </w:pPr>
    <w:rPr>
      <w:b w:val="0"/>
      <w:bCs w:val="0"/>
    </w:rPr>
  </w:style>
  <w:style w:type="paragraph" w:customStyle="1" w:styleId="143">
    <w:name w:val="产品描述"/>
    <w:autoRedefine/>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4">
    <w:name w:val="姜文清定义的正文"/>
    <w:basedOn w:val="1"/>
    <w:autoRedefine/>
    <w:qFormat/>
    <w:uiPriority w:val="0"/>
    <w:pPr>
      <w:spacing w:line="240" w:lineRule="atLeast"/>
      <w:ind w:firstLine="567"/>
    </w:pPr>
    <w:rPr>
      <w:szCs w:val="20"/>
    </w:rPr>
  </w:style>
  <w:style w:type="paragraph" w:customStyle="1" w:styleId="145">
    <w:name w:val="Default"/>
    <w:autoRedefine/>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6">
    <w:name w:val="CM2"/>
    <w:basedOn w:val="145"/>
    <w:next w:val="145"/>
    <w:autoRedefine/>
    <w:qFormat/>
    <w:uiPriority w:val="0"/>
    <w:pPr>
      <w:spacing w:line="200" w:lineRule="atLeast"/>
    </w:pPr>
    <w:rPr>
      <w:rFonts w:ascii="Arial" w:hAnsi="Arial" w:eastAsia="宋体" w:cs="Times New Roman"/>
      <w:color w:val="auto"/>
    </w:rPr>
  </w:style>
  <w:style w:type="paragraph" w:customStyle="1" w:styleId="147">
    <w:name w:val="Normal Paragraph"/>
    <w:basedOn w:val="1"/>
    <w:autoRedefine/>
    <w:qFormat/>
    <w:uiPriority w:val="0"/>
    <w:pPr>
      <w:widowControl/>
      <w:spacing w:before="120" w:line="360" w:lineRule="auto"/>
      <w:ind w:firstLine="425"/>
    </w:pPr>
    <w:rPr>
      <w:kern w:val="0"/>
      <w:sz w:val="24"/>
    </w:rPr>
  </w:style>
  <w:style w:type="character" w:customStyle="1" w:styleId="148">
    <w:name w:val="blue"/>
    <w:basedOn w:val="46"/>
    <w:autoRedefine/>
    <w:qFormat/>
    <w:uiPriority w:val="0"/>
  </w:style>
  <w:style w:type="paragraph" w:customStyle="1" w:styleId="149">
    <w:name w:val="blue1"/>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150">
    <w:name w:val="font"/>
    <w:basedOn w:val="46"/>
    <w:autoRedefine/>
    <w:qFormat/>
    <w:uiPriority w:val="0"/>
  </w:style>
  <w:style w:type="character" w:customStyle="1" w:styleId="151">
    <w:name w:val="font11"/>
    <w:autoRedefine/>
    <w:qFormat/>
    <w:uiPriority w:val="0"/>
    <w:rPr>
      <w:rFonts w:hint="default" w:ascii="ˎ̥" w:hAnsi="ˎ̥"/>
    </w:rPr>
  </w:style>
  <w:style w:type="paragraph" w:customStyle="1" w:styleId="152">
    <w:name w:val="a14"/>
    <w:basedOn w:val="1"/>
    <w:autoRedefine/>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3">
    <w:name w:val="proddescription"/>
    <w:basedOn w:val="46"/>
    <w:autoRedefine/>
    <w:qFormat/>
    <w:uiPriority w:val="0"/>
  </w:style>
  <w:style w:type="character" w:customStyle="1" w:styleId="154">
    <w:name w:val="prodheadlines"/>
    <w:basedOn w:val="46"/>
    <w:autoRedefine/>
    <w:qFormat/>
    <w:uiPriority w:val="0"/>
  </w:style>
  <w:style w:type="character" w:customStyle="1" w:styleId="155">
    <w:name w:val="text"/>
    <w:basedOn w:val="46"/>
    <w:autoRedefine/>
    <w:qFormat/>
    <w:uiPriority w:val="0"/>
  </w:style>
  <w:style w:type="paragraph" w:customStyle="1" w:styleId="156">
    <w:name w:val="text1"/>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157">
    <w:name w:val="z-窗体顶端1"/>
    <w:basedOn w:val="1"/>
    <w:next w:val="1"/>
    <w:autoRedefine/>
    <w:hidden/>
    <w:qFormat/>
    <w:uiPriority w:val="0"/>
    <w:pPr>
      <w:widowControl/>
      <w:pBdr>
        <w:bottom w:val="single" w:color="auto" w:sz="6" w:space="1"/>
      </w:pBdr>
      <w:jc w:val="center"/>
    </w:pPr>
    <w:rPr>
      <w:rFonts w:ascii="Arial" w:hAnsi="Arial" w:cs="Arial"/>
      <w:vanish/>
      <w:kern w:val="0"/>
      <w:sz w:val="16"/>
      <w:szCs w:val="16"/>
    </w:rPr>
  </w:style>
  <w:style w:type="paragraph" w:customStyle="1" w:styleId="158">
    <w:name w:val="z-窗体底端1"/>
    <w:basedOn w:val="1"/>
    <w:next w:val="1"/>
    <w:autoRedefine/>
    <w:hidden/>
    <w:qFormat/>
    <w:uiPriority w:val="0"/>
    <w:pPr>
      <w:widowControl/>
      <w:pBdr>
        <w:top w:val="single" w:color="auto" w:sz="6" w:space="1"/>
      </w:pBdr>
      <w:jc w:val="center"/>
    </w:pPr>
    <w:rPr>
      <w:rFonts w:ascii="Arial" w:hAnsi="Arial" w:cs="Arial"/>
      <w:vanish/>
      <w:kern w:val="0"/>
      <w:sz w:val="16"/>
      <w:szCs w:val="16"/>
    </w:rPr>
  </w:style>
  <w:style w:type="paragraph" w:customStyle="1" w:styleId="159">
    <w:name w:val="正文样式"/>
    <w:basedOn w:val="1"/>
    <w:autoRedefine/>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60">
    <w:name w:val="xl34"/>
    <w:basedOn w:val="1"/>
    <w:autoRedefine/>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1">
    <w:name w:val="段落正文"/>
    <w:basedOn w:val="22"/>
    <w:autoRedefine/>
    <w:qFormat/>
    <w:uiPriority w:val="0"/>
    <w:pPr>
      <w:ind w:firstLine="560" w:firstLineChars="200"/>
    </w:pPr>
    <w:rPr>
      <w:sz w:val="28"/>
    </w:rPr>
  </w:style>
  <w:style w:type="character" w:customStyle="1" w:styleId="162">
    <w:name w:val="gray6"/>
    <w:basedOn w:val="46"/>
    <w:autoRedefine/>
    <w:qFormat/>
    <w:uiPriority w:val="0"/>
  </w:style>
  <w:style w:type="character" w:customStyle="1" w:styleId="163">
    <w:name w:val="style9"/>
    <w:basedOn w:val="46"/>
    <w:autoRedefine/>
    <w:qFormat/>
    <w:uiPriority w:val="0"/>
  </w:style>
  <w:style w:type="paragraph" w:customStyle="1" w:styleId="164">
    <w:name w:val="2册标题4"/>
    <w:basedOn w:val="1"/>
    <w:next w:val="1"/>
    <w:autoRedefine/>
    <w:qFormat/>
    <w:uiPriority w:val="0"/>
    <w:pPr>
      <w:spacing w:beforeLines="50" w:afterLines="50" w:line="300" w:lineRule="auto"/>
      <w:ind w:left="420" w:leftChars="200"/>
      <w:outlineLvl w:val="3"/>
    </w:pPr>
    <w:rPr>
      <w:rFonts w:ascii="Arial" w:hAnsi="Arial" w:eastAsia="幼圆" w:cs="Arial"/>
      <w:b/>
      <w:sz w:val="24"/>
    </w:rPr>
  </w:style>
  <w:style w:type="character" w:customStyle="1" w:styleId="165">
    <w:name w:val="grame"/>
    <w:basedOn w:val="46"/>
    <w:autoRedefine/>
    <w:qFormat/>
    <w:uiPriority w:val="0"/>
  </w:style>
  <w:style w:type="paragraph" w:customStyle="1" w:styleId="166">
    <w:name w:val="style2"/>
    <w:basedOn w:val="1"/>
    <w:autoRedefine/>
    <w:qFormat/>
    <w:uiPriority w:val="0"/>
    <w:pPr>
      <w:widowControl/>
      <w:spacing w:before="100" w:beforeAutospacing="1" w:after="100" w:afterAutospacing="1"/>
      <w:jc w:val="left"/>
    </w:pPr>
    <w:rPr>
      <w:rFonts w:ascii="宋体" w:hAnsi="宋体" w:cs="宋体"/>
      <w:kern w:val="0"/>
      <w:sz w:val="18"/>
      <w:szCs w:val="18"/>
    </w:rPr>
  </w:style>
  <w:style w:type="paragraph" w:customStyle="1" w:styleId="167">
    <w:name w:val="Char1"/>
    <w:basedOn w:val="1"/>
    <w:autoRedefine/>
    <w:qFormat/>
    <w:uiPriority w:val="0"/>
    <w:pPr>
      <w:jc w:val="left"/>
    </w:pPr>
    <w:rPr>
      <w:rFonts w:ascii="Tahoma" w:hAnsi="Tahoma"/>
      <w:sz w:val="24"/>
      <w:szCs w:val="20"/>
    </w:rPr>
  </w:style>
  <w:style w:type="paragraph" w:customStyle="1" w:styleId="168">
    <w:name w:val="编号1"/>
    <w:basedOn w:val="1"/>
    <w:autoRedefine/>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9">
    <w:name w:val="Char Char Char Char Char Char Char Char Char Char Char Char Char Char Char Char Char Char Char Char Char Char"/>
    <w:basedOn w:val="1"/>
    <w:autoRedefine/>
    <w:qFormat/>
    <w:uiPriority w:val="0"/>
    <w:pPr>
      <w:widowControl/>
      <w:spacing w:line="400" w:lineRule="exact"/>
      <w:jc w:val="center"/>
    </w:pPr>
    <w:rPr>
      <w:rFonts w:ascii="Verdana" w:hAnsi="Verdana"/>
      <w:kern w:val="0"/>
      <w:szCs w:val="20"/>
      <w:lang w:eastAsia="en-US"/>
    </w:rPr>
  </w:style>
  <w:style w:type="paragraph" w:customStyle="1" w:styleId="170">
    <w:name w:val="font0"/>
    <w:basedOn w:val="1"/>
    <w:autoRedefine/>
    <w:qFormat/>
    <w:uiPriority w:val="0"/>
    <w:pPr>
      <w:widowControl/>
      <w:spacing w:before="100" w:beforeAutospacing="1" w:after="100" w:afterAutospacing="1"/>
      <w:jc w:val="left"/>
    </w:pPr>
    <w:rPr>
      <w:rFonts w:hint="eastAsia" w:ascii="宋体" w:hAnsi="宋体"/>
      <w:kern w:val="0"/>
      <w:sz w:val="24"/>
    </w:rPr>
  </w:style>
  <w:style w:type="paragraph" w:customStyle="1" w:styleId="171">
    <w:name w:val="font5"/>
    <w:basedOn w:val="1"/>
    <w:autoRedefine/>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2">
    <w:name w:val="font6"/>
    <w:basedOn w:val="1"/>
    <w:autoRedefine/>
    <w:qFormat/>
    <w:uiPriority w:val="0"/>
    <w:pPr>
      <w:widowControl/>
      <w:spacing w:before="100" w:beforeAutospacing="1" w:after="100" w:afterAutospacing="1"/>
      <w:jc w:val="left"/>
    </w:pPr>
    <w:rPr>
      <w:kern w:val="0"/>
      <w:sz w:val="24"/>
    </w:rPr>
  </w:style>
  <w:style w:type="paragraph" w:customStyle="1" w:styleId="173">
    <w:name w:val="xl2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4">
    <w:name w:val="xl2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5">
    <w:name w:val="表格字"/>
    <w:basedOn w:val="1"/>
    <w:autoRedefine/>
    <w:qFormat/>
    <w:uiPriority w:val="0"/>
    <w:pPr>
      <w:adjustRightInd w:val="0"/>
      <w:jc w:val="center"/>
    </w:pPr>
    <w:rPr>
      <w:rFonts w:ascii="宋体"/>
      <w:sz w:val="24"/>
      <w:szCs w:val="20"/>
    </w:rPr>
  </w:style>
  <w:style w:type="character" w:customStyle="1" w:styleId="176">
    <w:name w:val="样式 小三 加粗"/>
    <w:autoRedefine/>
    <w:qFormat/>
    <w:uiPriority w:val="0"/>
    <w:rPr>
      <w:rFonts w:eastAsia="宋体"/>
      <w:b/>
      <w:bCs/>
      <w:sz w:val="32"/>
    </w:rPr>
  </w:style>
  <w:style w:type="paragraph" w:customStyle="1" w:styleId="177">
    <w:name w:val="xl2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8">
    <w:name w:val="qw"/>
    <w:autoRedefine/>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9">
    <w:name w:val="Char Char Char"/>
    <w:basedOn w:val="1"/>
    <w:autoRedefine/>
    <w:qFormat/>
    <w:uiPriority w:val="0"/>
    <w:rPr>
      <w:rFonts w:ascii="Tahoma" w:hAnsi="Tahoma"/>
      <w:sz w:val="24"/>
      <w:szCs w:val="20"/>
    </w:rPr>
  </w:style>
  <w:style w:type="paragraph" w:customStyle="1" w:styleId="180">
    <w:name w:val="Char2"/>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1">
    <w:name w:val="info4"/>
    <w:basedOn w:val="46"/>
    <w:autoRedefine/>
    <w:qFormat/>
    <w:uiPriority w:val="0"/>
  </w:style>
  <w:style w:type="paragraph" w:customStyle="1" w:styleId="182">
    <w:name w:val="缩进正文"/>
    <w:basedOn w:val="1"/>
    <w:link w:val="183"/>
    <w:autoRedefine/>
    <w:qFormat/>
    <w:uiPriority w:val="0"/>
    <w:pPr>
      <w:ind w:firstLine="560" w:firstLineChars="200"/>
    </w:pPr>
    <w:rPr>
      <w:rFonts w:eastAsia="仿宋_GB2312" w:cs="宋体"/>
      <w:sz w:val="28"/>
      <w:szCs w:val="20"/>
    </w:rPr>
  </w:style>
  <w:style w:type="character" w:customStyle="1" w:styleId="183">
    <w:name w:val="缩进正文 Char"/>
    <w:link w:val="182"/>
    <w:autoRedefine/>
    <w:qFormat/>
    <w:uiPriority w:val="0"/>
    <w:rPr>
      <w:rFonts w:eastAsia="仿宋_GB2312" w:cs="宋体"/>
      <w:kern w:val="2"/>
      <w:sz w:val="28"/>
      <w:lang w:val="en-US" w:eastAsia="zh-CN" w:bidi="ar-SA"/>
    </w:rPr>
  </w:style>
  <w:style w:type="paragraph" w:customStyle="1" w:styleId="184">
    <w:name w:val="列出段落1"/>
    <w:basedOn w:val="1"/>
    <w:autoRedefine/>
    <w:qFormat/>
    <w:uiPriority w:val="0"/>
    <w:pPr>
      <w:ind w:firstLine="420" w:firstLineChars="200"/>
    </w:pPr>
    <w:rPr>
      <w:rFonts w:ascii="Calibri" w:hAnsi="Calibri" w:cs="Calibri"/>
      <w:szCs w:val="21"/>
    </w:rPr>
  </w:style>
  <w:style w:type="character" w:customStyle="1" w:styleId="185">
    <w:name w:val="批注文字 Char"/>
    <w:basedOn w:val="46"/>
    <w:link w:val="17"/>
    <w:autoRedefine/>
    <w:semiHidden/>
    <w:qFormat/>
    <w:uiPriority w:val="99"/>
    <w:rPr>
      <w:rFonts w:ascii="宋体"/>
      <w:sz w:val="34"/>
    </w:rPr>
  </w:style>
  <w:style w:type="character" w:customStyle="1" w:styleId="186">
    <w:name w:val="批注主题 Char"/>
    <w:basedOn w:val="185"/>
    <w:link w:val="41"/>
    <w:autoRedefine/>
    <w:qFormat/>
    <w:uiPriority w:val="99"/>
    <w:rPr>
      <w:rFonts w:ascii="宋体"/>
      <w:sz w:val="34"/>
    </w:rPr>
  </w:style>
  <w:style w:type="paragraph" w:customStyle="1" w:styleId="187">
    <w:name w:val="评价"/>
    <w:basedOn w:val="1"/>
    <w:autoRedefine/>
    <w:qFormat/>
    <w:uiPriority w:val="0"/>
    <w:pPr>
      <w:spacing w:afterLines="20"/>
      <w:ind w:firstLine="1446" w:firstLineChars="200"/>
    </w:pPr>
    <w:rPr>
      <w:rFonts w:ascii="Calibri" w:hAnsi="Calibri"/>
      <w:sz w:val="24"/>
    </w:rPr>
  </w:style>
  <w:style w:type="paragraph" w:customStyle="1" w:styleId="188">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189">
    <w:name w:val="alt-edited1"/>
    <w:autoRedefine/>
    <w:qFormat/>
    <w:uiPriority w:val="0"/>
    <w:rPr>
      <w:color w:val="4D90F0"/>
    </w:rPr>
  </w:style>
  <w:style w:type="paragraph" w:customStyle="1" w:styleId="190">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1">
    <w:name w:val="文档结构图 Char1"/>
    <w:autoRedefine/>
    <w:semiHidden/>
    <w:qFormat/>
    <w:uiPriority w:val="0"/>
    <w:rPr>
      <w:sz w:val="20"/>
    </w:rPr>
  </w:style>
  <w:style w:type="character" w:customStyle="1" w:styleId="192">
    <w:name w:val="文档结构图 Char"/>
    <w:autoRedefine/>
    <w:semiHidden/>
    <w:qFormat/>
    <w:uiPriority w:val="0"/>
    <w:rPr>
      <w:sz w:val="20"/>
    </w:rPr>
  </w:style>
  <w:style w:type="character" w:customStyle="1" w:styleId="193">
    <w:name w:val="short_text"/>
    <w:basedOn w:val="46"/>
    <w:autoRedefine/>
    <w:qFormat/>
    <w:uiPriority w:val="0"/>
    <w:rPr>
      <w:sz w:val="20"/>
    </w:rPr>
  </w:style>
  <w:style w:type="character" w:customStyle="1" w:styleId="194">
    <w:name w:val="标题 Char1"/>
    <w:qFormat/>
    <w:uiPriority w:val="0"/>
    <w:rPr>
      <w:b/>
      <w:sz w:val="20"/>
    </w:rPr>
  </w:style>
  <w:style w:type="character" w:customStyle="1" w:styleId="195">
    <w:name w:val="正文文本缩进 3 Char1"/>
    <w:autoRedefine/>
    <w:semiHidden/>
    <w:qFormat/>
    <w:uiPriority w:val="0"/>
    <w:rPr>
      <w:sz w:val="20"/>
    </w:rPr>
  </w:style>
  <w:style w:type="character" w:customStyle="1" w:styleId="196">
    <w:name w:val="font21"/>
    <w:autoRedefine/>
    <w:qFormat/>
    <w:uiPriority w:val="0"/>
    <w:rPr>
      <w:color w:val="FF0000"/>
      <w:sz w:val="20"/>
      <w:u w:val="none"/>
    </w:rPr>
  </w:style>
  <w:style w:type="character" w:customStyle="1" w:styleId="197">
    <w:name w:val="不明显强调1"/>
    <w:autoRedefine/>
    <w:qFormat/>
    <w:uiPriority w:val="0"/>
    <w:rPr>
      <w:i/>
      <w:sz w:val="20"/>
    </w:rPr>
  </w:style>
  <w:style w:type="character" w:customStyle="1" w:styleId="198">
    <w:name w:val="font71"/>
    <w:autoRedefine/>
    <w:qFormat/>
    <w:uiPriority w:val="0"/>
    <w:rPr>
      <w:sz w:val="20"/>
      <w:u w:val="none"/>
    </w:rPr>
  </w:style>
  <w:style w:type="character" w:customStyle="1" w:styleId="199">
    <w:name w:val="页眉 Char1"/>
    <w:autoRedefine/>
    <w:semiHidden/>
    <w:qFormat/>
    <w:uiPriority w:val="0"/>
    <w:rPr>
      <w:sz w:val="20"/>
    </w:rPr>
  </w:style>
  <w:style w:type="character" w:customStyle="1" w:styleId="200">
    <w:name w:val="正文文本缩进 2 Char1"/>
    <w:semiHidden/>
    <w:qFormat/>
    <w:uiPriority w:val="0"/>
    <w:rPr>
      <w:sz w:val="20"/>
    </w:rPr>
  </w:style>
  <w:style w:type="character" w:customStyle="1" w:styleId="201">
    <w:name w:val="font61"/>
    <w:qFormat/>
    <w:uiPriority w:val="0"/>
    <w:rPr>
      <w:sz w:val="20"/>
      <w:u w:val="none"/>
    </w:rPr>
  </w:style>
  <w:style w:type="character" w:customStyle="1" w:styleId="202">
    <w:name w:val="纯文本 Char1"/>
    <w:semiHidden/>
    <w:qFormat/>
    <w:uiPriority w:val="0"/>
    <w:rPr>
      <w:sz w:val="20"/>
    </w:rPr>
  </w:style>
  <w:style w:type="character" w:customStyle="1" w:styleId="203">
    <w:name w:val="正文文本 3 Char1"/>
    <w:autoRedefine/>
    <w:semiHidden/>
    <w:qFormat/>
    <w:uiPriority w:val="0"/>
    <w:rPr>
      <w:sz w:val="20"/>
    </w:rPr>
  </w:style>
  <w:style w:type="character" w:customStyle="1" w:styleId="204">
    <w:name w:val="正文文本缩进 Char1"/>
    <w:semiHidden/>
    <w:qFormat/>
    <w:uiPriority w:val="0"/>
    <w:rPr>
      <w:sz w:val="20"/>
    </w:rPr>
  </w:style>
  <w:style w:type="character" w:customStyle="1" w:styleId="205">
    <w:name w:val="明显参考1"/>
    <w:qFormat/>
    <w:uiPriority w:val="0"/>
    <w:rPr>
      <w:b/>
      <w:sz w:val="20"/>
    </w:rPr>
  </w:style>
  <w:style w:type="character" w:customStyle="1" w:styleId="206">
    <w:name w:val="apple-converted-space"/>
    <w:qFormat/>
    <w:uiPriority w:val="0"/>
    <w:rPr>
      <w:sz w:val="20"/>
    </w:rPr>
  </w:style>
  <w:style w:type="character" w:customStyle="1" w:styleId="207">
    <w:name w:val="书籍标题1"/>
    <w:autoRedefine/>
    <w:qFormat/>
    <w:uiPriority w:val="0"/>
    <w:rPr>
      <w:b/>
      <w:i/>
      <w:sz w:val="20"/>
    </w:rPr>
  </w:style>
  <w:style w:type="character" w:customStyle="1" w:styleId="208">
    <w:name w:val="long_text"/>
    <w:autoRedefine/>
    <w:qFormat/>
    <w:uiPriority w:val="0"/>
    <w:rPr>
      <w:sz w:val="20"/>
    </w:rPr>
  </w:style>
  <w:style w:type="character" w:customStyle="1" w:styleId="209">
    <w:name w:val="日期 Char1"/>
    <w:autoRedefine/>
    <w:semiHidden/>
    <w:qFormat/>
    <w:uiPriority w:val="0"/>
    <w:rPr>
      <w:sz w:val="20"/>
    </w:rPr>
  </w:style>
  <w:style w:type="character" w:customStyle="1" w:styleId="210">
    <w:name w:val="批注文字 Char1"/>
    <w:autoRedefine/>
    <w:semiHidden/>
    <w:qFormat/>
    <w:uiPriority w:val="0"/>
    <w:rPr>
      <w:sz w:val="20"/>
    </w:rPr>
  </w:style>
  <w:style w:type="character" w:customStyle="1" w:styleId="211">
    <w:name w:val="明显强调1"/>
    <w:qFormat/>
    <w:uiPriority w:val="0"/>
    <w:rPr>
      <w:i/>
      <w:sz w:val="20"/>
    </w:rPr>
  </w:style>
  <w:style w:type="character" w:customStyle="1" w:styleId="212">
    <w:name w:val="16"/>
    <w:qFormat/>
    <w:uiPriority w:val="0"/>
    <w:rPr>
      <w:b/>
      <w:color w:val="FF0356"/>
      <w:sz w:val="20"/>
    </w:rPr>
  </w:style>
  <w:style w:type="character" w:customStyle="1" w:styleId="213">
    <w:name w:val="批注主题 Char1"/>
    <w:semiHidden/>
    <w:qFormat/>
    <w:uiPriority w:val="0"/>
    <w:rPr>
      <w:b/>
      <w:sz w:val="20"/>
    </w:rPr>
  </w:style>
  <w:style w:type="character" w:customStyle="1" w:styleId="214">
    <w:name w:val="正文文本 2 Char1"/>
    <w:autoRedefine/>
    <w:semiHidden/>
    <w:qFormat/>
    <w:uiPriority w:val="0"/>
    <w:rPr>
      <w:sz w:val="20"/>
    </w:rPr>
  </w:style>
  <w:style w:type="character" w:customStyle="1" w:styleId="215">
    <w:name w:val="font31"/>
    <w:autoRedefine/>
    <w:qFormat/>
    <w:uiPriority w:val="0"/>
    <w:rPr>
      <w:color w:val="FF0000"/>
      <w:sz w:val="20"/>
      <w:u w:val="none"/>
      <w:vertAlign w:val="superscript"/>
    </w:rPr>
  </w:style>
  <w:style w:type="character" w:customStyle="1" w:styleId="216">
    <w:name w:val="不明显参考1"/>
    <w:qFormat/>
    <w:uiPriority w:val="0"/>
    <w:rPr>
      <w:sz w:val="20"/>
    </w:rPr>
  </w:style>
  <w:style w:type="character" w:customStyle="1" w:styleId="217">
    <w:name w:val="HTML 预设格式 Char1"/>
    <w:autoRedefine/>
    <w:semiHidden/>
    <w:qFormat/>
    <w:uiPriority w:val="0"/>
    <w:rPr>
      <w:sz w:val="20"/>
    </w:rPr>
  </w:style>
  <w:style w:type="character" w:customStyle="1" w:styleId="218">
    <w:name w:val="font01"/>
    <w:basedOn w:val="46"/>
    <w:autoRedefine/>
    <w:qFormat/>
    <w:uiPriority w:val="0"/>
    <w:rPr>
      <w:color w:val="FF0000"/>
      <w:sz w:val="20"/>
      <w:u w:val="none"/>
      <w:vertAlign w:val="superscript"/>
    </w:rPr>
  </w:style>
  <w:style w:type="character" w:customStyle="1" w:styleId="219">
    <w:name w:val="页脚 Char1"/>
    <w:autoRedefine/>
    <w:semiHidden/>
    <w:qFormat/>
    <w:uiPriority w:val="0"/>
    <w:rPr>
      <w:sz w:val="20"/>
    </w:rPr>
  </w:style>
  <w:style w:type="character" w:customStyle="1" w:styleId="220">
    <w:name w:val="批注框文本 Char1"/>
    <w:autoRedefine/>
    <w:semiHidden/>
    <w:qFormat/>
    <w:uiPriority w:val="0"/>
    <w:rPr>
      <w:sz w:val="20"/>
    </w:rPr>
  </w:style>
  <w:style w:type="paragraph" w:customStyle="1" w:styleId="221">
    <w:name w:val="列出段落2"/>
    <w:basedOn w:val="1"/>
    <w:next w:val="222"/>
    <w:qFormat/>
    <w:uiPriority w:val="0"/>
    <w:pPr>
      <w:ind w:firstLine="420"/>
    </w:pPr>
    <w:rPr>
      <w:rFonts w:hAnsi="Calibri"/>
      <w:kern w:val="0"/>
      <w:szCs w:val="20"/>
    </w:rPr>
  </w:style>
  <w:style w:type="paragraph" w:customStyle="1" w:styleId="222">
    <w:name w:val="toc 814"/>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23">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24">
    <w:name w:val="toc 414"/>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25">
    <w:name w:val="toc 411"/>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26">
    <w:name w:val="xl86"/>
    <w:basedOn w:val="1"/>
    <w:next w:val="227"/>
    <w:qFormat/>
    <w:uiPriority w:val="0"/>
    <w:pPr>
      <w:widowControl/>
      <w:shd w:val="clear" w:color="000000" w:fill="FFFFFF"/>
      <w:spacing w:before="280" w:after="280"/>
      <w:jc w:val="center"/>
    </w:pPr>
    <w:rPr>
      <w:rFonts w:ascii="宋体" w:hAnsi="Calibri"/>
      <w:kern w:val="0"/>
      <w:sz w:val="20"/>
      <w:szCs w:val="20"/>
    </w:rPr>
  </w:style>
  <w:style w:type="paragraph" w:customStyle="1" w:styleId="227">
    <w:name w:val="toc 515"/>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28">
    <w:name w:val="TOC Heading4"/>
    <w:next w:val="1"/>
    <w:autoRedefine/>
    <w:qFormat/>
    <w:uiPriority w:val="0"/>
    <w:pPr>
      <w:wordWrap w:val="0"/>
    </w:pPr>
    <w:rPr>
      <w:rFonts w:ascii="Calibri" w:hAnsi="Calibri" w:eastAsia="宋体" w:cs="Times New Roman"/>
      <w:sz w:val="32"/>
      <w:lang w:val="en-US" w:eastAsia="zh-CN" w:bidi="ar-SA"/>
    </w:rPr>
  </w:style>
  <w:style w:type="paragraph" w:customStyle="1" w:styleId="229">
    <w:name w:val="toc 15"/>
    <w:next w:val="1"/>
    <w:autoRedefine/>
    <w:qFormat/>
    <w:uiPriority w:val="0"/>
    <w:pPr>
      <w:wordWrap w:val="0"/>
      <w:jc w:val="both"/>
    </w:pPr>
    <w:rPr>
      <w:rFonts w:ascii="Calibri" w:hAnsi="Calibri" w:eastAsia="宋体" w:cs="Times New Roman"/>
      <w:sz w:val="21"/>
      <w:lang w:val="en-US" w:eastAsia="zh-CN" w:bidi="ar-SA"/>
    </w:rPr>
  </w:style>
  <w:style w:type="paragraph" w:customStyle="1" w:styleId="230">
    <w:name w:val="TOC Heading2"/>
    <w:next w:val="1"/>
    <w:qFormat/>
    <w:uiPriority w:val="0"/>
    <w:pPr>
      <w:wordWrap w:val="0"/>
    </w:pPr>
    <w:rPr>
      <w:rFonts w:ascii="Calibri" w:hAnsi="Calibri" w:eastAsia="宋体" w:cs="Times New Roman"/>
      <w:sz w:val="32"/>
      <w:lang w:val="en-US" w:eastAsia="zh-CN" w:bidi="ar-SA"/>
    </w:rPr>
  </w:style>
  <w:style w:type="paragraph" w:customStyle="1" w:styleId="231">
    <w:name w:val="TOC Heading1"/>
    <w:next w:val="1"/>
    <w:qFormat/>
    <w:uiPriority w:val="0"/>
    <w:pPr>
      <w:wordWrap w:val="0"/>
    </w:pPr>
    <w:rPr>
      <w:rFonts w:ascii="Calibri" w:hAnsi="Calibri" w:eastAsia="宋体" w:cs="Times New Roman"/>
      <w:sz w:val="32"/>
      <w:lang w:val="en-US" w:eastAsia="zh-CN" w:bidi="ar-SA"/>
    </w:rPr>
  </w:style>
  <w:style w:type="paragraph" w:customStyle="1" w:styleId="232">
    <w:name w:val="toc 73"/>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33">
    <w:name w:val="font7"/>
    <w:basedOn w:val="1"/>
    <w:next w:val="234"/>
    <w:autoRedefine/>
    <w:qFormat/>
    <w:uiPriority w:val="0"/>
    <w:pPr>
      <w:widowControl/>
      <w:spacing w:before="280" w:after="280"/>
    </w:pPr>
    <w:rPr>
      <w:rFonts w:ascii="Arial" w:hAnsi="Calibri"/>
      <w:kern w:val="0"/>
      <w:sz w:val="18"/>
      <w:szCs w:val="20"/>
    </w:rPr>
  </w:style>
  <w:style w:type="paragraph" w:customStyle="1" w:styleId="234">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35">
    <w:name w:val="xl113"/>
    <w:basedOn w:val="1"/>
    <w:next w:val="236"/>
    <w:qFormat/>
    <w:uiPriority w:val="0"/>
    <w:pPr>
      <w:widowControl/>
      <w:shd w:val="clear" w:color="000000" w:fill="FFFFFF"/>
      <w:spacing w:before="280" w:after="280"/>
      <w:jc w:val="center"/>
    </w:pPr>
    <w:rPr>
      <w:rFonts w:ascii="宋体" w:hAnsi="Calibri"/>
      <w:b/>
      <w:kern w:val="0"/>
      <w:sz w:val="20"/>
      <w:szCs w:val="20"/>
    </w:rPr>
  </w:style>
  <w:style w:type="paragraph" w:customStyle="1" w:styleId="236">
    <w:name w:val="TOC Heading10"/>
    <w:next w:val="1"/>
    <w:autoRedefine/>
    <w:qFormat/>
    <w:uiPriority w:val="0"/>
    <w:pPr>
      <w:wordWrap w:val="0"/>
    </w:pPr>
    <w:rPr>
      <w:rFonts w:ascii="Calibri" w:hAnsi="Calibri" w:eastAsia="宋体" w:cs="Times New Roman"/>
      <w:sz w:val="32"/>
      <w:lang w:val="en-US" w:eastAsia="zh-CN" w:bidi="ar-SA"/>
    </w:rPr>
  </w:style>
  <w:style w:type="paragraph" w:customStyle="1" w:styleId="237">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38">
    <w:name w:val="xl73"/>
    <w:basedOn w:val="1"/>
    <w:next w:val="239"/>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39">
    <w:name w:val="toc 613"/>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40">
    <w:name w:val="xl79"/>
    <w:basedOn w:val="1"/>
    <w:next w:val="241"/>
    <w:qFormat/>
    <w:uiPriority w:val="0"/>
    <w:pPr>
      <w:widowControl/>
      <w:shd w:val="clear" w:color="000000" w:fill="FFFFFF"/>
      <w:spacing w:before="280" w:after="280"/>
    </w:pPr>
    <w:rPr>
      <w:rFonts w:ascii="宋体" w:hAnsi="Calibri"/>
      <w:b/>
      <w:kern w:val="0"/>
      <w:sz w:val="20"/>
      <w:szCs w:val="20"/>
    </w:rPr>
  </w:style>
  <w:style w:type="paragraph" w:customStyle="1" w:styleId="241">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2">
    <w:name w:val="toc 11"/>
    <w:next w:val="1"/>
    <w:autoRedefine/>
    <w:qFormat/>
    <w:uiPriority w:val="0"/>
    <w:pPr>
      <w:wordWrap w:val="0"/>
      <w:jc w:val="both"/>
    </w:pPr>
    <w:rPr>
      <w:rFonts w:ascii="Calibri" w:hAnsi="Calibri" w:eastAsia="宋体" w:cs="Times New Roman"/>
      <w:sz w:val="21"/>
      <w:lang w:val="en-US" w:eastAsia="zh-CN" w:bidi="ar-SA"/>
    </w:rPr>
  </w:style>
  <w:style w:type="paragraph" w:customStyle="1" w:styleId="243">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44">
    <w:name w:val="toc 61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45">
    <w:name w:val="xl112"/>
    <w:basedOn w:val="1"/>
    <w:next w:val="244"/>
    <w:qFormat/>
    <w:uiPriority w:val="0"/>
    <w:pPr>
      <w:widowControl/>
      <w:shd w:val="clear" w:color="000000" w:fill="FFFFFF"/>
      <w:spacing w:before="280" w:after="280"/>
      <w:jc w:val="center"/>
    </w:pPr>
    <w:rPr>
      <w:rFonts w:ascii="宋体" w:hAnsi="Calibri"/>
      <w:b/>
      <w:kern w:val="0"/>
      <w:sz w:val="20"/>
      <w:szCs w:val="20"/>
    </w:rPr>
  </w:style>
  <w:style w:type="paragraph" w:customStyle="1" w:styleId="246">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47">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48">
    <w:name w:val="toc 412"/>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49">
    <w:name w:val="xl74"/>
    <w:basedOn w:val="1"/>
    <w:next w:val="250"/>
    <w:qFormat/>
    <w:uiPriority w:val="0"/>
    <w:pPr>
      <w:widowControl/>
      <w:shd w:val="clear" w:color="000000" w:fill="FFFFFF"/>
      <w:spacing w:before="280" w:after="280"/>
    </w:pPr>
    <w:rPr>
      <w:rFonts w:ascii="宋体" w:hAnsi="Calibri"/>
      <w:kern w:val="0"/>
      <w:sz w:val="20"/>
      <w:szCs w:val="20"/>
    </w:rPr>
  </w:style>
  <w:style w:type="paragraph" w:customStyle="1" w:styleId="250">
    <w:name w:val="toc 57"/>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51">
    <w:name w:val="toc 912"/>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9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53">
    <w:name w:val="toc 38"/>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54">
    <w:name w:val="toc 95"/>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55">
    <w:name w:val="列出段落5"/>
    <w:basedOn w:val="1"/>
    <w:next w:val="256"/>
    <w:autoRedefine/>
    <w:qFormat/>
    <w:uiPriority w:val="0"/>
    <w:pPr>
      <w:ind w:firstLine="420"/>
    </w:pPr>
    <w:rPr>
      <w:rFonts w:hAnsi="Calibri"/>
      <w:kern w:val="0"/>
      <w:szCs w:val="20"/>
    </w:rPr>
  </w:style>
  <w:style w:type="paragraph" w:customStyle="1" w:styleId="256">
    <w:name w:val="toc 312"/>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57">
    <w:name w:val="xl66"/>
    <w:basedOn w:val="1"/>
    <w:next w:val="258"/>
    <w:autoRedefine/>
    <w:qFormat/>
    <w:uiPriority w:val="0"/>
    <w:pPr>
      <w:widowControl/>
      <w:shd w:val="clear" w:color="000000" w:fill="FFFFFF"/>
      <w:spacing w:before="280" w:after="280"/>
    </w:pPr>
    <w:rPr>
      <w:rFonts w:ascii="宋体" w:hAnsi="Calibri"/>
      <w:kern w:val="0"/>
      <w:sz w:val="20"/>
      <w:szCs w:val="20"/>
    </w:rPr>
  </w:style>
  <w:style w:type="paragraph" w:customStyle="1" w:styleId="258">
    <w:name w:val="toc 56"/>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59">
    <w:name w:val="TOC Heading3"/>
    <w:next w:val="1"/>
    <w:autoRedefine/>
    <w:qFormat/>
    <w:uiPriority w:val="0"/>
    <w:pPr>
      <w:wordWrap w:val="0"/>
    </w:pPr>
    <w:rPr>
      <w:rFonts w:ascii="Calibri" w:hAnsi="Calibri" w:eastAsia="宋体" w:cs="Times New Roman"/>
      <w:sz w:val="32"/>
      <w:lang w:val="en-US" w:eastAsia="zh-CN" w:bidi="ar-SA"/>
    </w:rPr>
  </w:style>
  <w:style w:type="paragraph" w:customStyle="1" w:styleId="260">
    <w:name w:val="toc 65"/>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61">
    <w:name w:val="toc 25"/>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62">
    <w:name w:val="xl84"/>
    <w:basedOn w:val="1"/>
    <w:next w:val="263"/>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63">
    <w:name w:val="toc 99"/>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64">
    <w:name w:val="xl81"/>
    <w:basedOn w:val="1"/>
    <w:next w:val="265"/>
    <w:autoRedefine/>
    <w:qFormat/>
    <w:uiPriority w:val="0"/>
    <w:pPr>
      <w:widowControl/>
      <w:shd w:val="clear" w:color="000000" w:fill="FFFFFF"/>
      <w:spacing w:before="280" w:after="280"/>
    </w:pPr>
    <w:rPr>
      <w:rFonts w:ascii="宋体" w:hAnsi="Calibri"/>
      <w:kern w:val="0"/>
      <w:sz w:val="20"/>
      <w:szCs w:val="20"/>
    </w:rPr>
  </w:style>
  <w:style w:type="paragraph" w:customStyle="1" w:styleId="265">
    <w:name w:val="toc 59"/>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66">
    <w:name w:val="目录 11"/>
    <w:next w:val="1"/>
    <w:autoRedefine/>
    <w:qFormat/>
    <w:uiPriority w:val="0"/>
    <w:pPr>
      <w:wordWrap w:val="0"/>
      <w:jc w:val="both"/>
    </w:pPr>
    <w:rPr>
      <w:rFonts w:ascii="Calibri" w:hAnsi="Calibri" w:eastAsia="宋体" w:cs="Times New Roman"/>
      <w:sz w:val="21"/>
      <w:lang w:val="en-US" w:eastAsia="zh-CN" w:bidi="ar-SA"/>
    </w:rPr>
  </w:style>
  <w:style w:type="paragraph" w:customStyle="1" w:styleId="267">
    <w:name w:val="toc 513"/>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68">
    <w:name w:val="TOC Heading12"/>
    <w:next w:val="1"/>
    <w:autoRedefine/>
    <w:qFormat/>
    <w:uiPriority w:val="0"/>
    <w:pPr>
      <w:wordWrap w:val="0"/>
    </w:pPr>
    <w:rPr>
      <w:rFonts w:ascii="Calibri" w:hAnsi="Calibri" w:eastAsia="宋体" w:cs="Times New Roman"/>
      <w:sz w:val="32"/>
      <w:lang w:val="en-US" w:eastAsia="zh-CN" w:bidi="ar-SA"/>
    </w:rPr>
  </w:style>
  <w:style w:type="paragraph" w:customStyle="1" w:styleId="269">
    <w:name w:val="TOC Heading8"/>
    <w:next w:val="1"/>
    <w:autoRedefine/>
    <w:qFormat/>
    <w:uiPriority w:val="0"/>
    <w:pPr>
      <w:wordWrap w:val="0"/>
    </w:pPr>
    <w:rPr>
      <w:rFonts w:ascii="Calibri" w:hAnsi="Calibri" w:eastAsia="宋体" w:cs="Times New Roman"/>
      <w:sz w:val="32"/>
      <w:lang w:val="en-US" w:eastAsia="zh-CN" w:bidi="ar-SA"/>
    </w:rPr>
  </w:style>
  <w:style w:type="paragraph" w:customStyle="1" w:styleId="270">
    <w:name w:val="toc 71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71">
    <w:name w:val="toc 212"/>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72">
    <w:name w:val="目录 2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73">
    <w:name w:val="toc 45"/>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74">
    <w:name w:val="xl116"/>
    <w:basedOn w:val="1"/>
    <w:next w:val="275"/>
    <w:autoRedefine/>
    <w:qFormat/>
    <w:uiPriority w:val="0"/>
    <w:pPr>
      <w:widowControl/>
      <w:shd w:val="clear" w:color="000000" w:fill="FFFFFF"/>
      <w:spacing w:before="280" w:after="280"/>
      <w:jc w:val="center"/>
    </w:pPr>
    <w:rPr>
      <w:rFonts w:ascii="Arial Narrow" w:hAnsi="Calibri"/>
      <w:kern w:val="0"/>
      <w:sz w:val="20"/>
      <w:szCs w:val="20"/>
    </w:rPr>
  </w:style>
  <w:style w:type="paragraph" w:customStyle="1" w:styleId="275">
    <w:name w:val="toc 78"/>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76">
    <w:name w:val="font8"/>
    <w:basedOn w:val="1"/>
    <w:next w:val="277"/>
    <w:autoRedefine/>
    <w:qFormat/>
    <w:uiPriority w:val="0"/>
    <w:pPr>
      <w:widowControl/>
      <w:spacing w:before="280" w:after="280"/>
    </w:pPr>
    <w:rPr>
      <w:rFonts w:ascii="Arial" w:hAnsi="Calibri"/>
      <w:kern w:val="0"/>
      <w:sz w:val="20"/>
      <w:szCs w:val="20"/>
    </w:rPr>
  </w:style>
  <w:style w:type="paragraph" w:customStyle="1" w:styleId="277">
    <w:name w:val="TOC Heading11"/>
    <w:next w:val="1"/>
    <w:autoRedefine/>
    <w:qFormat/>
    <w:uiPriority w:val="0"/>
    <w:pPr>
      <w:wordWrap w:val="0"/>
    </w:pPr>
    <w:rPr>
      <w:rFonts w:ascii="Calibri" w:hAnsi="Calibri" w:eastAsia="宋体" w:cs="Times New Roman"/>
      <w:sz w:val="32"/>
      <w:lang w:val="en-US" w:eastAsia="zh-CN" w:bidi="ar-SA"/>
    </w:rPr>
  </w:style>
  <w:style w:type="paragraph" w:customStyle="1" w:styleId="278">
    <w:name w:val="xl69"/>
    <w:basedOn w:val="1"/>
    <w:next w:val="279"/>
    <w:autoRedefine/>
    <w:qFormat/>
    <w:uiPriority w:val="0"/>
    <w:pPr>
      <w:widowControl/>
      <w:shd w:val="clear" w:color="000000" w:fill="FFFFFF"/>
      <w:spacing w:before="280" w:after="280"/>
    </w:pPr>
    <w:rPr>
      <w:rFonts w:ascii="宋体" w:hAnsi="Calibri"/>
      <w:b/>
      <w:kern w:val="0"/>
      <w:sz w:val="20"/>
      <w:szCs w:val="20"/>
    </w:rPr>
  </w:style>
  <w:style w:type="paragraph" w:customStyle="1" w:styleId="279">
    <w:name w:val="toc 48"/>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80">
    <w:name w:val="toc 813"/>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81">
    <w:name w:val="目录 9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82">
    <w:name w:val="列出段落3"/>
    <w:basedOn w:val="1"/>
    <w:next w:val="283"/>
    <w:autoRedefine/>
    <w:qFormat/>
    <w:uiPriority w:val="0"/>
    <w:pPr>
      <w:ind w:firstLine="420"/>
    </w:pPr>
    <w:rPr>
      <w:rFonts w:hAnsi="Calibri"/>
      <w:kern w:val="0"/>
      <w:szCs w:val="20"/>
    </w:rPr>
  </w:style>
  <w:style w:type="paragraph" w:customStyle="1" w:styleId="283">
    <w:name w:val="toc 213"/>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84">
    <w:name w:val="TOC 标题1"/>
    <w:next w:val="1"/>
    <w:autoRedefine/>
    <w:qFormat/>
    <w:uiPriority w:val="0"/>
    <w:pPr>
      <w:wordWrap w:val="0"/>
    </w:pPr>
    <w:rPr>
      <w:rFonts w:ascii="Calibri" w:hAnsi="Calibri" w:eastAsia="宋体" w:cs="Times New Roman"/>
      <w:sz w:val="32"/>
      <w:lang w:val="en-US" w:eastAsia="zh-CN" w:bidi="ar-SA"/>
    </w:rPr>
  </w:style>
  <w:style w:type="paragraph" w:customStyle="1" w:styleId="285">
    <w:name w:val="TOC Heading5"/>
    <w:next w:val="1"/>
    <w:autoRedefine/>
    <w:qFormat/>
    <w:uiPriority w:val="0"/>
    <w:pPr>
      <w:wordWrap w:val="0"/>
    </w:pPr>
    <w:rPr>
      <w:rFonts w:ascii="Calibri" w:hAnsi="Calibri" w:eastAsia="宋体" w:cs="Times New Roman"/>
      <w:sz w:val="32"/>
      <w:lang w:val="en-US" w:eastAsia="zh-CN" w:bidi="ar-SA"/>
    </w:rPr>
  </w:style>
  <w:style w:type="paragraph" w:customStyle="1" w:styleId="286">
    <w:name w:val="toc 313"/>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87">
    <w:name w:val="toc 716"/>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88">
    <w:name w:val="xl115"/>
    <w:basedOn w:val="1"/>
    <w:next w:val="289"/>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289">
    <w:name w:val="toc 712"/>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90">
    <w:name w:val="toc 64"/>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91">
    <w:name w:val="toc 24"/>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92">
    <w:name w:val="toc 54"/>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93">
    <w:name w:val="xl93"/>
    <w:basedOn w:val="1"/>
    <w:next w:val="294"/>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94">
    <w:name w:val="toc 112"/>
    <w:next w:val="1"/>
    <w:autoRedefine/>
    <w:qFormat/>
    <w:uiPriority w:val="0"/>
    <w:pPr>
      <w:wordWrap w:val="0"/>
      <w:jc w:val="both"/>
    </w:pPr>
    <w:rPr>
      <w:rFonts w:ascii="Calibri" w:hAnsi="Calibri" w:eastAsia="宋体" w:cs="Times New Roman"/>
      <w:sz w:val="21"/>
      <w:lang w:val="en-US" w:eastAsia="zh-CN" w:bidi="ar-SA"/>
    </w:rPr>
  </w:style>
  <w:style w:type="paragraph" w:customStyle="1" w:styleId="295">
    <w:name w:val="xl96"/>
    <w:basedOn w:val="1"/>
    <w:next w:val="246"/>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96">
    <w:name w:val="xl106"/>
    <w:basedOn w:val="1"/>
    <w:next w:val="280"/>
    <w:autoRedefine/>
    <w:qFormat/>
    <w:uiPriority w:val="0"/>
    <w:pPr>
      <w:widowControl/>
      <w:shd w:val="clear" w:color="000000" w:fill="FFFFFF"/>
      <w:spacing w:before="280" w:after="280"/>
    </w:pPr>
    <w:rPr>
      <w:rFonts w:ascii="宋体" w:hAnsi="Calibri"/>
      <w:kern w:val="0"/>
      <w:sz w:val="20"/>
      <w:szCs w:val="20"/>
    </w:rPr>
  </w:style>
  <w:style w:type="paragraph" w:customStyle="1" w:styleId="297">
    <w:name w:val="toc 35"/>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98">
    <w:name w:val="TOC Heading14"/>
    <w:next w:val="1"/>
    <w:autoRedefine/>
    <w:qFormat/>
    <w:uiPriority w:val="0"/>
    <w:pPr>
      <w:wordWrap w:val="0"/>
    </w:pPr>
    <w:rPr>
      <w:rFonts w:ascii="Calibri" w:hAnsi="Calibri" w:eastAsia="宋体" w:cs="Times New Roman"/>
      <w:sz w:val="32"/>
      <w:lang w:val="en-US" w:eastAsia="zh-CN" w:bidi="ar-SA"/>
    </w:rPr>
  </w:style>
  <w:style w:type="paragraph" w:customStyle="1" w:styleId="299">
    <w:name w:val="Char Char Char Char Char Char Char1"/>
    <w:basedOn w:val="1"/>
    <w:next w:val="300"/>
    <w:autoRedefine/>
    <w:qFormat/>
    <w:uiPriority w:val="0"/>
    <w:pPr>
      <w:widowControl/>
      <w:spacing w:after="160" w:line="240" w:lineRule="exact"/>
    </w:pPr>
    <w:rPr>
      <w:rFonts w:hAnsi="Calibri"/>
      <w:kern w:val="0"/>
      <w:szCs w:val="20"/>
    </w:rPr>
  </w:style>
  <w:style w:type="paragraph" w:customStyle="1" w:styleId="300">
    <w:name w:val="toc 67"/>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01">
    <w:name w:val="列出段落4"/>
    <w:basedOn w:val="1"/>
    <w:next w:val="302"/>
    <w:autoRedefine/>
    <w:qFormat/>
    <w:uiPriority w:val="0"/>
    <w:pPr>
      <w:ind w:firstLine="420"/>
    </w:pPr>
    <w:rPr>
      <w:rFonts w:hAnsi="Calibri"/>
      <w:kern w:val="0"/>
      <w:szCs w:val="20"/>
    </w:rPr>
  </w:style>
  <w:style w:type="paragraph" w:customStyle="1" w:styleId="302">
    <w:name w:val="TOC Heading9"/>
    <w:next w:val="1"/>
    <w:autoRedefine/>
    <w:qFormat/>
    <w:uiPriority w:val="0"/>
    <w:pPr>
      <w:wordWrap w:val="0"/>
    </w:pPr>
    <w:rPr>
      <w:rFonts w:ascii="Calibri" w:hAnsi="Calibri" w:eastAsia="宋体" w:cs="Times New Roman"/>
      <w:sz w:val="32"/>
      <w:lang w:val="en-US" w:eastAsia="zh-CN" w:bidi="ar-SA"/>
    </w:rPr>
  </w:style>
  <w:style w:type="paragraph" w:customStyle="1" w:styleId="303">
    <w:name w:val="xl71"/>
    <w:basedOn w:val="1"/>
    <w:next w:val="304"/>
    <w:autoRedefine/>
    <w:qFormat/>
    <w:uiPriority w:val="0"/>
    <w:pPr>
      <w:widowControl/>
      <w:shd w:val="clear" w:color="000000" w:fill="FFFFFF"/>
      <w:spacing w:before="280" w:after="280"/>
    </w:pPr>
    <w:rPr>
      <w:rFonts w:ascii="宋体" w:hAnsi="Calibri"/>
      <w:kern w:val="0"/>
      <w:sz w:val="24"/>
      <w:szCs w:val="20"/>
    </w:rPr>
  </w:style>
  <w:style w:type="paragraph" w:customStyle="1" w:styleId="304">
    <w:name w:val="toc 115"/>
    <w:next w:val="1"/>
    <w:autoRedefine/>
    <w:qFormat/>
    <w:uiPriority w:val="0"/>
    <w:pPr>
      <w:wordWrap w:val="0"/>
      <w:jc w:val="both"/>
    </w:pPr>
    <w:rPr>
      <w:rFonts w:ascii="Calibri" w:hAnsi="Calibri" w:eastAsia="宋体" w:cs="Times New Roman"/>
      <w:sz w:val="21"/>
      <w:lang w:val="en-US" w:eastAsia="zh-CN" w:bidi="ar-SA"/>
    </w:rPr>
  </w:style>
  <w:style w:type="paragraph" w:customStyle="1" w:styleId="305">
    <w:name w:val="toc 5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06">
    <w:name w:val="toc 47"/>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07">
    <w:name w:val="xl108"/>
    <w:basedOn w:val="1"/>
    <w:next w:val="308"/>
    <w:autoRedefine/>
    <w:qFormat/>
    <w:uiPriority w:val="0"/>
    <w:pPr>
      <w:widowControl/>
      <w:shd w:val="clear" w:color="000000" w:fill="FFFFFF"/>
      <w:spacing w:before="280" w:after="280"/>
    </w:pPr>
    <w:rPr>
      <w:rFonts w:ascii="宋体" w:hAnsi="Calibri"/>
      <w:kern w:val="0"/>
      <w:sz w:val="18"/>
      <w:szCs w:val="20"/>
    </w:rPr>
  </w:style>
  <w:style w:type="paragraph" w:customStyle="1" w:styleId="308">
    <w:name w:val="toc 18"/>
    <w:next w:val="1"/>
    <w:autoRedefine/>
    <w:qFormat/>
    <w:uiPriority w:val="0"/>
    <w:pPr>
      <w:wordWrap w:val="0"/>
      <w:jc w:val="both"/>
    </w:pPr>
    <w:rPr>
      <w:rFonts w:ascii="Calibri" w:hAnsi="Calibri" w:eastAsia="宋体" w:cs="Times New Roman"/>
      <w:sz w:val="21"/>
      <w:lang w:val="en-US" w:eastAsia="zh-CN" w:bidi="ar-SA"/>
    </w:rPr>
  </w:style>
  <w:style w:type="paragraph" w:customStyle="1" w:styleId="309">
    <w:name w:val="TOC Heading7"/>
    <w:next w:val="1"/>
    <w:autoRedefine/>
    <w:qFormat/>
    <w:uiPriority w:val="0"/>
    <w:pPr>
      <w:wordWrap w:val="0"/>
    </w:pPr>
    <w:rPr>
      <w:rFonts w:ascii="Calibri" w:hAnsi="Calibri" w:eastAsia="宋体" w:cs="Times New Roman"/>
      <w:sz w:val="32"/>
      <w:lang w:val="en-US" w:eastAsia="zh-CN" w:bidi="ar-SA"/>
    </w:rPr>
  </w:style>
  <w:style w:type="character" w:customStyle="1" w:styleId="310">
    <w:name w:val="副标题 Char"/>
    <w:basedOn w:val="46"/>
    <w:link w:val="31"/>
    <w:autoRedefine/>
    <w:qFormat/>
    <w:uiPriority w:val="0"/>
    <w:rPr>
      <w:rFonts w:ascii="Calibri" w:hAnsi="Calibri"/>
      <w:sz w:val="24"/>
    </w:rPr>
  </w:style>
  <w:style w:type="paragraph" w:customStyle="1" w:styleId="311">
    <w:name w:val="目录 7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12">
    <w:name w:val="toc 413"/>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13">
    <w:name w:val="toc 85"/>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14">
    <w:name w:val="列出段落6"/>
    <w:basedOn w:val="1"/>
    <w:next w:val="315"/>
    <w:autoRedefine/>
    <w:qFormat/>
    <w:uiPriority w:val="0"/>
    <w:pPr>
      <w:ind w:firstLine="420"/>
    </w:pPr>
    <w:rPr>
      <w:rFonts w:hAnsi="Calibri"/>
      <w:kern w:val="0"/>
      <w:szCs w:val="20"/>
    </w:rPr>
  </w:style>
  <w:style w:type="paragraph" w:customStyle="1" w:styleId="315">
    <w:name w:val="toc 86"/>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16">
    <w:name w:val="xl80"/>
    <w:basedOn w:val="1"/>
    <w:next w:val="317"/>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317">
    <w:name w:val="toc 49"/>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18">
    <w:name w:val="Char Char Char Char1"/>
    <w:basedOn w:val="1"/>
    <w:next w:val="319"/>
    <w:autoRedefine/>
    <w:qFormat/>
    <w:uiPriority w:val="0"/>
    <w:pPr>
      <w:widowControl/>
      <w:spacing w:after="160" w:line="240" w:lineRule="exact"/>
    </w:pPr>
    <w:rPr>
      <w:rFonts w:ascii="Verdana" w:hAnsi="Calibri" w:eastAsia="仿宋_GB2312"/>
      <w:kern w:val="0"/>
      <w:sz w:val="24"/>
      <w:szCs w:val="20"/>
    </w:rPr>
  </w:style>
  <w:style w:type="paragraph" w:customStyle="1" w:styleId="319">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20">
    <w:name w:val="xl102"/>
    <w:basedOn w:val="1"/>
    <w:next w:val="321"/>
    <w:qFormat/>
    <w:uiPriority w:val="0"/>
    <w:pPr>
      <w:widowControl/>
      <w:shd w:val="clear" w:color="000000" w:fill="FFFFFF"/>
      <w:spacing w:before="280" w:after="280"/>
      <w:jc w:val="right"/>
    </w:pPr>
    <w:rPr>
      <w:rFonts w:ascii="宋体" w:hAnsi="Calibri"/>
      <w:kern w:val="0"/>
      <w:sz w:val="20"/>
      <w:szCs w:val="20"/>
    </w:rPr>
  </w:style>
  <w:style w:type="paragraph" w:customStyle="1" w:styleId="321">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2">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23">
    <w:name w:val="toc 311"/>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24">
    <w:name w:val="xl65"/>
    <w:basedOn w:val="1"/>
    <w:next w:val="225"/>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25">
    <w:name w:val="toc 94"/>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26">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7">
    <w:name w:val="toc 812"/>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28">
    <w:name w:val="xl75"/>
    <w:basedOn w:val="1"/>
    <w:next w:val="329"/>
    <w:autoRedefine/>
    <w:qFormat/>
    <w:uiPriority w:val="0"/>
    <w:pPr>
      <w:widowControl/>
      <w:shd w:val="clear" w:color="000000" w:fill="FFFFFF"/>
      <w:spacing w:before="280" w:after="280"/>
    </w:pPr>
    <w:rPr>
      <w:rFonts w:ascii="宋体" w:hAnsi="Calibri"/>
      <w:kern w:val="0"/>
      <w:sz w:val="20"/>
      <w:szCs w:val="20"/>
    </w:rPr>
  </w:style>
  <w:style w:type="paragraph" w:customStyle="1" w:styleId="329">
    <w:name w:val="toc 914"/>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30">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1">
    <w:name w:val="TOC Heading6"/>
    <w:next w:val="1"/>
    <w:autoRedefine/>
    <w:qFormat/>
    <w:uiPriority w:val="0"/>
    <w:pPr>
      <w:wordWrap w:val="0"/>
    </w:pPr>
    <w:rPr>
      <w:rFonts w:ascii="Calibri" w:hAnsi="Calibri" w:eastAsia="宋体" w:cs="Times New Roman"/>
      <w:sz w:val="32"/>
      <w:lang w:val="en-US" w:eastAsia="zh-CN" w:bidi="ar-SA"/>
    </w:rPr>
  </w:style>
  <w:style w:type="paragraph" w:customStyle="1" w:styleId="332">
    <w:name w:val="toc 52"/>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33">
    <w:name w:val="toc 36"/>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34">
    <w:name w:val="toc 82"/>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35">
    <w:name w:val="xl104"/>
    <w:basedOn w:val="1"/>
    <w:next w:val="336"/>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36">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7">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8">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9">
    <w:name w:val="toc 31"/>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40">
    <w:name w:val="toc 93"/>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41">
    <w:name w:val="toc 614"/>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42">
    <w:name w:val="无间隔1"/>
    <w:next w:val="337"/>
    <w:autoRedefine/>
    <w:qFormat/>
    <w:uiPriority w:val="0"/>
    <w:pPr>
      <w:widowControl w:val="0"/>
      <w:jc w:val="both"/>
    </w:pPr>
    <w:rPr>
      <w:rFonts w:ascii="Calibri" w:hAnsi="Calibri" w:eastAsia="宋体" w:cs="Times New Roman"/>
      <w:sz w:val="22"/>
      <w:lang w:val="en-US" w:eastAsia="zh-CN" w:bidi="ar-SA"/>
    </w:rPr>
  </w:style>
  <w:style w:type="paragraph" w:customStyle="1" w:styleId="343">
    <w:name w:val="目录 41"/>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44">
    <w:name w:val="xl105"/>
    <w:basedOn w:val="1"/>
    <w:next w:val="345"/>
    <w:autoRedefine/>
    <w:qFormat/>
    <w:uiPriority w:val="0"/>
    <w:pPr>
      <w:widowControl/>
      <w:shd w:val="clear" w:color="000000" w:fill="FFFFFF"/>
      <w:spacing w:before="280" w:after="280"/>
    </w:pPr>
    <w:rPr>
      <w:rFonts w:ascii="宋体" w:hAnsi="Calibri"/>
      <w:kern w:val="0"/>
      <w:sz w:val="18"/>
      <w:szCs w:val="20"/>
    </w:rPr>
  </w:style>
  <w:style w:type="paragraph" w:customStyle="1" w:styleId="345">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46">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7">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8">
    <w:name w:val="xl111"/>
    <w:basedOn w:val="1"/>
    <w:next w:val="349"/>
    <w:qFormat/>
    <w:uiPriority w:val="0"/>
    <w:pPr>
      <w:widowControl/>
      <w:shd w:val="clear" w:color="000000" w:fill="FFFFFF"/>
      <w:spacing w:before="280" w:after="280"/>
      <w:jc w:val="center"/>
    </w:pPr>
    <w:rPr>
      <w:rFonts w:ascii="宋体" w:hAnsi="Calibri"/>
      <w:b/>
      <w:kern w:val="0"/>
      <w:sz w:val="20"/>
      <w:szCs w:val="20"/>
    </w:rPr>
  </w:style>
  <w:style w:type="paragraph" w:customStyle="1" w:styleId="349">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50">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1">
    <w:name w:val="p0"/>
    <w:basedOn w:val="1"/>
    <w:next w:val="352"/>
    <w:qFormat/>
    <w:uiPriority w:val="0"/>
    <w:pPr>
      <w:widowControl/>
      <w:spacing w:before="280" w:after="280"/>
    </w:pPr>
    <w:rPr>
      <w:rFonts w:ascii="宋体" w:hAnsi="Calibri"/>
      <w:kern w:val="0"/>
      <w:sz w:val="24"/>
      <w:szCs w:val="20"/>
    </w:rPr>
  </w:style>
  <w:style w:type="paragraph" w:customStyle="1" w:styleId="352">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3">
    <w:name w:val="列出段落11"/>
    <w:basedOn w:val="1"/>
    <w:next w:val="354"/>
    <w:qFormat/>
    <w:uiPriority w:val="0"/>
    <w:pPr>
      <w:widowControl/>
      <w:spacing w:line="360" w:lineRule="auto"/>
      <w:ind w:firstLine="420"/>
    </w:pPr>
    <w:rPr>
      <w:rFonts w:hAnsi="Calibri" w:eastAsia="微软雅黑"/>
      <w:kern w:val="0"/>
      <w:sz w:val="24"/>
      <w:szCs w:val="20"/>
    </w:rPr>
  </w:style>
  <w:style w:type="paragraph" w:customStyle="1" w:styleId="354">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55">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6">
    <w:name w:val="xl91"/>
    <w:basedOn w:val="1"/>
    <w:next w:val="253"/>
    <w:qFormat/>
    <w:uiPriority w:val="0"/>
    <w:pPr>
      <w:widowControl/>
      <w:shd w:val="clear" w:color="000000" w:fill="FFFFFF"/>
      <w:spacing w:before="280" w:after="280"/>
    </w:pPr>
    <w:rPr>
      <w:rFonts w:ascii="宋体" w:hAnsi="Calibri"/>
      <w:kern w:val="0"/>
      <w:sz w:val="20"/>
      <w:szCs w:val="20"/>
    </w:rPr>
  </w:style>
  <w:style w:type="paragraph" w:customStyle="1" w:styleId="357">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8">
    <w:name w:val="_Style 1"/>
    <w:basedOn w:val="1"/>
    <w:next w:val="359"/>
    <w:qFormat/>
    <w:uiPriority w:val="0"/>
    <w:pPr>
      <w:ind w:firstLine="420"/>
    </w:pPr>
    <w:rPr>
      <w:rFonts w:hAnsi="Calibri"/>
      <w:kern w:val="0"/>
      <w:szCs w:val="20"/>
    </w:rPr>
  </w:style>
  <w:style w:type="paragraph" w:customStyle="1" w:styleId="359">
    <w:name w:val="TOC Heading13"/>
    <w:next w:val="1"/>
    <w:qFormat/>
    <w:uiPriority w:val="0"/>
    <w:pPr>
      <w:wordWrap w:val="0"/>
    </w:pPr>
    <w:rPr>
      <w:rFonts w:ascii="Calibri" w:hAnsi="Calibri" w:eastAsia="宋体" w:cs="Times New Roman"/>
      <w:sz w:val="32"/>
      <w:lang w:val="en-US" w:eastAsia="zh-CN" w:bidi="ar-SA"/>
    </w:rPr>
  </w:style>
  <w:style w:type="paragraph" w:customStyle="1" w:styleId="360">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1">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2">
    <w:name w:val="x_msonormal"/>
    <w:basedOn w:val="1"/>
    <w:next w:val="312"/>
    <w:qFormat/>
    <w:uiPriority w:val="0"/>
    <w:pPr>
      <w:widowControl/>
      <w:spacing w:before="280" w:after="280"/>
    </w:pPr>
    <w:rPr>
      <w:rFonts w:ascii="PMingLiU" w:hAnsi="Calibri" w:eastAsia="PMingLiU"/>
      <w:kern w:val="0"/>
      <w:sz w:val="24"/>
      <w:szCs w:val="20"/>
    </w:rPr>
  </w:style>
  <w:style w:type="paragraph" w:customStyle="1" w:styleId="363">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64">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65">
    <w:name w:val="TOC Heading17"/>
    <w:next w:val="1"/>
    <w:qFormat/>
    <w:uiPriority w:val="0"/>
    <w:pPr>
      <w:wordWrap w:val="0"/>
    </w:pPr>
    <w:rPr>
      <w:rFonts w:ascii="Calibri" w:hAnsi="Calibri" w:eastAsia="宋体" w:cs="Times New Roman"/>
      <w:sz w:val="32"/>
      <w:lang w:val="en-US" w:eastAsia="zh-CN" w:bidi="ar-SA"/>
    </w:rPr>
  </w:style>
  <w:style w:type="paragraph" w:customStyle="1" w:styleId="366">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67">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68">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69">
    <w:name w:val="xl118"/>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370">
    <w:name w:val="xl83"/>
    <w:basedOn w:val="1"/>
    <w:next w:val="298"/>
    <w:qFormat/>
    <w:uiPriority w:val="0"/>
    <w:pPr>
      <w:widowControl/>
      <w:shd w:val="clear" w:color="000000" w:fill="FFFFFF"/>
      <w:spacing w:before="280" w:after="280"/>
    </w:pPr>
    <w:rPr>
      <w:rFonts w:ascii="宋体" w:hAnsi="Calibri"/>
      <w:kern w:val="0"/>
      <w:sz w:val="20"/>
      <w:szCs w:val="20"/>
    </w:rPr>
  </w:style>
  <w:style w:type="paragraph" w:customStyle="1" w:styleId="371">
    <w:name w:val="xl103"/>
    <w:basedOn w:val="1"/>
    <w:next w:val="372"/>
    <w:qFormat/>
    <w:uiPriority w:val="0"/>
    <w:pPr>
      <w:widowControl/>
      <w:shd w:val="clear" w:color="000000" w:fill="FFFFFF"/>
      <w:spacing w:before="280" w:after="280"/>
    </w:pPr>
    <w:rPr>
      <w:rFonts w:ascii="宋体" w:hAnsi="Calibri"/>
      <w:kern w:val="0"/>
      <w:sz w:val="20"/>
      <w:szCs w:val="20"/>
    </w:rPr>
  </w:style>
  <w:style w:type="paragraph" w:customStyle="1" w:styleId="372">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73">
    <w:name w:val="xl68"/>
    <w:basedOn w:val="1"/>
    <w:next w:val="374"/>
    <w:qFormat/>
    <w:uiPriority w:val="0"/>
    <w:pPr>
      <w:widowControl/>
      <w:shd w:val="clear" w:color="000000" w:fill="FFFFFF"/>
      <w:spacing w:before="280" w:after="280"/>
    </w:pPr>
    <w:rPr>
      <w:rFonts w:ascii="宋体" w:hAnsi="Calibri"/>
      <w:b/>
      <w:kern w:val="0"/>
      <w:sz w:val="20"/>
      <w:szCs w:val="20"/>
    </w:rPr>
  </w:style>
  <w:style w:type="paragraph" w:customStyle="1" w:styleId="374">
    <w:name w:val="TOC Heading16"/>
    <w:next w:val="1"/>
    <w:qFormat/>
    <w:uiPriority w:val="0"/>
    <w:pPr>
      <w:wordWrap w:val="0"/>
    </w:pPr>
    <w:rPr>
      <w:rFonts w:ascii="Calibri" w:hAnsi="Calibri" w:eastAsia="宋体" w:cs="Times New Roman"/>
      <w:sz w:val="32"/>
      <w:lang w:val="en-US" w:eastAsia="zh-CN" w:bidi="ar-SA"/>
    </w:rPr>
  </w:style>
  <w:style w:type="paragraph" w:customStyle="1" w:styleId="375">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76">
    <w:name w:val="xl94"/>
    <w:basedOn w:val="1"/>
    <w:next w:val="267"/>
    <w:qFormat/>
    <w:uiPriority w:val="0"/>
    <w:pPr>
      <w:widowControl/>
      <w:shd w:val="clear" w:color="000000" w:fill="FFFFFF"/>
      <w:spacing w:before="280" w:after="280"/>
      <w:jc w:val="center"/>
    </w:pPr>
    <w:rPr>
      <w:rFonts w:ascii="宋体" w:hAnsi="Calibri"/>
      <w:kern w:val="0"/>
      <w:sz w:val="20"/>
      <w:szCs w:val="20"/>
    </w:rPr>
  </w:style>
  <w:style w:type="paragraph" w:customStyle="1" w:styleId="377">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78">
    <w:name w:val="xl92"/>
    <w:basedOn w:val="1"/>
    <w:next w:val="379"/>
    <w:autoRedefine/>
    <w:qFormat/>
    <w:uiPriority w:val="0"/>
    <w:pPr>
      <w:widowControl/>
      <w:shd w:val="clear" w:color="000000" w:fill="FFFFFF"/>
      <w:spacing w:before="280" w:after="280"/>
    </w:pPr>
    <w:rPr>
      <w:rFonts w:ascii="宋体" w:hAnsi="Calibri"/>
      <w:kern w:val="0"/>
      <w:sz w:val="20"/>
      <w:szCs w:val="20"/>
    </w:rPr>
  </w:style>
  <w:style w:type="paragraph" w:customStyle="1" w:styleId="379">
    <w:name w:val="toc 913"/>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80">
    <w:name w:val="toc 512"/>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81">
    <w:name w:val="目录 81"/>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82">
    <w:name w:val="正文表标题"/>
    <w:next w:val="1"/>
    <w:autoRedefine/>
    <w:qFormat/>
    <w:uiPriority w:val="0"/>
    <w:pPr>
      <w:ind w:left="630"/>
      <w:jc w:val="center"/>
    </w:pPr>
    <w:rPr>
      <w:rFonts w:ascii="黑体" w:hAnsi="Calibri" w:eastAsia="黑体" w:cs="Times New Roman"/>
      <w:sz w:val="21"/>
      <w:lang w:val="en-US" w:eastAsia="zh-CN" w:bidi="ar-SA"/>
    </w:rPr>
  </w:style>
  <w:style w:type="paragraph" w:customStyle="1" w:styleId="383">
    <w:name w:val="toc 28"/>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84">
    <w:name w:val="toc 79"/>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85">
    <w:name w:val="xl110"/>
    <w:basedOn w:val="1"/>
    <w:next w:val="341"/>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86">
    <w:name w:val="toc 51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87">
    <w:name w:val="toc 416"/>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88">
    <w:name w:val="xl85"/>
    <w:basedOn w:val="1"/>
    <w:next w:val="389"/>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89">
    <w:name w:val="toc 76"/>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90">
    <w:name w:val="toc 27"/>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91">
    <w:name w:val="toc 916"/>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92">
    <w:name w:val="toc 77"/>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93">
    <w:name w:val="toc 21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94">
    <w:name w:val="toc 815"/>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95">
    <w:name w:val="xl99"/>
    <w:basedOn w:val="1"/>
    <w:next w:val="380"/>
    <w:autoRedefine/>
    <w:qFormat/>
    <w:uiPriority w:val="0"/>
    <w:pPr>
      <w:widowControl/>
      <w:shd w:val="clear" w:color="000000" w:fill="FFFFFF"/>
      <w:spacing w:before="280" w:after="280"/>
    </w:pPr>
    <w:rPr>
      <w:rFonts w:ascii="宋体" w:hAnsi="Calibri"/>
      <w:kern w:val="0"/>
      <w:sz w:val="18"/>
      <w:szCs w:val="20"/>
    </w:rPr>
  </w:style>
  <w:style w:type="paragraph" w:customStyle="1" w:styleId="396">
    <w:name w:val="xl97"/>
    <w:basedOn w:val="1"/>
    <w:next w:val="268"/>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97">
    <w:name w:val="toc 612"/>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98">
    <w:name w:val="toc 315"/>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99">
    <w:name w:val="TOC Heading15"/>
    <w:next w:val="1"/>
    <w:autoRedefine/>
    <w:qFormat/>
    <w:uiPriority w:val="0"/>
    <w:pPr>
      <w:wordWrap w:val="0"/>
    </w:pPr>
    <w:rPr>
      <w:rFonts w:ascii="Calibri" w:hAnsi="Calibri" w:eastAsia="宋体" w:cs="Times New Roman"/>
      <w:sz w:val="32"/>
      <w:lang w:val="en-US" w:eastAsia="zh-CN" w:bidi="ar-SA"/>
    </w:rPr>
  </w:style>
  <w:style w:type="paragraph" w:customStyle="1" w:styleId="400">
    <w:name w:val="toc 915"/>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01">
    <w:name w:val="toc 39"/>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02">
    <w:name w:val="toc 710"/>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03">
    <w:name w:val="toc 12"/>
    <w:next w:val="1"/>
    <w:autoRedefine/>
    <w:qFormat/>
    <w:uiPriority w:val="0"/>
    <w:pPr>
      <w:wordWrap w:val="0"/>
      <w:jc w:val="both"/>
    </w:pPr>
    <w:rPr>
      <w:rFonts w:ascii="Calibri" w:hAnsi="Calibri" w:eastAsia="宋体" w:cs="Times New Roman"/>
      <w:sz w:val="21"/>
      <w:lang w:val="en-US" w:eastAsia="zh-CN" w:bidi="ar-SA"/>
    </w:rPr>
  </w:style>
  <w:style w:type="paragraph" w:customStyle="1" w:styleId="404">
    <w:name w:val="xl95"/>
    <w:basedOn w:val="1"/>
    <w:next w:val="405"/>
    <w:autoRedefine/>
    <w:qFormat/>
    <w:uiPriority w:val="0"/>
    <w:pPr>
      <w:widowControl/>
      <w:shd w:val="clear" w:color="000000" w:fill="FFFFFF"/>
      <w:spacing w:before="280" w:after="280"/>
    </w:pPr>
    <w:rPr>
      <w:rFonts w:ascii="宋体" w:hAnsi="Calibri"/>
      <w:kern w:val="0"/>
      <w:sz w:val="20"/>
      <w:szCs w:val="20"/>
    </w:rPr>
  </w:style>
  <w:style w:type="paragraph" w:customStyle="1" w:styleId="405">
    <w:name w:val="toc 415"/>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06">
    <w:name w:val="toc 29"/>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07">
    <w:name w:val="xl67"/>
    <w:basedOn w:val="1"/>
    <w:next w:val="408"/>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08">
    <w:name w:val="toc 714"/>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09">
    <w:name w:val="toc 2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10">
    <w:name w:val="正文 A"/>
    <w:next w:val="327"/>
    <w:autoRedefine/>
    <w:qFormat/>
    <w:uiPriority w:val="0"/>
    <w:rPr>
      <w:rFonts w:ascii="Arial" w:hAnsi="Calibri" w:eastAsia="Arial Unicode MS" w:cs="Times New Roman"/>
      <w:color w:val="000000"/>
      <w:sz w:val="21"/>
      <w:lang w:val="en-US" w:eastAsia="zh-CN" w:bidi="ar-SA"/>
    </w:rPr>
  </w:style>
  <w:style w:type="paragraph" w:customStyle="1" w:styleId="411">
    <w:name w:val="toc 68"/>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12">
    <w:name w:val="toc 58"/>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13">
    <w:name w:val="xl88"/>
    <w:basedOn w:val="1"/>
    <w:next w:val="399"/>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414">
    <w:name w:val="toc 7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15">
    <w:name w:val="xl100"/>
    <w:basedOn w:val="1"/>
    <w:next w:val="416"/>
    <w:autoRedefine/>
    <w:qFormat/>
    <w:uiPriority w:val="0"/>
    <w:pPr>
      <w:widowControl/>
      <w:shd w:val="clear" w:color="000000" w:fill="FFFFFF"/>
      <w:spacing w:before="280" w:after="280"/>
    </w:pPr>
    <w:rPr>
      <w:rFonts w:ascii="宋体" w:hAnsi="Calibri"/>
      <w:kern w:val="0"/>
      <w:sz w:val="20"/>
      <w:szCs w:val="20"/>
    </w:rPr>
  </w:style>
  <w:style w:type="paragraph" w:customStyle="1" w:styleId="416">
    <w:name w:val="toc 510"/>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17">
    <w:name w:val="toc 314"/>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18">
    <w:name w:val="xl114"/>
    <w:basedOn w:val="1"/>
    <w:next w:val="270"/>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19">
    <w:name w:val="xl107"/>
    <w:basedOn w:val="1"/>
    <w:next w:val="420"/>
    <w:autoRedefine/>
    <w:qFormat/>
    <w:uiPriority w:val="0"/>
    <w:pPr>
      <w:widowControl/>
      <w:shd w:val="clear" w:color="000000" w:fill="FFFFFF"/>
      <w:spacing w:before="280" w:after="280"/>
    </w:pPr>
    <w:rPr>
      <w:rFonts w:ascii="宋体" w:hAnsi="Calibri"/>
      <w:kern w:val="0"/>
      <w:sz w:val="20"/>
      <w:szCs w:val="20"/>
    </w:rPr>
  </w:style>
  <w:style w:type="paragraph" w:customStyle="1" w:styleId="420">
    <w:name w:val="toc 610"/>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21">
    <w:name w:val="toc 22"/>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22">
    <w:name w:val="xl90"/>
    <w:basedOn w:val="1"/>
    <w:next w:val="224"/>
    <w:autoRedefine/>
    <w:qFormat/>
    <w:uiPriority w:val="0"/>
    <w:pPr>
      <w:widowControl/>
      <w:shd w:val="clear" w:color="000000" w:fill="FFFFFF"/>
      <w:spacing w:before="280" w:after="280"/>
    </w:pPr>
    <w:rPr>
      <w:rFonts w:ascii="宋体" w:hAnsi="Calibri"/>
      <w:kern w:val="0"/>
      <w:sz w:val="18"/>
      <w:szCs w:val="20"/>
    </w:rPr>
  </w:style>
  <w:style w:type="paragraph" w:customStyle="1" w:styleId="423">
    <w:name w:val="toc 616"/>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24">
    <w:name w:val="toc 96"/>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25">
    <w:name w:val="toc 42"/>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26">
    <w:name w:val="xl117"/>
    <w:basedOn w:val="1"/>
    <w:next w:val="323"/>
    <w:autoRedefine/>
    <w:qFormat/>
    <w:uiPriority w:val="0"/>
    <w:pPr>
      <w:widowControl/>
      <w:shd w:val="clear" w:color="000000" w:fill="FFFFFF"/>
      <w:spacing w:before="280" w:after="280"/>
      <w:jc w:val="center"/>
    </w:pPr>
    <w:rPr>
      <w:rFonts w:ascii="Arial Narrow" w:hAnsi="Calibri"/>
      <w:kern w:val="0"/>
      <w:sz w:val="24"/>
      <w:szCs w:val="20"/>
    </w:rPr>
  </w:style>
  <w:style w:type="paragraph" w:customStyle="1" w:styleId="427">
    <w:name w:val="p15"/>
    <w:basedOn w:val="1"/>
    <w:next w:val="248"/>
    <w:autoRedefine/>
    <w:qFormat/>
    <w:uiPriority w:val="0"/>
    <w:pPr>
      <w:widowControl/>
      <w:ind w:firstLine="420"/>
    </w:pPr>
    <w:rPr>
      <w:rFonts w:hAnsi="Calibri"/>
      <w:kern w:val="0"/>
      <w:szCs w:val="20"/>
    </w:rPr>
  </w:style>
  <w:style w:type="paragraph" w:customStyle="1" w:styleId="428">
    <w:name w:val="xl87"/>
    <w:basedOn w:val="1"/>
    <w:next w:val="429"/>
    <w:autoRedefine/>
    <w:qFormat/>
    <w:uiPriority w:val="0"/>
    <w:pPr>
      <w:widowControl/>
      <w:shd w:val="clear" w:color="000000" w:fill="FFFFFF"/>
      <w:spacing w:before="280" w:after="280"/>
    </w:pPr>
    <w:rPr>
      <w:rFonts w:ascii="Arial" w:hAnsi="Calibri"/>
      <w:kern w:val="0"/>
      <w:sz w:val="18"/>
      <w:szCs w:val="20"/>
    </w:rPr>
  </w:style>
  <w:style w:type="paragraph" w:customStyle="1" w:styleId="429">
    <w:name w:val="toc 98"/>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30">
    <w:name w:val="列出段落7"/>
    <w:basedOn w:val="1"/>
    <w:next w:val="412"/>
    <w:autoRedefine/>
    <w:qFormat/>
    <w:uiPriority w:val="0"/>
    <w:pPr>
      <w:ind w:firstLine="420"/>
    </w:pPr>
    <w:rPr>
      <w:rFonts w:hAnsi="Calibri"/>
      <w:kern w:val="0"/>
      <w:szCs w:val="20"/>
    </w:rPr>
  </w:style>
  <w:style w:type="paragraph" w:customStyle="1" w:styleId="431">
    <w:name w:val="xl78"/>
    <w:basedOn w:val="1"/>
    <w:next w:val="402"/>
    <w:autoRedefine/>
    <w:qFormat/>
    <w:uiPriority w:val="0"/>
    <w:pPr>
      <w:widowControl/>
      <w:shd w:val="clear" w:color="000000" w:fill="FFFFFF"/>
      <w:spacing w:before="280" w:after="280"/>
    </w:pPr>
    <w:rPr>
      <w:rFonts w:ascii="宋体" w:hAnsi="Calibri"/>
      <w:b/>
      <w:kern w:val="0"/>
      <w:sz w:val="20"/>
      <w:szCs w:val="20"/>
    </w:rPr>
  </w:style>
  <w:style w:type="paragraph" w:customStyle="1" w:styleId="432">
    <w:name w:val="toc 516"/>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33">
    <w:name w:val="xl89"/>
    <w:basedOn w:val="1"/>
    <w:next w:val="367"/>
    <w:autoRedefine/>
    <w:qFormat/>
    <w:uiPriority w:val="0"/>
    <w:pPr>
      <w:widowControl/>
      <w:shd w:val="clear" w:color="000000" w:fill="FFFFFF"/>
      <w:spacing w:before="280" w:after="280"/>
    </w:pPr>
    <w:rPr>
      <w:rFonts w:ascii="宋体" w:hAnsi="Calibri"/>
      <w:kern w:val="0"/>
      <w:sz w:val="20"/>
      <w:szCs w:val="20"/>
    </w:rPr>
  </w:style>
  <w:style w:type="paragraph" w:customStyle="1" w:styleId="434">
    <w:name w:val="toc 910"/>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35">
    <w:name w:val="toc 34"/>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36">
    <w:name w:val="toc 816"/>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437">
    <w:name w:val="toc 43"/>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38">
    <w:name w:val="toc 16"/>
    <w:next w:val="1"/>
    <w:autoRedefine/>
    <w:qFormat/>
    <w:uiPriority w:val="0"/>
    <w:pPr>
      <w:wordWrap w:val="0"/>
      <w:jc w:val="both"/>
    </w:pPr>
    <w:rPr>
      <w:rFonts w:ascii="Calibri" w:hAnsi="Calibri" w:eastAsia="宋体" w:cs="Times New Roman"/>
      <w:sz w:val="21"/>
      <w:lang w:val="en-US" w:eastAsia="zh-CN" w:bidi="ar-SA"/>
    </w:rPr>
  </w:style>
  <w:style w:type="paragraph" w:styleId="439">
    <w:name w:val="Quote"/>
    <w:next w:val="1"/>
    <w:link w:val="440"/>
    <w:autoRedefine/>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40">
    <w:name w:val="引用 Char"/>
    <w:basedOn w:val="46"/>
    <w:link w:val="439"/>
    <w:autoRedefine/>
    <w:qFormat/>
    <w:uiPriority w:val="0"/>
    <w:rPr>
      <w:rFonts w:ascii="Calibri" w:hAnsi="Calibri"/>
      <w:i/>
      <w:sz w:val="21"/>
    </w:rPr>
  </w:style>
  <w:style w:type="paragraph" w:customStyle="1" w:styleId="441">
    <w:name w:val="toc 114"/>
    <w:next w:val="1"/>
    <w:autoRedefine/>
    <w:qFormat/>
    <w:uiPriority w:val="0"/>
    <w:pPr>
      <w:wordWrap w:val="0"/>
      <w:jc w:val="both"/>
    </w:pPr>
    <w:rPr>
      <w:rFonts w:ascii="Calibri" w:hAnsi="Calibri" w:eastAsia="宋体" w:cs="Times New Roman"/>
      <w:sz w:val="21"/>
      <w:lang w:val="en-US" w:eastAsia="zh-CN" w:bidi="ar-SA"/>
    </w:rPr>
  </w:style>
  <w:style w:type="paragraph" w:customStyle="1" w:styleId="442">
    <w:name w:val="xl119"/>
    <w:basedOn w:val="1"/>
    <w:next w:val="417"/>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43">
    <w:name w:val="toc 37"/>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44">
    <w:name w:val="xl109"/>
    <w:basedOn w:val="1"/>
    <w:next w:val="390"/>
    <w:autoRedefine/>
    <w:qFormat/>
    <w:uiPriority w:val="0"/>
    <w:pPr>
      <w:widowControl/>
      <w:shd w:val="clear" w:color="000000" w:fill="FFFFFF"/>
      <w:spacing w:before="280" w:after="280"/>
    </w:pPr>
    <w:rPr>
      <w:rFonts w:ascii="宋体" w:hAnsi="Calibri"/>
      <w:kern w:val="0"/>
      <w:sz w:val="20"/>
      <w:szCs w:val="20"/>
    </w:rPr>
  </w:style>
  <w:style w:type="paragraph" w:customStyle="1" w:styleId="445">
    <w:name w:val="toc 215"/>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46">
    <w:name w:val="xl76"/>
    <w:basedOn w:val="1"/>
    <w:next w:val="398"/>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47">
    <w:name w:val="toc 92"/>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48">
    <w:name w:val="toc 216"/>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49">
    <w:name w:val="xl70"/>
    <w:basedOn w:val="1"/>
    <w:next w:val="375"/>
    <w:autoRedefine/>
    <w:qFormat/>
    <w:uiPriority w:val="0"/>
    <w:pPr>
      <w:widowControl/>
      <w:shd w:val="clear" w:color="000000" w:fill="FFFFFF"/>
      <w:spacing w:before="280" w:after="280"/>
    </w:pPr>
    <w:rPr>
      <w:rFonts w:ascii="宋体" w:hAnsi="Calibri"/>
      <w:kern w:val="0"/>
      <w:sz w:val="20"/>
      <w:szCs w:val="20"/>
    </w:rPr>
  </w:style>
  <w:style w:type="paragraph" w:customStyle="1" w:styleId="450">
    <w:name w:val="toc 33"/>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51">
    <w:name w:val="toc 6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52">
    <w:name w:val="xl98"/>
    <w:basedOn w:val="1"/>
    <w:next w:val="393"/>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453">
    <w:name w:val="toc 26"/>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54">
    <w:name w:val="toc 13"/>
    <w:next w:val="1"/>
    <w:autoRedefine/>
    <w:qFormat/>
    <w:uiPriority w:val="0"/>
    <w:pPr>
      <w:wordWrap w:val="0"/>
      <w:jc w:val="both"/>
    </w:pPr>
    <w:rPr>
      <w:rFonts w:ascii="Calibri" w:hAnsi="Calibri" w:eastAsia="宋体" w:cs="Times New Roman"/>
      <w:sz w:val="21"/>
      <w:lang w:val="en-US" w:eastAsia="zh-CN" w:bidi="ar-SA"/>
    </w:rPr>
  </w:style>
  <w:style w:type="paragraph" w:customStyle="1" w:styleId="455">
    <w:name w:val="目录 5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56">
    <w:name w:val="xl101"/>
    <w:basedOn w:val="1"/>
    <w:next w:val="424"/>
    <w:autoRedefine/>
    <w:qFormat/>
    <w:uiPriority w:val="0"/>
    <w:pPr>
      <w:widowControl/>
      <w:spacing w:before="280" w:after="280"/>
    </w:pPr>
    <w:rPr>
      <w:rFonts w:ascii="宋体" w:hAnsi="Calibri"/>
      <w:kern w:val="0"/>
      <w:sz w:val="20"/>
      <w:szCs w:val="20"/>
    </w:rPr>
  </w:style>
  <w:style w:type="paragraph" w:customStyle="1" w:styleId="457">
    <w:name w:val="toc 75"/>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58">
    <w:name w:val="toc 715"/>
    <w:next w:val="1"/>
    <w:autoRedefine/>
    <w:qFormat/>
    <w:uiPriority w:val="0"/>
    <w:pPr>
      <w:wordWrap w:val="0"/>
      <w:ind w:left="2550"/>
      <w:jc w:val="both"/>
    </w:pPr>
    <w:rPr>
      <w:rFonts w:ascii="Calibri" w:hAnsi="Calibri" w:eastAsia="宋体" w:cs="Times New Roman"/>
      <w:sz w:val="21"/>
      <w:lang w:val="en-US" w:eastAsia="zh-CN" w:bidi="ar-SA"/>
    </w:rPr>
  </w:style>
  <w:style w:type="paragraph" w:styleId="459">
    <w:name w:val="Intense Quote"/>
    <w:next w:val="1"/>
    <w:link w:val="460"/>
    <w:autoRedefine/>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60">
    <w:name w:val="明显引用 Char"/>
    <w:basedOn w:val="46"/>
    <w:link w:val="459"/>
    <w:autoRedefine/>
    <w:qFormat/>
    <w:uiPriority w:val="0"/>
    <w:rPr>
      <w:rFonts w:ascii="Calibri" w:hAnsi="Calibri"/>
      <w:i/>
      <w:sz w:val="21"/>
    </w:rPr>
  </w:style>
  <w:style w:type="paragraph" w:customStyle="1" w:styleId="461">
    <w:name w:val="Char Char Char Char Char Char Char"/>
    <w:basedOn w:val="1"/>
    <w:next w:val="445"/>
    <w:autoRedefine/>
    <w:qFormat/>
    <w:uiPriority w:val="0"/>
    <w:pPr>
      <w:widowControl/>
      <w:spacing w:after="160" w:line="240" w:lineRule="exact"/>
    </w:pPr>
    <w:rPr>
      <w:rFonts w:hAnsi="Calibri"/>
      <w:kern w:val="0"/>
      <w:szCs w:val="20"/>
    </w:rPr>
  </w:style>
  <w:style w:type="paragraph" w:customStyle="1" w:styleId="462">
    <w:name w:val="toc 23"/>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63">
    <w:name w:val="目录 6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64">
    <w:name w:val="toc 97"/>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65">
    <w:name w:val="toc 74"/>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66">
    <w:name w:val="xl64"/>
    <w:basedOn w:val="1"/>
    <w:next w:val="441"/>
    <w:autoRedefine/>
    <w:qFormat/>
    <w:uiPriority w:val="0"/>
    <w:pPr>
      <w:widowControl/>
      <w:shd w:val="clear" w:color="000000" w:fill="FFFFFF"/>
      <w:spacing w:before="280" w:after="280"/>
    </w:pPr>
    <w:rPr>
      <w:rFonts w:ascii="宋体" w:hAnsi="Calibri"/>
      <w:kern w:val="0"/>
      <w:sz w:val="20"/>
      <w:szCs w:val="20"/>
    </w:rPr>
  </w:style>
  <w:style w:type="paragraph" w:customStyle="1" w:styleId="467">
    <w:name w:val="xl82"/>
    <w:basedOn w:val="1"/>
    <w:next w:val="286"/>
    <w:autoRedefine/>
    <w:qFormat/>
    <w:uiPriority w:val="0"/>
    <w:pPr>
      <w:widowControl/>
      <w:shd w:val="clear" w:color="000000" w:fill="FFFFFF"/>
      <w:spacing w:before="280" w:after="280"/>
    </w:pPr>
    <w:rPr>
      <w:rFonts w:ascii="宋体" w:hAnsi="Calibri"/>
      <w:kern w:val="0"/>
      <w:sz w:val="20"/>
      <w:szCs w:val="20"/>
    </w:rPr>
  </w:style>
  <w:style w:type="paragraph" w:customStyle="1" w:styleId="468">
    <w:name w:val="toc 32"/>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69">
    <w:name w:val="xl77"/>
    <w:basedOn w:val="1"/>
    <w:next w:val="434"/>
    <w:autoRedefine/>
    <w:qFormat/>
    <w:uiPriority w:val="0"/>
    <w:pPr>
      <w:widowControl/>
      <w:shd w:val="clear" w:color="000000" w:fill="FFFFFF"/>
      <w:spacing w:before="280" w:after="280"/>
      <w:jc w:val="center"/>
    </w:pPr>
    <w:rPr>
      <w:rFonts w:ascii="宋体" w:hAnsi="Calibri"/>
      <w:kern w:val="0"/>
      <w:sz w:val="20"/>
      <w:szCs w:val="20"/>
    </w:rPr>
  </w:style>
  <w:style w:type="character" w:customStyle="1" w:styleId="470">
    <w:name w:val="正文缩进 Char1"/>
    <w:autoRedefine/>
    <w:qFormat/>
    <w:uiPriority w:val="0"/>
    <w:rPr>
      <w:rFonts w:eastAsia="宋体"/>
      <w:kern w:val="2"/>
      <w:sz w:val="21"/>
      <w:lang w:val="en-US" w:eastAsia="zh-CN" w:bidi="ar-SA"/>
    </w:rPr>
  </w:style>
  <w:style w:type="character" w:customStyle="1" w:styleId="471">
    <w:name w:val="fielderror"/>
    <w:basedOn w:val="46"/>
    <w:autoRedefine/>
    <w:qFormat/>
    <w:uiPriority w:val="0"/>
    <w:rPr>
      <w:color w:val="800000"/>
    </w:rPr>
  </w:style>
  <w:style w:type="character" w:customStyle="1" w:styleId="472">
    <w:name w:val="hilite6"/>
    <w:basedOn w:val="46"/>
    <w:autoRedefine/>
    <w:qFormat/>
    <w:uiPriority w:val="0"/>
    <w:rPr>
      <w:color w:val="000000"/>
    </w:rPr>
  </w:style>
  <w:style w:type="character" w:customStyle="1" w:styleId="473">
    <w:name w:val="active6"/>
    <w:basedOn w:val="46"/>
    <w:autoRedefine/>
    <w:qFormat/>
    <w:uiPriority w:val="0"/>
    <w:rPr>
      <w:color w:val="FFFFFF"/>
    </w:rPr>
  </w:style>
  <w:style w:type="character" w:customStyle="1" w:styleId="474">
    <w:name w:val="inline-help"/>
    <w:basedOn w:val="46"/>
    <w:autoRedefine/>
    <w:qFormat/>
    <w:uiPriority w:val="0"/>
  </w:style>
  <w:style w:type="character" w:customStyle="1" w:styleId="475">
    <w:name w:val="active"/>
    <w:basedOn w:val="46"/>
    <w:autoRedefine/>
    <w:qFormat/>
    <w:uiPriority w:val="0"/>
    <w:rPr>
      <w:color w:val="FFFFFF"/>
    </w:rPr>
  </w:style>
  <w:style w:type="table" w:customStyle="1" w:styleId="476">
    <w:name w:val="网格型1"/>
    <w:basedOn w:val="43"/>
    <w:autoRedefine/>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77">
    <w:name w:val="Revision"/>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478">
    <w:name w:val="mord"/>
    <w:basedOn w:val="46"/>
    <w:qFormat/>
    <w:uiPriority w:val="0"/>
  </w:style>
  <w:style w:type="character" w:customStyle="1" w:styleId="479">
    <w:name w:val="vlist-s"/>
    <w:basedOn w:val="46"/>
    <w:qFormat/>
    <w:uiPriority w:val="0"/>
  </w:style>
</w:style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76</Pages>
  <Words>7495</Words>
  <Characters>7910</Characters>
  <Lines>368</Lines>
  <Paragraphs>103</Paragraphs>
  <TotalTime>3</TotalTime>
  <ScaleCrop>false</ScaleCrop>
  <LinksUpToDate>false</LinksUpToDate>
  <CharactersWithSpaces>7996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大白熊与小花花</cp:lastModifiedBy>
  <cp:lastPrinted>2021-05-16T11:04:00Z</cp:lastPrinted>
  <dcterms:modified xsi:type="dcterms:W3CDTF">2025-05-26T06:27:01Z</dcterms:modified>
  <dc:title>招  标　文　件</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CAB27B29234D43ADBF8A184AF732F57E_13</vt:lpwstr>
  </property>
  <property fmtid="{D5CDD505-2E9C-101B-9397-08002B2CF9AE}" pid="4" name="KSOTemplateDocerSaveRecord">
    <vt:lpwstr>eyJoZGlkIjoiZTg2YzA2MDgzZTdkNzYwNjM4NWFlMjE5ZWJiMTZmNTAiLCJ1c2VySWQiOiIyMTc0OTU0NzIifQ==</vt:lpwstr>
  </property>
</Properties>
</file>