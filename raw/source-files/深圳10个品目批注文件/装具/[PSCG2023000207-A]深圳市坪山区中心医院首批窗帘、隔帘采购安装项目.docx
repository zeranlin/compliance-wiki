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4.9.0.0 -->
  <w:body>
    <w:p>
      <w:pPr>
        <w:jc w:val="center"/>
        <w:rPr>
          <w:b/>
          <w:sz w:val="120"/>
          <w:szCs w:val="120"/>
        </w:rPr>
      </w:pPr>
      <w:r>
        <w:rPr>
          <w:rFonts w:hint="eastAsia"/>
          <w:b/>
          <w:sz w:val="120"/>
          <w:szCs w:val="120"/>
        </w:rPr>
        <w:t>政府采购</w:t>
      </w:r>
    </w:p>
    <w:p>
      <w:pPr>
        <w:jc w:val="center"/>
        <w:rPr>
          <w:b/>
          <w:sz w:val="120"/>
          <w:szCs w:val="120"/>
        </w:rPr>
      </w:pPr>
      <w:r>
        <w:rPr>
          <w:rFonts w:hint="eastAsia"/>
          <w:b/>
          <w:sz w:val="120"/>
          <w:szCs w:val="120"/>
        </w:rPr>
        <w:t>招标文件</w:t>
      </w:r>
    </w:p>
    <w:p>
      <w:pPr>
        <w:jc w:val="center"/>
        <w:rPr>
          <w:b/>
          <w:sz w:val="52"/>
          <w:szCs w:val="52"/>
        </w:rPr>
      </w:pPr>
      <w:r>
        <w:rPr>
          <w:rFonts w:hint="eastAsia"/>
          <w:b/>
          <w:sz w:val="52"/>
          <w:szCs w:val="52"/>
        </w:rPr>
        <w:t>（货物类）</w:t>
      </w:r>
    </w:p>
    <w:p/>
    <w:p/>
    <w:p/>
    <w:p/>
    <w:p/>
    <w:p/>
    <w:p/>
    <w:p/>
    <w:p/>
    <w:p/>
    <w:p/>
    <w:p/>
    <w:p>
      <w:pPr>
        <w:jc w:val="center"/>
        <w:rPr>
          <w:b/>
          <w:sz w:val="44"/>
          <w:szCs w:val="44"/>
        </w:rPr>
      </w:pPr>
    </w:p>
    <w:p>
      <w:pPr>
        <w:jc w:val="center"/>
        <w:rPr>
          <w:b/>
          <w:sz w:val="44"/>
          <w:szCs w:val="44"/>
        </w:rPr>
      </w:pPr>
    </w:p>
    <w:p>
      <w:pPr>
        <w:jc w:val="center"/>
        <w:rPr>
          <w:b/>
          <w:sz w:val="44"/>
          <w:szCs w:val="44"/>
        </w:rPr>
      </w:pPr>
    </w:p>
    <w:p>
      <w:pPr>
        <w:jc w:val="center"/>
        <w:rPr>
          <w:b/>
          <w:sz w:val="44"/>
          <w:szCs w:val="44"/>
        </w:rPr>
      </w:pPr>
    </w:p>
    <w:p>
      <w:pPr>
        <w:jc w:val="center"/>
        <w:rPr>
          <w:b/>
          <w:sz w:val="44"/>
          <w:szCs w:val="44"/>
        </w:rPr>
      </w:pPr>
    </w:p>
    <w:p>
      <w:pPr>
        <w:jc w:val="center"/>
        <w:rPr>
          <w:b/>
          <w:sz w:val="44"/>
          <w:szCs w:val="44"/>
        </w:rPr>
      </w:pPr>
    </w:p>
    <w:p>
      <w:pPr>
        <w:jc w:val="center"/>
        <w:rPr>
          <w:b/>
          <w:sz w:val="44"/>
          <w:szCs w:val="44"/>
        </w:rPr>
      </w:pPr>
    </w:p>
    <w:p>
      <w:pPr>
        <w:jc w:val="center"/>
        <w:rPr>
          <w:b/>
          <w:sz w:val="44"/>
          <w:szCs w:val="44"/>
        </w:rPr>
      </w:pPr>
    </w:p>
    <w:p>
      <w:pPr>
        <w:jc w:val="center"/>
        <w:rPr>
          <w:b/>
          <w:sz w:val="44"/>
          <w:szCs w:val="44"/>
        </w:rPr>
      </w:pPr>
      <w:bookmarkStart w:id="0" w:name="_Hlk71465316"/>
      <w:r>
        <w:rPr>
          <w:rFonts w:hint="eastAsia"/>
          <w:b/>
          <w:sz w:val="44"/>
          <w:szCs w:val="44"/>
        </w:rPr>
        <w:t>深圳公共资源交易中心</w:t>
      </w:r>
    </w:p>
    <w:p>
      <w:pPr>
        <w:jc w:val="center"/>
        <w:rPr>
          <w:sz w:val="28"/>
          <w:szCs w:val="28"/>
        </w:rPr>
      </w:pPr>
      <w:r>
        <w:rPr>
          <w:rFonts w:hint="eastAsia"/>
          <w:b/>
          <w:sz w:val="28"/>
          <w:szCs w:val="28"/>
        </w:rPr>
        <w:t>（</w:t>
      </w:r>
      <w:r>
        <w:rPr>
          <w:b/>
          <w:sz w:val="28"/>
          <w:szCs w:val="28"/>
        </w:rPr>
        <w:t>20</w:t>
      </w:r>
      <w:r>
        <w:rPr>
          <w:rFonts w:hint="eastAsia"/>
          <w:b/>
          <w:sz w:val="28"/>
          <w:szCs w:val="28"/>
        </w:rPr>
        <w:t>23）</w:t>
      </w:r>
      <w:bookmarkEnd w:id="0"/>
    </w:p>
    <w:p>
      <w:pPr>
        <w:spacing w:line="360" w:lineRule="exact"/>
        <w:jc w:val="center"/>
        <w:rPr>
          <w:rFonts w:ascii="宋体" w:hAnsi="宋体"/>
          <w:szCs w:val="21"/>
        </w:rPr>
      </w:pPr>
      <w:r>
        <w:rPr>
          <w:rFonts w:hint="eastAsia"/>
        </w:rPr>
        <w:br w:type="page"/>
      </w:r>
      <w:r>
        <w:rPr>
          <w:rFonts w:ascii="宋体" w:eastAsia="黑体" w:hAnsi="宋体" w:hint="eastAsia"/>
          <w:b/>
          <w:bCs/>
          <w:color w:val="FF0000"/>
          <w:kern w:val="44"/>
          <w:sz w:val="28"/>
          <w:szCs w:val="44"/>
        </w:rPr>
        <w:t>警示条款</w:t>
      </w:r>
    </w:p>
    <w:p>
      <w:pPr>
        <w:spacing w:line="240" w:lineRule="exact"/>
        <w:ind w:firstLine="420" w:firstLineChars="200"/>
        <w:rPr>
          <w:rFonts w:ascii="宋体" w:hAnsi="宋体"/>
          <w:color w:val="FF0000"/>
          <w:sz w:val="24"/>
        </w:rPr>
      </w:pPr>
      <w:r>
        <w:rPr>
          <w:rFonts w:ascii="宋体" w:hAnsi="宋体" w:hint="eastAsia"/>
          <w:color w:val="FF0000"/>
          <w:sz w:val="24"/>
        </w:rPr>
        <w:t>一、</w:t>
      </w:r>
      <w:r>
        <w:rPr>
          <w:rFonts w:ascii="宋体" w:hAnsi="宋体" w:hint="eastAsia"/>
          <w:b/>
          <w:bCs/>
          <w:color w:val="FF0000"/>
          <w:sz w:val="24"/>
        </w:rPr>
        <w:t>《深圳经济特区政府采购条例》第五十七条</w:t>
      </w:r>
      <w:r>
        <w:rPr>
          <w:rFonts w:ascii="宋体" w:hAnsi="宋体" w:hint="eastAsia"/>
          <w:color w:val="FF0000"/>
          <w:sz w:val="24"/>
        </w:rPr>
        <w:t xml:space="preserve"> 供应商在政府采购中，有下列行为之一的，一至三年内禁止其参与本市政府采购，并由主管部门记入供应商诚信档案，处以采购金额千分之十以上千分之二十以下的罚款；情节严重的，取消其参与本市政府采购资格，处以采购金额千分之二十以上千分之三十以下的罚款，并由市场监管部门依法吊销其营业执照；给他人造成损失的，依法承担赔偿责任；构成犯罪的，依法追究刑事责任：</w:t>
      </w:r>
    </w:p>
    <w:p>
      <w:pPr>
        <w:spacing w:line="240" w:lineRule="exact"/>
        <w:ind w:firstLine="420" w:firstLineChars="200"/>
        <w:rPr>
          <w:rFonts w:ascii="宋体" w:hAnsi="宋体"/>
          <w:color w:val="FF0000"/>
          <w:sz w:val="24"/>
        </w:rPr>
      </w:pPr>
      <w:r>
        <w:rPr>
          <w:rFonts w:ascii="宋体" w:hAnsi="宋体" w:hint="eastAsia"/>
          <w:color w:val="FF0000"/>
          <w:sz w:val="24"/>
        </w:rPr>
        <w:t>（一）在采购活动中应当回避而未回避的；</w:t>
      </w:r>
    </w:p>
    <w:p>
      <w:pPr>
        <w:spacing w:line="240" w:lineRule="exact"/>
        <w:ind w:firstLine="420" w:firstLineChars="200"/>
        <w:rPr>
          <w:rFonts w:ascii="宋体" w:hAnsi="宋体"/>
          <w:color w:val="FF0000"/>
          <w:sz w:val="24"/>
        </w:rPr>
      </w:pPr>
      <w:r>
        <w:rPr>
          <w:rFonts w:ascii="宋体" w:hAnsi="宋体" w:hint="eastAsia"/>
          <w:color w:val="FF0000"/>
          <w:sz w:val="24"/>
        </w:rPr>
        <w:t>（二）未按本条例规定签订、履行采购合同，造成严重后果的；</w:t>
      </w:r>
    </w:p>
    <w:p>
      <w:pPr>
        <w:spacing w:line="240" w:lineRule="exact"/>
        <w:ind w:firstLine="420" w:firstLineChars="200"/>
        <w:rPr>
          <w:rFonts w:ascii="宋体" w:hAnsi="宋体"/>
          <w:color w:val="FF0000"/>
          <w:sz w:val="24"/>
        </w:rPr>
      </w:pPr>
      <w:r>
        <w:rPr>
          <w:rFonts w:ascii="宋体" w:hAnsi="宋体" w:hint="eastAsia"/>
          <w:color w:val="FF0000"/>
          <w:sz w:val="24"/>
        </w:rPr>
        <w:t>（三）隐瞒真实情况，提供虚假资料的；</w:t>
      </w:r>
    </w:p>
    <w:p>
      <w:pPr>
        <w:spacing w:line="240" w:lineRule="exact"/>
        <w:ind w:firstLine="420" w:firstLineChars="200"/>
        <w:rPr>
          <w:rFonts w:ascii="宋体" w:hAnsi="宋体"/>
          <w:color w:val="FF0000"/>
          <w:sz w:val="24"/>
        </w:rPr>
      </w:pPr>
      <w:r>
        <w:rPr>
          <w:rFonts w:ascii="宋体" w:hAnsi="宋体" w:hint="eastAsia"/>
          <w:color w:val="FF0000"/>
          <w:sz w:val="24"/>
        </w:rPr>
        <w:t>（四）以非法手段排斥其他供应商参与竞争的；</w:t>
      </w:r>
    </w:p>
    <w:p>
      <w:pPr>
        <w:spacing w:line="240" w:lineRule="exact"/>
        <w:ind w:firstLine="420" w:firstLineChars="200"/>
        <w:rPr>
          <w:rFonts w:ascii="宋体" w:hAnsi="宋体"/>
          <w:color w:val="FF0000"/>
          <w:sz w:val="24"/>
        </w:rPr>
      </w:pPr>
      <w:r>
        <w:rPr>
          <w:rFonts w:ascii="宋体" w:hAnsi="宋体" w:hint="eastAsia"/>
          <w:color w:val="FF0000"/>
          <w:sz w:val="24"/>
        </w:rPr>
        <w:t>（五）与其他采购参加人串通投标的；</w:t>
      </w:r>
    </w:p>
    <w:p>
      <w:pPr>
        <w:spacing w:line="240" w:lineRule="exact"/>
        <w:ind w:firstLine="420" w:firstLineChars="200"/>
        <w:rPr>
          <w:rFonts w:ascii="宋体" w:hAnsi="宋体"/>
          <w:color w:val="FF0000"/>
          <w:sz w:val="24"/>
        </w:rPr>
      </w:pPr>
      <w:r>
        <w:rPr>
          <w:rFonts w:ascii="宋体" w:hAnsi="宋体" w:hint="eastAsia"/>
          <w:color w:val="FF0000"/>
          <w:sz w:val="24"/>
        </w:rPr>
        <w:t>（六）恶意投诉的；</w:t>
      </w:r>
    </w:p>
    <w:p>
      <w:pPr>
        <w:spacing w:line="240" w:lineRule="exact"/>
        <w:ind w:firstLine="420" w:firstLineChars="200"/>
        <w:rPr>
          <w:rFonts w:ascii="宋体" w:hAnsi="宋体"/>
          <w:color w:val="FF0000"/>
          <w:sz w:val="24"/>
        </w:rPr>
      </w:pPr>
      <w:r>
        <w:rPr>
          <w:rFonts w:ascii="宋体" w:hAnsi="宋体" w:hint="eastAsia"/>
          <w:color w:val="FF0000"/>
          <w:sz w:val="24"/>
        </w:rPr>
        <w:t>（七）向采购项目相关人行贿或者提供其他不当利益的；</w:t>
      </w:r>
    </w:p>
    <w:p>
      <w:pPr>
        <w:spacing w:line="240" w:lineRule="exact"/>
        <w:ind w:firstLine="420" w:firstLineChars="200"/>
        <w:rPr>
          <w:rFonts w:ascii="宋体" w:hAnsi="宋体"/>
          <w:color w:val="FF0000"/>
          <w:sz w:val="24"/>
        </w:rPr>
      </w:pPr>
      <w:r>
        <w:rPr>
          <w:rFonts w:ascii="宋体" w:hAnsi="宋体" w:hint="eastAsia"/>
          <w:color w:val="FF0000"/>
          <w:sz w:val="24"/>
        </w:rPr>
        <w:t>（八）阻碍、抗拒主管部门监督检查的；</w:t>
      </w:r>
    </w:p>
    <w:p>
      <w:pPr>
        <w:spacing w:line="240" w:lineRule="exact"/>
        <w:ind w:firstLine="420" w:firstLineChars="200"/>
        <w:rPr>
          <w:rFonts w:ascii="宋体" w:hAnsi="宋体"/>
          <w:color w:val="FF0000"/>
          <w:sz w:val="24"/>
        </w:rPr>
      </w:pPr>
      <w:r>
        <w:rPr>
          <w:rFonts w:ascii="宋体" w:hAnsi="宋体" w:hint="eastAsia"/>
          <w:color w:val="FF0000"/>
          <w:sz w:val="24"/>
        </w:rPr>
        <w:t>（九）其他违反本条例规定的行为。</w:t>
      </w:r>
    </w:p>
    <w:p>
      <w:pPr>
        <w:spacing w:line="240" w:lineRule="exact"/>
        <w:ind w:firstLine="420" w:firstLineChars="200"/>
        <w:rPr>
          <w:rFonts w:ascii="宋体" w:hAnsi="宋体"/>
          <w:color w:val="FF0000"/>
          <w:sz w:val="24"/>
        </w:rPr>
      </w:pPr>
      <w:r>
        <w:rPr>
          <w:rFonts w:ascii="宋体" w:hAnsi="宋体" w:hint="eastAsia"/>
          <w:color w:val="FF0000"/>
          <w:sz w:val="24"/>
        </w:rPr>
        <w:t>二、</w:t>
      </w:r>
      <w:r>
        <w:rPr>
          <w:rFonts w:ascii="宋体" w:hAnsi="宋体" w:hint="eastAsia"/>
          <w:b/>
          <w:bCs/>
          <w:color w:val="FF0000"/>
          <w:sz w:val="24"/>
        </w:rPr>
        <w:t xml:space="preserve">《深圳经济特区政府采购条例实施细则》第七十五条 </w:t>
      </w:r>
      <w:r>
        <w:rPr>
          <w:rFonts w:ascii="宋体" w:hAnsi="宋体" w:hint="eastAsia"/>
          <w:color w:val="FF0000"/>
          <w:sz w:val="24"/>
        </w:rPr>
        <w:t>供应商有下列情形的，属于采购条例所称的串通投标行为，按照采购条例第五十七条有关规定处理：（一）投标供应商之间相互约定给予未中标的供应商利益补偿；（二）不同投标供应商的法定代表人、主要经营负责人、项目投标授权代表人、项目负责人、主要技术人员为同一人、属同一单位或者在同一单位缴纳社会保险；（三）不同投标供应商的投标文件由同一单位或者同一人编制，或者由同一人分阶段参与编制的；（四）不同投标供应商的投标文件或部分投标文件相互混装；（五）不同投标供应商的投标文件内容存在非正常一致；（六）由同一单位工作人员为两家以上（含两家）供应商进行同一项投标活动的；（七）主管部门依照法律、法规认定的其他情形。</w:t>
      </w:r>
    </w:p>
    <w:p>
      <w:pPr>
        <w:spacing w:line="240" w:lineRule="exact"/>
        <w:ind w:firstLine="420" w:firstLineChars="200"/>
        <w:rPr>
          <w:rFonts w:ascii="宋体" w:hAnsi="宋体"/>
          <w:color w:val="FF0000"/>
          <w:sz w:val="24"/>
        </w:rPr>
      </w:pPr>
      <w:r>
        <w:rPr>
          <w:rFonts w:ascii="宋体" w:hAnsi="宋体" w:hint="eastAsia"/>
          <w:b/>
          <w:bCs/>
          <w:color w:val="FF0000"/>
          <w:sz w:val="24"/>
        </w:rPr>
        <w:t xml:space="preserve">三、《深圳经济特区政府采购条例实施细则》第七十七条 </w:t>
      </w:r>
      <w:r>
        <w:rPr>
          <w:rFonts w:ascii="宋体" w:hAnsi="宋体" w:hint="eastAsia"/>
          <w:color w:val="FF0000"/>
          <w:sz w:val="24"/>
        </w:rPr>
        <w:t>供应商有下列情形之一的，属于隐瞒真实情况，提供虚假资料，按照采购条例第五十七的有关规定处理：（一）通过转让或者租借等方式从其他单位获取资格或者资质证书投标的；（二）由其他单位或者其他单位负责人在投标供应商编制的投标文件上加盖印章或者签字的；（三）项目负责人或者主要技术人员不是本单位人员的；（四）投标保证金不是从投标供应商基本账户转出的；（五）其他隐瞒真实情况、提供虚假资料的行为。</w:t>
      </w:r>
    </w:p>
    <w:p>
      <w:pPr>
        <w:spacing w:line="240" w:lineRule="exact"/>
        <w:ind w:firstLine="420" w:firstLineChars="200"/>
        <w:rPr>
          <w:rFonts w:ascii="宋体" w:hAnsi="宋体"/>
          <w:color w:val="FF0000"/>
          <w:sz w:val="24"/>
        </w:rPr>
      </w:pPr>
      <w:r>
        <w:rPr>
          <w:rFonts w:ascii="宋体" w:hAnsi="宋体" w:hint="eastAsia"/>
          <w:color w:val="FF0000"/>
          <w:sz w:val="24"/>
        </w:rPr>
        <w:t>投标供应商不能提供项目负责人或者主要技术人员的劳动合同、社会保险等劳动关系证明材料的，视为存在前款第（三）项规定的情形。</w:t>
      </w:r>
    </w:p>
    <w:p>
      <w:pPr>
        <w:spacing w:line="240" w:lineRule="exact"/>
        <w:ind w:firstLine="420" w:firstLineChars="200"/>
        <w:rPr>
          <w:rFonts w:ascii="宋体" w:hAnsi="宋体"/>
          <w:color w:val="FF0000"/>
          <w:sz w:val="24"/>
        </w:rPr>
      </w:pPr>
      <w:r>
        <w:rPr>
          <w:rFonts w:ascii="宋体" w:hAnsi="宋体" w:hint="eastAsia"/>
          <w:color w:val="FF0000"/>
          <w:sz w:val="24"/>
        </w:rPr>
        <w:t>四、供应商在使用深圳政府采购智慧平台的投标文件制作工具创建投标文件时，该工具将自动在投标文件中记录文件创建标识码，同时提取投标文件制作电脑的网卡MAC地址、硬盘序列号、CPU 序列号、主板序列号和工具标识号，经加密生成文件制作机器码并在投标文件中记录。文件制作机器码一致表明不同供应商使用了同一设备编制投标文件，文件创建标识码一致表明不同供应商的投标文件为同一份文件，IP 地址一致表明上传投标文件时使用了相同的网络。</w:t>
      </w:r>
    </w:p>
    <w:p>
      <w:pPr>
        <w:spacing w:line="240" w:lineRule="exact"/>
        <w:ind w:firstLine="420" w:firstLineChars="200"/>
        <w:rPr>
          <w:rFonts w:ascii="宋体" w:hAnsi="宋体"/>
          <w:color w:val="FF0000"/>
          <w:sz w:val="24"/>
        </w:rPr>
      </w:pPr>
      <w:r>
        <w:rPr>
          <w:rFonts w:ascii="宋体" w:hAnsi="宋体" w:hint="eastAsia"/>
          <w:color w:val="FF0000"/>
          <w:sz w:val="24"/>
        </w:rPr>
        <w:t>五、为避免出现不同供应商投标文件的文件制作机器码、文件创建标识码、IP 地址一致的异常情况，建议各供应商编制、上传投标文件时不要使用公共电脑设备或公共网络。</w:t>
      </w:r>
    </w:p>
    <w:p>
      <w:pPr>
        <w:spacing w:line="240" w:lineRule="exact"/>
        <w:ind w:firstLine="420" w:firstLineChars="200"/>
        <w:rPr>
          <w:rFonts w:ascii="宋体" w:hAnsi="宋体"/>
          <w:color w:val="FF0000"/>
          <w:sz w:val="24"/>
        </w:rPr>
      </w:pPr>
      <w:r>
        <w:rPr>
          <w:rFonts w:ascii="宋体" w:hAnsi="宋体" w:hint="eastAsia"/>
          <w:color w:val="FF0000"/>
          <w:sz w:val="24"/>
        </w:rPr>
        <w:t>六、根据《深圳经济特区政府采购条例实施细则》第七十五条规定，不同投标供应商的投标文件由同一单位或者同一人编制，或者由同一人分阶段参与编制的，或者由同一单位工作人员为两家以上（含两家）供应商进行同一项投标活动的，属于串通投标行为。一经查实，供应商将面临罚款、一定年限内禁止参与政府采购活动的行政处罚，请各供应商独立编制、上传投标文件，妥善保管和使用电子秘钥。</w:t>
      </w:r>
    </w:p>
    <w:p>
      <w:pPr>
        <w:spacing w:line="240" w:lineRule="exact"/>
        <w:ind w:firstLine="420" w:firstLineChars="200"/>
        <w:rPr>
          <w:rFonts w:ascii="宋体" w:hAnsi="宋体"/>
          <w:color w:val="FF0000"/>
          <w:sz w:val="20"/>
          <w:szCs w:val="20"/>
        </w:rPr>
      </w:pPr>
    </w:p>
    <w:p>
      <w:pPr>
        <w:rPr>
          <w:rFonts w:ascii="黑体" w:eastAsia="黑体" w:hAnsi="宋体" w:cs="黑体"/>
          <w:kern w:val="0"/>
          <w:sz w:val="40"/>
          <w:szCs w:val="40"/>
        </w:rPr>
      </w:pPr>
      <w:r>
        <w:rPr>
          <w:rFonts w:ascii="黑体" w:eastAsia="黑体" w:hAnsi="宋体" w:cs="黑体" w:hint="eastAsia"/>
          <w:kern w:val="0"/>
          <w:sz w:val="40"/>
          <w:szCs w:val="40"/>
        </w:rPr>
        <w:br w:type="page"/>
      </w:r>
    </w:p>
    <w:p>
      <w:pPr>
        <w:widowControl/>
        <w:spacing w:beforeAutospacing="1" w:afterAutospacing="1"/>
        <w:jc w:val="center"/>
        <w:outlineLvl w:val="1"/>
        <w:rPr>
          <w:rFonts w:ascii="黑体" w:eastAsia="黑体" w:hAnsi="宋体" w:cs="黑体"/>
          <w:kern w:val="0"/>
          <w:sz w:val="40"/>
          <w:szCs w:val="40"/>
        </w:rPr>
      </w:pPr>
      <w:r>
        <w:rPr>
          <w:rFonts w:ascii="黑体" w:eastAsia="黑体" w:hAnsi="宋体" w:cs="黑体" w:hint="eastAsia"/>
          <w:kern w:val="0"/>
          <w:sz w:val="40"/>
          <w:szCs w:val="40"/>
        </w:rPr>
        <w:t>深圳市坪山区中心医院首批窗帘、隔帘采购安装项目</w:t>
      </w:r>
    </w:p>
    <w:p>
      <w:pPr>
        <w:widowControl/>
        <w:spacing w:beforeAutospacing="1" w:afterAutospacing="1"/>
        <w:jc w:val="center"/>
        <w:outlineLvl w:val="1"/>
        <w:rPr>
          <w:rFonts w:ascii="黑体" w:eastAsia="黑体" w:hAnsi="宋体" w:cs="黑体"/>
          <w:kern w:val="0"/>
          <w:sz w:val="40"/>
          <w:szCs w:val="40"/>
        </w:rPr>
      </w:pPr>
      <w:r>
        <w:rPr>
          <w:rFonts w:ascii="黑体" w:eastAsia="黑体" w:hAnsi="宋体" w:cs="黑体" w:hint="eastAsia"/>
          <w:kern w:val="0"/>
          <w:sz w:val="40"/>
          <w:szCs w:val="40"/>
        </w:rPr>
        <w:t>招标文件信息</w:t>
      </w:r>
    </w:p>
    <w:tbl>
      <w:tblPr>
        <w:tblStyle w:val="TableNormal"/>
        <w:tblW w:w="4999" w:type="pct"/>
        <w:jc w:val="center"/>
        <w:tblCellSpacing w:w="0" w:type="dxa"/>
        <w:tblCellMar>
          <w:top w:w="45" w:type="dxa"/>
          <w:left w:w="45" w:type="dxa"/>
          <w:bottom w:w="45" w:type="dxa"/>
          <w:right w:w="45" w:type="dxa"/>
        </w:tblCellMar>
      </w:tblPr>
      <w:tblGrid>
        <w:gridCol w:w="2879"/>
        <w:gridCol w:w="5522"/>
      </w:tblGrid>
      <w:tr>
        <w:tblPrEx>
          <w:tblW w:w="4999" w:type="pct"/>
          <w:jc w:val="center"/>
          <w:tblCellSpacing w:w="0" w:type="dxa"/>
          <w:tblCellMar>
            <w:top w:w="45" w:type="dxa"/>
            <w:left w:w="45" w:type="dxa"/>
            <w:bottom w:w="45" w:type="dxa"/>
            <w:right w:w="45" w:type="dxa"/>
          </w:tblCellMar>
        </w:tblPrEx>
        <w:trPr>
          <w:trHeight w:val="738"/>
          <w:tblCellSpacing w:w="0" w:type="dxa"/>
          <w:jc w:val="center"/>
        </w:trPr>
        <w:tc>
          <w:tcPr>
            <w:tcW w:w="1713" w:type="pct"/>
            <w:shd w:val="clear" w:color="auto" w:fill="auto"/>
            <w:vAlign w:val="center"/>
          </w:tcPr>
          <w:p>
            <w:pPr>
              <w:widowControl/>
              <w:jc w:val="right"/>
              <w:rPr>
                <w:sz w:val="30"/>
                <w:szCs w:val="30"/>
              </w:rPr>
            </w:pPr>
            <w:r>
              <w:rPr>
                <w:rFonts w:ascii="宋体" w:hAnsi="宋体" w:cs="宋体"/>
                <w:kern w:val="0"/>
                <w:sz w:val="30"/>
                <w:szCs w:val="30"/>
              </w:rPr>
              <w:t>项目编号：</w:t>
            </w:r>
          </w:p>
        </w:tc>
        <w:tc>
          <w:tcPr>
            <w:tcW w:w="3286" w:type="pct"/>
            <w:shd w:val="clear" w:color="auto" w:fill="auto"/>
            <w:vAlign w:val="center"/>
          </w:tcPr>
          <w:p>
            <w:pPr>
              <w:widowControl/>
              <w:jc w:val="left"/>
              <w:rPr>
                <w:sz w:val="30"/>
                <w:szCs w:val="30"/>
              </w:rPr>
            </w:pPr>
            <w:r>
              <w:rPr>
                <w:rFonts w:hint="default"/>
                <w:sz w:val="30"/>
                <w:szCs w:val="30"/>
                <w:lang w:val="en-US" w:eastAsia="zh-CN"/>
              </w:rPr>
              <w:t>PSCG2023000207</w:t>
            </w:r>
          </w:p>
        </w:tc>
      </w:tr>
      <w:tr>
        <w:tblPrEx>
          <w:tblW w:w="4999" w:type="pct"/>
          <w:jc w:val="center"/>
          <w:tblCellSpacing w:w="0" w:type="dxa"/>
          <w:tblCellMar>
            <w:top w:w="45" w:type="dxa"/>
            <w:left w:w="45" w:type="dxa"/>
            <w:bottom w:w="45" w:type="dxa"/>
            <w:right w:w="45" w:type="dxa"/>
          </w:tblCellMar>
        </w:tblPrEx>
        <w:trPr>
          <w:trHeight w:val="738"/>
          <w:tblCellSpacing w:w="0" w:type="dxa"/>
          <w:jc w:val="center"/>
        </w:trPr>
        <w:tc>
          <w:tcPr>
            <w:tcW w:w="1713" w:type="pct"/>
            <w:shd w:val="clear" w:color="auto" w:fill="auto"/>
            <w:vAlign w:val="center"/>
          </w:tcPr>
          <w:p>
            <w:pPr>
              <w:widowControl/>
              <w:jc w:val="right"/>
              <w:rPr>
                <w:sz w:val="30"/>
                <w:szCs w:val="30"/>
              </w:rPr>
            </w:pPr>
            <w:r>
              <w:rPr>
                <w:rFonts w:ascii="宋体" w:hAnsi="宋体" w:cs="宋体"/>
                <w:kern w:val="0"/>
                <w:sz w:val="30"/>
                <w:szCs w:val="30"/>
              </w:rPr>
              <w:t>项目名称：</w:t>
            </w:r>
          </w:p>
        </w:tc>
        <w:tc>
          <w:tcPr>
            <w:tcW w:w="3286" w:type="pct"/>
            <w:shd w:val="clear" w:color="auto" w:fill="auto"/>
            <w:vAlign w:val="center"/>
          </w:tcPr>
          <w:p>
            <w:pPr>
              <w:widowControl/>
              <w:jc w:val="left"/>
              <w:rPr>
                <w:sz w:val="30"/>
                <w:szCs w:val="30"/>
              </w:rPr>
            </w:pPr>
            <w:r>
              <w:rPr>
                <w:rFonts w:hint="eastAsia"/>
                <w:sz w:val="30"/>
                <w:szCs w:val="30"/>
              </w:rPr>
              <w:t>深圳市坪山区中心医院首批窗帘、隔帘采购安装项目</w:t>
            </w:r>
          </w:p>
        </w:tc>
      </w:tr>
      <w:tr>
        <w:tblPrEx>
          <w:tblW w:w="4999" w:type="pct"/>
          <w:jc w:val="center"/>
          <w:tblCellSpacing w:w="0" w:type="dxa"/>
          <w:tblCellMar>
            <w:top w:w="45" w:type="dxa"/>
            <w:left w:w="45" w:type="dxa"/>
            <w:bottom w:w="45" w:type="dxa"/>
            <w:right w:w="45" w:type="dxa"/>
          </w:tblCellMar>
        </w:tblPrEx>
        <w:trPr>
          <w:trHeight w:val="738"/>
          <w:tblCellSpacing w:w="0" w:type="dxa"/>
          <w:jc w:val="center"/>
        </w:trPr>
        <w:tc>
          <w:tcPr>
            <w:tcW w:w="1713" w:type="pct"/>
            <w:shd w:val="clear" w:color="auto" w:fill="auto"/>
            <w:vAlign w:val="center"/>
          </w:tcPr>
          <w:p>
            <w:pPr>
              <w:widowControl/>
              <w:jc w:val="right"/>
              <w:rPr>
                <w:sz w:val="30"/>
                <w:szCs w:val="30"/>
              </w:rPr>
            </w:pPr>
            <w:r>
              <w:rPr>
                <w:rFonts w:ascii="宋体" w:hAnsi="宋体" w:cs="宋体"/>
                <w:kern w:val="0"/>
                <w:sz w:val="30"/>
                <w:szCs w:val="30"/>
              </w:rPr>
              <w:t>包 号：</w:t>
            </w:r>
          </w:p>
        </w:tc>
        <w:tc>
          <w:tcPr>
            <w:tcW w:w="3286" w:type="pct"/>
            <w:shd w:val="clear" w:color="auto" w:fill="auto"/>
            <w:vAlign w:val="center"/>
          </w:tcPr>
          <w:p>
            <w:pPr>
              <w:widowControl/>
              <w:jc w:val="left"/>
              <w:rPr>
                <w:sz w:val="30"/>
                <w:szCs w:val="30"/>
              </w:rPr>
            </w:pPr>
            <w:r>
              <w:rPr>
                <w:rFonts w:ascii="宋体" w:hAnsi="宋体" w:cs="宋体"/>
                <w:kern w:val="0"/>
                <w:sz w:val="30"/>
                <w:szCs w:val="30"/>
              </w:rPr>
              <w:t>A</w:t>
            </w:r>
          </w:p>
        </w:tc>
      </w:tr>
      <w:tr>
        <w:tblPrEx>
          <w:tblW w:w="4999" w:type="pct"/>
          <w:jc w:val="center"/>
          <w:tblCellSpacing w:w="0" w:type="dxa"/>
          <w:tblCellMar>
            <w:top w:w="45" w:type="dxa"/>
            <w:left w:w="45" w:type="dxa"/>
            <w:bottom w:w="45" w:type="dxa"/>
            <w:right w:w="45" w:type="dxa"/>
          </w:tblCellMar>
        </w:tblPrEx>
        <w:trPr>
          <w:trHeight w:val="738"/>
          <w:tblCellSpacing w:w="0" w:type="dxa"/>
          <w:jc w:val="center"/>
        </w:trPr>
        <w:tc>
          <w:tcPr>
            <w:tcW w:w="1713" w:type="pct"/>
            <w:shd w:val="clear" w:color="auto" w:fill="auto"/>
            <w:vAlign w:val="center"/>
          </w:tcPr>
          <w:p>
            <w:pPr>
              <w:widowControl/>
              <w:jc w:val="right"/>
              <w:rPr>
                <w:sz w:val="30"/>
                <w:szCs w:val="30"/>
              </w:rPr>
            </w:pPr>
            <w:r>
              <w:rPr>
                <w:rFonts w:ascii="宋体" w:hAnsi="宋体" w:cs="宋体"/>
                <w:kern w:val="0"/>
                <w:sz w:val="30"/>
                <w:szCs w:val="30"/>
              </w:rPr>
              <w:t>项目类型：</w:t>
            </w:r>
          </w:p>
        </w:tc>
        <w:tc>
          <w:tcPr>
            <w:tcW w:w="3286" w:type="pct"/>
            <w:shd w:val="clear" w:color="auto" w:fill="auto"/>
            <w:vAlign w:val="center"/>
          </w:tcPr>
          <w:p>
            <w:pPr>
              <w:widowControl/>
              <w:jc w:val="left"/>
              <w:rPr>
                <w:sz w:val="30"/>
                <w:szCs w:val="30"/>
              </w:rPr>
            </w:pPr>
            <w:r>
              <w:rPr>
                <w:rFonts w:ascii="宋体" w:hAnsi="宋体" w:cs="宋体"/>
                <w:kern w:val="0"/>
                <w:sz w:val="30"/>
                <w:szCs w:val="30"/>
              </w:rPr>
              <w:t>货物类</w:t>
            </w:r>
          </w:p>
        </w:tc>
      </w:tr>
      <w:tr>
        <w:tblPrEx>
          <w:tblW w:w="4999" w:type="pct"/>
          <w:jc w:val="center"/>
          <w:tblCellSpacing w:w="0" w:type="dxa"/>
          <w:tblCellMar>
            <w:top w:w="45" w:type="dxa"/>
            <w:left w:w="45" w:type="dxa"/>
            <w:bottom w:w="45" w:type="dxa"/>
            <w:right w:w="45" w:type="dxa"/>
          </w:tblCellMar>
        </w:tblPrEx>
        <w:trPr>
          <w:trHeight w:val="738"/>
          <w:tblCellSpacing w:w="0" w:type="dxa"/>
          <w:jc w:val="center"/>
        </w:trPr>
        <w:tc>
          <w:tcPr>
            <w:tcW w:w="1713" w:type="pct"/>
            <w:shd w:val="clear" w:color="auto" w:fill="auto"/>
            <w:vAlign w:val="center"/>
          </w:tcPr>
          <w:p>
            <w:pPr>
              <w:widowControl/>
              <w:jc w:val="right"/>
              <w:rPr>
                <w:sz w:val="30"/>
                <w:szCs w:val="30"/>
              </w:rPr>
            </w:pPr>
            <w:r>
              <w:rPr>
                <w:rFonts w:ascii="宋体" w:hAnsi="宋体" w:cs="宋体"/>
                <w:kern w:val="0"/>
                <w:sz w:val="30"/>
                <w:szCs w:val="30"/>
              </w:rPr>
              <w:t>采购方式：</w:t>
            </w:r>
          </w:p>
        </w:tc>
        <w:tc>
          <w:tcPr>
            <w:tcW w:w="3286" w:type="pct"/>
            <w:shd w:val="clear" w:color="auto" w:fill="auto"/>
            <w:vAlign w:val="center"/>
          </w:tcPr>
          <w:p>
            <w:pPr>
              <w:widowControl/>
              <w:jc w:val="left"/>
              <w:rPr>
                <w:sz w:val="30"/>
                <w:szCs w:val="30"/>
              </w:rPr>
            </w:pPr>
            <w:r>
              <w:rPr>
                <w:rFonts w:ascii="宋体" w:hAnsi="宋体" w:cs="宋体"/>
                <w:kern w:val="0"/>
                <w:sz w:val="30"/>
                <w:szCs w:val="30"/>
              </w:rPr>
              <w:t>公开招标</w:t>
            </w:r>
          </w:p>
        </w:tc>
      </w:tr>
      <w:tr>
        <w:tblPrEx>
          <w:tblW w:w="4999" w:type="pct"/>
          <w:jc w:val="center"/>
          <w:tblCellSpacing w:w="0" w:type="dxa"/>
          <w:tblCellMar>
            <w:top w:w="45" w:type="dxa"/>
            <w:left w:w="45" w:type="dxa"/>
            <w:bottom w:w="45" w:type="dxa"/>
            <w:right w:w="45" w:type="dxa"/>
          </w:tblCellMar>
        </w:tblPrEx>
        <w:trPr>
          <w:trHeight w:val="738"/>
          <w:tblCellSpacing w:w="0" w:type="dxa"/>
          <w:jc w:val="center"/>
        </w:trPr>
        <w:tc>
          <w:tcPr>
            <w:tcW w:w="1713" w:type="pct"/>
            <w:shd w:val="clear" w:color="auto" w:fill="auto"/>
            <w:vAlign w:val="center"/>
          </w:tcPr>
          <w:p>
            <w:pPr>
              <w:widowControl/>
              <w:jc w:val="right"/>
              <w:rPr>
                <w:sz w:val="30"/>
                <w:szCs w:val="30"/>
              </w:rPr>
            </w:pPr>
            <w:r>
              <w:rPr>
                <w:rFonts w:ascii="宋体" w:hAnsi="宋体" w:cs="宋体"/>
                <w:kern w:val="0"/>
                <w:sz w:val="30"/>
                <w:szCs w:val="30"/>
              </w:rPr>
              <w:t>货币类型：</w:t>
            </w:r>
          </w:p>
        </w:tc>
        <w:tc>
          <w:tcPr>
            <w:tcW w:w="3286" w:type="pct"/>
            <w:shd w:val="clear" w:color="auto" w:fill="auto"/>
            <w:vAlign w:val="center"/>
          </w:tcPr>
          <w:p>
            <w:pPr>
              <w:widowControl/>
              <w:jc w:val="left"/>
              <w:rPr>
                <w:sz w:val="30"/>
                <w:szCs w:val="30"/>
              </w:rPr>
            </w:pPr>
            <w:r>
              <w:rPr>
                <w:rFonts w:ascii="宋体" w:hAnsi="宋体" w:cs="宋体"/>
                <w:kern w:val="0"/>
                <w:sz w:val="30"/>
                <w:szCs w:val="30"/>
              </w:rPr>
              <w:t>人民币</w:t>
            </w:r>
          </w:p>
        </w:tc>
      </w:tr>
      <w:tr>
        <w:tblPrEx>
          <w:tblW w:w="4999" w:type="pct"/>
          <w:jc w:val="center"/>
          <w:tblCellSpacing w:w="0" w:type="dxa"/>
          <w:tblCellMar>
            <w:top w:w="45" w:type="dxa"/>
            <w:left w:w="45" w:type="dxa"/>
            <w:bottom w:w="45" w:type="dxa"/>
            <w:right w:w="45" w:type="dxa"/>
          </w:tblCellMar>
        </w:tblPrEx>
        <w:trPr>
          <w:trHeight w:val="738"/>
          <w:tblCellSpacing w:w="0" w:type="dxa"/>
          <w:jc w:val="center"/>
        </w:trPr>
        <w:tc>
          <w:tcPr>
            <w:tcW w:w="1713" w:type="pct"/>
            <w:shd w:val="clear" w:color="auto" w:fill="auto"/>
            <w:vAlign w:val="center"/>
          </w:tcPr>
          <w:p>
            <w:pPr>
              <w:widowControl/>
              <w:jc w:val="right"/>
              <w:rPr>
                <w:sz w:val="30"/>
                <w:szCs w:val="30"/>
              </w:rPr>
            </w:pPr>
            <w:r>
              <w:rPr>
                <w:rFonts w:ascii="宋体" w:hAnsi="宋体" w:cs="宋体"/>
                <w:kern w:val="0"/>
                <w:sz w:val="30"/>
                <w:szCs w:val="30"/>
              </w:rPr>
              <w:t>评标方法：</w:t>
            </w:r>
          </w:p>
        </w:tc>
        <w:tc>
          <w:tcPr>
            <w:tcW w:w="3286" w:type="pct"/>
            <w:shd w:val="clear" w:color="auto" w:fill="auto"/>
            <w:vAlign w:val="center"/>
          </w:tcPr>
          <w:p>
            <w:pPr>
              <w:widowControl/>
              <w:jc w:val="left"/>
              <w:rPr>
                <w:sz w:val="30"/>
                <w:szCs w:val="30"/>
              </w:rPr>
            </w:pPr>
            <w:r>
              <w:rPr>
                <w:rFonts w:ascii="宋体" w:hAnsi="宋体" w:cs="宋体"/>
                <w:kern w:val="0"/>
                <w:sz w:val="30"/>
                <w:szCs w:val="30"/>
              </w:rPr>
              <w:t>综合评分法（新价格分算法）</w:t>
            </w:r>
          </w:p>
        </w:tc>
      </w:tr>
    </w:tbl>
    <w:p>
      <w:pPr>
        <w:rPr>
          <w:rFonts w:ascii="黑体" w:eastAsia="黑体" w:hAnsi="黑体"/>
          <w:sz w:val="40"/>
          <w:szCs w:val="40"/>
        </w:rPr>
      </w:pPr>
      <w:r>
        <w:rPr>
          <w:rFonts w:ascii="黑体" w:eastAsia="黑体" w:hAnsi="黑体" w:hint="eastAsia"/>
          <w:sz w:val="40"/>
          <w:szCs w:val="40"/>
        </w:rPr>
        <w:br w:type="page"/>
      </w:r>
    </w:p>
    <w:p>
      <w:pPr>
        <w:pStyle w:val="NormalWeb"/>
        <w:jc w:val="center"/>
        <w:outlineLvl w:val="1"/>
        <w:rPr>
          <w:rFonts w:ascii="黑体" w:eastAsia="黑体" w:hAnsi="黑体"/>
          <w:sz w:val="40"/>
          <w:szCs w:val="40"/>
        </w:rPr>
      </w:pPr>
      <w:r>
        <w:rPr>
          <w:rFonts w:ascii="黑体" w:eastAsia="黑体" w:hAnsi="黑体" w:hint="eastAsia"/>
          <w:sz w:val="40"/>
          <w:szCs w:val="40"/>
        </w:rPr>
        <w:t>资格性审查表</w:t>
      </w:r>
    </w:p>
    <w:tbl>
      <w:tblPr>
        <w:tblStyle w:val="TableNormal"/>
        <w:tblW w:w="5000" w:type="pct"/>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top w:w="20" w:type="dxa"/>
          <w:left w:w="108" w:type="dxa"/>
          <w:bottom w:w="20" w:type="dxa"/>
          <w:right w:w="108" w:type="dxa"/>
        </w:tblCellMar>
      </w:tblPr>
      <w:tblGrid>
        <w:gridCol w:w="964"/>
        <w:gridCol w:w="7565"/>
      </w:tblGrid>
      <w:tr>
        <w:tblPrEx>
          <w:tblW w:w="5000" w:type="pct"/>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top w:w="20" w:type="dxa"/>
            <w:left w:w="108" w:type="dxa"/>
            <w:bottom w:w="20" w:type="dxa"/>
            <w:right w:w="108" w:type="dxa"/>
          </w:tblCellMar>
        </w:tblPrEx>
        <w:trPr>
          <w:jc w:val="center"/>
        </w:trPr>
        <w:tc>
          <w:tcPr>
            <w:tcW w:w="565" w:type="pct"/>
            <w:tcBorders>
              <w:top w:val="single" w:sz="8" w:space="0" w:color="000000"/>
              <w:left w:val="single" w:sz="8" w:space="0" w:color="000000"/>
              <w:bottom w:val="single" w:sz="8" w:space="0" w:color="000000"/>
              <w:right w:val="single" w:sz="8" w:space="0" w:color="000000"/>
            </w:tcBorders>
            <w:shd w:val="clear" w:color="auto" w:fill="E6EFFA"/>
            <w:vAlign w:val="center"/>
          </w:tcPr>
          <w:p>
            <w:pPr>
              <w:jc w:val="center"/>
              <w:rPr>
                <w:rFonts w:ascii="宋体" w:hAnsi="宋体" w:cs="宋体"/>
                <w:sz w:val="28"/>
                <w:szCs w:val="28"/>
              </w:rPr>
            </w:pPr>
            <w:r>
              <w:rPr>
                <w:sz w:val="28"/>
                <w:szCs w:val="28"/>
              </w:rPr>
              <w:t>序号</w:t>
            </w:r>
          </w:p>
        </w:tc>
        <w:tc>
          <w:tcPr>
            <w:tcW w:w="4434" w:type="pct"/>
            <w:tcBorders>
              <w:top w:val="single" w:sz="8" w:space="0" w:color="000000"/>
              <w:left w:val="single" w:sz="8" w:space="0" w:color="000000"/>
              <w:bottom w:val="single" w:sz="8" w:space="0" w:color="000000"/>
              <w:right w:val="single" w:sz="8" w:space="0" w:color="000000"/>
            </w:tcBorders>
            <w:shd w:val="clear" w:color="auto" w:fill="E6EFFA"/>
            <w:vAlign w:val="center"/>
          </w:tcPr>
          <w:p>
            <w:pPr>
              <w:jc w:val="center"/>
              <w:rPr>
                <w:rFonts w:ascii="宋体" w:hAnsi="宋体" w:cs="宋体"/>
                <w:sz w:val="28"/>
                <w:szCs w:val="28"/>
              </w:rPr>
            </w:pPr>
            <w:r>
              <w:rPr>
                <w:sz w:val="28"/>
                <w:szCs w:val="28"/>
              </w:rPr>
              <w:t>内容</w:t>
            </w:r>
          </w:p>
        </w:tc>
      </w:tr>
      <w:tr>
        <w:tblPrEx>
          <w:tblW w:w="5000" w:type="pct"/>
          <w:jc w:val="center"/>
          <w:tblCellMar>
            <w:top w:w="20" w:type="dxa"/>
            <w:left w:w="108" w:type="dxa"/>
            <w:bottom w:w="20" w:type="dxa"/>
            <w:right w:w="108" w:type="dxa"/>
          </w:tblCellMar>
        </w:tblPrEx>
        <w:trPr>
          <w:jc w:val="center"/>
        </w:trPr>
        <w:tc>
          <w:tcPr>
            <w:tcW w:w="565" w:type="pct"/>
            <w:tcBorders>
              <w:top w:val="single" w:sz="8" w:space="0" w:color="000000"/>
              <w:left w:val="single" w:sz="8" w:space="0" w:color="000000"/>
              <w:bottom w:val="single" w:sz="8" w:space="0" w:color="000000"/>
              <w:right w:val="single" w:sz="8" w:space="0" w:color="000000"/>
            </w:tcBorders>
          </w:tcPr>
          <w:p>
            <w:pPr>
              <w:jc w:val="center"/>
              <w:rPr>
                <w:rFonts w:ascii="宋体" w:hAnsi="宋体" w:cs="宋体"/>
                <w:sz w:val="24"/>
              </w:rPr>
            </w:pPr>
            <w:r>
              <w:rPr>
                <w:rFonts w:ascii="宋体" w:hAnsi="宋体" w:cs="宋体" w:hint="eastAsia"/>
                <w:sz w:val="24"/>
              </w:rPr>
              <w:t>1</w:t>
            </w:r>
          </w:p>
        </w:tc>
        <w:tc>
          <w:tcPr>
            <w:tcW w:w="4434" w:type="pct"/>
            <w:tcBorders>
              <w:top w:val="single" w:sz="8" w:space="0" w:color="000000"/>
              <w:left w:val="single" w:sz="8" w:space="0" w:color="000000"/>
              <w:bottom w:val="single" w:sz="8" w:space="0" w:color="000000"/>
              <w:right w:val="single" w:sz="8" w:space="0" w:color="000000"/>
            </w:tcBorders>
          </w:tcPr>
          <w:p>
            <w:pPr>
              <w:rPr>
                <w:rFonts w:ascii="宋体" w:hAnsi="宋体" w:cs="宋体"/>
                <w:sz w:val="24"/>
              </w:rPr>
            </w:pPr>
            <w:r>
              <w:rPr>
                <w:rFonts w:ascii="宋体" w:hAnsi="宋体" w:cs="宋体" w:hint="eastAsia"/>
                <w:kern w:val="0"/>
                <w:sz w:val="24"/>
              </w:rPr>
              <w:t>投标人不符合资格要求，或未提交相应的资格证明资料（详见招标公告</w:t>
            </w:r>
            <w:r>
              <w:rPr>
                <w:rFonts w:ascii="宋体" w:hAnsi="宋体" w:cs="宋体" w:hint="eastAsia"/>
                <w:sz w:val="24"/>
              </w:rPr>
              <w:t>投标人资格要求，即申请人的资格要求</w:t>
            </w:r>
            <w:r>
              <w:rPr>
                <w:rFonts w:ascii="宋体" w:hAnsi="宋体" w:cs="宋体" w:hint="eastAsia"/>
                <w:kern w:val="0"/>
                <w:sz w:val="24"/>
              </w:rPr>
              <w:t>）</w:t>
            </w:r>
          </w:p>
        </w:tc>
      </w:tr>
    </w:tbl>
    <w:p>
      <w:pPr>
        <w:pStyle w:val="NormalWeb"/>
        <w:spacing w:before="280"/>
        <w:jc w:val="center"/>
        <w:outlineLvl w:val="1"/>
        <w:rPr>
          <w:rFonts w:ascii="黑体" w:eastAsia="黑体" w:hAnsi="黑体"/>
          <w:sz w:val="40"/>
          <w:szCs w:val="40"/>
        </w:rPr>
      </w:pPr>
      <w:r>
        <w:rPr>
          <w:rFonts w:ascii="黑体" w:eastAsia="黑体" w:hAnsi="黑体" w:hint="eastAsia"/>
          <w:sz w:val="40"/>
          <w:szCs w:val="40"/>
        </w:rPr>
        <w:t>符合性审查表</w:t>
      </w:r>
    </w:p>
    <w:tbl>
      <w:tblPr>
        <w:tblStyle w:val="TableNormal"/>
        <w:tblW w:w="4998" w:type="pct"/>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top w:w="20" w:type="dxa"/>
          <w:left w:w="108" w:type="dxa"/>
          <w:bottom w:w="20" w:type="dxa"/>
          <w:right w:w="108" w:type="dxa"/>
        </w:tblCellMar>
      </w:tblPr>
      <w:tblGrid>
        <w:gridCol w:w="957"/>
        <w:gridCol w:w="7569"/>
      </w:tblGrid>
      <w:tr>
        <w:tblPrEx>
          <w:tblW w:w="4998" w:type="pct"/>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top w:w="20" w:type="dxa"/>
            <w:left w:w="108" w:type="dxa"/>
            <w:bottom w:w="20" w:type="dxa"/>
            <w:right w:w="108" w:type="dxa"/>
          </w:tblCellMar>
        </w:tblPrEx>
        <w:trPr>
          <w:jc w:val="center"/>
        </w:trPr>
        <w:tc>
          <w:tcPr>
            <w:tcW w:w="561" w:type="pct"/>
            <w:tcBorders>
              <w:top w:val="single" w:sz="8" w:space="0" w:color="000000"/>
              <w:left w:val="single" w:sz="8" w:space="0" w:color="000000"/>
              <w:bottom w:val="single" w:sz="8" w:space="0" w:color="000000"/>
              <w:right w:val="single" w:sz="8" w:space="0" w:color="000000"/>
            </w:tcBorders>
            <w:shd w:val="clear" w:color="auto" w:fill="E6EFFA"/>
            <w:vAlign w:val="center"/>
          </w:tcPr>
          <w:p>
            <w:pPr>
              <w:jc w:val="center"/>
              <w:rPr>
                <w:rFonts w:ascii="宋体" w:hAnsi="宋体" w:cs="宋体"/>
                <w:sz w:val="28"/>
                <w:szCs w:val="28"/>
              </w:rPr>
            </w:pPr>
            <w:r>
              <w:rPr>
                <w:sz w:val="28"/>
                <w:szCs w:val="28"/>
              </w:rPr>
              <w:t>序号</w:t>
            </w:r>
          </w:p>
        </w:tc>
        <w:tc>
          <w:tcPr>
            <w:tcW w:w="4438" w:type="pct"/>
            <w:tcBorders>
              <w:top w:val="single" w:sz="8" w:space="0" w:color="000000"/>
              <w:left w:val="single" w:sz="8" w:space="0" w:color="000000"/>
              <w:bottom w:val="single" w:sz="8" w:space="0" w:color="000000"/>
              <w:right w:val="single" w:sz="8" w:space="0" w:color="000000"/>
            </w:tcBorders>
            <w:shd w:val="clear" w:color="auto" w:fill="E6EFFA"/>
            <w:vAlign w:val="center"/>
          </w:tcPr>
          <w:p>
            <w:pPr>
              <w:jc w:val="center"/>
              <w:rPr>
                <w:rFonts w:ascii="宋体" w:hAnsi="宋体" w:cs="宋体"/>
                <w:sz w:val="28"/>
                <w:szCs w:val="28"/>
              </w:rPr>
            </w:pPr>
            <w:r>
              <w:rPr>
                <w:sz w:val="28"/>
                <w:szCs w:val="28"/>
              </w:rPr>
              <w:t>内容</w:t>
            </w:r>
          </w:p>
        </w:tc>
      </w:tr>
      <w:tr>
        <w:tblPrEx>
          <w:tblW w:w="4998" w:type="pct"/>
          <w:jc w:val="center"/>
          <w:tblCellMar>
            <w:top w:w="20" w:type="dxa"/>
            <w:left w:w="108" w:type="dxa"/>
            <w:bottom w:w="20" w:type="dxa"/>
            <w:right w:w="108" w:type="dxa"/>
          </w:tblCellMar>
        </w:tblPrEx>
        <w:trPr>
          <w:jc w:val="center"/>
        </w:trPr>
        <w:tc>
          <w:tcPr>
            <w:tcW w:w="561" w:type="pct"/>
            <w:tcBorders>
              <w:top w:val="single" w:sz="8" w:space="0" w:color="000000"/>
              <w:left w:val="single" w:sz="8" w:space="0" w:color="000000"/>
              <w:bottom w:val="single" w:sz="8" w:space="0" w:color="000000"/>
              <w:right w:val="single" w:sz="8" w:space="0" w:color="000000"/>
            </w:tcBorders>
            <w:vAlign w:val="center"/>
          </w:tcPr>
          <w:p>
            <w:pPr>
              <w:jc w:val="center"/>
              <w:rPr>
                <w:rFonts w:ascii="宋体" w:hAnsi="宋体" w:cs="宋体"/>
                <w:sz w:val="24"/>
              </w:rPr>
            </w:pPr>
            <w:r>
              <w:rPr>
                <w:rFonts w:ascii="宋体" w:hAnsi="宋体" w:cs="宋体" w:hint="eastAsia"/>
                <w:sz w:val="24"/>
              </w:rPr>
              <w:t>1</w:t>
            </w:r>
          </w:p>
        </w:tc>
        <w:tc>
          <w:tcPr>
            <w:tcW w:w="4438" w:type="pct"/>
            <w:tcBorders>
              <w:top w:val="single" w:sz="8" w:space="0" w:color="000000"/>
              <w:left w:val="single" w:sz="8" w:space="0" w:color="000000"/>
              <w:bottom w:val="single" w:sz="8" w:space="0" w:color="000000"/>
              <w:right w:val="single" w:sz="8" w:space="0" w:color="000000"/>
            </w:tcBorders>
          </w:tcPr>
          <w:p>
            <w:pPr>
              <w:rPr>
                <w:rFonts w:ascii="宋体" w:hAnsi="宋体" w:cs="宋体"/>
                <w:sz w:val="24"/>
              </w:rPr>
            </w:pPr>
            <w:r>
              <w:rPr>
                <w:rFonts w:ascii="宋体" w:hAnsi="宋体" w:cs="宋体" w:hint="eastAsia"/>
                <w:sz w:val="24"/>
              </w:rPr>
              <w:t>将一个包或一个标段的内容拆开投标；</w:t>
            </w:r>
          </w:p>
        </w:tc>
      </w:tr>
      <w:tr>
        <w:tblPrEx>
          <w:tblW w:w="4998" w:type="pct"/>
          <w:jc w:val="center"/>
          <w:tblCellMar>
            <w:top w:w="20" w:type="dxa"/>
            <w:left w:w="108" w:type="dxa"/>
            <w:bottom w:w="20" w:type="dxa"/>
            <w:right w:w="108" w:type="dxa"/>
          </w:tblCellMar>
        </w:tblPrEx>
        <w:trPr>
          <w:jc w:val="center"/>
        </w:trPr>
        <w:tc>
          <w:tcPr>
            <w:tcW w:w="561" w:type="pct"/>
            <w:tcBorders>
              <w:top w:val="single" w:sz="8" w:space="0" w:color="000000"/>
              <w:left w:val="single" w:sz="8" w:space="0" w:color="000000"/>
              <w:bottom w:val="single" w:sz="8" w:space="0" w:color="000000"/>
              <w:right w:val="single" w:sz="8" w:space="0" w:color="000000"/>
            </w:tcBorders>
            <w:vAlign w:val="center"/>
          </w:tcPr>
          <w:p>
            <w:pPr>
              <w:jc w:val="center"/>
              <w:rPr>
                <w:rFonts w:ascii="宋体" w:hAnsi="宋体" w:cs="宋体"/>
                <w:sz w:val="24"/>
              </w:rPr>
            </w:pPr>
            <w:r>
              <w:rPr>
                <w:rFonts w:ascii="宋体" w:hAnsi="宋体" w:cs="宋体" w:hint="eastAsia"/>
                <w:sz w:val="24"/>
              </w:rPr>
              <w:t>2</w:t>
            </w:r>
          </w:p>
        </w:tc>
        <w:tc>
          <w:tcPr>
            <w:tcW w:w="4438" w:type="pct"/>
            <w:tcBorders>
              <w:top w:val="single" w:sz="8" w:space="0" w:color="000000"/>
              <w:left w:val="single" w:sz="8" w:space="0" w:color="000000"/>
              <w:bottom w:val="single" w:sz="8" w:space="0" w:color="000000"/>
              <w:right w:val="single" w:sz="8" w:space="0" w:color="000000"/>
            </w:tcBorders>
          </w:tcPr>
          <w:p>
            <w:pPr>
              <w:rPr>
                <w:rFonts w:ascii="宋体" w:hAnsi="宋体" w:cs="宋体"/>
                <w:sz w:val="24"/>
              </w:rPr>
            </w:pPr>
            <w:r>
              <w:rPr>
                <w:rFonts w:ascii="宋体" w:hAnsi="宋体" w:cs="宋体" w:hint="eastAsia"/>
                <w:sz w:val="24"/>
              </w:rPr>
              <w:t>对同一项目投标时，提供两套以上的投标方案（招标文件另有规定的除外）；</w:t>
            </w:r>
          </w:p>
        </w:tc>
      </w:tr>
      <w:tr>
        <w:tblPrEx>
          <w:tblW w:w="4998" w:type="pct"/>
          <w:jc w:val="center"/>
          <w:tblCellMar>
            <w:top w:w="20" w:type="dxa"/>
            <w:left w:w="108" w:type="dxa"/>
            <w:bottom w:w="20" w:type="dxa"/>
            <w:right w:w="108" w:type="dxa"/>
          </w:tblCellMar>
        </w:tblPrEx>
        <w:trPr>
          <w:jc w:val="center"/>
        </w:trPr>
        <w:tc>
          <w:tcPr>
            <w:tcW w:w="561" w:type="pct"/>
            <w:tcBorders>
              <w:top w:val="single" w:sz="8" w:space="0" w:color="000000"/>
              <w:left w:val="single" w:sz="8" w:space="0" w:color="000000"/>
              <w:bottom w:val="single" w:sz="8" w:space="0" w:color="000000"/>
              <w:right w:val="single" w:sz="8" w:space="0" w:color="000000"/>
            </w:tcBorders>
            <w:vAlign w:val="center"/>
          </w:tcPr>
          <w:p>
            <w:pPr>
              <w:jc w:val="center"/>
              <w:rPr>
                <w:rFonts w:ascii="宋体" w:hAnsi="宋体" w:cs="宋体"/>
                <w:sz w:val="24"/>
              </w:rPr>
            </w:pPr>
            <w:r>
              <w:rPr>
                <w:rFonts w:ascii="宋体" w:hAnsi="宋体" w:cs="宋体" w:hint="eastAsia"/>
                <w:sz w:val="24"/>
              </w:rPr>
              <w:t>3</w:t>
            </w:r>
          </w:p>
        </w:tc>
        <w:tc>
          <w:tcPr>
            <w:tcW w:w="4438" w:type="pct"/>
            <w:tcBorders>
              <w:top w:val="single" w:sz="8" w:space="0" w:color="000000"/>
              <w:left w:val="single" w:sz="8" w:space="0" w:color="000000"/>
              <w:bottom w:val="single" w:sz="8" w:space="0" w:color="000000"/>
              <w:right w:val="single" w:sz="8" w:space="0" w:color="000000"/>
            </w:tcBorders>
          </w:tcPr>
          <w:p>
            <w:pPr>
              <w:rPr>
                <w:rFonts w:ascii="宋体" w:hAnsi="宋体" w:cs="宋体"/>
                <w:sz w:val="24"/>
              </w:rPr>
            </w:pPr>
            <w:r>
              <w:rPr>
                <w:rFonts w:ascii="宋体" w:hAnsi="宋体" w:cs="宋体" w:hint="eastAsia"/>
                <w:sz w:val="24"/>
              </w:rPr>
              <w:t>分项报价或投标总价高于相应财政预算金额（或设定的财政预算金额下的最高限价）；</w:t>
            </w:r>
          </w:p>
        </w:tc>
      </w:tr>
      <w:tr>
        <w:tblPrEx>
          <w:tblW w:w="4998" w:type="pct"/>
          <w:jc w:val="center"/>
          <w:tblCellMar>
            <w:top w:w="20" w:type="dxa"/>
            <w:left w:w="108" w:type="dxa"/>
            <w:bottom w:w="20" w:type="dxa"/>
            <w:right w:w="108" w:type="dxa"/>
          </w:tblCellMar>
        </w:tblPrEx>
        <w:trPr>
          <w:jc w:val="center"/>
        </w:trPr>
        <w:tc>
          <w:tcPr>
            <w:tcW w:w="561" w:type="pct"/>
            <w:tcBorders>
              <w:top w:val="single" w:sz="8" w:space="0" w:color="000000"/>
              <w:left w:val="single" w:sz="8" w:space="0" w:color="000000"/>
              <w:bottom w:val="single" w:sz="8" w:space="0" w:color="000000"/>
              <w:right w:val="single" w:sz="8" w:space="0" w:color="000000"/>
            </w:tcBorders>
            <w:vAlign w:val="center"/>
          </w:tcPr>
          <w:p>
            <w:pPr>
              <w:jc w:val="center"/>
              <w:rPr>
                <w:rFonts w:ascii="宋体" w:hAnsi="宋体" w:cs="宋体"/>
                <w:sz w:val="24"/>
              </w:rPr>
            </w:pPr>
            <w:r>
              <w:rPr>
                <w:rFonts w:ascii="宋体" w:hAnsi="宋体" w:cs="宋体" w:hint="eastAsia"/>
                <w:sz w:val="24"/>
              </w:rPr>
              <w:t>4</w:t>
            </w:r>
          </w:p>
        </w:tc>
        <w:tc>
          <w:tcPr>
            <w:tcW w:w="4438" w:type="pct"/>
            <w:tcBorders>
              <w:top w:val="single" w:sz="8" w:space="0" w:color="000000"/>
              <w:left w:val="single" w:sz="8" w:space="0" w:color="000000"/>
              <w:bottom w:val="single" w:sz="8" w:space="0" w:color="000000"/>
              <w:right w:val="single" w:sz="8" w:space="0" w:color="000000"/>
            </w:tcBorders>
          </w:tcPr>
          <w:p>
            <w:pPr>
              <w:rPr>
                <w:rFonts w:ascii="宋体" w:hAnsi="宋体" w:cs="宋体"/>
                <w:sz w:val="24"/>
              </w:rPr>
            </w:pPr>
            <w:r>
              <w:rPr>
                <w:rFonts w:ascii="宋体" w:hAnsi="宋体" w:cs="宋体" w:hint="eastAsia"/>
                <w:sz w:val="24"/>
              </w:rPr>
              <w:t>评审委员会认为投标人的报价明显低于其他通过符合性审查投标人的报价，有可能影响产品质量或者不能诚信履约的，应当要求其在评审现场合理的时间内提供书面说明，必要时提交相关证明材料；在此情况下，投标人仍不能证明其报价合理性的（评审委员会成员对投标人提供的说明材料判断不一致的，按照“少数服从多数”的原则确定评审委员会的意见）；</w:t>
            </w:r>
          </w:p>
        </w:tc>
      </w:tr>
      <w:tr>
        <w:tblPrEx>
          <w:tblW w:w="4998" w:type="pct"/>
          <w:jc w:val="center"/>
          <w:tblCellMar>
            <w:top w:w="20" w:type="dxa"/>
            <w:left w:w="108" w:type="dxa"/>
            <w:bottom w:w="20" w:type="dxa"/>
            <w:right w:w="108" w:type="dxa"/>
          </w:tblCellMar>
        </w:tblPrEx>
        <w:trPr>
          <w:jc w:val="center"/>
        </w:trPr>
        <w:tc>
          <w:tcPr>
            <w:tcW w:w="561" w:type="pct"/>
            <w:tcBorders>
              <w:top w:val="single" w:sz="8" w:space="0" w:color="000000"/>
              <w:left w:val="single" w:sz="8" w:space="0" w:color="000000"/>
              <w:bottom w:val="single" w:sz="8" w:space="0" w:color="000000"/>
              <w:right w:val="single" w:sz="8" w:space="0" w:color="000000"/>
            </w:tcBorders>
            <w:vAlign w:val="center"/>
          </w:tcPr>
          <w:p>
            <w:pPr>
              <w:jc w:val="center"/>
              <w:rPr>
                <w:rFonts w:ascii="宋体" w:hAnsi="宋体" w:cs="宋体"/>
                <w:sz w:val="24"/>
              </w:rPr>
            </w:pPr>
            <w:r>
              <w:rPr>
                <w:rFonts w:ascii="宋体" w:hAnsi="宋体" w:cs="宋体" w:hint="eastAsia"/>
                <w:sz w:val="24"/>
              </w:rPr>
              <w:t>5</w:t>
            </w:r>
          </w:p>
        </w:tc>
        <w:tc>
          <w:tcPr>
            <w:tcW w:w="4438" w:type="pct"/>
            <w:tcBorders>
              <w:top w:val="single" w:sz="8" w:space="0" w:color="000000"/>
              <w:left w:val="single" w:sz="8" w:space="0" w:color="000000"/>
              <w:bottom w:val="single" w:sz="8" w:space="0" w:color="000000"/>
              <w:right w:val="single" w:sz="8" w:space="0" w:color="000000"/>
            </w:tcBorders>
          </w:tcPr>
          <w:p>
            <w:pPr>
              <w:rPr>
                <w:rFonts w:ascii="宋体" w:hAnsi="宋体" w:cs="宋体"/>
                <w:sz w:val="24"/>
              </w:rPr>
            </w:pPr>
            <w:r>
              <w:rPr>
                <w:rFonts w:ascii="宋体" w:hAnsi="宋体" w:cs="宋体" w:hint="eastAsia"/>
                <w:sz w:val="24"/>
              </w:rPr>
              <w:t>所投货物、服务在技术、商务等方面没有实质性满足招标文件要求的（是否实质性满足招标文件要求，由评审委员会根据《实质性条款响应情况表》做出评判）；</w:t>
            </w:r>
          </w:p>
        </w:tc>
      </w:tr>
      <w:tr>
        <w:tblPrEx>
          <w:tblW w:w="4998" w:type="pct"/>
          <w:jc w:val="center"/>
          <w:tblCellMar>
            <w:top w:w="20" w:type="dxa"/>
            <w:left w:w="108" w:type="dxa"/>
            <w:bottom w:w="20" w:type="dxa"/>
            <w:right w:w="108" w:type="dxa"/>
          </w:tblCellMar>
        </w:tblPrEx>
        <w:trPr>
          <w:jc w:val="center"/>
        </w:trPr>
        <w:tc>
          <w:tcPr>
            <w:tcW w:w="561" w:type="pct"/>
            <w:tcBorders>
              <w:top w:val="single" w:sz="8" w:space="0" w:color="000000"/>
              <w:left w:val="single" w:sz="8" w:space="0" w:color="000000"/>
              <w:bottom w:val="single" w:sz="8" w:space="0" w:color="000000"/>
              <w:right w:val="single" w:sz="8" w:space="0" w:color="000000"/>
            </w:tcBorders>
            <w:vAlign w:val="center"/>
          </w:tcPr>
          <w:p>
            <w:pPr>
              <w:jc w:val="center"/>
              <w:rPr>
                <w:rFonts w:ascii="宋体" w:hAnsi="宋体" w:cs="宋体"/>
                <w:sz w:val="24"/>
              </w:rPr>
            </w:pPr>
            <w:r>
              <w:rPr>
                <w:rFonts w:ascii="宋体" w:hAnsi="宋体" w:cs="宋体" w:hint="eastAsia"/>
                <w:sz w:val="24"/>
              </w:rPr>
              <w:t>6</w:t>
            </w:r>
          </w:p>
        </w:tc>
        <w:tc>
          <w:tcPr>
            <w:tcW w:w="4438" w:type="pct"/>
            <w:tcBorders>
              <w:top w:val="single" w:sz="8" w:space="0" w:color="000000"/>
              <w:left w:val="single" w:sz="8" w:space="0" w:color="000000"/>
              <w:bottom w:val="single" w:sz="8" w:space="0" w:color="000000"/>
              <w:right w:val="single" w:sz="8" w:space="0" w:color="000000"/>
            </w:tcBorders>
          </w:tcPr>
          <w:p>
            <w:pPr>
              <w:rPr>
                <w:rFonts w:ascii="宋体" w:hAnsi="宋体" w:cs="宋体"/>
                <w:sz w:val="24"/>
              </w:rPr>
            </w:pPr>
            <w:r>
              <w:rPr>
                <w:rFonts w:ascii="宋体" w:hAnsi="宋体" w:cs="宋体" w:hint="eastAsia"/>
                <w:sz w:val="24"/>
              </w:rPr>
              <w:t>未按招标文件所提供的样式填写《投标函》；未按招标文件所提供的《政府采购投标及履约承诺函》进行承诺；未按招标文件对投标文件组成的要求提供投标文件；</w:t>
            </w:r>
          </w:p>
        </w:tc>
      </w:tr>
      <w:tr>
        <w:tblPrEx>
          <w:tblW w:w="4998" w:type="pct"/>
          <w:jc w:val="center"/>
          <w:tblCellMar>
            <w:top w:w="20" w:type="dxa"/>
            <w:left w:w="108" w:type="dxa"/>
            <w:bottom w:w="20" w:type="dxa"/>
            <w:right w:w="108" w:type="dxa"/>
          </w:tblCellMar>
        </w:tblPrEx>
        <w:trPr>
          <w:jc w:val="center"/>
        </w:trPr>
        <w:tc>
          <w:tcPr>
            <w:tcW w:w="561" w:type="pct"/>
            <w:tcBorders>
              <w:top w:val="single" w:sz="8" w:space="0" w:color="000000"/>
              <w:left w:val="single" w:sz="8" w:space="0" w:color="000000"/>
              <w:bottom w:val="single" w:sz="8" w:space="0" w:color="000000"/>
              <w:right w:val="single" w:sz="8" w:space="0" w:color="000000"/>
            </w:tcBorders>
            <w:vAlign w:val="center"/>
          </w:tcPr>
          <w:p>
            <w:pPr>
              <w:jc w:val="center"/>
              <w:rPr>
                <w:rFonts w:ascii="宋体" w:hAnsi="宋体" w:cs="宋体"/>
                <w:sz w:val="24"/>
              </w:rPr>
            </w:pPr>
            <w:r>
              <w:rPr>
                <w:rFonts w:ascii="宋体" w:hAnsi="宋体" w:cs="宋体" w:hint="eastAsia"/>
                <w:sz w:val="24"/>
              </w:rPr>
              <w:t>7</w:t>
            </w:r>
          </w:p>
        </w:tc>
        <w:tc>
          <w:tcPr>
            <w:tcW w:w="4438" w:type="pct"/>
            <w:tcBorders>
              <w:top w:val="single" w:sz="8" w:space="0" w:color="000000"/>
              <w:left w:val="single" w:sz="8" w:space="0" w:color="000000"/>
              <w:bottom w:val="single" w:sz="8" w:space="0" w:color="000000"/>
              <w:right w:val="single" w:sz="8" w:space="0" w:color="000000"/>
            </w:tcBorders>
          </w:tcPr>
          <w:p>
            <w:pPr>
              <w:rPr>
                <w:rFonts w:ascii="宋体" w:hAnsi="宋体" w:cs="宋体"/>
                <w:sz w:val="24"/>
              </w:rPr>
            </w:pPr>
            <w:r>
              <w:rPr>
                <w:rFonts w:ascii="宋体" w:hAnsi="宋体" w:cs="宋体" w:hint="eastAsia"/>
                <w:sz w:val="24"/>
              </w:rPr>
              <w:t>投标报价有缺漏项目,或者对招标文件规定的项目需求内容或者需求数量进行修改，评审委员会判定投标响应不满足采购需求；</w:t>
            </w:r>
          </w:p>
        </w:tc>
      </w:tr>
      <w:tr>
        <w:tblPrEx>
          <w:tblW w:w="4998" w:type="pct"/>
          <w:jc w:val="center"/>
          <w:tblCellMar>
            <w:top w:w="20" w:type="dxa"/>
            <w:left w:w="108" w:type="dxa"/>
            <w:bottom w:w="20" w:type="dxa"/>
            <w:right w:w="108" w:type="dxa"/>
          </w:tblCellMar>
        </w:tblPrEx>
        <w:trPr>
          <w:jc w:val="center"/>
        </w:trPr>
        <w:tc>
          <w:tcPr>
            <w:tcW w:w="561" w:type="pct"/>
            <w:tcBorders>
              <w:top w:val="single" w:sz="8" w:space="0" w:color="000000"/>
              <w:left w:val="single" w:sz="8" w:space="0" w:color="000000"/>
              <w:bottom w:val="single" w:sz="8" w:space="0" w:color="000000"/>
              <w:right w:val="single" w:sz="8" w:space="0" w:color="000000"/>
            </w:tcBorders>
            <w:vAlign w:val="center"/>
          </w:tcPr>
          <w:p>
            <w:pPr>
              <w:jc w:val="center"/>
              <w:rPr>
                <w:rFonts w:ascii="宋体" w:hAnsi="宋体" w:cs="宋体"/>
                <w:sz w:val="24"/>
              </w:rPr>
            </w:pPr>
            <w:r>
              <w:rPr>
                <w:rFonts w:ascii="宋体" w:hAnsi="宋体" w:cs="宋体" w:hint="eastAsia"/>
                <w:sz w:val="24"/>
              </w:rPr>
              <w:t>8</w:t>
            </w:r>
          </w:p>
        </w:tc>
        <w:tc>
          <w:tcPr>
            <w:tcW w:w="4438" w:type="pct"/>
            <w:tcBorders>
              <w:top w:val="single" w:sz="8" w:space="0" w:color="000000"/>
              <w:left w:val="single" w:sz="8" w:space="0" w:color="000000"/>
              <w:bottom w:val="single" w:sz="8" w:space="0" w:color="000000"/>
              <w:right w:val="single" w:sz="8" w:space="0" w:color="000000"/>
            </w:tcBorders>
          </w:tcPr>
          <w:p>
            <w:pPr>
              <w:rPr>
                <w:rFonts w:ascii="宋体" w:hAnsi="宋体" w:cs="宋体"/>
                <w:sz w:val="24"/>
              </w:rPr>
            </w:pPr>
            <w:r>
              <w:rPr>
                <w:rFonts w:ascii="宋体" w:hAnsi="宋体" w:cs="宋体" w:hint="eastAsia"/>
                <w:sz w:val="24"/>
              </w:rPr>
              <w:t>投标文件存在列放位置错误，导致属于信息公开情形的没有被公开；</w:t>
            </w:r>
          </w:p>
        </w:tc>
      </w:tr>
      <w:tr>
        <w:tblPrEx>
          <w:tblW w:w="4998" w:type="pct"/>
          <w:jc w:val="center"/>
          <w:tblCellMar>
            <w:top w:w="20" w:type="dxa"/>
            <w:left w:w="108" w:type="dxa"/>
            <w:bottom w:w="20" w:type="dxa"/>
            <w:right w:w="108" w:type="dxa"/>
          </w:tblCellMar>
        </w:tblPrEx>
        <w:trPr>
          <w:jc w:val="center"/>
        </w:trPr>
        <w:tc>
          <w:tcPr>
            <w:tcW w:w="561" w:type="pct"/>
            <w:tcBorders>
              <w:top w:val="single" w:sz="8" w:space="0" w:color="000000"/>
              <w:left w:val="single" w:sz="8" w:space="0" w:color="000000"/>
              <w:bottom w:val="single" w:sz="8" w:space="0" w:color="000000"/>
              <w:right w:val="single" w:sz="8" w:space="0" w:color="000000"/>
            </w:tcBorders>
            <w:vAlign w:val="center"/>
          </w:tcPr>
          <w:p>
            <w:pPr>
              <w:jc w:val="center"/>
              <w:rPr>
                <w:rFonts w:ascii="宋体" w:hAnsi="宋体" w:cs="宋体"/>
                <w:sz w:val="24"/>
              </w:rPr>
            </w:pPr>
            <w:r>
              <w:rPr>
                <w:rFonts w:ascii="宋体" w:hAnsi="宋体" w:cs="宋体" w:hint="eastAsia"/>
                <w:sz w:val="24"/>
              </w:rPr>
              <w:t>9</w:t>
            </w:r>
          </w:p>
        </w:tc>
        <w:tc>
          <w:tcPr>
            <w:tcW w:w="4438" w:type="pct"/>
            <w:tcBorders>
              <w:top w:val="single" w:sz="8" w:space="0" w:color="000000"/>
              <w:left w:val="single" w:sz="8" w:space="0" w:color="000000"/>
              <w:bottom w:val="single" w:sz="8" w:space="0" w:color="000000"/>
              <w:right w:val="single" w:sz="8" w:space="0" w:color="000000"/>
            </w:tcBorders>
          </w:tcPr>
          <w:p>
            <w:pPr>
              <w:rPr>
                <w:rFonts w:ascii="宋体" w:hAnsi="宋体" w:cs="宋体"/>
                <w:sz w:val="24"/>
              </w:rPr>
            </w:pPr>
            <w:r>
              <w:rPr>
                <w:rFonts w:ascii="宋体" w:hAnsi="宋体" w:cs="宋体" w:hint="eastAsia"/>
                <w:sz w:val="24"/>
              </w:rPr>
              <w:t>投标文件电子文档带病毒；</w:t>
            </w:r>
          </w:p>
        </w:tc>
      </w:tr>
      <w:tr>
        <w:tblPrEx>
          <w:tblW w:w="4998" w:type="pct"/>
          <w:jc w:val="center"/>
          <w:tblCellMar>
            <w:top w:w="20" w:type="dxa"/>
            <w:left w:w="108" w:type="dxa"/>
            <w:bottom w:w="20" w:type="dxa"/>
            <w:right w:w="108" w:type="dxa"/>
          </w:tblCellMar>
        </w:tblPrEx>
        <w:trPr>
          <w:jc w:val="center"/>
        </w:trPr>
        <w:tc>
          <w:tcPr>
            <w:tcW w:w="561" w:type="pct"/>
            <w:tcBorders>
              <w:top w:val="single" w:sz="8" w:space="0" w:color="000000"/>
              <w:left w:val="single" w:sz="8" w:space="0" w:color="000000"/>
              <w:bottom w:val="single" w:sz="8" w:space="0" w:color="000000"/>
              <w:right w:val="single" w:sz="8" w:space="0" w:color="000000"/>
            </w:tcBorders>
            <w:vAlign w:val="center"/>
          </w:tcPr>
          <w:p>
            <w:pPr>
              <w:jc w:val="center"/>
              <w:rPr>
                <w:rFonts w:ascii="宋体" w:hAnsi="宋体" w:cs="宋体"/>
                <w:sz w:val="24"/>
              </w:rPr>
            </w:pPr>
            <w:r>
              <w:rPr>
                <w:rFonts w:ascii="宋体" w:hAnsi="宋体" w:cs="宋体" w:hint="eastAsia"/>
                <w:sz w:val="24"/>
              </w:rPr>
              <w:t>10</w:t>
            </w:r>
          </w:p>
        </w:tc>
        <w:tc>
          <w:tcPr>
            <w:tcW w:w="4438" w:type="pct"/>
            <w:tcBorders>
              <w:top w:val="single" w:sz="8" w:space="0" w:color="000000"/>
              <w:left w:val="single" w:sz="8" w:space="0" w:color="000000"/>
              <w:bottom w:val="single" w:sz="8" w:space="0" w:color="000000"/>
              <w:right w:val="single" w:sz="8" w:space="0" w:color="000000"/>
            </w:tcBorders>
          </w:tcPr>
          <w:p>
            <w:pPr>
              <w:rPr>
                <w:rFonts w:ascii="宋体" w:hAnsi="宋体" w:cs="宋体"/>
                <w:sz w:val="24"/>
              </w:rPr>
            </w:pPr>
            <w:r>
              <w:rPr>
                <w:rFonts w:ascii="宋体" w:hAnsi="宋体" w:cs="宋体" w:hint="eastAsia"/>
                <w:sz w:val="24"/>
              </w:rPr>
              <w:t>投标文件用不属于本公司的电子密钥或电子营业执照进行加密的；</w:t>
            </w:r>
          </w:p>
        </w:tc>
      </w:tr>
      <w:tr>
        <w:tblPrEx>
          <w:tblW w:w="4998" w:type="pct"/>
          <w:jc w:val="center"/>
          <w:tblCellMar>
            <w:top w:w="20" w:type="dxa"/>
            <w:left w:w="108" w:type="dxa"/>
            <w:bottom w:w="20" w:type="dxa"/>
            <w:right w:w="108" w:type="dxa"/>
          </w:tblCellMar>
        </w:tblPrEx>
        <w:trPr>
          <w:jc w:val="center"/>
        </w:trPr>
        <w:tc>
          <w:tcPr>
            <w:tcW w:w="561" w:type="pct"/>
            <w:tcBorders>
              <w:top w:val="single" w:sz="8" w:space="0" w:color="000000"/>
              <w:left w:val="single" w:sz="8" w:space="0" w:color="000000"/>
              <w:bottom w:val="single" w:sz="8" w:space="0" w:color="000000"/>
              <w:right w:val="single" w:sz="8" w:space="0" w:color="000000"/>
            </w:tcBorders>
            <w:vAlign w:val="center"/>
          </w:tcPr>
          <w:p>
            <w:pPr>
              <w:jc w:val="center"/>
              <w:rPr>
                <w:rFonts w:ascii="宋体" w:hAnsi="宋体" w:cs="宋体"/>
                <w:sz w:val="24"/>
              </w:rPr>
            </w:pPr>
            <w:r>
              <w:rPr>
                <w:rFonts w:ascii="宋体" w:hAnsi="宋体" w:cs="宋体" w:hint="eastAsia"/>
                <w:sz w:val="24"/>
              </w:rPr>
              <w:t>11</w:t>
            </w:r>
          </w:p>
        </w:tc>
        <w:tc>
          <w:tcPr>
            <w:tcW w:w="4438" w:type="pct"/>
            <w:tcBorders>
              <w:top w:val="single" w:sz="8" w:space="0" w:color="000000"/>
              <w:left w:val="single" w:sz="8" w:space="0" w:color="000000"/>
              <w:bottom w:val="single" w:sz="8" w:space="0" w:color="000000"/>
              <w:right w:val="single" w:sz="8" w:space="0" w:color="000000"/>
            </w:tcBorders>
          </w:tcPr>
          <w:p>
            <w:pPr>
              <w:rPr>
                <w:rFonts w:ascii="宋体" w:hAnsi="宋体" w:cs="宋体"/>
                <w:sz w:val="24"/>
              </w:rPr>
            </w:pPr>
            <w:r>
              <w:rPr>
                <w:rFonts w:ascii="宋体" w:hAnsi="宋体" w:cs="宋体" w:hint="eastAsia"/>
                <w:sz w:val="24"/>
              </w:rPr>
              <w:t>不同投标供应商投标文件“文件制作机器码”一致；</w:t>
            </w:r>
          </w:p>
        </w:tc>
      </w:tr>
      <w:tr>
        <w:tblPrEx>
          <w:tblW w:w="4998" w:type="pct"/>
          <w:jc w:val="center"/>
          <w:tblCellMar>
            <w:top w:w="20" w:type="dxa"/>
            <w:left w:w="108" w:type="dxa"/>
            <w:bottom w:w="20" w:type="dxa"/>
            <w:right w:w="108" w:type="dxa"/>
          </w:tblCellMar>
        </w:tblPrEx>
        <w:trPr>
          <w:jc w:val="center"/>
        </w:trPr>
        <w:tc>
          <w:tcPr>
            <w:tcW w:w="561" w:type="pct"/>
            <w:tcBorders>
              <w:top w:val="single" w:sz="8" w:space="0" w:color="000000"/>
              <w:left w:val="single" w:sz="8" w:space="0" w:color="000000"/>
              <w:bottom w:val="single" w:sz="8" w:space="0" w:color="000000"/>
              <w:right w:val="single" w:sz="8" w:space="0" w:color="000000"/>
            </w:tcBorders>
            <w:vAlign w:val="center"/>
          </w:tcPr>
          <w:p>
            <w:pPr>
              <w:jc w:val="center"/>
              <w:rPr>
                <w:rFonts w:ascii="宋体" w:hAnsi="宋体" w:cs="宋体"/>
                <w:sz w:val="24"/>
              </w:rPr>
            </w:pPr>
            <w:r>
              <w:rPr>
                <w:rFonts w:ascii="宋体" w:hAnsi="宋体" w:cs="宋体" w:hint="eastAsia"/>
                <w:sz w:val="24"/>
              </w:rPr>
              <w:t>12</w:t>
            </w:r>
          </w:p>
        </w:tc>
        <w:tc>
          <w:tcPr>
            <w:tcW w:w="4438" w:type="pct"/>
            <w:tcBorders>
              <w:top w:val="single" w:sz="8" w:space="0" w:color="000000"/>
              <w:left w:val="single" w:sz="8" w:space="0" w:color="000000"/>
              <w:bottom w:val="single" w:sz="8" w:space="0" w:color="000000"/>
              <w:right w:val="single" w:sz="8" w:space="0" w:color="000000"/>
            </w:tcBorders>
          </w:tcPr>
          <w:p>
            <w:pPr>
              <w:rPr>
                <w:rFonts w:ascii="宋体" w:hAnsi="宋体" w:cs="宋体"/>
                <w:sz w:val="24"/>
              </w:rPr>
            </w:pPr>
            <w:r>
              <w:rPr>
                <w:rFonts w:ascii="宋体" w:hAnsi="宋体" w:cs="宋体" w:hint="eastAsia"/>
                <w:sz w:val="24"/>
              </w:rPr>
              <w:t>不同投标供应商投标文件“文件创建标识码”一致；</w:t>
            </w:r>
          </w:p>
        </w:tc>
      </w:tr>
      <w:tr>
        <w:tblPrEx>
          <w:tblW w:w="4998" w:type="pct"/>
          <w:jc w:val="center"/>
          <w:tblCellMar>
            <w:top w:w="20" w:type="dxa"/>
            <w:left w:w="108" w:type="dxa"/>
            <w:bottom w:w="20" w:type="dxa"/>
            <w:right w:w="108" w:type="dxa"/>
          </w:tblCellMar>
        </w:tblPrEx>
        <w:trPr>
          <w:jc w:val="center"/>
        </w:trPr>
        <w:tc>
          <w:tcPr>
            <w:tcW w:w="561" w:type="pct"/>
            <w:tcBorders>
              <w:top w:val="single" w:sz="8" w:space="0" w:color="000000"/>
              <w:left w:val="single" w:sz="8" w:space="0" w:color="000000"/>
              <w:bottom w:val="single" w:sz="8" w:space="0" w:color="000000"/>
              <w:right w:val="single" w:sz="8" w:space="0" w:color="000000"/>
            </w:tcBorders>
            <w:vAlign w:val="center"/>
          </w:tcPr>
          <w:p>
            <w:pPr>
              <w:jc w:val="center"/>
              <w:rPr>
                <w:rFonts w:ascii="宋体" w:hAnsi="宋体" w:cs="宋体"/>
                <w:sz w:val="24"/>
              </w:rPr>
            </w:pPr>
            <w:r>
              <w:rPr>
                <w:rFonts w:ascii="宋体" w:hAnsi="宋体" w:cs="宋体" w:hint="eastAsia"/>
                <w:sz w:val="24"/>
              </w:rPr>
              <w:t>13</w:t>
            </w:r>
          </w:p>
        </w:tc>
        <w:tc>
          <w:tcPr>
            <w:tcW w:w="4438" w:type="pct"/>
            <w:tcBorders>
              <w:top w:val="single" w:sz="8" w:space="0" w:color="000000"/>
              <w:left w:val="single" w:sz="8" w:space="0" w:color="000000"/>
              <w:bottom w:val="single" w:sz="8" w:space="0" w:color="000000"/>
              <w:right w:val="single" w:sz="8" w:space="0" w:color="000000"/>
            </w:tcBorders>
          </w:tcPr>
          <w:p>
            <w:pPr>
              <w:rPr>
                <w:rFonts w:ascii="宋体" w:hAnsi="宋体" w:cs="宋体"/>
                <w:sz w:val="24"/>
              </w:rPr>
            </w:pPr>
            <w:r>
              <w:rPr>
                <w:rFonts w:ascii="宋体" w:hAnsi="宋体" w:cs="宋体" w:hint="eastAsia"/>
                <w:sz w:val="24"/>
              </w:rPr>
              <w:t>法律、法规、规章、规范性文件规定的其他情形。</w:t>
            </w:r>
          </w:p>
        </w:tc>
      </w:tr>
    </w:tbl>
    <w:p>
      <w:pPr>
        <w:rPr>
          <w:rFonts w:ascii="黑体" w:eastAsia="黑体" w:hAnsi="黑体"/>
          <w:sz w:val="40"/>
          <w:szCs w:val="40"/>
        </w:rPr>
      </w:pPr>
      <w:r>
        <w:rPr>
          <w:rFonts w:ascii="黑体" w:eastAsia="黑体" w:hAnsi="黑体" w:hint="eastAsia"/>
          <w:sz w:val="40"/>
          <w:szCs w:val="40"/>
        </w:rPr>
        <w:br w:type="page"/>
      </w:r>
    </w:p>
    <w:p>
      <w:pPr>
        <w:pStyle w:val="NormalWeb"/>
        <w:jc w:val="center"/>
        <w:outlineLvl w:val="1"/>
        <w:rPr>
          <w:rFonts w:ascii="黑体" w:eastAsia="黑体" w:hAnsi="黑体"/>
          <w:sz w:val="40"/>
          <w:szCs w:val="40"/>
        </w:rPr>
      </w:pPr>
      <w:r>
        <w:rPr>
          <w:rFonts w:ascii="黑体" w:eastAsia="黑体" w:hAnsi="黑体" w:hint="eastAsia"/>
          <w:sz w:val="40"/>
          <w:szCs w:val="40"/>
        </w:rPr>
        <w:t>评标信息</w:t>
      </w:r>
    </w:p>
    <w:tbl>
      <w:tblPr>
        <w:tblStyle w:val="TableNormal"/>
        <w:tblW w:w="4999" w:type="pct"/>
        <w:jc w:val="center"/>
        <w:tblCellSpacing w:w="0" w:type="dxa"/>
        <w:tblCellMar>
          <w:top w:w="45" w:type="dxa"/>
          <w:left w:w="45" w:type="dxa"/>
          <w:bottom w:w="45" w:type="dxa"/>
          <w:right w:w="45" w:type="dxa"/>
        </w:tblCellMar>
      </w:tblPr>
      <w:tblGrid>
        <w:gridCol w:w="8211"/>
        <w:gridCol w:w="190"/>
      </w:tblGrid>
      <w:tr>
        <w:tblPrEx>
          <w:tblW w:w="4999" w:type="pct"/>
          <w:jc w:val="center"/>
          <w:tblCellSpacing w:w="0" w:type="dxa"/>
          <w:tblCellMar>
            <w:top w:w="45" w:type="dxa"/>
            <w:left w:w="45" w:type="dxa"/>
            <w:bottom w:w="45" w:type="dxa"/>
            <w:right w:w="45" w:type="dxa"/>
          </w:tblCellMar>
        </w:tblPrEx>
        <w:trPr>
          <w:tblCellSpacing w:w="0" w:type="dxa"/>
          <w:jc w:val="center"/>
        </w:trPr>
        <w:tc>
          <w:tcPr>
            <w:tcW w:w="4887" w:type="pct"/>
            <w:tcBorders>
              <w:top w:val="nil"/>
              <w:left w:val="nil"/>
              <w:bottom w:val="nil"/>
              <w:right w:val="nil"/>
            </w:tcBorders>
            <w:vAlign w:val="center"/>
          </w:tcPr>
          <w:p>
            <w:pPr>
              <w:rPr>
                <w:rFonts w:ascii="宋体" w:hAnsi="宋体" w:cs="宋体"/>
                <w:b/>
                <w:bCs/>
                <w:sz w:val="24"/>
              </w:rPr>
            </w:pPr>
            <w:r>
              <w:rPr>
                <w:rFonts w:ascii="宋体" w:hAnsi="宋体" w:cs="宋体" w:hint="eastAsia"/>
                <w:b/>
                <w:bCs/>
                <w:sz w:val="24"/>
              </w:rPr>
              <w:t>评标方法：综合评分法（新价格分算法）</w:t>
            </w:r>
          </w:p>
        </w:tc>
        <w:tc>
          <w:tcPr>
            <w:tcW w:w="112" w:type="pct"/>
            <w:tcBorders>
              <w:top w:val="nil"/>
              <w:left w:val="nil"/>
              <w:bottom w:val="nil"/>
              <w:right w:val="nil"/>
            </w:tcBorders>
            <w:vAlign w:val="center"/>
          </w:tcPr>
          <w:p>
            <w:pPr>
              <w:jc w:val="right"/>
              <w:rPr>
                <w:rFonts w:ascii="宋体" w:hAnsi="宋体" w:cs="宋体"/>
                <w:b/>
                <w:bCs/>
                <w:sz w:val="24"/>
              </w:rPr>
            </w:pPr>
          </w:p>
        </w:tc>
      </w:tr>
      <w:tr>
        <w:tblPrEx>
          <w:tblW w:w="4999" w:type="pct"/>
          <w:jc w:val="center"/>
          <w:tblCellSpacing w:w="0" w:type="dxa"/>
          <w:tblCellMar>
            <w:top w:w="45" w:type="dxa"/>
            <w:left w:w="45" w:type="dxa"/>
            <w:bottom w:w="45" w:type="dxa"/>
            <w:right w:w="45" w:type="dxa"/>
          </w:tblCellMar>
        </w:tblPrEx>
        <w:trPr>
          <w:tblCellSpacing w:w="0" w:type="dxa"/>
          <w:jc w:val="center"/>
        </w:trPr>
        <w:tc>
          <w:tcPr>
            <w:tcW w:w="5000" w:type="pct"/>
            <w:gridSpan w:val="2"/>
            <w:tcBorders>
              <w:top w:val="nil"/>
              <w:left w:val="nil"/>
              <w:bottom w:val="nil"/>
              <w:right w:val="nil"/>
            </w:tcBorders>
            <w:vAlign w:val="center"/>
          </w:tcPr>
          <w:p>
            <w:pPr>
              <w:ind w:firstLine="420"/>
              <w:rPr>
                <w:rFonts w:ascii="宋体" w:hAnsi="宋体" w:cs="宋体"/>
                <w:sz w:val="24"/>
                <w:highlight w:val="yellow"/>
              </w:rPr>
            </w:pPr>
            <w:r>
              <w:rPr>
                <w:rFonts w:ascii="宋体" w:hAnsi="宋体" w:cs="宋体" w:hint="eastAsia"/>
                <w:sz w:val="24"/>
              </w:rPr>
              <w:t>综合评分法，是指投标文件满足招标文件全部实质性要求，且按照评审因素的量化指标评审得分最高的投标人为中标候选人的评标方法。</w:t>
            </w:r>
          </w:p>
          <w:p>
            <w:pPr>
              <w:ind w:firstLine="420"/>
              <w:rPr>
                <w:rFonts w:ascii="宋体" w:hAnsi="宋体" w:cs="宋体"/>
                <w:sz w:val="24"/>
              </w:rPr>
            </w:pPr>
            <w:r>
              <w:rPr>
                <w:rFonts w:ascii="宋体" w:hAnsi="宋体" w:cs="宋体" w:hint="eastAsia"/>
                <w:sz w:val="24"/>
              </w:rPr>
              <w:t>价格分计算方法：</w:t>
            </w:r>
          </w:p>
          <w:p>
            <w:pPr>
              <w:ind w:firstLine="420"/>
              <w:rPr>
                <w:rFonts w:ascii="宋体" w:hAnsi="宋体" w:cs="宋体"/>
                <w:sz w:val="24"/>
              </w:rPr>
            </w:pPr>
            <w:r>
              <w:rPr>
                <w:rFonts w:ascii="宋体" w:hAnsi="宋体" w:cs="宋体" w:hint="eastAsia"/>
                <w:sz w:val="24"/>
              </w:rPr>
              <w:t>采用低价优先法计算，即满足招标文件要求且投标价格最低的投标报价为评标基准价，其价格分为满分。其他投标人的价格分统一按照下列公式计算：</w:t>
            </w:r>
          </w:p>
          <w:p>
            <w:pPr>
              <w:ind w:firstLine="420"/>
              <w:rPr>
                <w:rFonts w:ascii="宋体" w:hAnsi="宋体" w:cs="宋体"/>
                <w:sz w:val="24"/>
              </w:rPr>
            </w:pPr>
            <w:r>
              <w:rPr>
                <w:rFonts w:ascii="宋体" w:hAnsi="宋体" w:cs="宋体" w:hint="eastAsia"/>
                <w:sz w:val="24"/>
              </w:rPr>
              <w:t>投标报价得分=(评标基准价／投标报价)×100</w:t>
            </w:r>
          </w:p>
          <w:p>
            <w:pPr>
              <w:ind w:firstLine="420"/>
              <w:rPr>
                <w:rFonts w:ascii="宋体" w:hAnsi="宋体" w:cs="宋体"/>
                <w:sz w:val="24"/>
              </w:rPr>
            </w:pPr>
            <w:r>
              <w:rPr>
                <w:rFonts w:ascii="宋体" w:hAnsi="宋体" w:cs="宋体" w:hint="eastAsia"/>
                <w:sz w:val="24"/>
              </w:rPr>
              <w:t>评标总得分＝F1×A1＋F2×A2＋……＋Fn×An</w:t>
            </w:r>
          </w:p>
          <w:p>
            <w:pPr>
              <w:ind w:firstLine="420"/>
              <w:rPr>
                <w:rFonts w:ascii="宋体" w:hAnsi="宋体" w:cs="宋体"/>
                <w:sz w:val="24"/>
              </w:rPr>
            </w:pPr>
            <w:r>
              <w:rPr>
                <w:rFonts w:ascii="宋体" w:hAnsi="宋体" w:cs="宋体" w:hint="eastAsia"/>
                <w:sz w:val="24"/>
              </w:rPr>
              <w:t>F1、F2……Fn分别为各项评审因素的得分；</w:t>
            </w:r>
          </w:p>
          <w:p>
            <w:pPr>
              <w:ind w:firstLine="420"/>
              <w:rPr>
                <w:rFonts w:ascii="宋体" w:hAnsi="宋体" w:cs="宋体"/>
                <w:sz w:val="24"/>
              </w:rPr>
            </w:pPr>
            <w:r>
              <w:rPr>
                <w:rFonts w:ascii="宋体" w:hAnsi="宋体" w:cs="宋体" w:hint="eastAsia"/>
                <w:sz w:val="24"/>
              </w:rPr>
              <w:t>A1、A2、……An 分别为各项评审因素所占的权重(A1＋A2＋……＋An＝1)。</w:t>
            </w:r>
          </w:p>
          <w:p>
            <w:pPr>
              <w:ind w:firstLine="420"/>
              <w:rPr>
                <w:rFonts w:ascii="宋体" w:hAnsi="宋体" w:cs="宋体"/>
                <w:sz w:val="24"/>
              </w:rPr>
            </w:pPr>
            <w:r>
              <w:rPr>
                <w:rFonts w:ascii="宋体" w:hAnsi="宋体" w:cs="宋体" w:hint="eastAsia"/>
                <w:sz w:val="24"/>
              </w:rPr>
              <w:t>评标过程中，不得去掉报价中的最高报价和最低报价。</w:t>
            </w:r>
          </w:p>
          <w:p>
            <w:pPr>
              <w:ind w:firstLine="420"/>
              <w:rPr>
                <w:rFonts w:ascii="宋体" w:hAnsi="宋体" w:cs="宋体"/>
                <w:sz w:val="24"/>
              </w:rPr>
            </w:pPr>
            <w:r>
              <w:rPr>
                <w:rFonts w:ascii="宋体" w:hAnsi="宋体" w:cs="宋体" w:hint="eastAsia"/>
                <w:sz w:val="24"/>
              </w:rPr>
              <w:t>此方法适用于货物类、服务类、工程类项目。</w:t>
            </w:r>
          </w:p>
        </w:tc>
      </w:tr>
    </w:tbl>
    <w:p>
      <w:pPr>
        <w:rPr>
          <w:rFonts w:ascii="宋体" w:hAnsi="宋体" w:cs="宋体"/>
          <w:vanish/>
          <w:sz w:val="24"/>
        </w:rPr>
      </w:pPr>
    </w:p>
    <w:tbl>
      <w:tblPr>
        <w:tblStyle w:val="TableNormal"/>
        <w:tblW w:w="4998" w:type="pct"/>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top w:w="20" w:type="dxa"/>
          <w:left w:w="108" w:type="dxa"/>
          <w:bottom w:w="20" w:type="dxa"/>
          <w:right w:w="108" w:type="dxa"/>
        </w:tblCellMar>
      </w:tblPr>
      <w:tblGrid>
        <w:gridCol w:w="638"/>
        <w:gridCol w:w="638"/>
        <w:gridCol w:w="2664"/>
        <w:gridCol w:w="641"/>
        <w:gridCol w:w="3945"/>
      </w:tblGrid>
      <w:tr>
        <w:tblPrEx>
          <w:tblW w:w="4998" w:type="pct"/>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top w:w="20" w:type="dxa"/>
            <w:left w:w="108" w:type="dxa"/>
            <w:bottom w:w="20" w:type="dxa"/>
            <w:right w:w="108" w:type="dxa"/>
          </w:tblCellMar>
        </w:tblPrEx>
        <w:trPr>
          <w:jc w:val="center"/>
        </w:trPr>
        <w:tc>
          <w:tcPr>
            <w:tcW w:w="374" w:type="pct"/>
            <w:tcBorders>
              <w:top w:val="single" w:sz="8" w:space="0" w:color="000000"/>
              <w:left w:val="single" w:sz="8" w:space="0" w:color="000000"/>
              <w:bottom w:val="single" w:sz="8" w:space="0" w:color="000000"/>
              <w:right w:val="single" w:sz="8" w:space="0" w:color="000000"/>
            </w:tcBorders>
            <w:shd w:val="clear" w:color="auto" w:fill="E6EFFA"/>
            <w:vAlign w:val="center"/>
          </w:tcPr>
          <w:p>
            <w:pPr>
              <w:widowControl/>
              <w:wordWrap w:val="0"/>
              <w:jc w:val="center"/>
              <w:rPr>
                <w:rFonts w:asciiTheme="minorEastAsia" w:eastAsiaTheme="minorEastAsia" w:hAnsiTheme="minorEastAsia" w:cstheme="minorEastAsia"/>
                <w:b/>
                <w:bCs/>
                <w:szCs w:val="21"/>
              </w:rPr>
            </w:pPr>
            <w:bookmarkStart w:id="1" w:name="_Hlk72360569"/>
            <w:r>
              <w:rPr>
                <w:rFonts w:asciiTheme="minorEastAsia" w:eastAsiaTheme="minorEastAsia" w:hAnsiTheme="minorEastAsia" w:cstheme="minorEastAsia" w:hint="eastAsia"/>
                <w:b/>
                <w:bCs/>
                <w:kern w:val="0"/>
                <w:szCs w:val="21"/>
              </w:rPr>
              <w:t>序号</w:t>
            </w:r>
          </w:p>
        </w:tc>
        <w:tc>
          <w:tcPr>
            <w:tcW w:w="2312" w:type="pct"/>
            <w:gridSpan w:val="3"/>
            <w:tcBorders>
              <w:top w:val="single" w:sz="8" w:space="0" w:color="000000"/>
              <w:left w:val="single" w:sz="8" w:space="0" w:color="000000"/>
              <w:bottom w:val="single" w:sz="8" w:space="0" w:color="000000"/>
              <w:right w:val="single" w:sz="8" w:space="0" w:color="000000"/>
            </w:tcBorders>
            <w:shd w:val="clear" w:color="auto" w:fill="E6EFFA"/>
            <w:vAlign w:val="center"/>
          </w:tcPr>
          <w:p>
            <w:pPr>
              <w:widowControl/>
              <w:wordWrap w:val="0"/>
              <w:jc w:val="center"/>
              <w:rPr>
                <w:rFonts w:asciiTheme="minorEastAsia" w:eastAsiaTheme="minorEastAsia" w:hAnsiTheme="minorEastAsia" w:cstheme="minorEastAsia"/>
                <w:b/>
                <w:bCs/>
                <w:szCs w:val="21"/>
              </w:rPr>
            </w:pPr>
            <w:r>
              <w:rPr>
                <w:rFonts w:asciiTheme="minorEastAsia" w:eastAsiaTheme="minorEastAsia" w:hAnsiTheme="minorEastAsia" w:cstheme="minorEastAsia" w:hint="eastAsia"/>
                <w:b/>
                <w:bCs/>
                <w:kern w:val="0"/>
                <w:szCs w:val="21"/>
              </w:rPr>
              <w:t>评分项</w:t>
            </w:r>
          </w:p>
        </w:tc>
        <w:tc>
          <w:tcPr>
            <w:tcW w:w="2313" w:type="pct"/>
            <w:tcBorders>
              <w:top w:val="single" w:sz="8" w:space="0" w:color="000000"/>
              <w:left w:val="single" w:sz="8" w:space="0" w:color="000000"/>
              <w:bottom w:val="single" w:sz="8" w:space="0" w:color="000000"/>
              <w:right w:val="single" w:sz="8" w:space="0" w:color="000000"/>
            </w:tcBorders>
            <w:shd w:val="clear" w:color="auto" w:fill="E6EFFA"/>
            <w:vAlign w:val="center"/>
          </w:tcPr>
          <w:p>
            <w:pPr>
              <w:widowControl/>
              <w:wordWrap w:val="0"/>
              <w:jc w:val="center"/>
              <w:rPr>
                <w:rFonts w:asciiTheme="minorEastAsia" w:eastAsiaTheme="minorEastAsia" w:hAnsiTheme="minorEastAsia" w:cstheme="minorEastAsia"/>
                <w:b/>
                <w:bCs/>
                <w:szCs w:val="21"/>
              </w:rPr>
            </w:pPr>
            <w:r>
              <w:rPr>
                <w:rFonts w:asciiTheme="minorEastAsia" w:eastAsiaTheme="minorEastAsia" w:hAnsiTheme="minorEastAsia" w:cstheme="minorEastAsia" w:hint="eastAsia"/>
                <w:b/>
                <w:bCs/>
                <w:kern w:val="0"/>
                <w:szCs w:val="21"/>
              </w:rPr>
              <w:t>权重(%)</w:t>
            </w:r>
          </w:p>
        </w:tc>
      </w:tr>
      <w:tr>
        <w:tblPrEx>
          <w:tblW w:w="4998" w:type="pct"/>
          <w:jc w:val="center"/>
          <w:tblCellMar>
            <w:top w:w="20" w:type="dxa"/>
            <w:left w:w="108" w:type="dxa"/>
            <w:bottom w:w="20" w:type="dxa"/>
            <w:right w:w="108" w:type="dxa"/>
          </w:tblCellMar>
        </w:tblPrEx>
        <w:trPr>
          <w:jc w:val="center"/>
        </w:trPr>
        <w:tc>
          <w:tcPr>
            <w:tcW w:w="374" w:type="pct"/>
            <w:tcBorders>
              <w:top w:val="single" w:sz="8" w:space="0" w:color="000000"/>
              <w:left w:val="single" w:sz="8" w:space="0" w:color="000000"/>
              <w:bottom w:val="single" w:sz="8" w:space="0" w:color="000000"/>
              <w:right w:val="single" w:sz="8" w:space="0" w:color="000000"/>
            </w:tcBorders>
            <w:shd w:val="clear" w:color="auto" w:fill="auto"/>
            <w:vAlign w:val="center"/>
          </w:tcPr>
          <w:p>
            <w:pPr>
              <w:widowControl/>
              <w:wordWrap w:val="0"/>
              <w:jc w:val="center"/>
              <w:rPr>
                <w:rFonts w:asciiTheme="minorEastAsia" w:eastAsiaTheme="minorEastAsia" w:hAnsiTheme="minorEastAsia" w:cstheme="minorEastAsia"/>
                <w:b/>
                <w:bCs/>
                <w:color w:val="0000FF"/>
                <w:szCs w:val="21"/>
              </w:rPr>
            </w:pPr>
            <w:r>
              <w:rPr>
                <w:rFonts w:asciiTheme="minorEastAsia" w:eastAsiaTheme="minorEastAsia" w:hAnsiTheme="minorEastAsia" w:cstheme="minorEastAsia" w:hint="eastAsia"/>
                <w:b/>
                <w:bCs/>
                <w:color w:val="0000FF"/>
                <w:kern w:val="0"/>
                <w:szCs w:val="21"/>
              </w:rPr>
              <w:t>1</w:t>
            </w:r>
          </w:p>
        </w:tc>
        <w:tc>
          <w:tcPr>
            <w:tcW w:w="2312" w:type="pct"/>
            <w:gridSpan w:val="3"/>
            <w:tcBorders>
              <w:top w:val="single" w:sz="8" w:space="0" w:color="000000"/>
              <w:left w:val="single" w:sz="8" w:space="0" w:color="000000"/>
              <w:bottom w:val="single" w:sz="8" w:space="0" w:color="000000"/>
              <w:right w:val="single" w:sz="8" w:space="0" w:color="000000"/>
            </w:tcBorders>
            <w:shd w:val="clear" w:color="auto" w:fill="auto"/>
            <w:vAlign w:val="center"/>
          </w:tcPr>
          <w:p>
            <w:pPr>
              <w:widowControl/>
              <w:wordWrap w:val="0"/>
              <w:jc w:val="center"/>
              <w:rPr>
                <w:rFonts w:asciiTheme="minorEastAsia" w:eastAsiaTheme="minorEastAsia" w:hAnsiTheme="minorEastAsia" w:cstheme="minorEastAsia"/>
                <w:b/>
                <w:bCs/>
                <w:color w:val="0000FF"/>
                <w:szCs w:val="21"/>
              </w:rPr>
            </w:pPr>
            <w:r>
              <w:rPr>
                <w:rFonts w:asciiTheme="minorEastAsia" w:eastAsiaTheme="minorEastAsia" w:hAnsiTheme="minorEastAsia" w:cstheme="minorEastAsia" w:hint="eastAsia"/>
                <w:b/>
                <w:bCs/>
                <w:color w:val="0000FF"/>
                <w:kern w:val="0"/>
                <w:szCs w:val="21"/>
              </w:rPr>
              <w:t>价格</w:t>
            </w:r>
          </w:p>
        </w:tc>
        <w:tc>
          <w:tcPr>
            <w:tcW w:w="2313" w:type="pct"/>
            <w:tcBorders>
              <w:top w:val="single" w:sz="8" w:space="0" w:color="000000"/>
              <w:left w:val="single" w:sz="8" w:space="0" w:color="000000"/>
              <w:bottom w:val="single" w:sz="8" w:space="0" w:color="000000"/>
              <w:right w:val="single" w:sz="8" w:space="0" w:color="000000"/>
            </w:tcBorders>
            <w:shd w:val="clear" w:color="auto" w:fill="auto"/>
            <w:vAlign w:val="center"/>
          </w:tcPr>
          <w:p>
            <w:pPr>
              <w:widowControl/>
              <w:wordWrap w:val="0"/>
              <w:jc w:val="center"/>
              <w:rPr>
                <w:rFonts w:asciiTheme="minorEastAsia" w:eastAsiaTheme="minorEastAsia" w:hAnsiTheme="minorEastAsia" w:cstheme="minorEastAsia"/>
                <w:b/>
                <w:bCs/>
                <w:color w:val="0000FF"/>
                <w:szCs w:val="21"/>
              </w:rPr>
            </w:pPr>
            <w:r>
              <w:rPr>
                <w:rFonts w:asciiTheme="minorEastAsia" w:eastAsiaTheme="minorEastAsia" w:hAnsiTheme="minorEastAsia" w:cstheme="minorEastAsia" w:hint="eastAsia"/>
                <w:b/>
                <w:bCs/>
                <w:color w:val="0000FF"/>
                <w:kern w:val="0"/>
                <w:szCs w:val="21"/>
              </w:rPr>
              <w:t>30</w:t>
            </w:r>
          </w:p>
        </w:tc>
      </w:tr>
      <w:tr>
        <w:tblPrEx>
          <w:tblW w:w="4998" w:type="pct"/>
          <w:jc w:val="center"/>
          <w:tblCellMar>
            <w:top w:w="20" w:type="dxa"/>
            <w:left w:w="108" w:type="dxa"/>
            <w:bottom w:w="20" w:type="dxa"/>
            <w:right w:w="108" w:type="dxa"/>
          </w:tblCellMar>
        </w:tblPrEx>
        <w:trPr>
          <w:jc w:val="center"/>
        </w:trPr>
        <w:tc>
          <w:tcPr>
            <w:tcW w:w="374" w:type="pct"/>
            <w:vMerge w:val="restart"/>
            <w:tcBorders>
              <w:top w:val="single" w:sz="8" w:space="0" w:color="000000"/>
              <w:left w:val="single" w:sz="8" w:space="0" w:color="000000"/>
              <w:right w:val="single" w:sz="8" w:space="0" w:color="000000"/>
            </w:tcBorders>
            <w:shd w:val="clear" w:color="auto" w:fill="auto"/>
            <w:vAlign w:val="center"/>
          </w:tcPr>
          <w:p>
            <w:pPr>
              <w:widowControl/>
              <w:wordWrap w:val="0"/>
              <w:jc w:val="center"/>
              <w:rPr>
                <w:rFonts w:asciiTheme="minorEastAsia" w:eastAsiaTheme="minorEastAsia" w:hAnsiTheme="minorEastAsia" w:cstheme="minorEastAsia"/>
                <w:b/>
                <w:bCs/>
                <w:color w:val="0000FF"/>
                <w:szCs w:val="21"/>
              </w:rPr>
            </w:pPr>
            <w:r>
              <w:rPr>
                <w:rFonts w:asciiTheme="minorEastAsia" w:eastAsiaTheme="minorEastAsia" w:hAnsiTheme="minorEastAsia" w:cstheme="minorEastAsia" w:hint="eastAsia"/>
                <w:b/>
                <w:bCs/>
                <w:color w:val="0000FF"/>
                <w:kern w:val="0"/>
                <w:szCs w:val="21"/>
              </w:rPr>
              <w:t>2</w:t>
            </w:r>
          </w:p>
        </w:tc>
        <w:tc>
          <w:tcPr>
            <w:tcW w:w="2312" w:type="pct"/>
            <w:gridSpan w:val="3"/>
            <w:tcBorders>
              <w:top w:val="single" w:sz="8" w:space="0" w:color="000000"/>
              <w:left w:val="single" w:sz="8" w:space="0" w:color="000000"/>
              <w:bottom w:val="single" w:sz="8" w:space="0" w:color="000000"/>
              <w:right w:val="single" w:sz="8" w:space="0" w:color="000000"/>
            </w:tcBorders>
            <w:shd w:val="clear" w:color="auto" w:fill="auto"/>
            <w:vAlign w:val="center"/>
          </w:tcPr>
          <w:p>
            <w:pPr>
              <w:widowControl/>
              <w:wordWrap w:val="0"/>
              <w:jc w:val="center"/>
              <w:rPr>
                <w:rFonts w:asciiTheme="minorEastAsia" w:eastAsiaTheme="minorEastAsia" w:hAnsiTheme="minorEastAsia" w:cstheme="minorEastAsia"/>
                <w:b/>
                <w:bCs/>
                <w:color w:val="0000FF"/>
                <w:szCs w:val="21"/>
              </w:rPr>
            </w:pPr>
            <w:r>
              <w:rPr>
                <w:rFonts w:asciiTheme="minorEastAsia" w:eastAsiaTheme="minorEastAsia" w:hAnsiTheme="minorEastAsia" w:cstheme="minorEastAsia" w:hint="eastAsia"/>
                <w:b/>
                <w:bCs/>
                <w:color w:val="0000FF"/>
                <w:kern w:val="0"/>
                <w:szCs w:val="21"/>
              </w:rPr>
              <w:t>技术部分</w:t>
            </w:r>
          </w:p>
        </w:tc>
        <w:tc>
          <w:tcPr>
            <w:tcW w:w="2313" w:type="pct"/>
            <w:tcBorders>
              <w:top w:val="single" w:sz="8" w:space="0" w:color="000000"/>
              <w:left w:val="single" w:sz="8" w:space="0" w:color="000000"/>
              <w:bottom w:val="single" w:sz="8" w:space="0" w:color="000000"/>
              <w:right w:val="single" w:sz="8" w:space="0" w:color="000000"/>
            </w:tcBorders>
            <w:shd w:val="clear" w:color="auto" w:fill="auto"/>
            <w:vAlign w:val="center"/>
          </w:tcPr>
          <w:p>
            <w:pPr>
              <w:widowControl/>
              <w:wordWrap w:val="0"/>
              <w:jc w:val="center"/>
              <w:rPr>
                <w:rFonts w:asciiTheme="minorEastAsia" w:eastAsiaTheme="minorEastAsia" w:hAnsiTheme="minorEastAsia" w:cstheme="minorEastAsia"/>
                <w:b/>
                <w:bCs/>
                <w:color w:val="0000FF"/>
                <w:szCs w:val="21"/>
              </w:rPr>
            </w:pPr>
            <w:r>
              <w:rPr>
                <w:rFonts w:asciiTheme="minorEastAsia" w:eastAsiaTheme="minorEastAsia" w:hAnsiTheme="minorEastAsia" w:cstheme="minorEastAsia" w:hint="eastAsia"/>
                <w:b/>
                <w:bCs/>
                <w:color w:val="0000FF"/>
                <w:szCs w:val="21"/>
              </w:rPr>
              <w:t>55</w:t>
            </w:r>
          </w:p>
        </w:tc>
      </w:tr>
      <w:tr>
        <w:tblPrEx>
          <w:tblW w:w="4998" w:type="pct"/>
          <w:jc w:val="center"/>
          <w:tblCellMar>
            <w:top w:w="20" w:type="dxa"/>
            <w:left w:w="108" w:type="dxa"/>
            <w:bottom w:w="20" w:type="dxa"/>
            <w:right w:w="108" w:type="dxa"/>
          </w:tblCellMar>
        </w:tblPrEx>
        <w:trPr>
          <w:jc w:val="center"/>
        </w:trPr>
        <w:tc>
          <w:tcPr>
            <w:tcW w:w="374" w:type="pct"/>
            <w:vMerge/>
            <w:tcBorders>
              <w:left w:val="single" w:sz="8" w:space="0" w:color="000000"/>
              <w:right w:val="single" w:sz="8" w:space="0" w:color="000000"/>
            </w:tcBorders>
            <w:shd w:val="clear" w:color="auto" w:fill="E6EFFA"/>
            <w:vAlign w:val="center"/>
          </w:tcPr>
          <w:p>
            <w:pPr>
              <w:jc w:val="center"/>
              <w:rPr>
                <w:rFonts w:asciiTheme="minorEastAsia" w:eastAsiaTheme="minorEastAsia" w:hAnsiTheme="minorEastAsia" w:cstheme="minorEastAsia"/>
                <w:b/>
                <w:bCs/>
                <w:color w:val="0000FF"/>
                <w:szCs w:val="21"/>
              </w:rPr>
            </w:pPr>
          </w:p>
        </w:tc>
        <w:tc>
          <w:tcPr>
            <w:tcW w:w="374" w:type="pct"/>
            <w:tcBorders>
              <w:top w:val="outset" w:sz="6" w:space="0" w:color="000000"/>
              <w:left w:val="outset" w:sz="6" w:space="0" w:color="000000"/>
              <w:bottom w:val="outset" w:sz="6" w:space="0" w:color="000000"/>
              <w:right w:val="outset" w:sz="6" w:space="0" w:color="000000"/>
            </w:tcBorders>
            <w:shd w:val="clear" w:color="auto" w:fill="E6EFFA"/>
            <w:vAlign w:val="center"/>
          </w:tcPr>
          <w:p>
            <w:pPr>
              <w:widowControl/>
              <w:wordWrap w:val="0"/>
              <w:jc w:val="center"/>
              <w:rPr>
                <w:rFonts w:asciiTheme="minorEastAsia" w:eastAsiaTheme="minorEastAsia" w:hAnsiTheme="minorEastAsia" w:cstheme="minorEastAsia"/>
                <w:szCs w:val="21"/>
              </w:rPr>
            </w:pPr>
            <w:r>
              <w:rPr>
                <w:rFonts w:asciiTheme="minorEastAsia" w:eastAsiaTheme="minorEastAsia" w:hAnsiTheme="minorEastAsia" w:cstheme="minorEastAsia" w:hint="eastAsia"/>
                <w:kern w:val="0"/>
                <w:szCs w:val="21"/>
              </w:rPr>
              <w:t>序号</w:t>
            </w:r>
          </w:p>
        </w:tc>
        <w:tc>
          <w:tcPr>
            <w:tcW w:w="1562" w:type="pct"/>
            <w:tcBorders>
              <w:top w:val="outset" w:sz="6" w:space="0" w:color="000000"/>
              <w:left w:val="outset" w:sz="6" w:space="0" w:color="000000"/>
              <w:bottom w:val="outset" w:sz="6" w:space="0" w:color="000000"/>
              <w:right w:val="outset" w:sz="6" w:space="0" w:color="000000"/>
            </w:tcBorders>
            <w:shd w:val="clear" w:color="auto" w:fill="E6EFFA"/>
            <w:vAlign w:val="center"/>
          </w:tcPr>
          <w:p>
            <w:pPr>
              <w:widowControl/>
              <w:wordWrap w:val="0"/>
              <w:jc w:val="center"/>
              <w:rPr>
                <w:rFonts w:asciiTheme="minorEastAsia" w:eastAsiaTheme="minorEastAsia" w:hAnsiTheme="minorEastAsia" w:cstheme="minorEastAsia"/>
                <w:szCs w:val="21"/>
              </w:rPr>
            </w:pPr>
            <w:r>
              <w:rPr>
                <w:rFonts w:asciiTheme="minorEastAsia" w:eastAsiaTheme="minorEastAsia" w:hAnsiTheme="minorEastAsia" w:cstheme="minorEastAsia" w:hint="eastAsia"/>
                <w:kern w:val="0"/>
                <w:szCs w:val="21"/>
              </w:rPr>
              <w:t>评分因素</w:t>
            </w:r>
          </w:p>
        </w:tc>
        <w:tc>
          <w:tcPr>
            <w:tcW w:w="375" w:type="pct"/>
            <w:tcBorders>
              <w:top w:val="outset" w:sz="6" w:space="0" w:color="000000"/>
              <w:left w:val="outset" w:sz="6" w:space="0" w:color="000000"/>
              <w:bottom w:val="outset" w:sz="6" w:space="0" w:color="000000"/>
              <w:right w:val="outset" w:sz="6" w:space="0" w:color="000000"/>
            </w:tcBorders>
            <w:shd w:val="clear" w:color="auto" w:fill="E6EFFA"/>
            <w:vAlign w:val="center"/>
          </w:tcPr>
          <w:p>
            <w:pPr>
              <w:widowControl/>
              <w:wordWrap w:val="0"/>
              <w:jc w:val="center"/>
              <w:rPr>
                <w:rFonts w:asciiTheme="minorEastAsia" w:eastAsiaTheme="minorEastAsia" w:hAnsiTheme="minorEastAsia" w:cstheme="minorEastAsia"/>
                <w:szCs w:val="21"/>
              </w:rPr>
            </w:pPr>
            <w:r>
              <w:rPr>
                <w:rFonts w:asciiTheme="minorEastAsia" w:eastAsiaTheme="minorEastAsia" w:hAnsiTheme="minorEastAsia" w:cstheme="minorEastAsia" w:hint="eastAsia"/>
                <w:kern w:val="0"/>
                <w:szCs w:val="21"/>
              </w:rPr>
              <w:t>权重(%)</w:t>
            </w:r>
          </w:p>
        </w:tc>
        <w:tc>
          <w:tcPr>
            <w:tcW w:w="2313" w:type="pct"/>
            <w:tcBorders>
              <w:top w:val="outset" w:sz="6" w:space="0" w:color="000000"/>
              <w:left w:val="outset" w:sz="6" w:space="0" w:color="000000"/>
              <w:bottom w:val="outset" w:sz="6" w:space="0" w:color="000000"/>
              <w:right w:val="outset" w:sz="6" w:space="0" w:color="000000"/>
            </w:tcBorders>
            <w:shd w:val="clear" w:color="auto" w:fill="E6EFFA"/>
            <w:vAlign w:val="center"/>
          </w:tcPr>
          <w:p>
            <w:pPr>
              <w:widowControl/>
              <w:wordWrap w:val="0"/>
              <w:jc w:val="center"/>
              <w:rPr>
                <w:rFonts w:asciiTheme="minorEastAsia" w:eastAsiaTheme="minorEastAsia" w:hAnsiTheme="minorEastAsia" w:cstheme="minorEastAsia"/>
                <w:szCs w:val="21"/>
              </w:rPr>
            </w:pPr>
            <w:r>
              <w:rPr>
                <w:rFonts w:asciiTheme="minorEastAsia" w:eastAsiaTheme="minorEastAsia" w:hAnsiTheme="minorEastAsia" w:cstheme="minorEastAsia" w:hint="eastAsia"/>
                <w:kern w:val="0"/>
                <w:szCs w:val="21"/>
              </w:rPr>
              <w:t>评分准则</w:t>
            </w:r>
          </w:p>
        </w:tc>
      </w:tr>
      <w:tr>
        <w:tblPrEx>
          <w:tblW w:w="4998" w:type="pct"/>
          <w:jc w:val="center"/>
          <w:tblCellMar>
            <w:top w:w="20" w:type="dxa"/>
            <w:left w:w="108" w:type="dxa"/>
            <w:bottom w:w="20" w:type="dxa"/>
            <w:right w:w="108" w:type="dxa"/>
          </w:tblCellMar>
        </w:tblPrEx>
        <w:trPr>
          <w:jc w:val="center"/>
        </w:trPr>
        <w:tc>
          <w:tcPr>
            <w:tcW w:w="374" w:type="pct"/>
            <w:vMerge/>
            <w:tcBorders>
              <w:left w:val="single" w:sz="8" w:space="0" w:color="000000"/>
              <w:right w:val="single" w:sz="8" w:space="0" w:color="000000"/>
            </w:tcBorders>
            <w:shd w:val="clear" w:color="auto" w:fill="auto"/>
            <w:vAlign w:val="center"/>
          </w:tcPr>
          <w:p>
            <w:pPr>
              <w:jc w:val="center"/>
              <w:rPr>
                <w:rFonts w:asciiTheme="minorEastAsia" w:eastAsiaTheme="minorEastAsia" w:hAnsiTheme="minorEastAsia" w:cstheme="minorEastAsia"/>
                <w:b/>
                <w:bCs/>
                <w:color w:val="0000FF"/>
                <w:szCs w:val="21"/>
              </w:rPr>
            </w:pPr>
          </w:p>
        </w:tc>
        <w:tc>
          <w:tcPr>
            <w:tcW w:w="374" w:type="pct"/>
            <w:tcBorders>
              <w:top w:val="single" w:sz="8" w:space="0" w:color="000000"/>
              <w:left w:val="single" w:sz="8" w:space="0" w:color="000000"/>
              <w:bottom w:val="single" w:sz="8" w:space="0" w:color="000000"/>
              <w:right w:val="single" w:sz="8" w:space="0" w:color="000000"/>
            </w:tcBorders>
            <w:shd w:val="clear" w:color="auto" w:fill="auto"/>
            <w:vAlign w:val="center"/>
          </w:tcPr>
          <w:p>
            <w:pPr>
              <w:widowControl/>
              <w:wordWrap w:val="0"/>
              <w:jc w:val="center"/>
              <w:textAlignment w:val="top"/>
              <w:rPr>
                <w:rFonts w:asciiTheme="minorEastAsia" w:eastAsiaTheme="minorEastAsia" w:hAnsiTheme="minorEastAsia" w:cstheme="minorEastAsia"/>
                <w:szCs w:val="21"/>
              </w:rPr>
            </w:pPr>
            <w:r>
              <w:rPr>
                <w:rFonts w:asciiTheme="minorEastAsia" w:eastAsiaTheme="minorEastAsia" w:hAnsiTheme="minorEastAsia" w:cstheme="minorEastAsia" w:hint="eastAsia"/>
                <w:kern w:val="0"/>
                <w:szCs w:val="21"/>
              </w:rPr>
              <w:t>1</w:t>
            </w:r>
          </w:p>
        </w:tc>
        <w:tc>
          <w:tcPr>
            <w:tcW w:w="1562" w:type="pct"/>
            <w:tcBorders>
              <w:top w:val="single" w:sz="8" w:space="0" w:color="000000"/>
              <w:left w:val="single" w:sz="8" w:space="0" w:color="000000"/>
              <w:bottom w:val="single" w:sz="8" w:space="0" w:color="000000"/>
              <w:right w:val="single" w:sz="8" w:space="0" w:color="000000"/>
            </w:tcBorders>
            <w:shd w:val="clear" w:color="auto" w:fill="auto"/>
            <w:vAlign w:val="center"/>
          </w:tcPr>
          <w:p>
            <w:pPr>
              <w:wordWrap w:val="0"/>
              <w:jc w:val="center"/>
              <w:rPr>
                <w:rFonts w:asciiTheme="minorEastAsia" w:eastAsiaTheme="minorEastAsia" w:hAnsiTheme="minorEastAsia" w:cstheme="minorEastAsia"/>
                <w:szCs w:val="21"/>
                <w:highlight w:val="yellow"/>
              </w:rPr>
            </w:pPr>
            <w:r>
              <w:rPr>
                <w:rFonts w:asciiTheme="minorEastAsia" w:eastAsiaTheme="minorEastAsia" w:hAnsiTheme="minorEastAsia" w:cstheme="minorEastAsia" w:hint="eastAsia"/>
                <w:szCs w:val="21"/>
              </w:rPr>
              <w:t>所投产品▲参数响应情况评价</w:t>
            </w:r>
          </w:p>
        </w:tc>
        <w:tc>
          <w:tcPr>
            <w:tcW w:w="375" w:type="pct"/>
            <w:tcBorders>
              <w:top w:val="single" w:sz="8" w:space="0" w:color="000000"/>
              <w:left w:val="single" w:sz="8" w:space="0" w:color="000000"/>
              <w:bottom w:val="single" w:sz="8" w:space="0" w:color="000000"/>
              <w:right w:val="single" w:sz="8" w:space="0" w:color="000000"/>
            </w:tcBorders>
            <w:shd w:val="clear" w:color="auto" w:fill="auto"/>
            <w:vAlign w:val="center"/>
          </w:tcPr>
          <w:p>
            <w:pPr>
              <w:wordWrap w:val="0"/>
              <w:contextualSpacing/>
              <w:jc w:val="center"/>
              <w:rPr>
                <w:rFonts w:ascii="宋体" w:hAnsi="宋体" w:cs="宋体"/>
                <w:bCs/>
                <w:color w:val="000000"/>
                <w:szCs w:val="21"/>
              </w:rPr>
            </w:pPr>
            <w:r>
              <w:rPr>
                <w:rFonts w:ascii="宋体" w:hAnsi="宋体" w:cs="宋体" w:hint="eastAsia"/>
                <w:bCs/>
                <w:color w:val="000000"/>
                <w:szCs w:val="21"/>
              </w:rPr>
              <w:t>26</w:t>
            </w:r>
          </w:p>
        </w:tc>
        <w:tc>
          <w:tcPr>
            <w:tcW w:w="2313" w:type="pct"/>
            <w:tcBorders>
              <w:top w:val="single" w:sz="8" w:space="0" w:color="000000"/>
              <w:left w:val="single" w:sz="8" w:space="0" w:color="000000"/>
              <w:bottom w:val="single" w:sz="8" w:space="0" w:color="000000"/>
              <w:right w:val="single" w:sz="8" w:space="0" w:color="000000"/>
            </w:tcBorders>
            <w:shd w:val="clear" w:color="auto" w:fill="auto"/>
            <w:vAlign w:val="center"/>
          </w:tcPr>
          <w:p>
            <w:pPr>
              <w:wordWrap w:val="0"/>
              <w:jc w:val="left"/>
              <w:rPr>
                <w:rFonts w:asciiTheme="minorEastAsia" w:eastAsiaTheme="minorEastAsia" w:hAnsiTheme="minorEastAsia" w:cstheme="minorEastAsia"/>
                <w:b/>
                <w:bCs/>
                <w:szCs w:val="21"/>
              </w:rPr>
            </w:pPr>
            <w:r>
              <w:rPr>
                <w:rFonts w:asciiTheme="minorEastAsia" w:eastAsiaTheme="minorEastAsia" w:hAnsiTheme="minorEastAsia" w:cstheme="minorEastAsia" w:hint="eastAsia"/>
                <w:b/>
                <w:bCs/>
                <w:szCs w:val="21"/>
              </w:rPr>
              <w:t>（一）评分内容：</w:t>
            </w:r>
          </w:p>
          <w:p>
            <w:pPr>
              <w:wordWrap w:val="0"/>
              <w:jc w:val="left"/>
              <w:rPr>
                <w:rFonts w:asciiTheme="minorEastAsia" w:eastAsiaTheme="minorEastAsia" w:hAnsiTheme="minorEastAsia" w:cstheme="minorEastAsia"/>
                <w:szCs w:val="21"/>
              </w:rPr>
            </w:pPr>
            <w:r>
              <w:rPr>
                <w:rFonts w:asciiTheme="minorEastAsia" w:eastAsiaTheme="minorEastAsia" w:hAnsiTheme="minorEastAsia" w:cstheme="minorEastAsia" w:hint="eastAsia"/>
                <w:szCs w:val="21"/>
              </w:rPr>
              <w:t>所投产品▲符号技术参数响应情况，全部满足得100分；有负偏离的，每负偏离一条扣8分，扣完为止。</w:t>
            </w:r>
          </w:p>
          <w:p>
            <w:pPr>
              <w:wordWrap w:val="0"/>
              <w:jc w:val="left"/>
              <w:rPr>
                <w:rFonts w:asciiTheme="minorEastAsia" w:eastAsiaTheme="minorEastAsia" w:hAnsiTheme="minorEastAsia" w:cstheme="minorEastAsia"/>
                <w:b/>
                <w:bCs/>
                <w:szCs w:val="21"/>
              </w:rPr>
            </w:pPr>
            <w:r>
              <w:rPr>
                <w:rFonts w:asciiTheme="minorEastAsia" w:eastAsiaTheme="minorEastAsia" w:hAnsiTheme="minorEastAsia" w:cstheme="minorEastAsia" w:hint="eastAsia"/>
                <w:b/>
                <w:bCs/>
                <w:szCs w:val="21"/>
              </w:rPr>
              <w:t>（二）评分依据：</w:t>
            </w:r>
          </w:p>
          <w:p>
            <w:pPr>
              <w:wordWrap w:val="0"/>
              <w:jc w:val="left"/>
              <w:rPr>
                <w:rFonts w:asciiTheme="minorEastAsia" w:eastAsiaTheme="minorEastAsia" w:hAnsiTheme="minorEastAsia" w:cstheme="minorEastAsia"/>
                <w:szCs w:val="21"/>
                <w:highlight w:val="yellow"/>
              </w:rPr>
            </w:pPr>
            <w:r>
              <w:rPr>
                <w:rFonts w:asciiTheme="minorEastAsia" w:eastAsiaTheme="minorEastAsia" w:hAnsiTheme="minorEastAsia" w:cstheme="minorEastAsia" w:hint="eastAsia"/>
                <w:szCs w:val="21"/>
              </w:rPr>
              <w:t>《技术要求偏离表》。</w:t>
            </w:r>
          </w:p>
        </w:tc>
      </w:tr>
      <w:tr>
        <w:tblPrEx>
          <w:tblW w:w="4998" w:type="pct"/>
          <w:jc w:val="center"/>
          <w:tblCellMar>
            <w:top w:w="20" w:type="dxa"/>
            <w:left w:w="108" w:type="dxa"/>
            <w:bottom w:w="20" w:type="dxa"/>
            <w:right w:w="108" w:type="dxa"/>
          </w:tblCellMar>
        </w:tblPrEx>
        <w:trPr>
          <w:jc w:val="center"/>
        </w:trPr>
        <w:tc>
          <w:tcPr>
            <w:tcW w:w="374" w:type="pct"/>
            <w:vMerge/>
            <w:tcBorders>
              <w:left w:val="single" w:sz="8" w:space="0" w:color="000000"/>
              <w:right w:val="single" w:sz="8" w:space="0" w:color="000000"/>
            </w:tcBorders>
            <w:shd w:val="clear" w:color="auto" w:fill="auto"/>
            <w:vAlign w:val="center"/>
          </w:tcPr>
          <w:p>
            <w:pPr>
              <w:jc w:val="center"/>
              <w:rPr>
                <w:rFonts w:asciiTheme="minorEastAsia" w:eastAsiaTheme="minorEastAsia" w:hAnsiTheme="minorEastAsia" w:cstheme="minorEastAsia"/>
                <w:b/>
                <w:bCs/>
                <w:color w:val="0000FF"/>
                <w:szCs w:val="21"/>
              </w:rPr>
            </w:pPr>
          </w:p>
        </w:tc>
        <w:tc>
          <w:tcPr>
            <w:tcW w:w="374" w:type="pct"/>
            <w:tcBorders>
              <w:top w:val="single" w:sz="8" w:space="0" w:color="000000"/>
              <w:left w:val="single" w:sz="8" w:space="0" w:color="000000"/>
              <w:bottom w:val="single" w:sz="8" w:space="0" w:color="000000"/>
              <w:right w:val="single" w:sz="8" w:space="0" w:color="000000"/>
            </w:tcBorders>
            <w:shd w:val="clear" w:color="auto" w:fill="auto"/>
            <w:vAlign w:val="center"/>
          </w:tcPr>
          <w:p>
            <w:pPr>
              <w:widowControl/>
              <w:wordWrap w:val="0"/>
              <w:jc w:val="center"/>
              <w:textAlignment w:val="top"/>
              <w:rPr>
                <w:rFonts w:asciiTheme="minorEastAsia" w:eastAsiaTheme="minorEastAsia" w:hAnsiTheme="minorEastAsia" w:cstheme="minorEastAsia"/>
                <w:kern w:val="0"/>
                <w:szCs w:val="21"/>
              </w:rPr>
            </w:pPr>
            <w:r>
              <w:rPr>
                <w:rFonts w:asciiTheme="minorEastAsia" w:eastAsiaTheme="minorEastAsia" w:hAnsiTheme="minorEastAsia" w:cstheme="minorEastAsia" w:hint="eastAsia"/>
                <w:kern w:val="0"/>
                <w:szCs w:val="21"/>
              </w:rPr>
              <w:t>2</w:t>
            </w:r>
          </w:p>
        </w:tc>
        <w:tc>
          <w:tcPr>
            <w:tcW w:w="1562" w:type="pct"/>
            <w:tcBorders>
              <w:top w:val="single" w:sz="8" w:space="0" w:color="000000"/>
              <w:left w:val="single" w:sz="8" w:space="0" w:color="000000"/>
              <w:bottom w:val="single" w:sz="8" w:space="0" w:color="000000"/>
              <w:right w:val="single" w:sz="8" w:space="0" w:color="000000"/>
            </w:tcBorders>
            <w:shd w:val="clear" w:color="auto" w:fill="auto"/>
            <w:vAlign w:val="center"/>
          </w:tcPr>
          <w:p>
            <w:pPr>
              <w:wordWrap w:val="0"/>
              <w:jc w:val="center"/>
              <w:rPr>
                <w:rFonts w:asciiTheme="minorEastAsia" w:eastAsiaTheme="minorEastAsia" w:hAnsiTheme="minorEastAsia" w:cstheme="minorEastAsia"/>
                <w:b/>
                <w:szCs w:val="21"/>
                <w:highlight w:val="yellow"/>
              </w:rPr>
            </w:pPr>
            <w:r>
              <w:rPr>
                <w:rFonts w:asciiTheme="minorEastAsia" w:eastAsiaTheme="minorEastAsia" w:hAnsiTheme="minorEastAsia" w:cstheme="minorEastAsia" w:hint="eastAsia"/>
                <w:szCs w:val="21"/>
              </w:rPr>
              <w:t>所投产品一般技术参数（非▲参数）响应情况评价</w:t>
            </w:r>
          </w:p>
        </w:tc>
        <w:tc>
          <w:tcPr>
            <w:tcW w:w="375" w:type="pct"/>
            <w:tcBorders>
              <w:top w:val="single" w:sz="8" w:space="0" w:color="000000"/>
              <w:left w:val="single" w:sz="8" w:space="0" w:color="000000"/>
              <w:bottom w:val="single" w:sz="8" w:space="0" w:color="000000"/>
              <w:right w:val="single" w:sz="8" w:space="0" w:color="000000"/>
            </w:tcBorders>
            <w:shd w:val="clear" w:color="auto" w:fill="auto"/>
            <w:vAlign w:val="center"/>
          </w:tcPr>
          <w:p>
            <w:pPr>
              <w:wordWrap w:val="0"/>
              <w:contextualSpacing/>
              <w:jc w:val="center"/>
              <w:rPr>
                <w:rFonts w:ascii="宋体" w:hAnsi="宋体" w:cs="宋体"/>
                <w:bCs/>
                <w:color w:val="000000"/>
                <w:szCs w:val="21"/>
              </w:rPr>
            </w:pPr>
            <w:r>
              <w:rPr>
                <w:rFonts w:ascii="宋体" w:hAnsi="宋体" w:cs="宋体" w:hint="eastAsia"/>
                <w:bCs/>
                <w:color w:val="000000"/>
                <w:szCs w:val="21"/>
              </w:rPr>
              <w:t>14</w:t>
            </w:r>
          </w:p>
        </w:tc>
        <w:tc>
          <w:tcPr>
            <w:tcW w:w="2313" w:type="pct"/>
            <w:tcBorders>
              <w:top w:val="single" w:sz="8" w:space="0" w:color="000000"/>
              <w:left w:val="single" w:sz="8" w:space="0" w:color="000000"/>
              <w:bottom w:val="single" w:sz="8" w:space="0" w:color="000000"/>
              <w:right w:val="single" w:sz="8" w:space="0" w:color="000000"/>
            </w:tcBorders>
            <w:shd w:val="clear" w:color="auto" w:fill="auto"/>
            <w:vAlign w:val="center"/>
          </w:tcPr>
          <w:p>
            <w:pPr>
              <w:wordWrap w:val="0"/>
              <w:jc w:val="left"/>
              <w:rPr>
                <w:rFonts w:asciiTheme="minorEastAsia" w:eastAsiaTheme="minorEastAsia" w:hAnsiTheme="minorEastAsia" w:cstheme="minorEastAsia"/>
                <w:b/>
                <w:bCs/>
                <w:szCs w:val="21"/>
              </w:rPr>
            </w:pPr>
            <w:r>
              <w:rPr>
                <w:rFonts w:asciiTheme="minorEastAsia" w:eastAsiaTheme="minorEastAsia" w:hAnsiTheme="minorEastAsia" w:cstheme="minorEastAsia" w:hint="eastAsia"/>
                <w:b/>
                <w:bCs/>
                <w:szCs w:val="21"/>
              </w:rPr>
              <w:t>（一）评分内容：</w:t>
            </w:r>
          </w:p>
          <w:p>
            <w:pPr>
              <w:wordWrap w:val="0"/>
              <w:jc w:val="left"/>
              <w:rPr>
                <w:rFonts w:asciiTheme="minorEastAsia" w:eastAsiaTheme="minorEastAsia" w:hAnsiTheme="minorEastAsia" w:cstheme="minorEastAsia"/>
                <w:szCs w:val="21"/>
              </w:rPr>
            </w:pPr>
            <w:r>
              <w:rPr>
                <w:rFonts w:asciiTheme="minorEastAsia" w:eastAsiaTheme="minorEastAsia" w:hAnsiTheme="minorEastAsia" w:cstheme="minorEastAsia" w:hint="eastAsia"/>
                <w:szCs w:val="21"/>
              </w:rPr>
              <w:t>所投产品一般技术参数响应情况，全部满足得100分；有负偏离的，每负偏离一条扣1.5分，扣完为止。</w:t>
            </w:r>
          </w:p>
          <w:p>
            <w:pPr>
              <w:wordWrap w:val="0"/>
              <w:jc w:val="left"/>
              <w:rPr>
                <w:rFonts w:asciiTheme="minorEastAsia" w:eastAsiaTheme="minorEastAsia" w:hAnsiTheme="minorEastAsia" w:cstheme="minorEastAsia"/>
                <w:b/>
                <w:bCs/>
                <w:szCs w:val="21"/>
              </w:rPr>
            </w:pPr>
            <w:r>
              <w:rPr>
                <w:rFonts w:asciiTheme="minorEastAsia" w:eastAsiaTheme="minorEastAsia" w:hAnsiTheme="minorEastAsia" w:cstheme="minorEastAsia" w:hint="eastAsia"/>
                <w:b/>
                <w:bCs/>
                <w:szCs w:val="21"/>
              </w:rPr>
              <w:t>（二）评分依据：</w:t>
            </w:r>
          </w:p>
          <w:p>
            <w:pPr>
              <w:wordWrap w:val="0"/>
              <w:jc w:val="left"/>
              <w:rPr>
                <w:rFonts w:asciiTheme="minorEastAsia" w:eastAsiaTheme="minorEastAsia" w:hAnsiTheme="minorEastAsia" w:cstheme="minorEastAsia"/>
                <w:szCs w:val="21"/>
                <w:highlight w:val="yellow"/>
              </w:rPr>
            </w:pPr>
            <w:r>
              <w:rPr>
                <w:rFonts w:asciiTheme="minorEastAsia" w:eastAsiaTheme="minorEastAsia" w:hAnsiTheme="minorEastAsia" w:cstheme="minorEastAsia" w:hint="eastAsia"/>
                <w:szCs w:val="21"/>
              </w:rPr>
              <w:t>《技术要求偏离表》。</w:t>
            </w:r>
          </w:p>
        </w:tc>
      </w:tr>
      <w:tr>
        <w:tblPrEx>
          <w:tblW w:w="4998" w:type="pct"/>
          <w:jc w:val="center"/>
          <w:tblCellMar>
            <w:top w:w="20" w:type="dxa"/>
            <w:left w:w="108" w:type="dxa"/>
            <w:bottom w:w="20" w:type="dxa"/>
            <w:right w:w="108" w:type="dxa"/>
          </w:tblCellMar>
        </w:tblPrEx>
        <w:trPr>
          <w:jc w:val="center"/>
        </w:trPr>
        <w:tc>
          <w:tcPr>
            <w:tcW w:w="374" w:type="pct"/>
            <w:vMerge/>
            <w:tcBorders>
              <w:left w:val="single" w:sz="8" w:space="0" w:color="000000"/>
              <w:bottom w:val="single" w:sz="8" w:space="0" w:color="000000"/>
              <w:right w:val="single" w:sz="8" w:space="0" w:color="000000"/>
            </w:tcBorders>
            <w:shd w:val="clear" w:color="auto" w:fill="auto"/>
            <w:vAlign w:val="center"/>
          </w:tcPr>
          <w:p>
            <w:pPr>
              <w:jc w:val="center"/>
              <w:rPr>
                <w:rFonts w:asciiTheme="minorEastAsia" w:eastAsiaTheme="minorEastAsia" w:hAnsiTheme="minorEastAsia" w:cstheme="minorEastAsia"/>
                <w:b/>
                <w:bCs/>
                <w:color w:val="0000FF"/>
                <w:szCs w:val="21"/>
              </w:rPr>
            </w:pPr>
          </w:p>
        </w:tc>
        <w:tc>
          <w:tcPr>
            <w:tcW w:w="374" w:type="pct"/>
            <w:tcBorders>
              <w:top w:val="single" w:sz="8" w:space="0" w:color="000000"/>
              <w:left w:val="single" w:sz="8" w:space="0" w:color="000000"/>
              <w:bottom w:val="single" w:sz="8" w:space="0" w:color="000000"/>
              <w:right w:val="single" w:sz="8" w:space="0" w:color="000000"/>
            </w:tcBorders>
            <w:shd w:val="clear" w:color="auto" w:fill="auto"/>
            <w:vAlign w:val="center"/>
          </w:tcPr>
          <w:p>
            <w:pPr>
              <w:widowControl/>
              <w:wordWrap w:val="0"/>
              <w:jc w:val="center"/>
              <w:textAlignment w:val="top"/>
              <w:rPr>
                <w:rFonts w:asciiTheme="minorEastAsia" w:eastAsiaTheme="minorEastAsia" w:hAnsiTheme="minorEastAsia" w:cstheme="minorEastAsia"/>
                <w:kern w:val="0"/>
                <w:szCs w:val="21"/>
              </w:rPr>
            </w:pPr>
            <w:r>
              <w:rPr>
                <w:rFonts w:asciiTheme="minorEastAsia" w:eastAsiaTheme="minorEastAsia" w:hAnsiTheme="minorEastAsia" w:cstheme="minorEastAsia" w:hint="eastAsia"/>
                <w:kern w:val="0"/>
                <w:szCs w:val="21"/>
              </w:rPr>
              <w:t>3</w:t>
            </w:r>
          </w:p>
        </w:tc>
        <w:tc>
          <w:tcPr>
            <w:tcW w:w="1562" w:type="pct"/>
            <w:tcBorders>
              <w:top w:val="single" w:sz="8" w:space="0" w:color="000000"/>
              <w:left w:val="single" w:sz="8" w:space="0" w:color="000000"/>
              <w:bottom w:val="single" w:sz="8" w:space="0" w:color="000000"/>
              <w:right w:val="single" w:sz="8" w:space="0" w:color="000000"/>
            </w:tcBorders>
            <w:shd w:val="clear" w:color="auto" w:fill="auto"/>
            <w:vAlign w:val="center"/>
          </w:tcPr>
          <w:p>
            <w:pPr>
              <w:widowControl/>
              <w:wordWrap w:val="0"/>
              <w:jc w:val="center"/>
              <w:textAlignment w:val="top"/>
              <w:rPr>
                <w:rFonts w:asciiTheme="minorEastAsia" w:eastAsiaTheme="minorEastAsia" w:hAnsiTheme="minorEastAsia" w:cstheme="minorEastAsia"/>
                <w:szCs w:val="21"/>
                <w:highlight w:val="yellow"/>
              </w:rPr>
            </w:pPr>
            <w:r>
              <w:rPr>
                <w:rFonts w:asciiTheme="minorEastAsia" w:eastAsiaTheme="minorEastAsia" w:hAnsiTheme="minorEastAsia" w:cstheme="minorEastAsia" w:hint="eastAsia"/>
                <w:szCs w:val="21"/>
              </w:rPr>
              <w:t>设备、设施</w:t>
            </w:r>
          </w:p>
        </w:tc>
        <w:tc>
          <w:tcPr>
            <w:tcW w:w="375" w:type="pct"/>
            <w:tcBorders>
              <w:top w:val="single" w:sz="8" w:space="0" w:color="000000"/>
              <w:left w:val="single" w:sz="8" w:space="0" w:color="000000"/>
              <w:bottom w:val="single" w:sz="8" w:space="0" w:color="000000"/>
              <w:right w:val="single" w:sz="8" w:space="0" w:color="000000"/>
            </w:tcBorders>
            <w:shd w:val="clear" w:color="auto" w:fill="auto"/>
            <w:vAlign w:val="center"/>
          </w:tcPr>
          <w:p>
            <w:pPr>
              <w:widowControl/>
              <w:wordWrap w:val="0"/>
              <w:jc w:val="center"/>
              <w:textAlignment w:val="top"/>
              <w:rPr>
                <w:rFonts w:asciiTheme="minorEastAsia" w:eastAsiaTheme="minorEastAsia" w:hAnsiTheme="minorEastAsia" w:cstheme="minorEastAsia"/>
                <w:bCs/>
                <w:szCs w:val="21"/>
                <w:highlight w:val="yellow"/>
              </w:rPr>
            </w:pPr>
            <w:r>
              <w:rPr>
                <w:rFonts w:ascii="宋体" w:hAnsi="宋体" w:cs="宋体" w:hint="eastAsia"/>
                <w:bCs/>
                <w:color w:val="000000"/>
                <w:szCs w:val="21"/>
              </w:rPr>
              <w:t>9</w:t>
            </w:r>
          </w:p>
        </w:tc>
        <w:tc>
          <w:tcPr>
            <w:tcW w:w="2313" w:type="pct"/>
            <w:tcBorders>
              <w:top w:val="single" w:sz="8" w:space="0" w:color="000000"/>
              <w:left w:val="single" w:sz="8" w:space="0" w:color="000000"/>
              <w:bottom w:val="single" w:sz="8" w:space="0" w:color="000000"/>
              <w:right w:val="single" w:sz="8" w:space="0" w:color="000000"/>
            </w:tcBorders>
            <w:shd w:val="clear" w:color="auto" w:fill="auto"/>
            <w:vAlign w:val="center"/>
          </w:tcPr>
          <w:p>
            <w:pPr>
              <w:rPr>
                <w:b/>
                <w:bCs/>
              </w:rPr>
            </w:pPr>
            <w:r>
              <w:rPr>
                <w:rFonts w:hint="eastAsia"/>
                <w:b/>
                <w:bCs/>
              </w:rPr>
              <w:t>（一）评分内容：</w:t>
            </w:r>
          </w:p>
          <w:p>
            <w:r>
              <w:rPr>
                <w:rFonts w:hint="eastAsia"/>
              </w:rPr>
              <w:t>所投产品设备情况（名称不完全一致的设备需提供书面说明，即为设备功能一致的说明函及设备的照片，用以证明是同种设备）</w:t>
            </w:r>
          </w:p>
          <w:p>
            <w:r>
              <w:rPr>
                <w:rFonts w:hint="eastAsia"/>
              </w:rPr>
              <w:t>(1)窗帘折边焊接机；</w:t>
            </w:r>
          </w:p>
          <w:p>
            <w:r>
              <w:rPr>
                <w:rFonts w:hint="eastAsia"/>
              </w:rPr>
              <w:t>(2)</w:t>
            </w:r>
            <w:r>
              <w:rPr>
                <w:rFonts w:ascii="宋体" w:hAnsi="宋体" w:cs="宋体" w:hint="eastAsia"/>
                <w:snapToGrid w:val="0"/>
                <w:color w:val="000000"/>
                <w:kern w:val="0"/>
                <w:szCs w:val="21"/>
              </w:rPr>
              <w:t>窗帘自动裁布机；</w:t>
            </w:r>
          </w:p>
          <w:p>
            <w:r>
              <w:rPr>
                <w:rFonts w:hint="eastAsia"/>
              </w:rPr>
              <w:t>(3)</w:t>
            </w:r>
            <w:r>
              <w:rPr>
                <w:rFonts w:ascii="宋体" w:hAnsi="宋体" w:cs="宋体" w:hint="eastAsia"/>
                <w:snapToGrid w:val="0"/>
                <w:color w:val="000000"/>
                <w:kern w:val="0"/>
                <w:szCs w:val="21"/>
              </w:rPr>
              <w:t>窗帘自动打褶机；</w:t>
            </w:r>
          </w:p>
          <w:p>
            <w:r>
              <w:rPr>
                <w:rFonts w:hint="eastAsia"/>
              </w:rPr>
              <w:t>(4)</w:t>
            </w:r>
            <w:r>
              <w:rPr>
                <w:rFonts w:ascii="宋体" w:hAnsi="宋体" w:cs="宋体" w:hint="eastAsia"/>
                <w:snapToGrid w:val="0"/>
                <w:color w:val="000000"/>
                <w:kern w:val="0"/>
                <w:szCs w:val="21"/>
              </w:rPr>
              <w:t>多功能窗帘包边机；</w:t>
            </w:r>
          </w:p>
          <w:p>
            <w:r>
              <w:rPr>
                <w:rFonts w:hint="eastAsia"/>
              </w:rPr>
              <w:t>(5)</w:t>
            </w:r>
            <w:r>
              <w:rPr>
                <w:rFonts w:ascii="宋体" w:hAnsi="宋体" w:cs="宋体" w:hint="eastAsia"/>
                <w:snapToGrid w:val="0"/>
                <w:color w:val="000000"/>
                <w:kern w:val="0"/>
                <w:szCs w:val="21"/>
              </w:rPr>
              <w:t>熨烫设备（烫斗）；</w:t>
            </w:r>
          </w:p>
          <w:p>
            <w:r>
              <w:rPr>
                <w:rFonts w:hint="eastAsia"/>
              </w:rPr>
              <w:t>(6)</w:t>
            </w:r>
            <w:r>
              <w:rPr>
                <w:rFonts w:ascii="宋体" w:hAnsi="宋体" w:cs="宋体" w:hint="eastAsia"/>
                <w:snapToGrid w:val="0"/>
                <w:color w:val="000000"/>
                <w:kern w:val="0"/>
                <w:szCs w:val="21"/>
              </w:rPr>
              <w:t>电子天平（测试原材料克重）；</w:t>
            </w:r>
          </w:p>
          <w:p>
            <w:r>
              <w:rPr>
                <w:rFonts w:hint="eastAsia"/>
              </w:rPr>
              <w:t>(7)</w:t>
            </w:r>
            <w:r>
              <w:rPr>
                <w:rFonts w:ascii="宋体" w:hAnsi="宋体" w:cs="宋体" w:hint="eastAsia"/>
                <w:snapToGrid w:val="0"/>
                <w:color w:val="000000"/>
                <w:kern w:val="0"/>
                <w:szCs w:val="21"/>
              </w:rPr>
              <w:t>拉力试验机（测试布料的断裂强力）；</w:t>
            </w:r>
          </w:p>
          <w:p>
            <w:pPr>
              <w:rPr>
                <w:rFonts w:ascii="宋体" w:hAnsi="宋体" w:cs="宋体"/>
                <w:color w:val="000000"/>
                <w:kern w:val="0"/>
                <w:szCs w:val="21"/>
              </w:rPr>
            </w:pPr>
            <w:r>
              <w:rPr>
                <w:rFonts w:hint="eastAsia"/>
              </w:rPr>
              <w:t>(8)</w:t>
            </w:r>
            <w:r>
              <w:rPr>
                <w:rFonts w:ascii="宋体" w:hAnsi="宋体" w:cs="宋体" w:hint="eastAsia"/>
                <w:snapToGrid w:val="0"/>
                <w:color w:val="000000"/>
                <w:kern w:val="0"/>
                <w:szCs w:val="21"/>
              </w:rPr>
              <w:t>能量色散X荧光</w:t>
            </w:r>
            <w:r>
              <w:rPr>
                <w:rFonts w:ascii="宋体" w:hAnsi="宋体" w:cs="宋体" w:hint="eastAsia"/>
                <w:color w:val="000000"/>
                <w:kern w:val="0"/>
                <w:szCs w:val="21"/>
              </w:rPr>
              <w:t>光谱仪（成分分析及检测）；</w:t>
            </w:r>
          </w:p>
          <w:p>
            <w:r>
              <w:rPr>
                <w:rFonts w:hint="eastAsia"/>
              </w:rPr>
              <w:t>(9)</w:t>
            </w:r>
            <w:r>
              <w:rPr>
                <w:rFonts w:ascii="宋体" w:hAnsi="宋体" w:cs="宋体" w:hint="eastAsia"/>
                <w:szCs w:val="21"/>
              </w:rPr>
              <w:t>紫外可见光光度计（成分含量分析检测）</w:t>
            </w:r>
            <w:r>
              <w:rPr>
                <w:rFonts w:ascii="宋体" w:hAnsi="宋体" w:cs="宋体" w:hint="eastAsia"/>
                <w:color w:val="000000"/>
                <w:kern w:val="0"/>
                <w:szCs w:val="21"/>
              </w:rPr>
              <w:t>；</w:t>
            </w:r>
          </w:p>
          <w:p>
            <w:r>
              <w:rPr>
                <w:rFonts w:hint="eastAsia"/>
              </w:rPr>
              <w:t>(10)</w:t>
            </w:r>
            <w:r>
              <w:rPr>
                <w:rFonts w:ascii="宋体" w:hAnsi="宋体" w:cs="宋体" w:hint="eastAsia"/>
                <w:szCs w:val="21"/>
              </w:rPr>
              <w:t>气相色谱质谱联用仪（可分解芳香胺染料及</w:t>
            </w:r>
            <w:r>
              <w:rPr>
                <w:rFonts w:ascii="宋体" w:hAnsi="宋体" w:cs="宋体" w:hint="eastAsia"/>
                <w:bCs/>
                <w:szCs w:val="21"/>
              </w:rPr>
              <w:t>邻苯增塑剂等致癌物质的检测</w:t>
            </w:r>
            <w:r>
              <w:rPr>
                <w:rFonts w:ascii="宋体" w:hAnsi="宋体" w:cs="宋体" w:hint="eastAsia"/>
                <w:szCs w:val="21"/>
              </w:rPr>
              <w:t>）</w:t>
            </w:r>
            <w:r>
              <w:rPr>
                <w:rFonts w:ascii="宋体" w:hAnsi="宋体" w:cs="宋体" w:hint="eastAsia"/>
                <w:color w:val="000000"/>
                <w:kern w:val="0"/>
                <w:szCs w:val="21"/>
              </w:rPr>
              <w:t>；</w:t>
            </w:r>
          </w:p>
          <w:p>
            <w:r>
              <w:rPr>
                <w:rFonts w:hint="eastAsia"/>
              </w:rPr>
              <w:t>(11)</w:t>
            </w:r>
            <w:r>
              <w:rPr>
                <w:rFonts w:ascii="宋体" w:hAnsi="宋体" w:cs="宋体" w:hint="eastAsia"/>
                <w:szCs w:val="21"/>
              </w:rPr>
              <w:t>微波消解仪</w:t>
            </w:r>
            <w:r>
              <w:rPr>
                <w:rFonts w:ascii="宋体" w:hAnsi="宋体" w:cs="宋体" w:hint="eastAsia"/>
                <w:color w:val="000000"/>
                <w:kern w:val="0"/>
                <w:szCs w:val="21"/>
              </w:rPr>
              <w:t>（面料成分分析前处理）。</w:t>
            </w:r>
          </w:p>
          <w:p>
            <w:r>
              <w:rPr>
                <w:rFonts w:hint="eastAsia"/>
              </w:rPr>
              <w:t>每具有以上一项上述设备的得9.5分，最高得100分；</w:t>
            </w:r>
          </w:p>
          <w:p>
            <w:pPr>
              <w:rPr>
                <w:b/>
                <w:bCs/>
              </w:rPr>
            </w:pPr>
            <w:r>
              <w:rPr>
                <w:rFonts w:hint="eastAsia"/>
                <w:b/>
                <w:bCs/>
              </w:rPr>
              <w:t>（二）评分依据：</w:t>
            </w:r>
          </w:p>
          <w:p>
            <w:r>
              <w:rPr>
                <w:rFonts w:hint="eastAsia"/>
              </w:rPr>
              <w:t>1.若为投标人</w:t>
            </w:r>
            <w:r>
              <w:rPr>
                <w:rFonts w:hint="eastAsia"/>
                <w:lang w:val="en-US" w:eastAsia="zh-CN"/>
              </w:rPr>
              <w:t>或</w:t>
            </w:r>
            <w:r>
              <w:rPr>
                <w:rFonts w:hint="eastAsia"/>
              </w:rPr>
              <w:t>所投产品制造商自有设备，要求提供投标人或所投产品制造商的购买发票，发票抬头名称为投标人或所投产品制造商名称（发票开具日期需在本项目投标截止日前)；</w:t>
            </w:r>
          </w:p>
          <w:p>
            <w:r>
              <w:rPr>
                <w:rFonts w:hint="eastAsia"/>
              </w:rPr>
              <w:t>2.若为投标人</w:t>
            </w:r>
            <w:r>
              <w:rPr>
                <w:rFonts w:hint="eastAsia"/>
                <w:lang w:val="en-US" w:eastAsia="zh-CN"/>
              </w:rPr>
              <w:t>或</w:t>
            </w:r>
            <w:r>
              <w:rPr>
                <w:rFonts w:hint="eastAsia"/>
              </w:rPr>
              <w:t>所投产品制造商租赁设备，要求提供</w:t>
            </w:r>
            <w:r>
              <w:rPr>
                <w:rFonts w:ascii="Times New Roman" w:hAnsi="Times New Roman" w:cs="Times New Roman" w:hint="eastAsia"/>
                <w:lang w:val="en-US" w:eastAsia="zh-CN"/>
              </w:rPr>
              <w:t>设备租赁发票</w:t>
            </w:r>
            <w:r>
              <w:rPr>
                <w:rFonts w:ascii="Times New Roman" w:hAnsi="Times New Roman" w:cs="Times New Roman" w:hint="eastAsia"/>
              </w:rPr>
              <w:t>（发票开具日期需在本项目投标截止日前)</w:t>
            </w:r>
            <w:r>
              <w:rPr>
                <w:rFonts w:hint="eastAsia"/>
              </w:rPr>
              <w:t>及租赁合同</w:t>
            </w:r>
            <w:r>
              <w:rPr>
                <w:rFonts w:hint="eastAsia"/>
                <w:lang w:val="en-US" w:eastAsia="zh-CN"/>
              </w:rPr>
              <w:t>和设备实景照，</w:t>
            </w:r>
            <w:r>
              <w:rPr>
                <w:rFonts w:hint="eastAsia"/>
              </w:rPr>
              <w:t>租赁合同需体现合同关键页</w:t>
            </w:r>
            <w:r>
              <w:rPr>
                <w:rFonts w:hint="eastAsia"/>
                <w:lang w:eastAsia="zh-CN"/>
              </w:rPr>
              <w:t>【</w:t>
            </w:r>
            <w:r>
              <w:rPr>
                <w:rFonts w:hint="eastAsia"/>
              </w:rPr>
              <w:t>应包含但不限于合同签约主体名称、</w:t>
            </w:r>
            <w:r>
              <w:rPr>
                <w:rFonts w:hint="eastAsia"/>
                <w:lang w:val="en-US" w:eastAsia="zh-CN"/>
              </w:rPr>
              <w:t>设备名称</w:t>
            </w:r>
            <w:r>
              <w:rPr>
                <w:rFonts w:hint="eastAsia"/>
              </w:rPr>
              <w:t>、</w:t>
            </w:r>
            <w:r>
              <w:rPr>
                <w:rFonts w:hint="eastAsia"/>
                <w:lang w:val="en-US" w:eastAsia="zh-CN"/>
              </w:rPr>
              <w:t>租赁</w:t>
            </w:r>
            <w:r>
              <w:rPr>
                <w:rFonts w:hint="eastAsia"/>
              </w:rPr>
              <w:t>期限、签约主体公章等关键信息</w:t>
            </w:r>
            <w:r>
              <w:rPr>
                <w:rFonts w:hint="eastAsia"/>
                <w:lang w:eastAsia="zh-CN"/>
              </w:rPr>
              <w:t>】</w:t>
            </w:r>
            <w:r>
              <w:rPr>
                <w:rFonts w:hint="eastAsia"/>
              </w:rPr>
              <w:t>。</w:t>
            </w:r>
          </w:p>
          <w:p>
            <w:r>
              <w:rPr>
                <w:rFonts w:hint="eastAsia"/>
              </w:rPr>
              <w:t>3.</w:t>
            </w:r>
            <w:r>
              <w:rPr>
                <w:rFonts w:hint="eastAsia"/>
                <w:lang w:val="en-US" w:eastAsia="zh-CN"/>
              </w:rPr>
              <w:t>提供</w:t>
            </w:r>
            <w:r>
              <w:rPr>
                <w:rFonts w:hint="eastAsia"/>
              </w:rPr>
              <w:t>以上</w:t>
            </w:r>
            <w:r>
              <w:rPr>
                <w:rFonts w:hint="eastAsia"/>
                <w:lang w:val="en-US" w:eastAsia="zh-CN"/>
              </w:rPr>
              <w:t>资料扫描件，</w:t>
            </w:r>
            <w:r>
              <w:rPr>
                <w:rFonts w:hint="eastAsia"/>
              </w:rPr>
              <w:t>原件备查，评分中出现无证明资料或专家无法凭所提供资料判断是否得分的情况，或资料不齐全的一律作不得分处理。</w:t>
            </w:r>
          </w:p>
        </w:tc>
      </w:tr>
      <w:tr>
        <w:tblPrEx>
          <w:tblW w:w="4998" w:type="pct"/>
          <w:jc w:val="center"/>
          <w:tblCellMar>
            <w:top w:w="20" w:type="dxa"/>
            <w:left w:w="108" w:type="dxa"/>
            <w:bottom w:w="20" w:type="dxa"/>
            <w:right w:w="108" w:type="dxa"/>
          </w:tblCellMar>
        </w:tblPrEx>
        <w:trPr>
          <w:jc w:val="center"/>
        </w:trPr>
        <w:tc>
          <w:tcPr>
            <w:tcW w:w="374" w:type="pct"/>
            <w:tcBorders>
              <w:left w:val="single" w:sz="8" w:space="0" w:color="000000"/>
              <w:bottom w:val="single" w:sz="8" w:space="0" w:color="000000"/>
              <w:right w:val="single" w:sz="8" w:space="0" w:color="000000"/>
            </w:tcBorders>
            <w:shd w:val="clear" w:color="auto" w:fill="auto"/>
            <w:vAlign w:val="center"/>
          </w:tcPr>
          <w:p>
            <w:pPr>
              <w:jc w:val="center"/>
              <w:rPr>
                <w:rFonts w:asciiTheme="minorEastAsia" w:eastAsiaTheme="minorEastAsia" w:hAnsiTheme="minorEastAsia" w:cstheme="minorEastAsia"/>
                <w:b/>
                <w:bCs/>
                <w:color w:val="0000FF"/>
                <w:szCs w:val="21"/>
              </w:rPr>
            </w:pPr>
          </w:p>
        </w:tc>
        <w:tc>
          <w:tcPr>
            <w:tcW w:w="374" w:type="pct"/>
            <w:tcBorders>
              <w:top w:val="single" w:sz="8" w:space="0" w:color="000000"/>
              <w:left w:val="single" w:sz="8" w:space="0" w:color="000000"/>
              <w:bottom w:val="single" w:sz="8" w:space="0" w:color="000000"/>
              <w:right w:val="single" w:sz="8" w:space="0" w:color="000000"/>
            </w:tcBorders>
            <w:shd w:val="clear" w:color="auto" w:fill="auto"/>
            <w:vAlign w:val="center"/>
          </w:tcPr>
          <w:p>
            <w:pPr>
              <w:widowControl/>
              <w:wordWrap w:val="0"/>
              <w:jc w:val="center"/>
              <w:textAlignment w:val="top"/>
              <w:rPr>
                <w:rFonts w:asciiTheme="minorEastAsia" w:eastAsiaTheme="minorEastAsia" w:hAnsiTheme="minorEastAsia" w:cstheme="minorEastAsia"/>
                <w:kern w:val="0"/>
                <w:szCs w:val="21"/>
              </w:rPr>
            </w:pPr>
            <w:r>
              <w:rPr>
                <w:rFonts w:asciiTheme="minorEastAsia" w:eastAsiaTheme="minorEastAsia" w:hAnsiTheme="minorEastAsia" w:cstheme="minorEastAsia" w:hint="eastAsia"/>
                <w:kern w:val="0"/>
                <w:szCs w:val="21"/>
              </w:rPr>
              <w:t>4</w:t>
            </w:r>
          </w:p>
        </w:tc>
        <w:tc>
          <w:tcPr>
            <w:tcW w:w="1562" w:type="pct"/>
            <w:tcBorders>
              <w:top w:val="single" w:sz="8" w:space="0" w:color="000000"/>
              <w:left w:val="single" w:sz="8" w:space="0" w:color="000000"/>
              <w:bottom w:val="single" w:sz="8" w:space="0" w:color="000000"/>
              <w:right w:val="single" w:sz="8" w:space="0" w:color="000000"/>
            </w:tcBorders>
            <w:shd w:val="clear" w:color="auto" w:fill="auto"/>
            <w:vAlign w:val="center"/>
          </w:tcPr>
          <w:p>
            <w:pPr>
              <w:widowControl/>
              <w:wordWrap/>
              <w:jc w:val="center"/>
              <w:textAlignment w:val="auto"/>
              <w:rPr>
                <w:rFonts w:ascii="Times New Roman" w:eastAsia="宋体" w:hAnsi="Times New Roman" w:cs="Times New Roman" w:hint="default"/>
                <w:szCs w:val="24"/>
                <w:lang w:val="en-US" w:eastAsia="zh-CN"/>
              </w:rPr>
            </w:pPr>
            <w:r>
              <w:rPr>
                <w:rFonts w:cs="Times New Roman" w:hint="eastAsia"/>
                <w:kern w:val="2"/>
                <w:szCs w:val="24"/>
                <w:lang w:val="en-US" w:eastAsia="zh-CN"/>
              </w:rPr>
              <w:t>项目服务方案</w:t>
            </w:r>
          </w:p>
        </w:tc>
        <w:tc>
          <w:tcPr>
            <w:tcW w:w="375" w:type="pct"/>
            <w:tcBorders>
              <w:top w:val="single" w:sz="8" w:space="0" w:color="000000"/>
              <w:left w:val="single" w:sz="8" w:space="0" w:color="000000"/>
              <w:bottom w:val="single" w:sz="8" w:space="0" w:color="000000"/>
              <w:right w:val="single" w:sz="8" w:space="0" w:color="000000"/>
            </w:tcBorders>
            <w:shd w:val="clear" w:color="auto" w:fill="auto"/>
            <w:vAlign w:val="center"/>
          </w:tcPr>
          <w:p>
            <w:pPr>
              <w:widowControl/>
              <w:wordWrap/>
              <w:jc w:val="center"/>
              <w:textAlignment w:val="auto"/>
              <w:rPr>
                <w:rFonts w:ascii="Times New Roman" w:hAnsi="Times New Roman" w:cs="Times New Roman"/>
                <w:bCs w:val="0"/>
                <w:szCs w:val="24"/>
              </w:rPr>
            </w:pPr>
            <w:r>
              <w:rPr>
                <w:rFonts w:ascii="Times New Roman" w:hAnsi="Times New Roman" w:cs="Times New Roman" w:hint="default"/>
                <w:bCs w:val="0"/>
                <w:szCs w:val="24"/>
              </w:rPr>
              <w:t>6</w:t>
            </w:r>
          </w:p>
        </w:tc>
        <w:tc>
          <w:tcPr>
            <w:tcW w:w="2313" w:type="pct"/>
            <w:tcBorders>
              <w:top w:val="single" w:sz="8" w:space="0" w:color="000000"/>
              <w:left w:val="single" w:sz="8" w:space="0" w:color="000000"/>
              <w:bottom w:val="single" w:sz="8" w:space="0" w:color="000000"/>
              <w:right w:val="single" w:sz="8" w:space="0" w:color="000000"/>
            </w:tcBorders>
            <w:shd w:val="clear" w:color="auto" w:fill="auto"/>
            <w:vAlign w:val="center"/>
          </w:tcPr>
          <w:p>
            <w:pPr>
              <w:wordWrap/>
              <w:jc w:val="left"/>
              <w:rPr>
                <w:rFonts w:ascii="Times New Roman" w:eastAsia="宋体" w:hAnsi="Times New Roman" w:cs="Times New Roman"/>
                <w:b/>
                <w:bCs/>
                <w:szCs w:val="24"/>
              </w:rPr>
            </w:pPr>
            <w:r>
              <w:rPr>
                <w:rFonts w:ascii="Times New Roman" w:eastAsia="宋体" w:hAnsi="Times New Roman" w:cs="Times New Roman" w:hint="default"/>
                <w:b/>
                <w:bCs/>
                <w:szCs w:val="24"/>
              </w:rPr>
              <w:t>（一）评分内容：</w:t>
            </w:r>
          </w:p>
          <w:p>
            <w:pPr>
              <w:keepNext w:val="0"/>
              <w:keepLines w:val="0"/>
              <w:pageBreakBefore w:val="0"/>
              <w:kinsoku/>
              <w:overflowPunct/>
              <w:topLinePunct w:val="0"/>
              <w:bidi w:val="0"/>
              <w:spacing w:line="240" w:lineRule="auto"/>
              <w:rPr>
                <w:rFonts w:ascii="Times New Roman" w:eastAsia="宋体" w:hAnsi="Times New Roman" w:cs="Times New Roman" w:hint="default"/>
                <w:sz w:val="21"/>
                <w:szCs w:val="24"/>
              </w:rPr>
            </w:pPr>
            <w:r>
              <w:rPr>
                <w:rFonts w:cs="Times New Roman" w:hint="eastAsia"/>
                <w:sz w:val="21"/>
                <w:szCs w:val="24"/>
                <w:lang w:val="en-US" w:eastAsia="zh-CN"/>
              </w:rPr>
              <w:t>1、</w:t>
            </w:r>
            <w:r>
              <w:rPr>
                <w:rFonts w:ascii="Times New Roman" w:eastAsia="宋体" w:hAnsi="Times New Roman" w:cs="Times New Roman" w:hint="default"/>
                <w:sz w:val="21"/>
                <w:szCs w:val="24"/>
              </w:rPr>
              <w:t>根据投标人提供的项目</w:t>
            </w:r>
            <w:r>
              <w:rPr>
                <w:rFonts w:cs="Times New Roman" w:hint="eastAsia"/>
                <w:sz w:val="21"/>
                <w:szCs w:val="24"/>
                <w:lang w:val="en-US" w:eastAsia="zh-CN"/>
              </w:rPr>
              <w:t>服务</w:t>
            </w:r>
            <w:r>
              <w:rPr>
                <w:rFonts w:ascii="Times New Roman" w:eastAsia="宋体" w:hAnsi="Times New Roman" w:cs="Times New Roman" w:hint="default"/>
                <w:sz w:val="21"/>
                <w:szCs w:val="24"/>
              </w:rPr>
              <w:t>方案包括：</w:t>
            </w:r>
          </w:p>
          <w:p>
            <w:r>
              <w:rPr>
                <w:rFonts w:hint="eastAsia"/>
              </w:rPr>
              <w:t>（1）</w:t>
            </w:r>
            <w:r>
              <w:rPr>
                <w:rFonts w:hint="eastAsia"/>
                <w:lang w:val="en-US" w:eastAsia="zh-CN"/>
              </w:rPr>
              <w:t>质量保障措施</w:t>
            </w:r>
            <w:r>
              <w:rPr>
                <w:rFonts w:hint="eastAsia"/>
              </w:rPr>
              <w:t>；</w:t>
            </w:r>
          </w:p>
          <w:p>
            <w:r>
              <w:rPr>
                <w:rFonts w:hint="eastAsia"/>
              </w:rPr>
              <w:t>（2）</w:t>
            </w:r>
            <w:r>
              <w:rPr>
                <w:rFonts w:hint="eastAsia"/>
                <w:lang w:val="en-US" w:eastAsia="zh-CN"/>
              </w:rPr>
              <w:t>安全生产方案</w:t>
            </w:r>
            <w:r>
              <w:rPr>
                <w:rFonts w:hint="eastAsia"/>
              </w:rPr>
              <w:t>；</w:t>
            </w:r>
          </w:p>
          <w:p>
            <w:r>
              <w:rPr>
                <w:rFonts w:hint="eastAsia"/>
              </w:rPr>
              <w:t>（3）</w:t>
            </w:r>
            <w:r>
              <w:rPr>
                <w:rFonts w:hint="eastAsia"/>
                <w:lang w:val="en-US" w:eastAsia="zh-CN"/>
              </w:rPr>
              <w:t>安全事故</w:t>
            </w:r>
            <w:r>
              <w:rPr>
                <w:rFonts w:hint="eastAsia"/>
              </w:rPr>
              <w:t>应急预案；</w:t>
            </w:r>
          </w:p>
          <w:p>
            <w:pPr>
              <w:rPr>
                <w:rFonts w:hint="eastAsia"/>
              </w:rPr>
            </w:pPr>
            <w:r>
              <w:rPr>
                <w:rFonts w:hint="eastAsia"/>
              </w:rPr>
              <w:t>每提供以上任意一项内容得</w:t>
            </w:r>
            <w:r>
              <w:rPr>
                <w:rFonts w:hint="eastAsia"/>
                <w:lang w:val="en-US" w:eastAsia="zh-CN"/>
              </w:rPr>
              <w:t>20</w:t>
            </w:r>
            <w:r>
              <w:rPr>
                <w:rFonts w:hint="eastAsia"/>
              </w:rPr>
              <w:t>分，最高得60分。</w:t>
            </w:r>
          </w:p>
          <w:p>
            <w:pPr>
              <w:wordWrap w:val="0"/>
            </w:pPr>
            <w:r>
              <w:rPr>
                <w:rFonts w:hint="eastAsia"/>
                <w:b/>
                <w:szCs w:val="21"/>
              </w:rPr>
              <w:t>（二）评审依据</w:t>
            </w:r>
          </w:p>
          <w:p>
            <w:r>
              <w:rPr>
                <w:rFonts w:hint="eastAsia"/>
              </w:rPr>
              <w:t xml:space="preserve">2、在此基础上，专家再根据以上内容的合理性按以下标准进行加分： </w:t>
            </w:r>
          </w:p>
          <w:p>
            <w:r>
              <w:rPr>
                <w:rFonts w:hint="eastAsia"/>
              </w:rPr>
              <w:t>（1）评价为优：方案全面、科学合理，服务方案合理、可操作性强，加</w:t>
            </w:r>
            <w:r>
              <w:rPr>
                <w:rFonts w:hint="eastAsia"/>
                <w:lang w:val="en-US" w:eastAsia="zh-CN"/>
              </w:rPr>
              <w:t>4</w:t>
            </w:r>
            <w:r>
              <w:rPr>
                <w:rFonts w:hint="eastAsia"/>
              </w:rPr>
              <w:t>0分；</w:t>
            </w:r>
          </w:p>
          <w:p>
            <w:r>
              <w:rPr>
                <w:rFonts w:hint="eastAsia"/>
              </w:rPr>
              <w:t>（2）评价为良：方案有一定特点、较全面、合理，服务方面较合理，加</w:t>
            </w:r>
            <w:r>
              <w:rPr>
                <w:rFonts w:hint="eastAsia"/>
                <w:lang w:val="en-US" w:eastAsia="zh-CN"/>
              </w:rPr>
              <w:t>2</w:t>
            </w:r>
            <w:r>
              <w:rPr>
                <w:rFonts w:hint="eastAsia"/>
              </w:rPr>
              <w:t>0分；</w:t>
            </w:r>
          </w:p>
          <w:p>
            <w:r>
              <w:rPr>
                <w:rFonts w:hint="eastAsia"/>
              </w:rPr>
              <w:t>（3）评价为中：方案无突出特点、分析一般、服务方案一般，加</w:t>
            </w:r>
            <w:r>
              <w:rPr>
                <w:rFonts w:hint="eastAsia"/>
                <w:lang w:val="en-US" w:eastAsia="zh-CN"/>
              </w:rPr>
              <w:t>10</w:t>
            </w:r>
            <w:r>
              <w:rPr>
                <w:rFonts w:hint="eastAsia"/>
              </w:rPr>
              <w:t>分；</w:t>
            </w:r>
          </w:p>
          <w:p>
            <w:r>
              <w:rPr>
                <w:rFonts w:hint="eastAsia"/>
              </w:rPr>
              <w:t>（4）评价为差：方案无特点、分析较差、服务方案有漏项，不全面，评价为差不加分</w:t>
            </w:r>
            <w:r>
              <w:rPr>
                <w:rFonts w:hint="eastAsia"/>
                <w:lang w:val="zh-CN"/>
              </w:rPr>
              <w:t>。</w:t>
            </w:r>
          </w:p>
        </w:tc>
      </w:tr>
      <w:tr>
        <w:tblPrEx>
          <w:tblW w:w="4998" w:type="pct"/>
          <w:jc w:val="center"/>
          <w:tblCellMar>
            <w:top w:w="20" w:type="dxa"/>
            <w:left w:w="108" w:type="dxa"/>
            <w:bottom w:w="20" w:type="dxa"/>
            <w:right w:w="108" w:type="dxa"/>
          </w:tblCellMar>
        </w:tblPrEx>
        <w:trPr>
          <w:jc w:val="center"/>
        </w:trPr>
        <w:tc>
          <w:tcPr>
            <w:tcW w:w="374" w:type="pct"/>
            <w:vMerge w:val="restart"/>
            <w:tcBorders>
              <w:top w:val="single" w:sz="8" w:space="0" w:color="000000"/>
              <w:left w:val="single" w:sz="8" w:space="0" w:color="000000"/>
              <w:bottom w:val="single" w:sz="8" w:space="0" w:color="000000"/>
              <w:right w:val="single" w:sz="8" w:space="0" w:color="000000"/>
            </w:tcBorders>
            <w:shd w:val="clear" w:color="auto" w:fill="auto"/>
            <w:vAlign w:val="center"/>
          </w:tcPr>
          <w:p>
            <w:pPr>
              <w:widowControl/>
              <w:wordWrap w:val="0"/>
              <w:jc w:val="center"/>
              <w:rPr>
                <w:rFonts w:asciiTheme="minorEastAsia" w:eastAsiaTheme="minorEastAsia" w:hAnsiTheme="minorEastAsia" w:cstheme="minorEastAsia"/>
                <w:b/>
                <w:bCs/>
                <w:color w:val="0000FF"/>
                <w:szCs w:val="21"/>
              </w:rPr>
            </w:pPr>
            <w:r>
              <w:rPr>
                <w:rFonts w:asciiTheme="minorEastAsia" w:eastAsiaTheme="minorEastAsia" w:hAnsiTheme="minorEastAsia" w:cstheme="minorEastAsia" w:hint="eastAsia"/>
                <w:b/>
                <w:bCs/>
                <w:color w:val="0000FF"/>
                <w:kern w:val="0"/>
                <w:szCs w:val="21"/>
              </w:rPr>
              <w:t>3</w:t>
            </w:r>
          </w:p>
        </w:tc>
        <w:tc>
          <w:tcPr>
            <w:tcW w:w="2312" w:type="pct"/>
            <w:gridSpan w:val="3"/>
            <w:tcBorders>
              <w:top w:val="single" w:sz="8" w:space="0" w:color="000000"/>
              <w:left w:val="single" w:sz="8" w:space="0" w:color="000000"/>
              <w:bottom w:val="single" w:sz="8" w:space="0" w:color="000000"/>
              <w:right w:val="single" w:sz="8" w:space="0" w:color="000000"/>
            </w:tcBorders>
            <w:shd w:val="clear" w:color="auto" w:fill="auto"/>
            <w:vAlign w:val="center"/>
          </w:tcPr>
          <w:p>
            <w:pPr>
              <w:widowControl/>
              <w:wordWrap w:val="0"/>
              <w:jc w:val="center"/>
              <w:rPr>
                <w:rFonts w:asciiTheme="minorEastAsia" w:eastAsiaTheme="minorEastAsia" w:hAnsiTheme="minorEastAsia" w:cstheme="minorEastAsia"/>
                <w:b/>
                <w:bCs/>
                <w:color w:val="0000FF"/>
                <w:szCs w:val="21"/>
              </w:rPr>
            </w:pPr>
            <w:r>
              <w:rPr>
                <w:rFonts w:asciiTheme="minorEastAsia" w:eastAsiaTheme="minorEastAsia" w:hAnsiTheme="minorEastAsia" w:cstheme="minorEastAsia" w:hint="eastAsia"/>
                <w:b/>
                <w:bCs/>
                <w:color w:val="0000FF"/>
                <w:kern w:val="0"/>
                <w:szCs w:val="21"/>
              </w:rPr>
              <w:t>商务部分</w:t>
            </w:r>
          </w:p>
        </w:tc>
        <w:tc>
          <w:tcPr>
            <w:tcW w:w="2313" w:type="pct"/>
            <w:tcBorders>
              <w:top w:val="single" w:sz="8" w:space="0" w:color="000000"/>
              <w:left w:val="single" w:sz="8" w:space="0" w:color="000000"/>
              <w:bottom w:val="single" w:sz="8" w:space="0" w:color="000000"/>
              <w:right w:val="single" w:sz="8" w:space="0" w:color="000000"/>
            </w:tcBorders>
            <w:shd w:val="clear" w:color="auto" w:fill="auto"/>
            <w:vAlign w:val="center"/>
          </w:tcPr>
          <w:p>
            <w:pPr>
              <w:widowControl/>
              <w:wordWrap w:val="0"/>
              <w:jc w:val="center"/>
              <w:rPr>
                <w:rFonts w:asciiTheme="minorEastAsia" w:eastAsiaTheme="minorEastAsia" w:hAnsiTheme="minorEastAsia" w:cstheme="minorEastAsia"/>
                <w:b/>
                <w:bCs/>
                <w:color w:val="0000FF"/>
                <w:szCs w:val="21"/>
              </w:rPr>
            </w:pPr>
            <w:r>
              <w:rPr>
                <w:rFonts w:asciiTheme="minorEastAsia" w:eastAsiaTheme="minorEastAsia" w:hAnsiTheme="minorEastAsia" w:cstheme="minorEastAsia" w:hint="eastAsia"/>
                <w:b/>
                <w:bCs/>
                <w:color w:val="0000FF"/>
                <w:szCs w:val="21"/>
              </w:rPr>
              <w:t>10</w:t>
            </w:r>
          </w:p>
        </w:tc>
      </w:tr>
      <w:tr>
        <w:tblPrEx>
          <w:tblW w:w="4998" w:type="pct"/>
          <w:jc w:val="center"/>
          <w:tblCellMar>
            <w:top w:w="20" w:type="dxa"/>
            <w:left w:w="108" w:type="dxa"/>
            <w:bottom w:w="20" w:type="dxa"/>
            <w:right w:w="108" w:type="dxa"/>
          </w:tblCellMar>
        </w:tblPrEx>
        <w:trPr>
          <w:jc w:val="center"/>
        </w:trPr>
        <w:tc>
          <w:tcPr>
            <w:tcW w:w="374" w:type="pct"/>
            <w:vMerge/>
            <w:tcBorders>
              <w:top w:val="single" w:sz="8" w:space="0" w:color="000000"/>
              <w:left w:val="single" w:sz="8" w:space="0" w:color="000000"/>
              <w:bottom w:val="single" w:sz="8" w:space="0" w:color="000000"/>
              <w:right w:val="single" w:sz="8" w:space="0" w:color="000000"/>
            </w:tcBorders>
            <w:shd w:val="clear" w:color="auto" w:fill="E6EFFA"/>
            <w:vAlign w:val="center"/>
          </w:tcPr>
          <w:p>
            <w:pPr>
              <w:jc w:val="center"/>
              <w:rPr>
                <w:rFonts w:asciiTheme="minorEastAsia" w:eastAsiaTheme="minorEastAsia" w:hAnsiTheme="minorEastAsia" w:cstheme="minorEastAsia"/>
                <w:b/>
                <w:bCs/>
                <w:color w:val="0000FF"/>
                <w:szCs w:val="21"/>
              </w:rPr>
            </w:pPr>
          </w:p>
        </w:tc>
        <w:tc>
          <w:tcPr>
            <w:tcW w:w="374" w:type="pct"/>
            <w:tcBorders>
              <w:top w:val="outset" w:sz="6" w:space="0" w:color="000000"/>
              <w:left w:val="outset" w:sz="6" w:space="0" w:color="000000"/>
              <w:bottom w:val="outset" w:sz="6" w:space="0" w:color="000000"/>
              <w:right w:val="outset" w:sz="6" w:space="0" w:color="000000"/>
            </w:tcBorders>
            <w:shd w:val="clear" w:color="auto" w:fill="E6EFFA"/>
            <w:vAlign w:val="center"/>
          </w:tcPr>
          <w:p>
            <w:pPr>
              <w:widowControl/>
              <w:wordWrap w:val="0"/>
              <w:jc w:val="center"/>
              <w:rPr>
                <w:rFonts w:asciiTheme="minorEastAsia" w:eastAsiaTheme="minorEastAsia" w:hAnsiTheme="minorEastAsia" w:cstheme="minorEastAsia"/>
                <w:szCs w:val="21"/>
              </w:rPr>
            </w:pPr>
            <w:r>
              <w:rPr>
                <w:rFonts w:asciiTheme="minorEastAsia" w:eastAsiaTheme="minorEastAsia" w:hAnsiTheme="minorEastAsia" w:cstheme="minorEastAsia" w:hint="eastAsia"/>
                <w:kern w:val="0"/>
                <w:szCs w:val="21"/>
              </w:rPr>
              <w:t>序号</w:t>
            </w:r>
          </w:p>
        </w:tc>
        <w:tc>
          <w:tcPr>
            <w:tcW w:w="1562" w:type="pct"/>
            <w:tcBorders>
              <w:top w:val="outset" w:sz="6" w:space="0" w:color="000000"/>
              <w:left w:val="outset" w:sz="6" w:space="0" w:color="000000"/>
              <w:bottom w:val="outset" w:sz="6" w:space="0" w:color="000000"/>
              <w:right w:val="outset" w:sz="6" w:space="0" w:color="000000"/>
            </w:tcBorders>
            <w:shd w:val="clear" w:color="auto" w:fill="E6EFFA"/>
            <w:vAlign w:val="center"/>
          </w:tcPr>
          <w:p>
            <w:pPr>
              <w:widowControl/>
              <w:wordWrap w:val="0"/>
              <w:jc w:val="center"/>
              <w:rPr>
                <w:rFonts w:asciiTheme="minorEastAsia" w:eastAsiaTheme="minorEastAsia" w:hAnsiTheme="minorEastAsia" w:cstheme="minorEastAsia"/>
                <w:szCs w:val="21"/>
              </w:rPr>
            </w:pPr>
            <w:r>
              <w:rPr>
                <w:rFonts w:asciiTheme="minorEastAsia" w:eastAsiaTheme="minorEastAsia" w:hAnsiTheme="minorEastAsia" w:cstheme="minorEastAsia" w:hint="eastAsia"/>
                <w:kern w:val="0"/>
                <w:szCs w:val="21"/>
              </w:rPr>
              <w:t>评分因素</w:t>
            </w:r>
          </w:p>
        </w:tc>
        <w:tc>
          <w:tcPr>
            <w:tcW w:w="375" w:type="pct"/>
            <w:tcBorders>
              <w:top w:val="outset" w:sz="6" w:space="0" w:color="000000"/>
              <w:left w:val="outset" w:sz="6" w:space="0" w:color="000000"/>
              <w:bottom w:val="outset" w:sz="6" w:space="0" w:color="000000"/>
              <w:right w:val="outset" w:sz="6" w:space="0" w:color="000000"/>
            </w:tcBorders>
            <w:shd w:val="clear" w:color="auto" w:fill="E6EFFA"/>
            <w:vAlign w:val="center"/>
          </w:tcPr>
          <w:p>
            <w:pPr>
              <w:widowControl/>
              <w:wordWrap w:val="0"/>
              <w:jc w:val="center"/>
              <w:rPr>
                <w:rFonts w:asciiTheme="minorEastAsia" w:eastAsiaTheme="minorEastAsia" w:hAnsiTheme="minorEastAsia" w:cstheme="minorEastAsia"/>
                <w:szCs w:val="21"/>
              </w:rPr>
            </w:pPr>
            <w:r>
              <w:rPr>
                <w:rFonts w:asciiTheme="minorEastAsia" w:eastAsiaTheme="minorEastAsia" w:hAnsiTheme="minorEastAsia" w:cstheme="minorEastAsia" w:hint="eastAsia"/>
                <w:kern w:val="0"/>
                <w:szCs w:val="21"/>
              </w:rPr>
              <w:t>权重(%)</w:t>
            </w:r>
          </w:p>
        </w:tc>
        <w:tc>
          <w:tcPr>
            <w:tcW w:w="2313" w:type="pct"/>
            <w:tcBorders>
              <w:top w:val="outset" w:sz="6" w:space="0" w:color="000000"/>
              <w:left w:val="outset" w:sz="6" w:space="0" w:color="000000"/>
              <w:bottom w:val="outset" w:sz="6" w:space="0" w:color="000000"/>
              <w:right w:val="outset" w:sz="6" w:space="0" w:color="000000"/>
            </w:tcBorders>
            <w:shd w:val="clear" w:color="auto" w:fill="E6EFFA"/>
            <w:vAlign w:val="center"/>
          </w:tcPr>
          <w:p>
            <w:pPr>
              <w:widowControl/>
              <w:wordWrap w:val="0"/>
              <w:jc w:val="center"/>
              <w:rPr>
                <w:rFonts w:asciiTheme="minorEastAsia" w:eastAsiaTheme="minorEastAsia" w:hAnsiTheme="minorEastAsia" w:cstheme="minorEastAsia"/>
                <w:szCs w:val="21"/>
              </w:rPr>
            </w:pPr>
            <w:r>
              <w:rPr>
                <w:rFonts w:asciiTheme="minorEastAsia" w:eastAsiaTheme="minorEastAsia" w:hAnsiTheme="minorEastAsia" w:cstheme="minorEastAsia" w:hint="eastAsia"/>
                <w:kern w:val="0"/>
                <w:szCs w:val="21"/>
              </w:rPr>
              <w:t>评分准则</w:t>
            </w:r>
          </w:p>
        </w:tc>
      </w:tr>
      <w:tr>
        <w:tblPrEx>
          <w:tblW w:w="4998" w:type="pct"/>
          <w:jc w:val="center"/>
          <w:tblCellMar>
            <w:top w:w="20" w:type="dxa"/>
            <w:left w:w="108" w:type="dxa"/>
            <w:bottom w:w="20" w:type="dxa"/>
            <w:right w:w="108" w:type="dxa"/>
          </w:tblCellMar>
        </w:tblPrEx>
        <w:trPr>
          <w:jc w:val="center"/>
        </w:trPr>
        <w:tc>
          <w:tcPr>
            <w:tcW w:w="374" w:type="pct"/>
            <w:vMerge/>
            <w:tcBorders>
              <w:top w:val="single" w:sz="8" w:space="0" w:color="000000"/>
              <w:left w:val="single" w:sz="8" w:space="0" w:color="000000"/>
              <w:bottom w:val="single" w:sz="8" w:space="0" w:color="000000"/>
              <w:right w:val="single" w:sz="8" w:space="0" w:color="000000"/>
            </w:tcBorders>
            <w:shd w:val="clear" w:color="auto" w:fill="auto"/>
            <w:vAlign w:val="center"/>
          </w:tcPr>
          <w:p>
            <w:pPr>
              <w:jc w:val="center"/>
              <w:rPr>
                <w:rFonts w:asciiTheme="minorEastAsia" w:eastAsiaTheme="minorEastAsia" w:hAnsiTheme="minorEastAsia" w:cstheme="minorEastAsia"/>
                <w:b/>
                <w:bCs/>
                <w:color w:val="0000FF"/>
                <w:szCs w:val="21"/>
              </w:rPr>
            </w:pPr>
          </w:p>
        </w:tc>
        <w:tc>
          <w:tcPr>
            <w:tcW w:w="374" w:type="pct"/>
            <w:tcBorders>
              <w:top w:val="single" w:sz="8" w:space="0" w:color="000000"/>
              <w:left w:val="single" w:sz="8" w:space="0" w:color="000000"/>
              <w:bottom w:val="single" w:sz="8" w:space="0" w:color="000000"/>
              <w:right w:val="single" w:sz="8" w:space="0" w:color="000000"/>
            </w:tcBorders>
            <w:shd w:val="clear" w:color="auto" w:fill="auto"/>
            <w:vAlign w:val="center"/>
          </w:tcPr>
          <w:p>
            <w:pPr>
              <w:widowControl/>
              <w:wordWrap w:val="0"/>
              <w:jc w:val="center"/>
              <w:textAlignment w:val="top"/>
              <w:rPr>
                <w:rFonts w:asciiTheme="minorEastAsia" w:eastAsiaTheme="minorEastAsia" w:hAnsiTheme="minorEastAsia" w:cstheme="minorEastAsia"/>
                <w:szCs w:val="21"/>
              </w:rPr>
            </w:pPr>
            <w:r>
              <w:rPr>
                <w:rFonts w:asciiTheme="minorEastAsia" w:eastAsiaTheme="minorEastAsia" w:hAnsiTheme="minorEastAsia" w:cstheme="minorEastAsia" w:hint="eastAsia"/>
                <w:szCs w:val="21"/>
              </w:rPr>
              <w:t>1</w:t>
            </w:r>
          </w:p>
        </w:tc>
        <w:tc>
          <w:tcPr>
            <w:tcW w:w="1562" w:type="pct"/>
            <w:tcBorders>
              <w:top w:val="single" w:sz="8" w:space="0" w:color="000000"/>
              <w:left w:val="single" w:sz="8" w:space="0" w:color="000000"/>
              <w:bottom w:val="single" w:sz="8" w:space="0" w:color="000000"/>
              <w:right w:val="single" w:sz="8" w:space="0" w:color="000000"/>
            </w:tcBorders>
            <w:shd w:val="clear" w:color="auto" w:fill="auto"/>
            <w:vAlign w:val="center"/>
          </w:tcPr>
          <w:p>
            <w:pPr>
              <w:widowControl/>
              <w:wordWrap w:val="0"/>
              <w:jc w:val="center"/>
              <w:textAlignment w:val="top"/>
              <w:rPr>
                <w:rFonts w:asciiTheme="minorEastAsia" w:eastAsiaTheme="minorEastAsia" w:hAnsiTheme="minorEastAsia" w:cstheme="minorEastAsia"/>
                <w:szCs w:val="21"/>
              </w:rPr>
            </w:pPr>
            <w:r>
              <w:rPr>
                <w:rFonts w:ascii="宋体" w:hAnsi="宋体" w:cs="宋体" w:hint="eastAsia"/>
                <w:color w:val="000000"/>
                <w:szCs w:val="21"/>
              </w:rPr>
              <w:t>同类项目业绩</w:t>
            </w:r>
          </w:p>
        </w:tc>
        <w:tc>
          <w:tcPr>
            <w:tcW w:w="375" w:type="pct"/>
            <w:tcBorders>
              <w:top w:val="single" w:sz="8" w:space="0" w:color="000000"/>
              <w:left w:val="single" w:sz="8" w:space="0" w:color="000000"/>
              <w:bottom w:val="single" w:sz="8" w:space="0" w:color="000000"/>
              <w:right w:val="single" w:sz="8" w:space="0" w:color="000000"/>
            </w:tcBorders>
            <w:shd w:val="clear" w:color="auto" w:fill="auto"/>
            <w:vAlign w:val="center"/>
          </w:tcPr>
          <w:p>
            <w:pPr>
              <w:widowControl/>
              <w:wordWrap w:val="0"/>
              <w:jc w:val="center"/>
              <w:textAlignment w:val="top"/>
              <w:rPr>
                <w:rFonts w:asciiTheme="minorEastAsia" w:eastAsiaTheme="minorEastAsia" w:hAnsiTheme="minorEastAsia" w:cstheme="minorEastAsia"/>
                <w:szCs w:val="21"/>
              </w:rPr>
            </w:pPr>
            <w:r>
              <w:rPr>
                <w:rFonts w:asciiTheme="minorEastAsia" w:eastAsiaTheme="minorEastAsia" w:hAnsiTheme="minorEastAsia" w:cstheme="minorEastAsia" w:hint="eastAsia"/>
                <w:szCs w:val="21"/>
              </w:rPr>
              <w:t>2</w:t>
            </w:r>
          </w:p>
        </w:tc>
        <w:tc>
          <w:tcPr>
            <w:tcW w:w="2313" w:type="pct"/>
            <w:tcBorders>
              <w:top w:val="single" w:sz="8" w:space="0" w:color="000000"/>
              <w:left w:val="single" w:sz="8" w:space="0" w:color="000000"/>
              <w:bottom w:val="single" w:sz="8" w:space="0" w:color="000000"/>
              <w:right w:val="single" w:sz="8" w:space="0" w:color="000000"/>
            </w:tcBorders>
            <w:shd w:val="clear" w:color="auto" w:fill="auto"/>
            <w:vAlign w:val="center"/>
          </w:tcPr>
          <w:p>
            <w:pPr>
              <w:rPr>
                <w:rFonts w:ascii="宋体" w:hAnsi="宋体"/>
                <w:b/>
                <w:bCs/>
                <w:szCs w:val="21"/>
              </w:rPr>
            </w:pPr>
            <w:r>
              <w:rPr>
                <w:rFonts w:ascii="宋体" w:hAnsi="宋体" w:hint="eastAsia"/>
                <w:b/>
                <w:bCs/>
                <w:szCs w:val="21"/>
              </w:rPr>
              <w:t>（一）评分内容：</w:t>
            </w:r>
          </w:p>
          <w:p>
            <w:r>
              <w:rPr>
                <w:rFonts w:hint="eastAsia"/>
              </w:rPr>
              <w:t>投标人自2022年1月1日至本项目投标截止日（以合同签订日期为准），具有已完成的窗帘类项目业绩，每提供1个业绩得50分，本项累计最高得100分。</w:t>
            </w:r>
          </w:p>
          <w:p>
            <w:pPr>
              <w:rPr>
                <w:rFonts w:ascii="宋体" w:hAnsi="宋体"/>
                <w:b/>
                <w:bCs/>
                <w:szCs w:val="21"/>
              </w:rPr>
            </w:pPr>
            <w:r>
              <w:rPr>
                <w:rFonts w:ascii="宋体" w:hAnsi="宋体" w:hint="eastAsia"/>
                <w:b/>
                <w:bCs/>
                <w:szCs w:val="21"/>
              </w:rPr>
              <w:t>（二）评分依据：</w:t>
            </w:r>
          </w:p>
          <w:p>
            <w:pPr>
              <w:pStyle w:val="CommentText"/>
              <w:rPr>
                <w:rFonts w:hAnsi="宋体" w:cs="宋体"/>
                <w:kern w:val="2"/>
                <w:sz w:val="21"/>
                <w:szCs w:val="21"/>
              </w:rPr>
            </w:pPr>
            <w:r>
              <w:rPr>
                <w:rFonts w:hAnsi="宋体" w:cs="宋体" w:hint="eastAsia"/>
                <w:kern w:val="2"/>
                <w:sz w:val="21"/>
                <w:szCs w:val="21"/>
              </w:rPr>
              <w:t>1、投标人提供的每项业绩须按以下要求提供完整准确的证明文件</w:t>
            </w:r>
            <w:r>
              <w:rPr>
                <w:rFonts w:hAnsi="宋体" w:cs="宋体" w:hint="eastAsia"/>
                <w:kern w:val="2"/>
                <w:sz w:val="21"/>
                <w:szCs w:val="21"/>
                <w:lang w:val="en-US" w:eastAsia="zh-CN"/>
              </w:rPr>
              <w:t>扫描件</w:t>
            </w:r>
            <w:r>
              <w:rPr>
                <w:rFonts w:hAnsi="宋体" w:cs="宋体" w:hint="eastAsia"/>
                <w:kern w:val="2"/>
                <w:sz w:val="21"/>
                <w:szCs w:val="21"/>
              </w:rPr>
              <w:t>，如未按以下要求提供完整证明文件的业绩不计分，长期续签合同只计算一个业绩：</w:t>
            </w:r>
          </w:p>
          <w:p>
            <w:pPr>
              <w:pStyle w:val="CommentText"/>
              <w:rPr>
                <w:rFonts w:hAnsi="宋体" w:cs="宋体"/>
                <w:kern w:val="2"/>
                <w:sz w:val="21"/>
                <w:szCs w:val="21"/>
              </w:rPr>
            </w:pPr>
            <w:r>
              <w:rPr>
                <w:rFonts w:hAnsi="宋体" w:cs="宋体" w:hint="eastAsia"/>
                <w:kern w:val="2"/>
                <w:sz w:val="21"/>
                <w:szCs w:val="21"/>
              </w:rPr>
              <w:t>①中标通知书；</w:t>
            </w:r>
          </w:p>
          <w:p>
            <w:pPr>
              <w:pStyle w:val="CommentText"/>
              <w:rPr>
                <w:rFonts w:hAnsi="宋体" w:cs="宋体"/>
                <w:kern w:val="2"/>
                <w:sz w:val="21"/>
                <w:szCs w:val="21"/>
              </w:rPr>
            </w:pPr>
            <w:r>
              <w:rPr>
                <w:rFonts w:hAnsi="宋体" w:cs="宋体" w:hint="eastAsia"/>
                <w:kern w:val="2"/>
                <w:sz w:val="21"/>
                <w:szCs w:val="21"/>
              </w:rPr>
              <w:t>②提供合同关键页（应包含但不限于合同签约主体名称、项目（合同）名称、涉及业绩评分的内容、签订合同时间、签约主体公章等关键信息）；</w:t>
            </w:r>
          </w:p>
          <w:p>
            <w:pPr>
              <w:pStyle w:val="CommentText"/>
              <w:rPr>
                <w:rFonts w:hAnsi="宋体" w:cs="宋体"/>
                <w:szCs w:val="21"/>
              </w:rPr>
            </w:pPr>
            <w:r>
              <w:rPr>
                <w:rFonts w:hAnsi="宋体" w:cs="宋体" w:hint="eastAsia"/>
                <w:kern w:val="2"/>
                <w:sz w:val="21"/>
                <w:szCs w:val="21"/>
              </w:rPr>
              <w:t>2、以上资料原件备查。评分中出现无证明资料或专家无法凭所提供资料判断是否得分的情况，一律作不得分处理。</w:t>
            </w:r>
          </w:p>
        </w:tc>
      </w:tr>
      <w:tr>
        <w:tblPrEx>
          <w:tblW w:w="4998" w:type="pct"/>
          <w:jc w:val="center"/>
          <w:tblCellMar>
            <w:top w:w="20" w:type="dxa"/>
            <w:left w:w="108" w:type="dxa"/>
            <w:bottom w:w="20" w:type="dxa"/>
            <w:right w:w="108" w:type="dxa"/>
          </w:tblCellMar>
        </w:tblPrEx>
        <w:trPr>
          <w:jc w:val="center"/>
        </w:trPr>
        <w:tc>
          <w:tcPr>
            <w:tcW w:w="374" w:type="pct"/>
            <w:vMerge/>
            <w:tcBorders>
              <w:top w:val="single" w:sz="8" w:space="0" w:color="000000"/>
              <w:left w:val="single" w:sz="8" w:space="0" w:color="000000"/>
              <w:bottom w:val="single" w:sz="8" w:space="0" w:color="000000"/>
              <w:right w:val="single" w:sz="8" w:space="0" w:color="000000"/>
            </w:tcBorders>
            <w:shd w:val="clear" w:color="auto" w:fill="auto"/>
            <w:vAlign w:val="center"/>
          </w:tcPr>
          <w:p>
            <w:pPr>
              <w:jc w:val="center"/>
              <w:rPr>
                <w:rFonts w:asciiTheme="minorEastAsia" w:eastAsiaTheme="minorEastAsia" w:hAnsiTheme="minorEastAsia" w:cstheme="minorEastAsia"/>
                <w:b/>
                <w:bCs/>
                <w:color w:val="0000FF"/>
                <w:szCs w:val="21"/>
              </w:rPr>
            </w:pPr>
          </w:p>
        </w:tc>
        <w:tc>
          <w:tcPr>
            <w:tcW w:w="374" w:type="pct"/>
            <w:tcBorders>
              <w:top w:val="single" w:sz="8" w:space="0" w:color="000000"/>
              <w:left w:val="single" w:sz="8" w:space="0" w:color="000000"/>
              <w:bottom w:val="single" w:sz="8" w:space="0" w:color="000000"/>
              <w:right w:val="single" w:sz="8" w:space="0" w:color="000000"/>
            </w:tcBorders>
            <w:shd w:val="clear" w:color="auto" w:fill="auto"/>
            <w:vAlign w:val="center"/>
          </w:tcPr>
          <w:p>
            <w:pPr>
              <w:widowControl/>
              <w:wordWrap w:val="0"/>
              <w:jc w:val="center"/>
              <w:textAlignment w:val="top"/>
              <w:rPr>
                <w:rFonts w:asciiTheme="minorEastAsia" w:eastAsiaTheme="minorEastAsia" w:hAnsiTheme="minorEastAsia" w:cstheme="minorEastAsia"/>
                <w:szCs w:val="21"/>
              </w:rPr>
            </w:pPr>
            <w:r>
              <w:rPr>
                <w:rFonts w:asciiTheme="minorEastAsia" w:eastAsiaTheme="minorEastAsia" w:hAnsiTheme="minorEastAsia" w:cstheme="minorEastAsia" w:hint="eastAsia"/>
                <w:szCs w:val="21"/>
              </w:rPr>
              <w:t>2</w:t>
            </w:r>
          </w:p>
        </w:tc>
        <w:tc>
          <w:tcPr>
            <w:tcW w:w="1562" w:type="pct"/>
            <w:tcBorders>
              <w:top w:val="single" w:sz="8" w:space="0" w:color="000000"/>
              <w:left w:val="single" w:sz="8" w:space="0" w:color="000000"/>
              <w:bottom w:val="single" w:sz="8" w:space="0" w:color="000000"/>
              <w:right w:val="single" w:sz="8" w:space="0" w:color="000000"/>
            </w:tcBorders>
            <w:shd w:val="clear" w:color="auto" w:fill="auto"/>
            <w:vAlign w:val="center"/>
          </w:tcPr>
          <w:p>
            <w:pPr>
              <w:widowControl/>
              <w:wordWrap w:val="0"/>
              <w:jc w:val="center"/>
              <w:textAlignment w:val="top"/>
              <w:rPr>
                <w:rFonts w:asciiTheme="minorEastAsia" w:eastAsiaTheme="minorEastAsia" w:hAnsiTheme="minorEastAsia" w:cstheme="minorEastAsia"/>
                <w:szCs w:val="21"/>
              </w:rPr>
            </w:pPr>
            <w:r>
              <w:rPr>
                <w:rFonts w:asciiTheme="minorEastAsia" w:eastAsiaTheme="minorEastAsia" w:hAnsiTheme="minorEastAsia" w:cstheme="minorEastAsia" w:hint="eastAsia"/>
                <w:szCs w:val="21"/>
              </w:rPr>
              <w:t>体系认证</w:t>
            </w:r>
          </w:p>
        </w:tc>
        <w:tc>
          <w:tcPr>
            <w:tcW w:w="375" w:type="pct"/>
            <w:tcBorders>
              <w:top w:val="single" w:sz="8" w:space="0" w:color="000000"/>
              <w:left w:val="single" w:sz="8" w:space="0" w:color="000000"/>
              <w:bottom w:val="single" w:sz="8" w:space="0" w:color="000000"/>
              <w:right w:val="single" w:sz="8" w:space="0" w:color="000000"/>
            </w:tcBorders>
            <w:shd w:val="clear" w:color="auto" w:fill="auto"/>
            <w:vAlign w:val="center"/>
          </w:tcPr>
          <w:p>
            <w:pPr>
              <w:widowControl/>
              <w:wordWrap w:val="0"/>
              <w:jc w:val="center"/>
              <w:textAlignment w:val="top"/>
              <w:rPr>
                <w:rFonts w:asciiTheme="minorEastAsia" w:eastAsiaTheme="minorEastAsia" w:hAnsiTheme="minorEastAsia" w:cstheme="minorEastAsia"/>
                <w:szCs w:val="21"/>
              </w:rPr>
            </w:pPr>
            <w:r>
              <w:rPr>
                <w:rFonts w:asciiTheme="minorEastAsia" w:eastAsiaTheme="minorEastAsia" w:hAnsiTheme="minorEastAsia" w:cstheme="minorEastAsia" w:hint="eastAsia"/>
                <w:szCs w:val="21"/>
              </w:rPr>
              <w:t>8</w:t>
            </w:r>
          </w:p>
        </w:tc>
        <w:tc>
          <w:tcPr>
            <w:tcW w:w="2313" w:type="pct"/>
            <w:tcBorders>
              <w:top w:val="single" w:sz="8" w:space="0" w:color="000000"/>
              <w:left w:val="single" w:sz="8" w:space="0" w:color="000000"/>
              <w:bottom w:val="single" w:sz="8" w:space="0" w:color="000000"/>
              <w:right w:val="single" w:sz="8" w:space="0" w:color="000000"/>
            </w:tcBorders>
            <w:shd w:val="clear" w:color="auto" w:fill="auto"/>
            <w:vAlign w:val="center"/>
          </w:tcPr>
          <w:p>
            <w:pPr>
              <w:rPr>
                <w:b/>
                <w:bCs/>
              </w:rPr>
            </w:pPr>
            <w:r>
              <w:rPr>
                <w:rFonts w:hint="eastAsia"/>
                <w:b/>
                <w:bCs/>
              </w:rPr>
              <w:t>（一）评分内容：</w:t>
            </w:r>
          </w:p>
          <w:p>
            <w:r>
              <w:rPr>
                <w:rFonts w:hint="eastAsia"/>
              </w:rPr>
              <w:t>投标人具有：</w:t>
            </w:r>
          </w:p>
          <w:p>
            <w:r>
              <w:rPr>
                <w:rFonts w:hint="eastAsia"/>
              </w:rPr>
              <w:t>1,质量管理体系认证证书（认证范围包含窗帘的生产及销售）；</w:t>
            </w:r>
          </w:p>
          <w:p>
            <w:r>
              <w:rPr>
                <w:rFonts w:hint="eastAsia"/>
              </w:rPr>
              <w:t>2.环境管理体系认证证书（认证范围包含窗帘的生产及销售）；</w:t>
            </w:r>
          </w:p>
          <w:p>
            <w:r>
              <w:rPr>
                <w:rFonts w:hint="eastAsia"/>
              </w:rPr>
              <w:t>3.职业健康安全管理体系认证证书（认证范围包含窗帘的生产及销售）；</w:t>
            </w:r>
          </w:p>
          <w:p>
            <w:pPr>
              <w:rPr>
                <w:rFonts w:eastAsia="宋体" w:hint="eastAsia"/>
                <w:lang w:eastAsia="zh-CN"/>
              </w:rPr>
            </w:pPr>
            <w:r>
              <w:rPr>
                <w:rFonts w:hint="eastAsia"/>
              </w:rPr>
              <w:t>4.知识产权管理体系认证证书（认证范围包含窗帘的生产及销售）</w:t>
            </w:r>
            <w:r>
              <w:rPr>
                <w:rFonts w:hint="eastAsia"/>
                <w:lang w:eastAsia="zh-CN"/>
              </w:rPr>
              <w:t>；</w:t>
            </w:r>
          </w:p>
          <w:p>
            <w:pPr>
              <w:rPr>
                <w:rFonts w:ascii="Times New Roman" w:hAnsi="Times New Roman" w:cs="Times New Roman" w:hint="eastAsia"/>
              </w:rPr>
            </w:pPr>
            <w:r>
              <w:rPr>
                <w:rFonts w:ascii="Times New Roman" w:hAnsi="Times New Roman" w:cs="Times New Roman" w:hint="eastAsia"/>
              </w:rPr>
              <w:t>5.投标人提供售后服务认证证书（认证范围包含窗帘的生产及销售）；</w:t>
            </w:r>
          </w:p>
          <w:p>
            <w:r>
              <w:rPr>
                <w:rFonts w:hint="eastAsia"/>
              </w:rPr>
              <w:t>以上1-5项每提供一项得20分，最高得100分。</w:t>
            </w:r>
          </w:p>
          <w:p>
            <w:pPr>
              <w:rPr>
                <w:b/>
                <w:bCs/>
              </w:rPr>
            </w:pPr>
            <w:r>
              <w:rPr>
                <w:rFonts w:hint="eastAsia"/>
                <w:b/>
                <w:bCs/>
              </w:rPr>
              <w:t>（二）评分依据：</w:t>
            </w:r>
          </w:p>
          <w:p>
            <w:r>
              <w:rPr>
                <w:rFonts w:hint="eastAsia"/>
              </w:rPr>
              <w:t>1、提供认证证书</w:t>
            </w:r>
            <w:r>
              <w:rPr>
                <w:rFonts w:hint="eastAsia"/>
                <w:lang w:val="en-US" w:eastAsia="zh-CN"/>
              </w:rPr>
              <w:t>扫描件</w:t>
            </w:r>
            <w:r>
              <w:rPr>
                <w:rFonts w:hint="eastAsia"/>
              </w:rPr>
              <w:t>作为得分依据；</w:t>
            </w:r>
          </w:p>
          <w:p>
            <w:r>
              <w:rPr>
                <w:rFonts w:hint="eastAsia"/>
              </w:rPr>
              <w:t>2、认证证书需同时提供在全国认证认可信息公共服务平台（认e云）查询截图且显示有效（http://cx.cnca.cn）及编号一致；</w:t>
            </w:r>
          </w:p>
          <w:p>
            <w:r>
              <w:rPr>
                <w:rFonts w:hint="eastAsia"/>
              </w:rPr>
              <w:t>3、以上资料原件备查。评分中出现无证明资料或专家无法凭所提供资料判断是否得分的情况，一律作不得分处理。</w:t>
            </w:r>
          </w:p>
        </w:tc>
      </w:tr>
      <w:tr>
        <w:tblPrEx>
          <w:tblW w:w="4998" w:type="pct"/>
          <w:jc w:val="center"/>
          <w:tblCellMar>
            <w:top w:w="20" w:type="dxa"/>
            <w:left w:w="108" w:type="dxa"/>
            <w:bottom w:w="20" w:type="dxa"/>
            <w:right w:w="108" w:type="dxa"/>
          </w:tblCellMar>
        </w:tblPrEx>
        <w:trPr>
          <w:jc w:val="center"/>
        </w:trPr>
        <w:tc>
          <w:tcPr>
            <w:tcW w:w="374" w:type="pct"/>
            <w:vMerge w:val="restart"/>
            <w:tcBorders>
              <w:top w:val="single" w:sz="8" w:space="0" w:color="000000"/>
              <w:left w:val="single" w:sz="8" w:space="0" w:color="000000"/>
              <w:bottom w:val="single" w:sz="8" w:space="0" w:color="000000"/>
              <w:right w:val="single" w:sz="8" w:space="0" w:color="000000"/>
            </w:tcBorders>
            <w:shd w:val="clear" w:color="auto" w:fill="auto"/>
            <w:vAlign w:val="center"/>
          </w:tcPr>
          <w:p>
            <w:pPr>
              <w:widowControl/>
              <w:wordWrap w:val="0"/>
              <w:jc w:val="center"/>
              <w:rPr>
                <w:rFonts w:asciiTheme="minorEastAsia" w:eastAsiaTheme="minorEastAsia" w:hAnsiTheme="minorEastAsia" w:cstheme="minorEastAsia"/>
                <w:b/>
                <w:bCs/>
                <w:color w:val="0000FF"/>
                <w:szCs w:val="21"/>
              </w:rPr>
            </w:pPr>
            <w:r>
              <w:rPr>
                <w:rFonts w:asciiTheme="minorEastAsia" w:eastAsiaTheme="minorEastAsia" w:hAnsiTheme="minorEastAsia" w:cstheme="minorEastAsia" w:hint="eastAsia"/>
                <w:b/>
                <w:bCs/>
                <w:color w:val="0000FF"/>
                <w:kern w:val="0"/>
                <w:szCs w:val="21"/>
              </w:rPr>
              <w:t>5</w:t>
            </w:r>
          </w:p>
        </w:tc>
        <w:tc>
          <w:tcPr>
            <w:tcW w:w="2312" w:type="pct"/>
            <w:gridSpan w:val="3"/>
            <w:tcBorders>
              <w:top w:val="single" w:sz="8" w:space="0" w:color="000000"/>
              <w:left w:val="single" w:sz="8" w:space="0" w:color="000000"/>
              <w:bottom w:val="single" w:sz="8" w:space="0" w:color="000000"/>
              <w:right w:val="single" w:sz="8" w:space="0" w:color="000000"/>
            </w:tcBorders>
            <w:shd w:val="clear" w:color="auto" w:fill="auto"/>
            <w:vAlign w:val="center"/>
          </w:tcPr>
          <w:p>
            <w:pPr>
              <w:widowControl/>
              <w:wordWrap w:val="0"/>
              <w:jc w:val="center"/>
              <w:rPr>
                <w:rFonts w:asciiTheme="minorEastAsia" w:eastAsiaTheme="minorEastAsia" w:hAnsiTheme="minorEastAsia" w:cstheme="minorEastAsia"/>
                <w:b/>
                <w:bCs/>
                <w:color w:val="0000FF"/>
                <w:szCs w:val="21"/>
              </w:rPr>
            </w:pPr>
            <w:r>
              <w:rPr>
                <w:rFonts w:asciiTheme="minorEastAsia" w:eastAsiaTheme="minorEastAsia" w:hAnsiTheme="minorEastAsia" w:cstheme="minorEastAsia" w:hint="eastAsia"/>
                <w:b/>
                <w:bCs/>
                <w:color w:val="0000FF"/>
                <w:kern w:val="0"/>
                <w:szCs w:val="21"/>
              </w:rPr>
              <w:t>诚信情况</w:t>
            </w:r>
          </w:p>
        </w:tc>
        <w:tc>
          <w:tcPr>
            <w:tcW w:w="2313" w:type="pct"/>
            <w:tcBorders>
              <w:top w:val="single" w:sz="8" w:space="0" w:color="000000"/>
              <w:left w:val="single" w:sz="8" w:space="0" w:color="000000"/>
              <w:bottom w:val="single" w:sz="8" w:space="0" w:color="000000"/>
              <w:right w:val="single" w:sz="8" w:space="0" w:color="000000"/>
            </w:tcBorders>
            <w:shd w:val="clear" w:color="auto" w:fill="auto"/>
            <w:vAlign w:val="center"/>
          </w:tcPr>
          <w:p>
            <w:pPr>
              <w:widowControl/>
              <w:wordWrap w:val="0"/>
              <w:jc w:val="center"/>
              <w:rPr>
                <w:rFonts w:asciiTheme="minorEastAsia" w:eastAsiaTheme="minorEastAsia" w:hAnsiTheme="minorEastAsia" w:cstheme="minorEastAsia"/>
                <w:b/>
                <w:bCs/>
                <w:color w:val="0000FF"/>
                <w:szCs w:val="21"/>
              </w:rPr>
            </w:pPr>
          </w:p>
        </w:tc>
      </w:tr>
      <w:tr>
        <w:tblPrEx>
          <w:tblW w:w="4998" w:type="pct"/>
          <w:jc w:val="center"/>
          <w:tblCellMar>
            <w:top w:w="20" w:type="dxa"/>
            <w:left w:w="108" w:type="dxa"/>
            <w:bottom w:w="20" w:type="dxa"/>
            <w:right w:w="108" w:type="dxa"/>
          </w:tblCellMar>
        </w:tblPrEx>
        <w:trPr>
          <w:jc w:val="center"/>
        </w:trPr>
        <w:tc>
          <w:tcPr>
            <w:tcW w:w="374" w:type="pct"/>
            <w:vMerge/>
            <w:tcBorders>
              <w:top w:val="single" w:sz="8" w:space="0" w:color="000000"/>
              <w:left w:val="single" w:sz="8" w:space="0" w:color="000000"/>
              <w:bottom w:val="single" w:sz="8" w:space="0" w:color="000000"/>
              <w:right w:val="single" w:sz="8" w:space="0" w:color="000000"/>
            </w:tcBorders>
            <w:shd w:val="clear" w:color="auto" w:fill="E6EFFA"/>
            <w:vAlign w:val="center"/>
          </w:tcPr>
          <w:p>
            <w:pPr>
              <w:jc w:val="center"/>
              <w:rPr>
                <w:rFonts w:asciiTheme="minorEastAsia" w:eastAsiaTheme="minorEastAsia" w:hAnsiTheme="minorEastAsia" w:cstheme="minorEastAsia"/>
                <w:b/>
                <w:bCs/>
                <w:color w:val="0000FF"/>
                <w:szCs w:val="21"/>
              </w:rPr>
            </w:pPr>
          </w:p>
        </w:tc>
        <w:tc>
          <w:tcPr>
            <w:tcW w:w="374" w:type="pct"/>
            <w:tcBorders>
              <w:top w:val="outset" w:sz="6" w:space="0" w:color="000000"/>
              <w:left w:val="outset" w:sz="6" w:space="0" w:color="000000"/>
              <w:bottom w:val="outset" w:sz="6" w:space="0" w:color="000000"/>
              <w:right w:val="outset" w:sz="6" w:space="0" w:color="000000"/>
            </w:tcBorders>
            <w:shd w:val="clear" w:color="auto" w:fill="E6EFFA"/>
            <w:vAlign w:val="center"/>
          </w:tcPr>
          <w:p>
            <w:pPr>
              <w:widowControl/>
              <w:wordWrap w:val="0"/>
              <w:jc w:val="center"/>
              <w:rPr>
                <w:rFonts w:asciiTheme="minorEastAsia" w:eastAsiaTheme="minorEastAsia" w:hAnsiTheme="minorEastAsia" w:cstheme="minorEastAsia"/>
                <w:szCs w:val="21"/>
              </w:rPr>
            </w:pPr>
            <w:r>
              <w:rPr>
                <w:rFonts w:asciiTheme="minorEastAsia" w:eastAsiaTheme="minorEastAsia" w:hAnsiTheme="minorEastAsia" w:cstheme="minorEastAsia" w:hint="eastAsia"/>
                <w:kern w:val="0"/>
                <w:szCs w:val="21"/>
              </w:rPr>
              <w:t>序号</w:t>
            </w:r>
          </w:p>
        </w:tc>
        <w:tc>
          <w:tcPr>
            <w:tcW w:w="1562" w:type="pct"/>
            <w:tcBorders>
              <w:top w:val="outset" w:sz="6" w:space="0" w:color="000000"/>
              <w:left w:val="outset" w:sz="6" w:space="0" w:color="000000"/>
              <w:bottom w:val="outset" w:sz="6" w:space="0" w:color="000000"/>
              <w:right w:val="outset" w:sz="6" w:space="0" w:color="000000"/>
            </w:tcBorders>
            <w:shd w:val="clear" w:color="auto" w:fill="E6EFFA"/>
            <w:vAlign w:val="center"/>
          </w:tcPr>
          <w:p>
            <w:pPr>
              <w:widowControl/>
              <w:wordWrap w:val="0"/>
              <w:jc w:val="center"/>
              <w:rPr>
                <w:rFonts w:asciiTheme="minorEastAsia" w:eastAsiaTheme="minorEastAsia" w:hAnsiTheme="minorEastAsia" w:cstheme="minorEastAsia"/>
                <w:szCs w:val="21"/>
              </w:rPr>
            </w:pPr>
            <w:r>
              <w:rPr>
                <w:rFonts w:asciiTheme="minorEastAsia" w:eastAsiaTheme="minorEastAsia" w:hAnsiTheme="minorEastAsia" w:cstheme="minorEastAsia" w:hint="eastAsia"/>
                <w:kern w:val="0"/>
                <w:szCs w:val="21"/>
              </w:rPr>
              <w:t>评分因素</w:t>
            </w:r>
          </w:p>
        </w:tc>
        <w:tc>
          <w:tcPr>
            <w:tcW w:w="375" w:type="pct"/>
            <w:tcBorders>
              <w:top w:val="outset" w:sz="6" w:space="0" w:color="000000"/>
              <w:left w:val="outset" w:sz="6" w:space="0" w:color="000000"/>
              <w:bottom w:val="outset" w:sz="6" w:space="0" w:color="000000"/>
              <w:right w:val="outset" w:sz="6" w:space="0" w:color="000000"/>
            </w:tcBorders>
            <w:shd w:val="clear" w:color="auto" w:fill="E6EFFA"/>
            <w:vAlign w:val="center"/>
          </w:tcPr>
          <w:p>
            <w:pPr>
              <w:widowControl/>
              <w:wordWrap w:val="0"/>
              <w:jc w:val="center"/>
              <w:rPr>
                <w:rFonts w:asciiTheme="minorEastAsia" w:eastAsiaTheme="minorEastAsia" w:hAnsiTheme="minorEastAsia" w:cstheme="minorEastAsia"/>
                <w:szCs w:val="21"/>
              </w:rPr>
            </w:pPr>
            <w:r>
              <w:rPr>
                <w:rFonts w:asciiTheme="minorEastAsia" w:eastAsiaTheme="minorEastAsia" w:hAnsiTheme="minorEastAsia" w:cstheme="minorEastAsia" w:hint="eastAsia"/>
                <w:kern w:val="0"/>
                <w:szCs w:val="21"/>
              </w:rPr>
              <w:t>权重(%)</w:t>
            </w:r>
          </w:p>
        </w:tc>
        <w:tc>
          <w:tcPr>
            <w:tcW w:w="2313" w:type="pct"/>
            <w:tcBorders>
              <w:top w:val="outset" w:sz="6" w:space="0" w:color="000000"/>
              <w:left w:val="outset" w:sz="6" w:space="0" w:color="000000"/>
              <w:bottom w:val="outset" w:sz="6" w:space="0" w:color="000000"/>
              <w:right w:val="outset" w:sz="6" w:space="0" w:color="000000"/>
            </w:tcBorders>
            <w:shd w:val="clear" w:color="auto" w:fill="E6EFFA"/>
            <w:vAlign w:val="center"/>
          </w:tcPr>
          <w:p>
            <w:pPr>
              <w:widowControl/>
              <w:wordWrap w:val="0"/>
              <w:jc w:val="center"/>
              <w:rPr>
                <w:rFonts w:asciiTheme="minorEastAsia" w:eastAsiaTheme="minorEastAsia" w:hAnsiTheme="minorEastAsia" w:cstheme="minorEastAsia"/>
                <w:szCs w:val="21"/>
              </w:rPr>
            </w:pPr>
            <w:r>
              <w:rPr>
                <w:rFonts w:asciiTheme="minorEastAsia" w:eastAsiaTheme="minorEastAsia" w:hAnsiTheme="minorEastAsia" w:cstheme="minorEastAsia" w:hint="eastAsia"/>
                <w:kern w:val="0"/>
                <w:szCs w:val="21"/>
              </w:rPr>
              <w:t>评分准则</w:t>
            </w:r>
          </w:p>
        </w:tc>
      </w:tr>
      <w:tr>
        <w:tblPrEx>
          <w:tblW w:w="4998" w:type="pct"/>
          <w:jc w:val="center"/>
          <w:tblCellMar>
            <w:top w:w="20" w:type="dxa"/>
            <w:left w:w="108" w:type="dxa"/>
            <w:bottom w:w="20" w:type="dxa"/>
            <w:right w:w="108" w:type="dxa"/>
          </w:tblCellMar>
        </w:tblPrEx>
        <w:trPr>
          <w:jc w:val="center"/>
        </w:trPr>
        <w:tc>
          <w:tcPr>
            <w:tcW w:w="374" w:type="pct"/>
            <w:vMerge/>
            <w:tcBorders>
              <w:top w:val="single" w:sz="8" w:space="0" w:color="000000"/>
              <w:left w:val="single" w:sz="8" w:space="0" w:color="000000"/>
              <w:bottom w:val="single" w:sz="8" w:space="0" w:color="000000"/>
              <w:right w:val="single" w:sz="8" w:space="0" w:color="000000"/>
            </w:tcBorders>
            <w:shd w:val="clear" w:color="auto" w:fill="auto"/>
            <w:vAlign w:val="center"/>
          </w:tcPr>
          <w:p>
            <w:pPr>
              <w:jc w:val="center"/>
              <w:rPr>
                <w:rFonts w:asciiTheme="minorEastAsia" w:eastAsiaTheme="minorEastAsia" w:hAnsiTheme="minorEastAsia" w:cstheme="minorEastAsia"/>
                <w:b/>
                <w:bCs/>
                <w:color w:val="0000FF"/>
                <w:szCs w:val="21"/>
              </w:rPr>
            </w:pPr>
          </w:p>
        </w:tc>
        <w:tc>
          <w:tcPr>
            <w:tcW w:w="374" w:type="pct"/>
            <w:tcBorders>
              <w:top w:val="single" w:sz="8" w:space="0" w:color="000000"/>
              <w:left w:val="single" w:sz="8" w:space="0" w:color="000000"/>
              <w:bottom w:val="single" w:sz="8" w:space="0" w:color="000000"/>
              <w:right w:val="single" w:sz="8" w:space="0" w:color="000000"/>
            </w:tcBorders>
            <w:shd w:val="clear" w:color="auto" w:fill="auto"/>
            <w:vAlign w:val="center"/>
          </w:tcPr>
          <w:p>
            <w:pPr>
              <w:widowControl/>
              <w:wordWrap w:val="0"/>
              <w:jc w:val="center"/>
              <w:textAlignment w:val="top"/>
              <w:rPr>
                <w:rFonts w:asciiTheme="minorEastAsia" w:eastAsiaTheme="minorEastAsia" w:hAnsiTheme="minorEastAsia" w:cstheme="minorEastAsia"/>
                <w:szCs w:val="21"/>
              </w:rPr>
            </w:pPr>
            <w:r>
              <w:rPr>
                <w:rFonts w:asciiTheme="minorEastAsia" w:eastAsiaTheme="minorEastAsia" w:hAnsiTheme="minorEastAsia" w:cstheme="minorEastAsia" w:hint="eastAsia"/>
                <w:szCs w:val="21"/>
              </w:rPr>
              <w:t>1</w:t>
            </w:r>
          </w:p>
        </w:tc>
        <w:tc>
          <w:tcPr>
            <w:tcW w:w="1562" w:type="pct"/>
            <w:tcBorders>
              <w:top w:val="single" w:sz="8" w:space="0" w:color="000000"/>
              <w:left w:val="single" w:sz="8" w:space="0" w:color="000000"/>
              <w:bottom w:val="single" w:sz="8" w:space="0" w:color="000000"/>
              <w:right w:val="single" w:sz="8" w:space="0" w:color="000000"/>
            </w:tcBorders>
            <w:shd w:val="clear" w:color="auto" w:fill="auto"/>
            <w:vAlign w:val="center"/>
          </w:tcPr>
          <w:p>
            <w:pPr>
              <w:widowControl/>
              <w:wordWrap w:val="0"/>
              <w:jc w:val="center"/>
              <w:textAlignment w:val="top"/>
              <w:rPr>
                <w:rFonts w:asciiTheme="minorEastAsia" w:eastAsiaTheme="minorEastAsia" w:hAnsiTheme="minorEastAsia" w:cstheme="minorEastAsia"/>
                <w:szCs w:val="21"/>
              </w:rPr>
            </w:pPr>
            <w:r>
              <w:rPr>
                <w:rFonts w:asciiTheme="minorEastAsia" w:eastAsiaTheme="minorEastAsia" w:hAnsiTheme="minorEastAsia" w:cstheme="minorEastAsia" w:hint="eastAsia"/>
                <w:szCs w:val="21"/>
              </w:rPr>
              <w:t>诚信情况</w:t>
            </w:r>
          </w:p>
        </w:tc>
        <w:tc>
          <w:tcPr>
            <w:tcW w:w="375" w:type="pct"/>
            <w:tcBorders>
              <w:top w:val="single" w:sz="8" w:space="0" w:color="000000"/>
              <w:left w:val="single" w:sz="8" w:space="0" w:color="000000"/>
              <w:bottom w:val="single" w:sz="8" w:space="0" w:color="000000"/>
              <w:right w:val="single" w:sz="8" w:space="0" w:color="000000"/>
            </w:tcBorders>
            <w:shd w:val="clear" w:color="auto" w:fill="auto"/>
            <w:vAlign w:val="center"/>
          </w:tcPr>
          <w:p>
            <w:pPr>
              <w:widowControl/>
              <w:wordWrap w:val="0"/>
              <w:jc w:val="center"/>
              <w:textAlignment w:val="top"/>
              <w:rPr>
                <w:rFonts w:asciiTheme="minorEastAsia" w:eastAsiaTheme="minorEastAsia" w:hAnsiTheme="minorEastAsia" w:cstheme="minorEastAsia"/>
                <w:szCs w:val="21"/>
              </w:rPr>
            </w:pPr>
            <w:r>
              <w:rPr>
                <w:rFonts w:asciiTheme="minorEastAsia" w:eastAsiaTheme="minorEastAsia" w:hAnsiTheme="minorEastAsia" w:cstheme="minorEastAsia" w:hint="eastAsia"/>
                <w:szCs w:val="21"/>
              </w:rPr>
              <w:t>5</w:t>
            </w:r>
          </w:p>
        </w:tc>
        <w:tc>
          <w:tcPr>
            <w:tcW w:w="2313" w:type="pct"/>
            <w:tcBorders>
              <w:top w:val="single" w:sz="8" w:space="0" w:color="000000"/>
              <w:left w:val="single" w:sz="8" w:space="0" w:color="000000"/>
              <w:bottom w:val="single" w:sz="8" w:space="0" w:color="000000"/>
              <w:right w:val="single" w:sz="8" w:space="0" w:color="000000"/>
            </w:tcBorders>
            <w:shd w:val="clear" w:color="auto" w:fill="auto"/>
          </w:tcPr>
          <w:p>
            <w:pPr>
              <w:wordWrap w:val="0"/>
              <w:rPr>
                <w:rFonts w:asciiTheme="minorEastAsia" w:eastAsiaTheme="minorEastAsia" w:hAnsiTheme="minorEastAsia" w:cstheme="minorEastAsia"/>
                <w:szCs w:val="21"/>
              </w:rPr>
            </w:pPr>
            <w:r>
              <w:rPr>
                <w:rFonts w:asciiTheme="minorEastAsia" w:eastAsiaTheme="minorEastAsia" w:hAnsiTheme="minorEastAsia" w:cstheme="minorEastAsia" w:hint="eastAsia"/>
                <w:szCs w:val="21"/>
              </w:rPr>
              <w:t>（一）评分内容：</w:t>
            </w:r>
          </w:p>
          <w:p>
            <w:pPr>
              <w:wordWrap w:val="0"/>
              <w:rPr>
                <w:rFonts w:asciiTheme="minorEastAsia" w:eastAsiaTheme="minorEastAsia" w:hAnsiTheme="minorEastAsia" w:cstheme="minorEastAsia"/>
                <w:szCs w:val="21"/>
              </w:rPr>
            </w:pPr>
            <w:r>
              <w:rPr>
                <w:rFonts w:asciiTheme="minorEastAsia" w:eastAsiaTheme="minorEastAsia" w:hAnsiTheme="minorEastAsia" w:cstheme="minorEastAsia" w:hint="eastAsia"/>
                <w:szCs w:val="21"/>
              </w:rPr>
              <w:t>投标人在参与政府采购活动中存在诚信相关问题且在主管部门相关处理措施实施期限内的，本项不得分，否则得满分。</w:t>
            </w:r>
          </w:p>
          <w:p>
            <w:pPr>
              <w:wordWrap w:val="0"/>
              <w:rPr>
                <w:rFonts w:asciiTheme="minorEastAsia" w:eastAsiaTheme="minorEastAsia" w:hAnsiTheme="minorEastAsia" w:cstheme="minorEastAsia"/>
                <w:szCs w:val="21"/>
              </w:rPr>
            </w:pPr>
            <w:r>
              <w:rPr>
                <w:rFonts w:asciiTheme="minorEastAsia" w:eastAsiaTheme="minorEastAsia" w:hAnsiTheme="minorEastAsia" w:cstheme="minorEastAsia" w:hint="eastAsia"/>
                <w:szCs w:val="21"/>
              </w:rPr>
              <w:t>（二）评分依据：</w:t>
            </w:r>
          </w:p>
          <w:p>
            <w:pPr>
              <w:widowControl/>
              <w:wordWrap w:val="0"/>
              <w:jc w:val="left"/>
              <w:textAlignment w:val="top"/>
              <w:rPr>
                <w:rFonts w:asciiTheme="minorEastAsia" w:eastAsiaTheme="minorEastAsia" w:hAnsiTheme="minorEastAsia" w:cstheme="minorEastAsia"/>
                <w:szCs w:val="21"/>
              </w:rPr>
            </w:pPr>
            <w:r>
              <w:rPr>
                <w:rFonts w:asciiTheme="minorEastAsia" w:eastAsiaTheme="minorEastAsia" w:hAnsiTheme="minorEastAsia" w:cstheme="minorEastAsia" w:hint="eastAsia"/>
                <w:szCs w:val="21"/>
              </w:rPr>
              <w:t>投标人无需提供任何证明材料，由工作人员向评审委员会提供相关信息。</w:t>
            </w:r>
          </w:p>
        </w:tc>
      </w:tr>
    </w:tbl>
    <w:p>
      <w:pPr>
        <w:rPr>
          <w:rFonts w:ascii="宋体" w:hAnsi="宋体"/>
          <w:sz w:val="24"/>
        </w:rPr>
      </w:pPr>
      <w:bookmarkEnd w:id="1"/>
    </w:p>
    <w:p>
      <w:pPr>
        <w:pStyle w:val="BodyText"/>
      </w:pPr>
      <w:r>
        <w:br w:type="page"/>
      </w:r>
    </w:p>
    <w:p>
      <w:pPr>
        <w:rPr>
          <w:rFonts w:ascii="宋体" w:hAnsi="宋体"/>
          <w:color w:val="FF0000"/>
          <w:sz w:val="20"/>
          <w:szCs w:val="20"/>
        </w:rPr>
      </w:pPr>
    </w:p>
    <w:p>
      <w:pPr>
        <w:pStyle w:val="Heading1"/>
      </w:pPr>
      <w:r>
        <w:rPr>
          <w:rFonts w:hint="eastAsia"/>
        </w:rPr>
        <w:t>目   录</w:t>
      </w:r>
    </w:p>
    <w:p>
      <w:pPr>
        <w:outlineLvl w:val="0"/>
        <w:rPr>
          <w:b/>
          <w:sz w:val="24"/>
        </w:rPr>
      </w:pPr>
      <w:r>
        <w:rPr>
          <w:rFonts w:hint="eastAsia"/>
          <w:b/>
          <w:sz w:val="24"/>
        </w:rPr>
        <w:t>第一册  专用条款</w:t>
      </w:r>
    </w:p>
    <w:p>
      <w:pPr>
        <w:rPr>
          <w:sz w:val="24"/>
        </w:rPr>
      </w:pPr>
      <w:r>
        <w:rPr>
          <w:rFonts w:hint="eastAsia"/>
          <w:sz w:val="24"/>
        </w:rPr>
        <w:t xml:space="preserve">          关键信息</w:t>
      </w:r>
    </w:p>
    <w:p>
      <w:pPr>
        <w:ind w:left="630" w:firstLine="630" w:leftChars="300" w:firstLineChars="300"/>
        <w:rPr>
          <w:rFonts w:ascii="宋体" w:hAnsi="宋体"/>
          <w:szCs w:val="21"/>
        </w:rPr>
      </w:pPr>
      <w:r>
        <w:rPr>
          <w:rFonts w:ascii="宋体" w:hAnsi="宋体" w:hint="eastAsia"/>
          <w:szCs w:val="21"/>
        </w:rPr>
        <w:t>第一章  招标公告</w:t>
      </w:r>
    </w:p>
    <w:p>
      <w:pPr>
        <w:ind w:left="630" w:firstLine="630" w:leftChars="300" w:firstLineChars="300"/>
        <w:rPr>
          <w:rFonts w:ascii="宋体" w:hAnsi="宋体"/>
          <w:szCs w:val="21"/>
        </w:rPr>
      </w:pPr>
      <w:r>
        <w:rPr>
          <w:rFonts w:ascii="宋体" w:hAnsi="宋体" w:hint="eastAsia"/>
          <w:szCs w:val="21"/>
        </w:rPr>
        <w:t xml:space="preserve">第二章  </w:t>
      </w:r>
      <w:bookmarkStart w:id="2" w:name="_Hlk71994379"/>
      <w:r>
        <w:rPr>
          <w:rFonts w:ascii="宋体" w:hAnsi="宋体" w:hint="eastAsia"/>
          <w:szCs w:val="21"/>
        </w:rPr>
        <w:t>对通用条款的补充内容及其他关键信息</w:t>
      </w:r>
      <w:bookmarkEnd w:id="2"/>
    </w:p>
    <w:p>
      <w:pPr>
        <w:ind w:left="630" w:firstLine="630" w:leftChars="300" w:firstLineChars="300"/>
        <w:rPr>
          <w:rFonts w:ascii="宋体" w:hAnsi="宋体"/>
          <w:szCs w:val="21"/>
        </w:rPr>
      </w:pPr>
      <w:r>
        <w:rPr>
          <w:rFonts w:ascii="宋体" w:hAnsi="宋体" w:hint="eastAsia"/>
          <w:szCs w:val="21"/>
        </w:rPr>
        <w:t xml:space="preserve">第三章 </w:t>
      </w:r>
      <w:r>
        <w:rPr>
          <w:rFonts w:ascii="宋体" w:hAnsi="宋体"/>
          <w:szCs w:val="21"/>
        </w:rPr>
        <w:t xml:space="preserve"> </w:t>
      </w:r>
      <w:r>
        <w:rPr>
          <w:rFonts w:ascii="宋体" w:hAnsi="宋体" w:hint="eastAsia"/>
          <w:szCs w:val="21"/>
        </w:rPr>
        <w:t>用户需求书</w:t>
      </w:r>
    </w:p>
    <w:p>
      <w:pPr>
        <w:ind w:left="630" w:firstLine="630" w:leftChars="300" w:firstLineChars="300"/>
        <w:rPr>
          <w:rFonts w:ascii="宋体" w:hAnsi="宋体"/>
          <w:szCs w:val="21"/>
        </w:rPr>
      </w:pPr>
      <w:r>
        <w:rPr>
          <w:rFonts w:ascii="宋体" w:hAnsi="宋体" w:hint="eastAsia"/>
          <w:szCs w:val="21"/>
        </w:rPr>
        <w:t xml:space="preserve">第四章 </w:t>
      </w:r>
      <w:r>
        <w:rPr>
          <w:rFonts w:ascii="宋体" w:hAnsi="宋体"/>
          <w:szCs w:val="21"/>
        </w:rPr>
        <w:t xml:space="preserve"> </w:t>
      </w:r>
      <w:r>
        <w:rPr>
          <w:rFonts w:ascii="宋体" w:hAnsi="宋体" w:hint="eastAsia"/>
          <w:szCs w:val="21"/>
        </w:rPr>
        <w:t>投标文件组成要求及格式</w:t>
      </w:r>
    </w:p>
    <w:p>
      <w:pPr>
        <w:ind w:left="630" w:firstLine="630" w:leftChars="300" w:firstLineChars="300"/>
        <w:rPr>
          <w:rFonts w:ascii="宋体" w:hAnsi="宋体"/>
          <w:szCs w:val="21"/>
        </w:rPr>
      </w:pPr>
      <w:r>
        <w:rPr>
          <w:rFonts w:ascii="宋体" w:hAnsi="宋体" w:hint="eastAsia"/>
          <w:szCs w:val="21"/>
        </w:rPr>
        <w:t>第五章  合同条款及格式</w:t>
      </w:r>
    </w:p>
    <w:p>
      <w:pPr>
        <w:ind w:left="630" w:firstLine="630" w:leftChars="300" w:firstLineChars="300"/>
        <w:jc w:val="left"/>
        <w:rPr>
          <w:rFonts w:ascii="宋体" w:hAnsi="宋体"/>
          <w:szCs w:val="21"/>
        </w:rPr>
      </w:pPr>
      <w:r>
        <w:rPr>
          <w:rFonts w:ascii="宋体" w:hAnsi="宋体" w:hint="eastAsia"/>
          <w:szCs w:val="21"/>
        </w:rPr>
        <w:t>第六章  政府采购履约异常情况反馈表</w:t>
      </w:r>
    </w:p>
    <w:p>
      <w:pPr>
        <w:rPr>
          <w:b/>
          <w:sz w:val="24"/>
        </w:rPr>
      </w:pPr>
    </w:p>
    <w:p>
      <w:pPr>
        <w:outlineLvl w:val="0"/>
        <w:rPr>
          <w:b/>
          <w:sz w:val="24"/>
        </w:rPr>
      </w:pPr>
      <w:r>
        <w:rPr>
          <w:rFonts w:hint="eastAsia"/>
          <w:b/>
          <w:sz w:val="24"/>
        </w:rPr>
        <w:t>第二册  通用条款</w:t>
      </w:r>
    </w:p>
    <w:p>
      <w:pPr>
        <w:ind w:left="630" w:firstLine="412" w:leftChars="300" w:firstLineChars="196"/>
        <w:rPr>
          <w:rFonts w:ascii="宋体" w:hAnsi="宋体"/>
          <w:szCs w:val="21"/>
        </w:rPr>
      </w:pPr>
      <w:r>
        <w:rPr>
          <w:rFonts w:ascii="宋体" w:hAnsi="宋体" w:hint="eastAsia"/>
          <w:szCs w:val="21"/>
        </w:rPr>
        <w:t>第一章  总则</w:t>
      </w:r>
    </w:p>
    <w:p>
      <w:pPr>
        <w:ind w:left="630" w:firstLine="412" w:leftChars="300" w:firstLineChars="196"/>
        <w:rPr>
          <w:rFonts w:ascii="宋体" w:hAnsi="宋体"/>
          <w:szCs w:val="21"/>
        </w:rPr>
      </w:pPr>
      <w:r>
        <w:rPr>
          <w:rFonts w:ascii="宋体" w:hAnsi="宋体" w:hint="eastAsia"/>
          <w:szCs w:val="21"/>
        </w:rPr>
        <w:t>第二章  招标文件</w:t>
      </w:r>
    </w:p>
    <w:p>
      <w:pPr>
        <w:ind w:left="630" w:firstLine="412" w:leftChars="300" w:firstLineChars="196"/>
        <w:rPr>
          <w:rFonts w:ascii="宋体" w:hAnsi="宋体"/>
          <w:szCs w:val="21"/>
        </w:rPr>
      </w:pPr>
      <w:r>
        <w:rPr>
          <w:rFonts w:ascii="宋体" w:hAnsi="宋体" w:hint="eastAsia"/>
          <w:szCs w:val="21"/>
        </w:rPr>
        <w:t>第三章  投标文件的编制</w:t>
      </w:r>
    </w:p>
    <w:p>
      <w:pPr>
        <w:ind w:left="630" w:firstLine="412" w:leftChars="300" w:firstLineChars="196"/>
        <w:rPr>
          <w:rFonts w:ascii="宋体" w:hAnsi="宋体"/>
          <w:szCs w:val="21"/>
        </w:rPr>
      </w:pPr>
      <w:r>
        <w:rPr>
          <w:rFonts w:ascii="宋体" w:hAnsi="宋体" w:hint="eastAsia"/>
          <w:szCs w:val="21"/>
        </w:rPr>
        <w:t>第四章  投标文件的递交</w:t>
      </w:r>
    </w:p>
    <w:p>
      <w:pPr>
        <w:ind w:left="630" w:firstLine="412" w:leftChars="300" w:firstLineChars="196"/>
        <w:rPr>
          <w:rFonts w:ascii="宋体" w:hAnsi="宋体"/>
          <w:szCs w:val="21"/>
        </w:rPr>
      </w:pPr>
      <w:r>
        <w:rPr>
          <w:rFonts w:ascii="宋体" w:hAnsi="宋体" w:hint="eastAsia"/>
          <w:szCs w:val="21"/>
        </w:rPr>
        <w:t>第五章  开标</w:t>
      </w:r>
    </w:p>
    <w:p>
      <w:pPr>
        <w:ind w:left="630" w:firstLine="412" w:leftChars="300" w:firstLineChars="196"/>
        <w:rPr>
          <w:rFonts w:ascii="宋体" w:hAnsi="宋体"/>
          <w:szCs w:val="21"/>
        </w:rPr>
      </w:pPr>
      <w:r>
        <w:rPr>
          <w:rFonts w:ascii="宋体" w:hAnsi="宋体" w:hint="eastAsia"/>
          <w:szCs w:val="21"/>
        </w:rPr>
        <w:t>第六章  评审要求</w:t>
      </w:r>
    </w:p>
    <w:p>
      <w:pPr>
        <w:ind w:left="630" w:firstLine="412" w:leftChars="300" w:firstLineChars="196"/>
        <w:rPr>
          <w:rFonts w:ascii="宋体" w:hAnsi="宋体"/>
          <w:szCs w:val="21"/>
        </w:rPr>
      </w:pPr>
      <w:r>
        <w:rPr>
          <w:rFonts w:ascii="宋体" w:hAnsi="宋体" w:hint="eastAsia"/>
          <w:szCs w:val="21"/>
        </w:rPr>
        <w:t>第七章  评审程序及评审方法</w:t>
      </w:r>
    </w:p>
    <w:p>
      <w:pPr>
        <w:ind w:left="630" w:firstLine="412" w:leftChars="300" w:firstLineChars="196"/>
        <w:rPr>
          <w:rFonts w:ascii="宋体" w:hAnsi="宋体"/>
          <w:szCs w:val="21"/>
        </w:rPr>
      </w:pPr>
      <w:r>
        <w:rPr>
          <w:rFonts w:ascii="宋体" w:hAnsi="宋体" w:hint="eastAsia"/>
          <w:szCs w:val="21"/>
        </w:rPr>
        <w:t>第八章  定标及公示</w:t>
      </w:r>
    </w:p>
    <w:p>
      <w:pPr>
        <w:ind w:left="630" w:firstLine="412" w:leftChars="300" w:firstLineChars="196"/>
        <w:rPr>
          <w:rFonts w:ascii="宋体" w:hAnsi="宋体"/>
          <w:szCs w:val="21"/>
        </w:rPr>
      </w:pPr>
      <w:r>
        <w:rPr>
          <w:rFonts w:ascii="宋体" w:hAnsi="宋体" w:hint="eastAsia"/>
          <w:szCs w:val="21"/>
        </w:rPr>
        <w:t>第九章  公开招标失败的后续处理</w:t>
      </w:r>
    </w:p>
    <w:p>
      <w:pPr>
        <w:ind w:left="630" w:firstLine="412" w:leftChars="300" w:firstLineChars="196"/>
        <w:rPr>
          <w:rFonts w:ascii="宋体" w:hAnsi="宋体"/>
          <w:szCs w:val="21"/>
        </w:rPr>
      </w:pPr>
      <w:r>
        <w:rPr>
          <w:rFonts w:ascii="宋体" w:hAnsi="宋体" w:hint="eastAsia"/>
          <w:szCs w:val="21"/>
        </w:rPr>
        <w:t>第十章  合同的授予与备案</w:t>
      </w:r>
    </w:p>
    <w:p>
      <w:pPr>
        <w:ind w:firstLine="1050" w:firstLineChars="500"/>
        <w:outlineLvl w:val="0"/>
        <w:rPr>
          <w:rFonts w:ascii="宋体" w:hAnsi="宋体"/>
          <w:szCs w:val="21"/>
        </w:rPr>
      </w:pPr>
      <w:r>
        <w:rPr>
          <w:rFonts w:ascii="宋体" w:hAnsi="宋体" w:hint="eastAsia"/>
          <w:szCs w:val="21"/>
        </w:rPr>
        <w:t>第十一章  质疑处理</w:t>
      </w:r>
    </w:p>
    <w:p>
      <w:pPr>
        <w:pStyle w:val="BodyText"/>
      </w:pPr>
    </w:p>
    <w:p>
      <w:pPr>
        <w:spacing w:line="360" w:lineRule="auto"/>
        <w:ind w:firstLine="420" w:firstLineChars="200"/>
        <w:jc w:val="left"/>
        <w:rPr>
          <w:rFonts w:ascii="宋体" w:hAnsi="宋体"/>
          <w:szCs w:val="21"/>
        </w:rPr>
      </w:pPr>
    </w:p>
    <w:p>
      <w:pPr>
        <w:pStyle w:val="Heading1"/>
        <w:rPr>
          <w:sz w:val="24"/>
        </w:rPr>
      </w:pPr>
      <w:r>
        <w:br w:type="page"/>
      </w:r>
      <w:bookmarkStart w:id="3" w:name="bt投标人须知"/>
      <w:bookmarkEnd w:id="3"/>
      <w:bookmarkStart w:id="4" w:name="bt开标一览表"/>
      <w:bookmarkEnd w:id="4"/>
      <w:bookmarkStart w:id="5" w:name="bt本工程承诺书"/>
      <w:bookmarkEnd w:id="5"/>
      <w:bookmarkStart w:id="6" w:name="合同格式"/>
      <w:bookmarkEnd w:id="6"/>
      <w:bookmarkStart w:id="7" w:name="bt其他资料2"/>
      <w:bookmarkEnd w:id="7"/>
      <w:bookmarkStart w:id="8" w:name="bt投标函"/>
      <w:bookmarkEnd w:id="8"/>
      <w:bookmarkStart w:id="9" w:name="bt商务标投标文件格式"/>
      <w:bookmarkEnd w:id="9"/>
      <w:bookmarkStart w:id="10" w:name="bt投标人情况介绍"/>
      <w:bookmarkEnd w:id="10"/>
      <w:bookmarkStart w:id="11" w:name="bt技术标投标文件格式"/>
      <w:bookmarkEnd w:id="11"/>
      <w:bookmarkStart w:id="12" w:name="bt合同条款及格式"/>
      <w:bookmarkEnd w:id="12"/>
      <w:bookmarkStart w:id="13" w:name="bt合同格式"/>
      <w:bookmarkEnd w:id="13"/>
      <w:bookmarkStart w:id="14" w:name="bt项目管理班子配备情况"/>
      <w:bookmarkEnd w:id="14"/>
      <w:bookmarkStart w:id="15" w:name="bt投标文件签署授权委托书"/>
      <w:bookmarkEnd w:id="15"/>
      <w:bookmarkStart w:id="16" w:name="bt其他资料由投标人自定"/>
      <w:bookmarkEnd w:id="16"/>
      <w:bookmarkStart w:id="17" w:name="bt合同条款"/>
      <w:bookmarkEnd w:id="17"/>
      <w:bookmarkStart w:id="18" w:name="bt说明"/>
      <w:bookmarkEnd w:id="18"/>
      <w:bookmarkStart w:id="19" w:name="bt投标报价汇总表"/>
      <w:bookmarkEnd w:id="19"/>
      <w:r>
        <w:rPr>
          <w:rFonts w:hint="eastAsia"/>
        </w:rPr>
        <w:t>第一册专用条款</w:t>
      </w:r>
    </w:p>
    <w:p>
      <w:pPr>
        <w:pStyle w:val="Heading2"/>
        <w:numPr>
          <w:ilvl w:val="0"/>
          <w:numId w:val="7"/>
        </w:numPr>
        <w:rPr>
          <w:szCs w:val="24"/>
        </w:rPr>
      </w:pPr>
      <w:r>
        <w:rPr>
          <w:rFonts w:hint="eastAsia"/>
          <w:szCs w:val="24"/>
        </w:rPr>
        <w:t xml:space="preserve"> 招标公告  </w:t>
      </w:r>
    </w:p>
    <w:p>
      <w:pPr>
        <w:pStyle w:val="NormalIndent"/>
        <w:spacing w:before="60" w:beforeLines="25" w:after="60" w:afterLines="25"/>
        <w:ind w:firstLine="393" w:firstLineChars="187"/>
        <w:rPr>
          <w:rFonts w:ascii="宋体" w:hAnsi="宋体" w:cs="宋体"/>
          <w:b/>
          <w:bCs/>
          <w:kern w:val="0"/>
          <w:sz w:val="24"/>
          <w:szCs w:val="24"/>
        </w:rPr>
      </w:pPr>
      <w:r>
        <w:rPr>
          <w:rFonts w:ascii="宋体" w:hAnsi="宋体" w:cs="宋体" w:hint="eastAsia"/>
          <w:b/>
          <w:bCs/>
          <w:kern w:val="0"/>
          <w:sz w:val="24"/>
          <w:szCs w:val="24"/>
        </w:rPr>
        <w:t>一、项目基本情况</w:t>
      </w:r>
    </w:p>
    <w:p>
      <w:pPr>
        <w:pStyle w:val="NormalIndent"/>
        <w:spacing w:before="60" w:beforeLines="25" w:after="60" w:afterLines="25"/>
        <w:ind w:firstLine="393" w:firstLineChars="187"/>
        <w:rPr>
          <w:rFonts w:ascii="宋体" w:hAnsi="宋体" w:cs="宋体" w:hint="eastAsia"/>
          <w:kern w:val="0"/>
          <w:sz w:val="24"/>
          <w:szCs w:val="24"/>
        </w:rPr>
      </w:pPr>
      <w:r>
        <w:rPr>
          <w:rFonts w:ascii="宋体" w:hAnsi="宋体" w:cs="宋体" w:hint="eastAsia"/>
          <w:kern w:val="0"/>
          <w:sz w:val="24"/>
          <w:szCs w:val="24"/>
        </w:rPr>
        <w:t>1.项目编号：</w:t>
      </w:r>
      <w:r>
        <w:rPr>
          <w:rFonts w:ascii="宋体" w:hAnsi="宋体" w:cs="宋体" w:hint="eastAsia"/>
          <w:kern w:val="0"/>
          <w:sz w:val="24"/>
          <w:szCs w:val="24"/>
          <w:lang w:val="en-US" w:eastAsia="zh-CN"/>
        </w:rPr>
        <w:t>PSCG2023000207</w:t>
      </w:r>
    </w:p>
    <w:p>
      <w:pPr>
        <w:pStyle w:val="NormalIndent"/>
        <w:spacing w:before="60" w:beforeLines="25" w:after="60" w:afterLines="25"/>
        <w:ind w:firstLine="393" w:firstLineChars="187"/>
        <w:rPr>
          <w:rFonts w:ascii="宋体" w:hAnsi="宋体" w:cs="宋体"/>
          <w:kern w:val="0"/>
          <w:sz w:val="24"/>
          <w:szCs w:val="24"/>
        </w:rPr>
      </w:pPr>
      <w:r>
        <w:rPr>
          <w:rFonts w:ascii="宋体" w:hAnsi="宋体" w:cs="宋体" w:hint="eastAsia"/>
          <w:kern w:val="0"/>
          <w:sz w:val="24"/>
          <w:szCs w:val="24"/>
        </w:rPr>
        <w:t>2.项目名称：深圳市坪山区中心医院首批窗帘、隔帘采购安装项目</w:t>
      </w:r>
    </w:p>
    <w:p>
      <w:pPr>
        <w:pStyle w:val="NormalIndent"/>
        <w:spacing w:before="60" w:beforeLines="25" w:after="60" w:afterLines="25"/>
        <w:ind w:firstLine="393" w:firstLineChars="187"/>
        <w:rPr>
          <w:rFonts w:ascii="宋体" w:hAnsi="宋体" w:cs="宋体"/>
          <w:kern w:val="0"/>
          <w:sz w:val="24"/>
          <w:szCs w:val="24"/>
        </w:rPr>
      </w:pPr>
      <w:r>
        <w:rPr>
          <w:rFonts w:ascii="宋体" w:hAnsi="宋体" w:cs="宋体" w:hint="eastAsia"/>
          <w:kern w:val="0"/>
          <w:sz w:val="24"/>
          <w:szCs w:val="24"/>
        </w:rPr>
        <w:t>3.预算金额：1768900元</w:t>
      </w:r>
    </w:p>
    <w:p>
      <w:pPr>
        <w:ind w:firstLine="420" w:firstLineChars="200"/>
        <w:rPr>
          <w:rFonts w:ascii="宋体" w:hAnsi="宋体" w:cs="宋体"/>
          <w:kern w:val="0"/>
          <w:sz w:val="24"/>
        </w:rPr>
      </w:pPr>
      <w:r>
        <w:rPr>
          <w:rFonts w:ascii="宋体" w:hAnsi="宋体" w:cs="宋体" w:hint="eastAsia"/>
          <w:kern w:val="0"/>
          <w:sz w:val="24"/>
        </w:rPr>
        <w:t>4.最高限价：无</w:t>
      </w:r>
    </w:p>
    <w:p>
      <w:pPr>
        <w:pStyle w:val="NormalIndent"/>
        <w:spacing w:before="60" w:beforeLines="25" w:after="60" w:afterLines="25"/>
        <w:ind w:firstLine="393" w:firstLineChars="187"/>
        <w:rPr>
          <w:rFonts w:ascii="宋体" w:hAnsi="宋体" w:cs="宋体"/>
          <w:b/>
          <w:bCs/>
          <w:kern w:val="0"/>
          <w:sz w:val="24"/>
          <w:szCs w:val="24"/>
        </w:rPr>
      </w:pPr>
      <w:r>
        <w:rPr>
          <w:rFonts w:ascii="宋体" w:hAnsi="宋体" w:cs="宋体" w:hint="eastAsia"/>
          <w:b/>
          <w:bCs/>
          <w:kern w:val="0"/>
          <w:sz w:val="24"/>
          <w:szCs w:val="24"/>
        </w:rPr>
        <w:t>二、申请人的资格要求：</w:t>
      </w:r>
    </w:p>
    <w:p>
      <w:pPr>
        <w:ind w:firstLine="630" w:firstLineChars="300"/>
        <w:rPr>
          <w:rFonts w:ascii="宋体" w:hAnsi="宋体" w:cs="宋体"/>
          <w:kern w:val="0"/>
          <w:sz w:val="24"/>
        </w:rPr>
      </w:pPr>
      <w:r>
        <w:rPr>
          <w:rFonts w:ascii="宋体" w:hAnsi="宋体" w:cs="宋体" w:hint="eastAsia"/>
          <w:kern w:val="0"/>
          <w:sz w:val="24"/>
        </w:rPr>
        <w:t>1</w:t>
      </w:r>
      <w:r>
        <w:rPr>
          <w:rFonts w:ascii="宋体" w:hAnsi="宋体" w:cs="宋体"/>
          <w:kern w:val="0"/>
          <w:sz w:val="24"/>
        </w:rPr>
        <w:t>.</w:t>
      </w:r>
      <w:bookmarkStart w:id="20" w:name="_Hlk72162904"/>
      <w:r>
        <w:rPr>
          <w:rFonts w:ascii="宋体" w:hAnsi="宋体" w:cs="宋体" w:hint="eastAsia"/>
          <w:kern w:val="0"/>
          <w:sz w:val="24"/>
        </w:rPr>
        <w:t>具有独立法人资格或是具有独立承担民事责任能力的其它组织（提供营业执照或事业单位法人证书等证明资料扫描件，原件备查）；</w:t>
      </w:r>
      <w:bookmarkEnd w:id="20"/>
    </w:p>
    <w:p>
      <w:pPr>
        <w:ind w:firstLine="630" w:firstLineChars="300"/>
        <w:rPr>
          <w:rFonts w:ascii="宋体" w:hAnsi="宋体" w:cs="宋体"/>
          <w:kern w:val="0"/>
          <w:sz w:val="24"/>
        </w:rPr>
      </w:pPr>
      <w:r>
        <w:rPr>
          <w:rFonts w:ascii="宋体" w:hAnsi="宋体" w:cs="宋体" w:hint="eastAsia"/>
          <w:kern w:val="0"/>
          <w:sz w:val="24"/>
        </w:rPr>
        <w:t>2</w:t>
      </w:r>
      <w:r>
        <w:rPr>
          <w:rFonts w:ascii="宋体" w:hAnsi="宋体" w:cs="宋体"/>
          <w:kern w:val="0"/>
          <w:sz w:val="24"/>
        </w:rPr>
        <w:t>.</w:t>
      </w:r>
      <w:r>
        <w:rPr>
          <w:rFonts w:ascii="宋体" w:hAnsi="宋体" w:cs="宋体" w:hint="eastAsia"/>
          <w:color w:val="FF0000"/>
          <w:kern w:val="0"/>
          <w:sz w:val="24"/>
        </w:rPr>
        <w:t>本项目不接受联合体投标，不允许分包，不接受投标人选用进口产品参与投标；</w:t>
      </w:r>
    </w:p>
    <w:p>
      <w:pPr>
        <w:ind w:firstLine="630" w:firstLineChars="300"/>
        <w:rPr>
          <w:rFonts w:ascii="宋体" w:hAnsi="宋体" w:cs="宋体"/>
          <w:kern w:val="0"/>
          <w:sz w:val="24"/>
        </w:rPr>
      </w:pPr>
      <w:r>
        <w:rPr>
          <w:rFonts w:ascii="宋体" w:hAnsi="宋体" w:cs="宋体" w:hint="eastAsia"/>
          <w:kern w:val="0"/>
          <w:sz w:val="24"/>
        </w:rPr>
        <w:t>3</w:t>
      </w:r>
      <w:r>
        <w:rPr>
          <w:rFonts w:ascii="宋体" w:hAnsi="宋体" w:cs="宋体"/>
          <w:kern w:val="0"/>
          <w:sz w:val="24"/>
        </w:rPr>
        <w:t>.</w:t>
      </w:r>
      <w:r>
        <w:rPr>
          <w:rFonts w:ascii="宋体" w:hAnsi="宋体" w:cs="宋体" w:hint="eastAsia"/>
          <w:kern w:val="0"/>
          <w:sz w:val="24"/>
        </w:rPr>
        <w:t>参与本项目投标前三年内，在经营活动中没有重大违法记录（由供应商在《政府采购投标及履约承诺函》中作出声明）；</w:t>
      </w:r>
    </w:p>
    <w:p>
      <w:pPr>
        <w:ind w:firstLine="630" w:firstLineChars="300"/>
        <w:rPr>
          <w:rFonts w:ascii="宋体" w:hAnsi="宋体" w:cs="宋体"/>
          <w:kern w:val="0"/>
          <w:sz w:val="24"/>
        </w:rPr>
      </w:pPr>
      <w:r>
        <w:rPr>
          <w:rFonts w:ascii="宋体" w:hAnsi="宋体" w:cs="宋体" w:hint="eastAsia"/>
          <w:kern w:val="0"/>
          <w:sz w:val="24"/>
        </w:rPr>
        <w:t>4.参与本项目政府采购活动时不存在被有关部门禁止参与政府采购活动且在有效期内的情况（由供应商在《政府采购投标及履约承诺函》中作出声明）；</w:t>
      </w:r>
    </w:p>
    <w:p>
      <w:pPr>
        <w:ind w:firstLine="630" w:firstLineChars="300"/>
        <w:rPr>
          <w:rFonts w:ascii="宋体" w:hAnsi="宋体" w:cs="宋体"/>
          <w:kern w:val="0"/>
          <w:sz w:val="24"/>
        </w:rPr>
      </w:pPr>
      <w:r>
        <w:rPr>
          <w:rFonts w:ascii="宋体" w:hAnsi="宋体" w:cs="宋体" w:hint="eastAsia"/>
          <w:kern w:val="0"/>
          <w:sz w:val="24"/>
        </w:rPr>
        <w:t>5.具备《中华人民共和国政府采购法》第二十二条第一款的条件（由供应商在《政府采购投标及履约承诺函》中作出声明）；</w:t>
      </w:r>
    </w:p>
    <w:p>
      <w:pPr>
        <w:ind w:firstLine="630" w:firstLineChars="300"/>
        <w:rPr>
          <w:rFonts w:ascii="宋体" w:hAnsi="宋体" w:cs="宋体"/>
          <w:kern w:val="0"/>
          <w:sz w:val="24"/>
        </w:rPr>
      </w:pPr>
      <w:r>
        <w:rPr>
          <w:rFonts w:ascii="宋体" w:hAnsi="宋体" w:cs="宋体" w:hint="eastAsia"/>
          <w:kern w:val="0"/>
          <w:sz w:val="24"/>
        </w:rPr>
        <w:t>6.未被列入失信被执行人、重大税收违法案件当事人名单、政府采购严重违法失信行为记录名单（由供应商在《政府采购投标及履约承诺函》中作出声明）。</w:t>
      </w:r>
    </w:p>
    <w:p>
      <w:pPr>
        <w:ind w:firstLine="630" w:firstLineChars="300"/>
        <w:rPr>
          <w:rFonts w:ascii="宋体" w:hAnsi="宋体" w:cs="宋体"/>
          <w:kern w:val="0"/>
          <w:sz w:val="24"/>
        </w:rPr>
      </w:pPr>
      <w:r>
        <w:rPr>
          <w:rFonts w:ascii="宋体" w:hAnsi="宋体" w:cs="宋体" w:hint="eastAsia"/>
          <w:kern w:val="0"/>
          <w:sz w:val="24"/>
        </w:rPr>
        <w:t>7.与其他投标供应商不存在单位负责人为同一人或者存在直接控股、管理关系；未对本次采购项目提供整体设计、规范编制或者项目管理、监理、检测等服务。（由供应商在《政府采购投标及履约承诺函》中作出声明）；</w:t>
      </w:r>
    </w:p>
    <w:p>
      <w:pPr>
        <w:ind w:firstLine="420" w:firstLineChars="200"/>
        <w:rPr>
          <w:rFonts w:ascii="宋体" w:hAnsi="宋体" w:cs="宋体"/>
          <w:kern w:val="0"/>
          <w:sz w:val="24"/>
        </w:rPr>
      </w:pPr>
      <w:r>
        <w:rPr>
          <w:rFonts w:ascii="宋体" w:hAnsi="宋体" w:cs="宋体" w:hint="eastAsia"/>
          <w:kern w:val="0"/>
          <w:sz w:val="24"/>
        </w:rPr>
        <w:t>注：</w:t>
      </w:r>
    </w:p>
    <w:p>
      <w:pPr>
        <w:ind w:firstLine="420" w:firstLineChars="200"/>
        <w:rPr>
          <w:rFonts w:ascii="宋体" w:hAnsi="宋体" w:cs="宋体"/>
          <w:kern w:val="0"/>
          <w:sz w:val="24"/>
        </w:rPr>
      </w:pPr>
      <w:r>
        <w:rPr>
          <w:rFonts w:ascii="宋体" w:hAnsi="宋体" w:cs="宋体" w:hint="eastAsia"/>
          <w:kern w:val="0"/>
          <w:sz w:val="24"/>
        </w:rPr>
        <w:t>（1）“信用中国”、“中国政府采购网”、“深圳信用网”以及“深圳市政府采购监管网”为供应商信用信息的查询渠道，相关信息以开标当日的查询结果为准；</w:t>
      </w:r>
    </w:p>
    <w:p>
      <w:pPr>
        <w:ind w:firstLine="420" w:firstLineChars="200"/>
        <w:rPr>
          <w:rFonts w:ascii="宋体" w:hAnsi="宋体" w:cs="宋体"/>
          <w:kern w:val="0"/>
          <w:sz w:val="24"/>
        </w:rPr>
      </w:pPr>
      <w:r>
        <w:rPr>
          <w:rFonts w:ascii="宋体" w:hAnsi="宋体" w:hint="eastAsia"/>
          <w:sz w:val="24"/>
        </w:rPr>
        <w:t>（2）供应商</w:t>
      </w:r>
      <w:bookmarkStart w:id="21" w:name="_Hlk72353022"/>
      <w:r>
        <w:rPr>
          <w:rFonts w:ascii="宋体" w:hAnsi="宋体" w:hint="eastAsia"/>
          <w:sz w:val="24"/>
        </w:rPr>
        <w:t>投标（上传投标文件）</w:t>
      </w:r>
      <w:bookmarkEnd w:id="21"/>
      <w:r>
        <w:rPr>
          <w:rFonts w:ascii="宋体" w:hAnsi="宋体" w:hint="eastAsia"/>
          <w:sz w:val="24"/>
        </w:rPr>
        <w:t>必须先行办理注册手续，具体请按照本公告“六、其他补充事宜</w:t>
      </w:r>
      <w:r>
        <w:rPr>
          <w:rFonts w:ascii="宋体" w:hAnsi="宋体"/>
          <w:sz w:val="24"/>
        </w:rPr>
        <w:t>”</w:t>
      </w:r>
      <w:r>
        <w:rPr>
          <w:rFonts w:ascii="宋体" w:hAnsi="宋体" w:hint="eastAsia"/>
          <w:sz w:val="24"/>
        </w:rPr>
        <w:t>相关内容指引办理。</w:t>
      </w:r>
    </w:p>
    <w:p>
      <w:pPr>
        <w:ind w:firstLine="420" w:firstLineChars="200"/>
        <w:rPr>
          <w:rFonts w:ascii="宋体" w:hAnsi="宋体"/>
          <w:sz w:val="24"/>
        </w:rPr>
      </w:pPr>
      <w:r>
        <w:rPr>
          <w:rFonts w:ascii="宋体" w:hAnsi="宋体" w:hint="eastAsia"/>
          <w:sz w:val="24"/>
        </w:rPr>
        <w:t>（3）投标人如提供外文资料须同时提供对应的中文翻译资料。</w:t>
      </w:r>
    </w:p>
    <w:p>
      <w:pPr>
        <w:spacing w:line="360" w:lineRule="auto"/>
        <w:ind w:left="630"/>
        <w:rPr>
          <w:rFonts w:ascii="宋体" w:hAnsi="宋体"/>
          <w:sz w:val="24"/>
        </w:rPr>
      </w:pPr>
      <w:r>
        <w:rPr>
          <w:rFonts w:ascii="宋体" w:hAnsi="宋体" w:cs="宋体" w:hint="eastAsia"/>
          <w:b/>
          <w:bCs/>
          <w:sz w:val="24"/>
        </w:rPr>
        <w:t>完整公告内容以网站公布信息为准：http://zfcg.szggzy.com:8081</w:t>
      </w:r>
    </w:p>
    <w:p>
      <w:pPr>
        <w:pStyle w:val="BodyText"/>
      </w:pPr>
    </w:p>
    <w:p>
      <w:r>
        <w:rPr>
          <w:rFonts w:hint="eastAsia"/>
        </w:rPr>
        <w:br w:type="page"/>
      </w:r>
    </w:p>
    <w:p>
      <w:pPr>
        <w:pStyle w:val="Heading2"/>
        <w:rPr>
          <w:sz w:val="28"/>
          <w:szCs w:val="28"/>
        </w:rPr>
      </w:pPr>
      <w:r>
        <w:rPr>
          <w:rFonts w:hint="eastAsia"/>
          <w:sz w:val="28"/>
          <w:szCs w:val="28"/>
        </w:rPr>
        <w:t>第二章 对通用条款的补充内容及其他关键信息</w:t>
      </w:r>
    </w:p>
    <w:p>
      <w:pPr>
        <w:pStyle w:val="Heading2"/>
        <w:spacing w:before="120" w:beforeLines="50" w:after="120" w:afterLines="50"/>
        <w:rPr>
          <w:sz w:val="28"/>
          <w:szCs w:val="28"/>
        </w:rPr>
      </w:pPr>
      <w:bookmarkStart w:id="22" w:name="_Toc60631620"/>
      <w:bookmarkStart w:id="23" w:name="_Toc60560625"/>
      <w:bookmarkStart w:id="24" w:name="_Toc100052364"/>
      <w:bookmarkStart w:id="25" w:name="_Toc73518117"/>
      <w:bookmarkStart w:id="26" w:name="_Toc73521547"/>
      <w:bookmarkStart w:id="27" w:name="_Toc73517639"/>
      <w:bookmarkStart w:id="28" w:name="_Toc73521635"/>
      <w:bookmarkStart w:id="29" w:name="_Toc101074876"/>
      <w:r>
        <w:rPr>
          <w:rFonts w:hint="eastAsia"/>
          <w:szCs w:val="24"/>
        </w:rPr>
        <w:t>一、对通用条款的补充内容</w:t>
      </w:r>
    </w:p>
    <w:tbl>
      <w:tblPr>
        <w:tblStyle w:val="TableNormal"/>
        <w:tblW w:w="8367" w:type="dxa"/>
        <w:jc w:val="center"/>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CellMar>
          <w:top w:w="0" w:type="dxa"/>
          <w:left w:w="108" w:type="dxa"/>
          <w:bottom w:w="0" w:type="dxa"/>
          <w:right w:w="108" w:type="dxa"/>
        </w:tblCellMar>
      </w:tblPr>
      <w:tblGrid>
        <w:gridCol w:w="978"/>
        <w:gridCol w:w="2409"/>
        <w:gridCol w:w="4980"/>
      </w:tblGrid>
      <w:tr>
        <w:tblPrEx>
          <w:tblW w:w="8367" w:type="dxa"/>
          <w:jc w:val="center"/>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b/>
                <w:bCs/>
                <w:sz w:val="24"/>
              </w:rPr>
            </w:pPr>
            <w:bookmarkEnd w:id="22"/>
            <w:bookmarkEnd w:id="23"/>
            <w:bookmarkEnd w:id="24"/>
            <w:bookmarkEnd w:id="25"/>
            <w:bookmarkEnd w:id="26"/>
            <w:bookmarkEnd w:id="27"/>
            <w:bookmarkEnd w:id="28"/>
            <w:bookmarkEnd w:id="29"/>
            <w:r>
              <w:rPr>
                <w:rFonts w:ascii="宋体" w:hAnsi="宋体" w:hint="eastAsia"/>
                <w:b/>
                <w:bCs/>
                <w:sz w:val="24"/>
              </w:rPr>
              <w:t>通用条款序号</w:t>
            </w:r>
          </w:p>
        </w:tc>
        <w:tc>
          <w:tcPr>
            <w:tcW w:w="2409" w:type="dxa"/>
            <w:vAlign w:val="center"/>
          </w:tcPr>
          <w:p>
            <w:pPr>
              <w:jc w:val="center"/>
              <w:rPr>
                <w:rFonts w:ascii="宋体" w:hAnsi="宋体"/>
                <w:b/>
                <w:bCs/>
                <w:sz w:val="24"/>
              </w:rPr>
            </w:pPr>
            <w:r>
              <w:rPr>
                <w:rFonts w:ascii="宋体" w:hAnsi="宋体" w:hint="eastAsia"/>
                <w:b/>
                <w:bCs/>
                <w:sz w:val="24"/>
              </w:rPr>
              <w:t>涉及事项</w:t>
            </w:r>
          </w:p>
        </w:tc>
        <w:tc>
          <w:tcPr>
            <w:tcW w:w="4980" w:type="dxa"/>
            <w:vAlign w:val="center"/>
          </w:tcPr>
          <w:p>
            <w:pPr>
              <w:jc w:val="center"/>
              <w:rPr>
                <w:rFonts w:ascii="宋体" w:hAnsi="宋体"/>
                <w:b/>
                <w:bCs/>
                <w:sz w:val="24"/>
              </w:rPr>
            </w:pPr>
            <w:r>
              <w:rPr>
                <w:rFonts w:ascii="宋体" w:hAnsi="宋体" w:hint="eastAsia"/>
                <w:b/>
                <w:bCs/>
                <w:sz w:val="24"/>
              </w:rPr>
              <w:t xml:space="preserve">具 </w:t>
            </w:r>
            <w:r>
              <w:rPr>
                <w:rFonts w:ascii="宋体" w:hAnsi="宋体"/>
                <w:b/>
                <w:bCs/>
                <w:sz w:val="24"/>
              </w:rPr>
              <w:t xml:space="preserve"> </w:t>
            </w:r>
            <w:r>
              <w:rPr>
                <w:rFonts w:ascii="宋体" w:hAnsi="宋体" w:hint="eastAsia"/>
                <w:b/>
                <w:bCs/>
                <w:sz w:val="24"/>
              </w:rPr>
              <w:t xml:space="preserve">体 </w:t>
            </w:r>
            <w:r>
              <w:rPr>
                <w:rFonts w:ascii="宋体" w:hAnsi="宋体"/>
                <w:b/>
                <w:bCs/>
                <w:sz w:val="24"/>
              </w:rPr>
              <w:t xml:space="preserve"> </w:t>
            </w:r>
            <w:r>
              <w:rPr>
                <w:rFonts w:ascii="宋体" w:hAnsi="宋体" w:hint="eastAsia"/>
                <w:b/>
                <w:bCs/>
                <w:sz w:val="24"/>
              </w:rPr>
              <w:t xml:space="preserve">补 </w:t>
            </w:r>
            <w:r>
              <w:rPr>
                <w:rFonts w:ascii="宋体" w:hAnsi="宋体"/>
                <w:b/>
                <w:bCs/>
                <w:sz w:val="24"/>
              </w:rPr>
              <w:t xml:space="preserve"> </w:t>
            </w:r>
            <w:r>
              <w:rPr>
                <w:rFonts w:ascii="宋体" w:hAnsi="宋体" w:hint="eastAsia"/>
                <w:b/>
                <w:bCs/>
                <w:sz w:val="24"/>
              </w:rPr>
              <w:t xml:space="preserve">充 </w:t>
            </w:r>
            <w:r>
              <w:rPr>
                <w:rFonts w:ascii="宋体" w:hAnsi="宋体"/>
                <w:b/>
                <w:bCs/>
                <w:sz w:val="24"/>
              </w:rPr>
              <w:t xml:space="preserve"> </w:t>
            </w:r>
            <w:r>
              <w:rPr>
                <w:rFonts w:ascii="宋体" w:hAnsi="宋体" w:hint="eastAsia"/>
                <w:b/>
                <w:bCs/>
                <w:sz w:val="24"/>
              </w:rPr>
              <w:t xml:space="preserve">内 </w:t>
            </w:r>
            <w:r>
              <w:rPr>
                <w:rFonts w:ascii="宋体" w:hAnsi="宋体"/>
                <w:b/>
                <w:bCs/>
                <w:sz w:val="24"/>
              </w:rPr>
              <w:t xml:space="preserve"> </w:t>
            </w:r>
            <w:r>
              <w:rPr>
                <w:rFonts w:ascii="宋体" w:hAnsi="宋体" w:hint="eastAsia"/>
                <w:b/>
                <w:bCs/>
                <w:sz w:val="24"/>
              </w:rPr>
              <w:t>容</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sz w:val="24"/>
              </w:rPr>
            </w:pPr>
            <w:r>
              <w:rPr>
                <w:rFonts w:ascii="宋体" w:hAnsi="宋体" w:hint="eastAsia"/>
                <w:sz w:val="24"/>
              </w:rPr>
              <w:t>3</w:t>
            </w:r>
            <w:r>
              <w:rPr>
                <w:rFonts w:ascii="宋体" w:hAnsi="宋体"/>
                <w:sz w:val="24"/>
              </w:rPr>
              <w:t>.1</w:t>
            </w:r>
          </w:p>
        </w:tc>
        <w:tc>
          <w:tcPr>
            <w:tcW w:w="2409" w:type="dxa"/>
            <w:vAlign w:val="center"/>
          </w:tcPr>
          <w:p>
            <w:pPr>
              <w:jc w:val="center"/>
              <w:rPr>
                <w:sz w:val="24"/>
              </w:rPr>
            </w:pPr>
            <w:r>
              <w:rPr>
                <w:rFonts w:hint="eastAsia"/>
                <w:sz w:val="24"/>
              </w:rPr>
              <w:t>采购人</w:t>
            </w:r>
          </w:p>
        </w:tc>
        <w:tc>
          <w:tcPr>
            <w:tcW w:w="4980" w:type="dxa"/>
            <w:vAlign w:val="center"/>
          </w:tcPr>
          <w:p>
            <w:pPr>
              <w:jc w:val="center"/>
              <w:rPr>
                <w:rFonts w:ascii="宋体" w:hAnsi="宋体"/>
                <w:sz w:val="24"/>
              </w:rPr>
            </w:pPr>
            <w:r>
              <w:rPr>
                <w:rFonts w:ascii="宋体" w:hAnsi="宋体"/>
                <w:sz w:val="24"/>
              </w:rPr>
              <w:t>深圳市坪山区中心医院</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sz w:val="24"/>
              </w:rPr>
            </w:pPr>
            <w:r>
              <w:rPr>
                <w:rFonts w:ascii="宋体" w:hAnsi="宋体" w:hint="eastAsia"/>
                <w:sz w:val="24"/>
              </w:rPr>
              <w:t>3</w:t>
            </w:r>
            <w:r>
              <w:rPr>
                <w:rFonts w:ascii="宋体" w:hAnsi="宋体"/>
                <w:sz w:val="24"/>
              </w:rPr>
              <w:t>.2</w:t>
            </w:r>
          </w:p>
        </w:tc>
        <w:tc>
          <w:tcPr>
            <w:tcW w:w="2409" w:type="dxa"/>
            <w:vAlign w:val="center"/>
          </w:tcPr>
          <w:p>
            <w:pPr>
              <w:jc w:val="center"/>
              <w:rPr>
                <w:rFonts w:ascii="宋体" w:hAnsi="宋体"/>
                <w:sz w:val="24"/>
              </w:rPr>
            </w:pPr>
            <w:r>
              <w:rPr>
                <w:rFonts w:ascii="宋体" w:hAnsi="宋体" w:hint="eastAsia"/>
                <w:sz w:val="24"/>
              </w:rPr>
              <w:t>政府集中采购机构</w:t>
            </w:r>
          </w:p>
        </w:tc>
        <w:tc>
          <w:tcPr>
            <w:tcW w:w="4980" w:type="dxa"/>
            <w:vAlign w:val="center"/>
          </w:tcPr>
          <w:p>
            <w:pPr>
              <w:jc w:val="center"/>
              <w:rPr>
                <w:rFonts w:ascii="宋体" w:hAnsi="宋体"/>
                <w:sz w:val="24"/>
              </w:rPr>
            </w:pPr>
            <w:r>
              <w:rPr>
                <w:rFonts w:ascii="宋体" w:hAnsi="宋体" w:hint="eastAsia"/>
                <w:sz w:val="24"/>
              </w:rPr>
              <w:t>深圳公共资源交易中心（深圳交易集团有限公司坪山分公司）</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sz w:val="24"/>
              </w:rPr>
            </w:pPr>
            <w:r>
              <w:rPr>
                <w:rFonts w:ascii="宋体" w:hAnsi="宋体" w:hint="eastAsia"/>
                <w:sz w:val="24"/>
              </w:rPr>
              <w:t>5</w:t>
            </w:r>
            <w:r>
              <w:rPr>
                <w:rFonts w:ascii="宋体" w:hAnsi="宋体"/>
                <w:sz w:val="24"/>
              </w:rPr>
              <w:t>.3</w:t>
            </w:r>
          </w:p>
        </w:tc>
        <w:tc>
          <w:tcPr>
            <w:tcW w:w="2409" w:type="dxa"/>
            <w:vAlign w:val="center"/>
          </w:tcPr>
          <w:p>
            <w:pPr>
              <w:jc w:val="center"/>
              <w:rPr>
                <w:rFonts w:ascii="宋体" w:hAnsi="宋体"/>
                <w:sz w:val="24"/>
              </w:rPr>
            </w:pPr>
            <w:r>
              <w:rPr>
                <w:rFonts w:ascii="宋体" w:hAnsi="宋体" w:hint="eastAsia"/>
                <w:sz w:val="24"/>
              </w:rPr>
              <w:t>联合体投标</w:t>
            </w:r>
          </w:p>
        </w:tc>
        <w:tc>
          <w:tcPr>
            <w:tcW w:w="4980" w:type="dxa"/>
            <w:vAlign w:val="center"/>
          </w:tcPr>
          <w:p>
            <w:pPr>
              <w:jc w:val="center"/>
              <w:rPr>
                <w:rFonts w:ascii="宋体" w:hAnsi="宋体"/>
                <w:sz w:val="24"/>
              </w:rPr>
            </w:pPr>
            <w:r>
              <w:rPr>
                <w:rFonts w:ascii="宋体" w:hAnsi="宋体" w:hint="eastAsia"/>
                <w:sz w:val="24"/>
              </w:rPr>
              <w:t>不接受</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sz w:val="24"/>
              </w:rPr>
            </w:pPr>
            <w:r>
              <w:rPr>
                <w:rFonts w:ascii="宋体" w:hAnsi="宋体" w:hint="eastAsia"/>
                <w:sz w:val="24"/>
              </w:rPr>
              <w:t>9</w:t>
            </w:r>
          </w:p>
        </w:tc>
        <w:tc>
          <w:tcPr>
            <w:tcW w:w="2409" w:type="dxa"/>
            <w:vAlign w:val="center"/>
          </w:tcPr>
          <w:p>
            <w:pPr>
              <w:jc w:val="center"/>
              <w:rPr>
                <w:rFonts w:ascii="宋体" w:hAnsi="宋体"/>
                <w:sz w:val="24"/>
              </w:rPr>
            </w:pPr>
            <w:r>
              <w:rPr>
                <w:rFonts w:ascii="宋体" w:hAnsi="宋体" w:hint="eastAsia"/>
                <w:sz w:val="24"/>
              </w:rPr>
              <w:t>踏勘现场</w:t>
            </w:r>
          </w:p>
        </w:tc>
        <w:tc>
          <w:tcPr>
            <w:tcW w:w="4980" w:type="dxa"/>
            <w:vAlign w:val="center"/>
          </w:tcPr>
          <w:p>
            <w:pPr>
              <w:jc w:val="center"/>
              <w:rPr>
                <w:rFonts w:ascii="宋体" w:hAnsi="宋体"/>
                <w:sz w:val="24"/>
              </w:rPr>
            </w:pPr>
            <w:r>
              <w:rPr>
                <w:rFonts w:ascii="宋体" w:hAnsi="宋体" w:hint="eastAsia"/>
                <w:sz w:val="24"/>
              </w:rPr>
              <w:t>不组织</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sz w:val="24"/>
              </w:rPr>
            </w:pPr>
            <w:r>
              <w:rPr>
                <w:rFonts w:ascii="宋体" w:hAnsi="宋体" w:hint="eastAsia"/>
                <w:sz w:val="24"/>
              </w:rPr>
              <w:t>1</w:t>
            </w:r>
            <w:r>
              <w:rPr>
                <w:rFonts w:ascii="宋体" w:hAnsi="宋体"/>
                <w:sz w:val="24"/>
              </w:rPr>
              <w:t>0</w:t>
            </w:r>
          </w:p>
        </w:tc>
        <w:tc>
          <w:tcPr>
            <w:tcW w:w="2409" w:type="dxa"/>
            <w:vAlign w:val="center"/>
          </w:tcPr>
          <w:p>
            <w:pPr>
              <w:jc w:val="center"/>
              <w:rPr>
                <w:rFonts w:ascii="宋体" w:hAnsi="宋体"/>
                <w:sz w:val="24"/>
              </w:rPr>
            </w:pPr>
            <w:r>
              <w:rPr>
                <w:rFonts w:ascii="宋体" w:hAnsi="宋体" w:hint="eastAsia"/>
                <w:sz w:val="24"/>
              </w:rPr>
              <w:t>标前会议</w:t>
            </w:r>
          </w:p>
        </w:tc>
        <w:tc>
          <w:tcPr>
            <w:tcW w:w="4980" w:type="dxa"/>
            <w:vAlign w:val="center"/>
          </w:tcPr>
          <w:p>
            <w:pPr>
              <w:jc w:val="center"/>
              <w:rPr>
                <w:rFonts w:ascii="宋体" w:hAnsi="宋体"/>
                <w:sz w:val="24"/>
              </w:rPr>
            </w:pPr>
            <w:r>
              <w:rPr>
                <w:rFonts w:ascii="宋体" w:hAnsi="宋体" w:hint="eastAsia"/>
                <w:sz w:val="24"/>
              </w:rPr>
              <w:t>不组织</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sz w:val="24"/>
              </w:rPr>
            </w:pPr>
            <w:r>
              <w:rPr>
                <w:rFonts w:ascii="宋体" w:hAnsi="宋体" w:hint="eastAsia"/>
                <w:sz w:val="24"/>
              </w:rPr>
              <w:t>1</w:t>
            </w:r>
            <w:r>
              <w:rPr>
                <w:rFonts w:ascii="宋体" w:hAnsi="宋体"/>
                <w:sz w:val="24"/>
              </w:rPr>
              <w:t>2</w:t>
            </w:r>
            <w:r>
              <w:rPr>
                <w:rFonts w:ascii="宋体" w:hAnsi="宋体" w:hint="eastAsia"/>
                <w:sz w:val="24"/>
              </w:rPr>
              <w:t>/1</w:t>
            </w:r>
            <w:r>
              <w:rPr>
                <w:rFonts w:ascii="宋体" w:hAnsi="宋体"/>
                <w:sz w:val="24"/>
              </w:rPr>
              <w:t>3</w:t>
            </w:r>
          </w:p>
        </w:tc>
        <w:tc>
          <w:tcPr>
            <w:tcW w:w="2409" w:type="dxa"/>
            <w:vAlign w:val="center"/>
          </w:tcPr>
          <w:p>
            <w:pPr>
              <w:jc w:val="center"/>
              <w:rPr>
                <w:rFonts w:ascii="宋体" w:hAnsi="宋体"/>
                <w:sz w:val="24"/>
              </w:rPr>
            </w:pPr>
            <w:r>
              <w:rPr>
                <w:rFonts w:ascii="宋体" w:hAnsi="宋体" w:hint="eastAsia"/>
                <w:sz w:val="24"/>
              </w:rPr>
              <w:t>招标文件的澄清和修改</w:t>
            </w:r>
          </w:p>
        </w:tc>
        <w:tc>
          <w:tcPr>
            <w:tcW w:w="4980" w:type="dxa"/>
            <w:vAlign w:val="center"/>
          </w:tcPr>
          <w:p>
            <w:pPr>
              <w:jc w:val="center"/>
              <w:rPr>
                <w:rFonts w:ascii="宋体" w:hAnsi="宋体"/>
                <w:sz w:val="24"/>
              </w:rPr>
            </w:pPr>
            <w:r>
              <w:rPr>
                <w:rFonts w:ascii="宋体" w:hAnsi="宋体" w:hint="eastAsia"/>
                <w:sz w:val="24"/>
              </w:rPr>
              <w:t>不晚于投标截止日三日前，投标人有义务在招标期间在政府集中采购机构网站浏览与本项目有关的澄清和修改信息</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sz w:val="24"/>
              </w:rPr>
            </w:pPr>
            <w:r>
              <w:rPr>
                <w:rFonts w:ascii="宋体" w:hAnsi="宋体" w:hint="eastAsia"/>
                <w:sz w:val="24"/>
              </w:rPr>
              <w:t>2</w:t>
            </w:r>
            <w:r>
              <w:rPr>
                <w:rFonts w:ascii="宋体" w:hAnsi="宋体"/>
                <w:sz w:val="24"/>
              </w:rPr>
              <w:t>0</w:t>
            </w:r>
          </w:p>
        </w:tc>
        <w:tc>
          <w:tcPr>
            <w:tcW w:w="2409" w:type="dxa"/>
            <w:vAlign w:val="center"/>
          </w:tcPr>
          <w:p>
            <w:pPr>
              <w:jc w:val="center"/>
              <w:rPr>
                <w:rFonts w:ascii="宋体" w:hAnsi="宋体"/>
                <w:sz w:val="24"/>
              </w:rPr>
            </w:pPr>
            <w:r>
              <w:rPr>
                <w:rFonts w:ascii="宋体" w:hAnsi="宋体" w:hint="eastAsia"/>
                <w:sz w:val="24"/>
              </w:rPr>
              <w:t>投标有效期</w:t>
            </w:r>
          </w:p>
        </w:tc>
        <w:tc>
          <w:tcPr>
            <w:tcW w:w="4980" w:type="dxa"/>
            <w:vAlign w:val="center"/>
          </w:tcPr>
          <w:p>
            <w:pPr>
              <w:jc w:val="center"/>
              <w:rPr>
                <w:rFonts w:ascii="宋体" w:hAnsi="宋体"/>
                <w:sz w:val="24"/>
              </w:rPr>
            </w:pPr>
            <w:r>
              <w:rPr>
                <w:rFonts w:ascii="宋体" w:hAnsi="宋体" w:hint="eastAsia"/>
                <w:sz w:val="24"/>
              </w:rPr>
              <w:t>120个日历日</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sz w:val="24"/>
              </w:rPr>
            </w:pPr>
            <w:r>
              <w:rPr>
                <w:rFonts w:ascii="宋体" w:hAnsi="宋体" w:hint="eastAsia"/>
                <w:sz w:val="24"/>
              </w:rPr>
              <w:t>2</w:t>
            </w:r>
            <w:r>
              <w:rPr>
                <w:rFonts w:ascii="宋体" w:hAnsi="宋体"/>
                <w:sz w:val="24"/>
              </w:rPr>
              <w:t>2</w:t>
            </w:r>
          </w:p>
        </w:tc>
        <w:tc>
          <w:tcPr>
            <w:tcW w:w="2409" w:type="dxa"/>
            <w:vAlign w:val="center"/>
          </w:tcPr>
          <w:p>
            <w:pPr>
              <w:jc w:val="center"/>
              <w:rPr>
                <w:rFonts w:ascii="宋体" w:hAnsi="宋体"/>
                <w:sz w:val="24"/>
              </w:rPr>
            </w:pPr>
            <w:r>
              <w:rPr>
                <w:rFonts w:ascii="宋体" w:hAnsi="宋体" w:hint="eastAsia"/>
                <w:sz w:val="24"/>
              </w:rPr>
              <w:t>投标人的替代方案</w:t>
            </w:r>
          </w:p>
        </w:tc>
        <w:tc>
          <w:tcPr>
            <w:tcW w:w="4980" w:type="dxa"/>
            <w:vAlign w:val="center"/>
          </w:tcPr>
          <w:p>
            <w:pPr>
              <w:jc w:val="center"/>
              <w:rPr>
                <w:rFonts w:ascii="宋体" w:hAnsi="宋体"/>
                <w:sz w:val="24"/>
              </w:rPr>
            </w:pPr>
            <w:r>
              <w:rPr>
                <w:rFonts w:ascii="宋体" w:hAnsi="宋体" w:hint="eastAsia"/>
                <w:sz w:val="24"/>
              </w:rPr>
              <w:t>不接受</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sz w:val="24"/>
              </w:rPr>
            </w:pPr>
            <w:r>
              <w:rPr>
                <w:rFonts w:ascii="宋体" w:hAnsi="宋体" w:hint="eastAsia"/>
                <w:sz w:val="24"/>
              </w:rPr>
              <w:t>2</w:t>
            </w:r>
            <w:r>
              <w:rPr>
                <w:rFonts w:ascii="宋体" w:hAnsi="宋体"/>
                <w:sz w:val="24"/>
              </w:rPr>
              <w:t>5</w:t>
            </w:r>
          </w:p>
        </w:tc>
        <w:tc>
          <w:tcPr>
            <w:tcW w:w="2409" w:type="dxa"/>
            <w:vAlign w:val="center"/>
          </w:tcPr>
          <w:p>
            <w:pPr>
              <w:jc w:val="center"/>
              <w:rPr>
                <w:rFonts w:ascii="宋体" w:hAnsi="宋体"/>
                <w:sz w:val="24"/>
              </w:rPr>
            </w:pPr>
            <w:r>
              <w:rPr>
                <w:rFonts w:ascii="宋体" w:hAnsi="宋体" w:hint="eastAsia"/>
                <w:sz w:val="24"/>
              </w:rPr>
              <w:t>投标文件的大小</w:t>
            </w:r>
          </w:p>
        </w:tc>
        <w:tc>
          <w:tcPr>
            <w:tcW w:w="4980" w:type="dxa"/>
            <w:vAlign w:val="center"/>
          </w:tcPr>
          <w:p>
            <w:pPr>
              <w:jc w:val="center"/>
              <w:rPr>
                <w:rFonts w:ascii="宋体" w:hAnsi="宋体"/>
                <w:sz w:val="24"/>
              </w:rPr>
            </w:pPr>
            <w:r>
              <w:rPr>
                <w:rFonts w:ascii="宋体" w:hAnsi="宋体" w:hint="eastAsia"/>
                <w:sz w:val="24"/>
              </w:rPr>
              <w:t>投标文件大小不得超过100MB</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sz w:val="24"/>
              </w:rPr>
            </w:pPr>
            <w:r>
              <w:rPr>
                <w:rFonts w:ascii="宋体" w:hAnsi="宋体" w:hint="eastAsia"/>
                <w:sz w:val="24"/>
              </w:rPr>
              <w:t>2</w:t>
            </w:r>
            <w:r>
              <w:rPr>
                <w:rFonts w:ascii="宋体" w:hAnsi="宋体"/>
                <w:sz w:val="24"/>
              </w:rPr>
              <w:t>6</w:t>
            </w:r>
          </w:p>
        </w:tc>
        <w:tc>
          <w:tcPr>
            <w:tcW w:w="2409" w:type="dxa"/>
            <w:vAlign w:val="center"/>
          </w:tcPr>
          <w:p>
            <w:pPr>
              <w:jc w:val="center"/>
              <w:rPr>
                <w:rFonts w:ascii="宋体" w:hAnsi="宋体"/>
                <w:sz w:val="24"/>
                <w:highlight w:val="red"/>
              </w:rPr>
            </w:pPr>
            <w:bookmarkStart w:id="30" w:name="_Hlk71664860"/>
            <w:r>
              <w:rPr>
                <w:rFonts w:ascii="宋体" w:hAnsi="宋体" w:hint="eastAsia"/>
                <w:sz w:val="24"/>
              </w:rPr>
              <w:t>样品、现场演示、方案讲解</w:t>
            </w:r>
            <w:bookmarkEnd w:id="30"/>
          </w:p>
        </w:tc>
        <w:tc>
          <w:tcPr>
            <w:tcW w:w="4980" w:type="dxa"/>
            <w:vAlign w:val="center"/>
          </w:tcPr>
          <w:p>
            <w:pPr>
              <w:jc w:val="center"/>
              <w:rPr>
                <w:rFonts w:ascii="宋体" w:hAnsi="宋体"/>
                <w:sz w:val="24"/>
              </w:rPr>
            </w:pPr>
            <w:r>
              <w:rPr>
                <w:rFonts w:ascii="宋体" w:hAnsi="宋体" w:hint="eastAsia"/>
                <w:sz w:val="24"/>
              </w:rPr>
              <w:t>无</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sz w:val="24"/>
              </w:rPr>
            </w:pPr>
            <w:r>
              <w:rPr>
                <w:rFonts w:ascii="宋体" w:hAnsi="宋体" w:hint="eastAsia"/>
                <w:sz w:val="24"/>
              </w:rPr>
              <w:t>3</w:t>
            </w:r>
            <w:r>
              <w:rPr>
                <w:rFonts w:ascii="宋体" w:hAnsi="宋体"/>
                <w:sz w:val="24"/>
              </w:rPr>
              <w:t>7</w:t>
            </w:r>
          </w:p>
        </w:tc>
        <w:tc>
          <w:tcPr>
            <w:tcW w:w="2409" w:type="dxa"/>
            <w:vAlign w:val="center"/>
          </w:tcPr>
          <w:p>
            <w:pPr>
              <w:jc w:val="center"/>
              <w:rPr>
                <w:rFonts w:ascii="宋体" w:hAnsi="宋体"/>
                <w:sz w:val="24"/>
              </w:rPr>
            </w:pPr>
            <w:r>
              <w:rPr>
                <w:rFonts w:ascii="宋体" w:hAnsi="宋体" w:hint="eastAsia"/>
                <w:sz w:val="24"/>
              </w:rPr>
              <w:t>评审方法</w:t>
            </w:r>
          </w:p>
        </w:tc>
        <w:tc>
          <w:tcPr>
            <w:tcW w:w="4980" w:type="dxa"/>
            <w:vAlign w:val="center"/>
          </w:tcPr>
          <w:p>
            <w:pPr>
              <w:jc w:val="center"/>
              <w:rPr>
                <w:rFonts w:ascii="宋体" w:hAnsi="宋体"/>
                <w:sz w:val="24"/>
              </w:rPr>
            </w:pPr>
            <w:r>
              <w:rPr>
                <w:rFonts w:ascii="宋体" w:hAnsi="宋体" w:hint="eastAsia"/>
                <w:sz w:val="24"/>
              </w:rPr>
              <w:t>综合评分法</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sz w:val="24"/>
              </w:rPr>
            </w:pPr>
            <w:r>
              <w:rPr>
                <w:rFonts w:ascii="宋体" w:hAnsi="宋体" w:hint="eastAsia"/>
                <w:sz w:val="24"/>
              </w:rPr>
              <w:t>3</w:t>
            </w:r>
            <w:r>
              <w:rPr>
                <w:rFonts w:ascii="宋体" w:hAnsi="宋体"/>
                <w:sz w:val="24"/>
              </w:rPr>
              <w:t>8</w:t>
            </w:r>
          </w:p>
        </w:tc>
        <w:tc>
          <w:tcPr>
            <w:tcW w:w="2409" w:type="dxa"/>
            <w:vAlign w:val="center"/>
          </w:tcPr>
          <w:p>
            <w:pPr>
              <w:jc w:val="center"/>
              <w:rPr>
                <w:rFonts w:ascii="宋体" w:hAnsi="宋体"/>
                <w:sz w:val="24"/>
              </w:rPr>
            </w:pPr>
            <w:r>
              <w:rPr>
                <w:rFonts w:ascii="宋体" w:hAnsi="宋体" w:hint="eastAsia"/>
                <w:sz w:val="24"/>
              </w:rPr>
              <w:t>定标方法</w:t>
            </w:r>
          </w:p>
        </w:tc>
        <w:tc>
          <w:tcPr>
            <w:tcW w:w="4980" w:type="dxa"/>
            <w:vAlign w:val="center"/>
          </w:tcPr>
          <w:p>
            <w:pPr>
              <w:jc w:val="center"/>
              <w:rPr>
                <w:rFonts w:ascii="宋体" w:hAnsi="宋体"/>
                <w:sz w:val="24"/>
              </w:rPr>
            </w:pPr>
            <w:r>
              <w:rPr>
                <w:rFonts w:ascii="宋体" w:hAnsi="宋体" w:hint="eastAsia"/>
                <w:sz w:val="24"/>
              </w:rPr>
              <w:t>非评定分离</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sz w:val="24"/>
              </w:rPr>
            </w:pPr>
            <w:r>
              <w:rPr>
                <w:rFonts w:ascii="宋体" w:hAnsi="宋体" w:hint="eastAsia"/>
                <w:sz w:val="24"/>
              </w:rPr>
              <w:t>3</w:t>
            </w:r>
            <w:r>
              <w:rPr>
                <w:rFonts w:ascii="宋体" w:hAnsi="宋体"/>
                <w:sz w:val="24"/>
              </w:rPr>
              <w:t>8.1</w:t>
            </w:r>
          </w:p>
        </w:tc>
        <w:tc>
          <w:tcPr>
            <w:tcW w:w="2409" w:type="dxa"/>
            <w:vAlign w:val="center"/>
          </w:tcPr>
          <w:p>
            <w:pPr>
              <w:jc w:val="center"/>
              <w:rPr>
                <w:rFonts w:ascii="宋体" w:hAnsi="宋体"/>
                <w:sz w:val="24"/>
              </w:rPr>
            </w:pPr>
            <w:r>
              <w:rPr>
                <w:rFonts w:ascii="宋体" w:hAnsi="宋体" w:hint="eastAsia"/>
                <w:sz w:val="24"/>
              </w:rPr>
              <w:t>替补中标候选人</w:t>
            </w:r>
          </w:p>
        </w:tc>
        <w:tc>
          <w:tcPr>
            <w:tcW w:w="4980" w:type="dxa"/>
            <w:vAlign w:val="center"/>
          </w:tcPr>
          <w:p>
            <w:pPr>
              <w:jc w:val="left"/>
              <w:rPr>
                <w:rFonts w:ascii="宋体" w:hAnsi="宋体"/>
                <w:sz w:val="24"/>
              </w:rPr>
            </w:pPr>
            <w:r>
              <w:rPr>
                <w:rFonts w:ascii="宋体" w:hAnsi="宋体" w:hint="eastAsia"/>
                <w:sz w:val="24"/>
              </w:rPr>
              <w:t>□否；</w:t>
            </w:r>
          </w:p>
          <w:p>
            <w:pPr>
              <w:jc w:val="center"/>
              <w:rPr>
                <w:rFonts w:ascii="宋体" w:hAnsi="宋体"/>
                <w:sz w:val="24"/>
              </w:rPr>
            </w:pPr>
            <w:r>
              <w:rPr>
                <w:rFonts w:ascii="宋体" w:hAnsi="宋体" w:hint="eastAsia"/>
                <w:sz w:val="24"/>
              </w:rPr>
              <w:t>☑是：（排名第二的投标人为第一替补中标候选人、排名第三的投标人为第二替补中标候选人，以此类推）。</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sz w:val="24"/>
              </w:rPr>
            </w:pPr>
            <w:r>
              <w:rPr>
                <w:rFonts w:ascii="宋体" w:hAnsi="宋体" w:hint="eastAsia"/>
                <w:sz w:val="24"/>
              </w:rPr>
              <w:t>4</w:t>
            </w:r>
            <w:r>
              <w:rPr>
                <w:rFonts w:ascii="宋体" w:hAnsi="宋体"/>
                <w:sz w:val="24"/>
              </w:rPr>
              <w:t>6</w:t>
            </w:r>
          </w:p>
        </w:tc>
        <w:tc>
          <w:tcPr>
            <w:tcW w:w="2409" w:type="dxa"/>
            <w:vAlign w:val="center"/>
          </w:tcPr>
          <w:p>
            <w:pPr>
              <w:jc w:val="center"/>
              <w:rPr>
                <w:rFonts w:ascii="宋体" w:hAnsi="宋体"/>
                <w:sz w:val="24"/>
              </w:rPr>
            </w:pPr>
            <w:r>
              <w:rPr>
                <w:rFonts w:ascii="宋体" w:hAnsi="宋体" w:hint="eastAsia"/>
                <w:sz w:val="24"/>
              </w:rPr>
              <w:t>履约担保</w:t>
            </w:r>
          </w:p>
        </w:tc>
        <w:tc>
          <w:tcPr>
            <w:tcW w:w="4980" w:type="dxa"/>
            <w:vAlign w:val="center"/>
          </w:tcPr>
          <w:p>
            <w:pPr>
              <w:jc w:val="center"/>
              <w:rPr>
                <w:rFonts w:ascii="宋体" w:hAnsi="宋体"/>
                <w:sz w:val="24"/>
              </w:rPr>
            </w:pPr>
            <w:r>
              <w:rPr>
                <w:rFonts w:ascii="宋体" w:hAnsi="宋体" w:hint="eastAsia"/>
                <w:sz w:val="24"/>
              </w:rPr>
              <w:t>不需要</w:t>
            </w:r>
          </w:p>
        </w:tc>
      </w:tr>
    </w:tbl>
    <w:p>
      <w:pPr>
        <w:rPr>
          <w:b/>
        </w:rPr>
      </w:pPr>
      <w:r>
        <w:rPr>
          <w:rFonts w:hint="eastAsia"/>
          <w:szCs w:val="21"/>
        </w:rPr>
        <w:t>备注：本表是通用条款相关条款的补充和明确，如与通用条款内容相冲突的，以本表为准。</w:t>
      </w:r>
    </w:p>
    <w:p>
      <w:pPr>
        <w:rPr>
          <w:b/>
        </w:rPr>
      </w:pPr>
    </w:p>
    <w:p>
      <w:pPr>
        <w:pStyle w:val="Heading2"/>
        <w:spacing w:before="120" w:beforeLines="50" w:after="120" w:afterLines="50"/>
        <w:rPr>
          <w:szCs w:val="24"/>
        </w:rPr>
      </w:pPr>
      <w:r>
        <w:rPr>
          <w:rFonts w:hint="eastAsia"/>
          <w:szCs w:val="24"/>
        </w:rPr>
        <w:t>二、其他关键信息</w:t>
      </w:r>
    </w:p>
    <w:p>
      <w:pPr>
        <w:ind w:firstLine="420" w:firstLineChars="200"/>
        <w:rPr>
          <w:b/>
          <w:bCs/>
        </w:rPr>
      </w:pPr>
      <w:r>
        <w:rPr>
          <w:rFonts w:hint="eastAsia"/>
          <w:b/>
          <w:bCs/>
        </w:rPr>
        <w:t>（一）与“对通用条款的补充内容”章节相关的事项</w:t>
      </w:r>
    </w:p>
    <w:p>
      <w:pPr>
        <w:spacing w:line="276" w:lineRule="auto"/>
        <w:ind w:firstLine="420" w:firstLineChars="200"/>
        <w:jc w:val="left"/>
        <w:rPr>
          <w:rFonts w:asciiTheme="minorEastAsia" w:eastAsiaTheme="minorEastAsia" w:hAnsiTheme="minorEastAsia" w:cstheme="minorEastAsia"/>
          <w:bCs/>
          <w:szCs w:val="21"/>
        </w:rPr>
      </w:pPr>
      <w:bookmarkStart w:id="31" w:name="_Hlk72579465"/>
      <w:r>
        <w:rPr>
          <w:rFonts w:asciiTheme="minorEastAsia" w:eastAsiaTheme="minorEastAsia" w:hAnsiTheme="minorEastAsia" w:cstheme="minorEastAsia" w:hint="eastAsia"/>
          <w:b/>
          <w:kern w:val="0"/>
          <w:szCs w:val="21"/>
        </w:rPr>
        <w:t>1、评标定标信息</w:t>
      </w:r>
    </w:p>
    <w:p>
      <w:pPr>
        <w:jc w:val="center"/>
        <w:rPr>
          <w:rFonts w:asciiTheme="minorEastAsia" w:eastAsiaTheme="minorEastAsia" w:hAnsiTheme="minorEastAsia" w:cstheme="minorEastAsia"/>
          <w:szCs w:val="21"/>
          <w:highlight w:val="yellow"/>
        </w:rPr>
      </w:pPr>
      <w:r>
        <w:rPr>
          <w:rFonts w:asciiTheme="minorEastAsia" w:eastAsiaTheme="minorEastAsia" w:hAnsiTheme="minorEastAsia" w:cstheme="minorEastAsia" w:hint="eastAsia"/>
          <w:b/>
          <w:szCs w:val="21"/>
          <w:highlight w:val="yellow"/>
        </w:rPr>
        <w:t>非评定分离项目</w:t>
      </w:r>
    </w:p>
    <w:tbl>
      <w:tblPr>
        <w:tblStyle w:val="TableGrid"/>
        <w:tblW w:w="8613"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4211"/>
        <w:gridCol w:w="4402"/>
      </w:tblGrid>
      <w:tr>
        <w:tblPrEx>
          <w:tblW w:w="8613"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rPr>
          <w:trHeight w:val="70"/>
        </w:trPr>
        <w:tc>
          <w:tcPr>
            <w:tcW w:w="4211" w:type="dxa"/>
            <w:vAlign w:val="center"/>
          </w:tcPr>
          <w:p>
            <w:pPr>
              <w:jc w:val="center"/>
              <w:rPr>
                <w:rFonts w:asciiTheme="minorEastAsia" w:eastAsiaTheme="minorEastAsia" w:hAnsiTheme="minorEastAsia" w:cstheme="minorEastAsia"/>
                <w:szCs w:val="21"/>
                <w:highlight w:val="yellow"/>
              </w:rPr>
            </w:pPr>
            <w:r>
              <w:rPr>
                <w:rFonts w:asciiTheme="minorEastAsia" w:eastAsiaTheme="minorEastAsia" w:hAnsiTheme="minorEastAsia" w:cstheme="minorEastAsia" w:hint="eastAsia"/>
                <w:szCs w:val="21"/>
                <w:highlight w:val="yellow"/>
              </w:rPr>
              <w:t>评标方法</w:t>
            </w:r>
          </w:p>
        </w:tc>
        <w:tc>
          <w:tcPr>
            <w:tcW w:w="4402" w:type="dxa"/>
            <w:vAlign w:val="center"/>
          </w:tcPr>
          <w:p>
            <w:pPr>
              <w:jc w:val="center"/>
              <w:rPr>
                <w:rFonts w:asciiTheme="minorEastAsia" w:eastAsiaTheme="minorEastAsia" w:hAnsiTheme="minorEastAsia" w:cstheme="minorEastAsia"/>
                <w:szCs w:val="21"/>
                <w:highlight w:val="yellow"/>
              </w:rPr>
            </w:pPr>
            <w:r>
              <w:rPr>
                <w:rFonts w:asciiTheme="minorEastAsia" w:eastAsiaTheme="minorEastAsia" w:hAnsiTheme="minorEastAsia" w:cstheme="minorEastAsia" w:hint="eastAsia"/>
                <w:szCs w:val="21"/>
                <w:highlight w:val="yellow"/>
              </w:rPr>
              <w:t>综合评分法</w:t>
            </w:r>
          </w:p>
        </w:tc>
      </w:tr>
      <w:tr>
        <w:tblPrEx>
          <w:tblW w:w="8613" w:type="dxa"/>
          <w:tblInd w:w="0" w:type="dxa"/>
          <w:tblCellMar>
            <w:top w:w="0" w:type="dxa"/>
            <w:left w:w="108" w:type="dxa"/>
            <w:bottom w:w="0" w:type="dxa"/>
            <w:right w:w="108" w:type="dxa"/>
          </w:tblCellMar>
        </w:tblPrEx>
        <w:trPr>
          <w:trHeight w:val="70"/>
        </w:trPr>
        <w:tc>
          <w:tcPr>
            <w:tcW w:w="4211" w:type="dxa"/>
            <w:vAlign w:val="center"/>
          </w:tcPr>
          <w:p>
            <w:pPr>
              <w:jc w:val="center"/>
              <w:rPr>
                <w:rFonts w:asciiTheme="minorEastAsia" w:eastAsiaTheme="minorEastAsia" w:hAnsiTheme="minorEastAsia" w:cstheme="minorEastAsia"/>
                <w:szCs w:val="21"/>
                <w:highlight w:val="yellow"/>
              </w:rPr>
            </w:pPr>
            <w:r>
              <w:rPr>
                <w:rFonts w:asciiTheme="minorEastAsia" w:eastAsiaTheme="minorEastAsia" w:hAnsiTheme="minorEastAsia" w:cstheme="minorEastAsia" w:hint="eastAsia"/>
                <w:szCs w:val="21"/>
                <w:highlight w:val="yellow"/>
              </w:rPr>
              <w:t>候选中标供应商数量</w:t>
            </w:r>
          </w:p>
        </w:tc>
        <w:tc>
          <w:tcPr>
            <w:tcW w:w="4402" w:type="dxa"/>
            <w:vAlign w:val="center"/>
          </w:tcPr>
          <w:p>
            <w:pPr>
              <w:jc w:val="center"/>
              <w:rPr>
                <w:rFonts w:asciiTheme="minorEastAsia" w:eastAsiaTheme="minorEastAsia" w:hAnsiTheme="minorEastAsia" w:cstheme="minorEastAsia"/>
                <w:szCs w:val="21"/>
                <w:highlight w:val="yellow"/>
              </w:rPr>
            </w:pPr>
            <w:r>
              <w:rPr>
                <w:rFonts w:asciiTheme="minorEastAsia" w:eastAsiaTheme="minorEastAsia" w:hAnsiTheme="minorEastAsia" w:cstheme="minorEastAsia" w:hint="eastAsia"/>
                <w:szCs w:val="21"/>
                <w:highlight w:val="yellow"/>
              </w:rPr>
              <w:t>3</w:t>
            </w:r>
          </w:p>
        </w:tc>
      </w:tr>
      <w:tr>
        <w:tblPrEx>
          <w:tblW w:w="8613" w:type="dxa"/>
          <w:tblInd w:w="0" w:type="dxa"/>
          <w:tblCellMar>
            <w:top w:w="0" w:type="dxa"/>
            <w:left w:w="108" w:type="dxa"/>
            <w:bottom w:w="0" w:type="dxa"/>
            <w:right w:w="108" w:type="dxa"/>
          </w:tblCellMar>
        </w:tblPrEx>
        <w:trPr>
          <w:trHeight w:val="70"/>
        </w:trPr>
        <w:tc>
          <w:tcPr>
            <w:tcW w:w="4211" w:type="dxa"/>
            <w:vAlign w:val="center"/>
          </w:tcPr>
          <w:p>
            <w:pPr>
              <w:jc w:val="center"/>
              <w:rPr>
                <w:rFonts w:asciiTheme="minorEastAsia" w:eastAsiaTheme="minorEastAsia" w:hAnsiTheme="minorEastAsia" w:cstheme="minorEastAsia"/>
                <w:szCs w:val="21"/>
                <w:highlight w:val="yellow"/>
              </w:rPr>
            </w:pPr>
            <w:r>
              <w:rPr>
                <w:rFonts w:asciiTheme="minorEastAsia" w:eastAsiaTheme="minorEastAsia" w:hAnsiTheme="minorEastAsia" w:cstheme="minorEastAsia" w:hint="eastAsia"/>
                <w:szCs w:val="21"/>
                <w:highlight w:val="yellow"/>
              </w:rPr>
              <w:t>中标供应商数量</w:t>
            </w:r>
          </w:p>
        </w:tc>
        <w:tc>
          <w:tcPr>
            <w:tcW w:w="4402" w:type="dxa"/>
            <w:vAlign w:val="center"/>
          </w:tcPr>
          <w:p>
            <w:pPr>
              <w:jc w:val="center"/>
              <w:rPr>
                <w:rFonts w:asciiTheme="minorEastAsia" w:eastAsiaTheme="minorEastAsia" w:hAnsiTheme="minorEastAsia" w:cstheme="minorEastAsia"/>
                <w:szCs w:val="21"/>
              </w:rPr>
            </w:pPr>
            <w:r>
              <w:rPr>
                <w:rFonts w:asciiTheme="minorEastAsia" w:eastAsiaTheme="minorEastAsia" w:hAnsiTheme="minorEastAsia" w:cstheme="minorEastAsia" w:hint="eastAsia"/>
                <w:szCs w:val="21"/>
                <w:highlight w:val="yellow"/>
              </w:rPr>
              <w:t>1</w:t>
            </w:r>
          </w:p>
        </w:tc>
      </w:tr>
    </w:tbl>
    <w:p>
      <w:pPr>
        <w:ind w:firstLine="420" w:firstLineChars="200"/>
        <w:rPr>
          <w:rFonts w:asciiTheme="minorEastAsia" w:eastAsiaTheme="minorEastAsia" w:hAnsiTheme="minorEastAsia" w:cstheme="minorEastAsia"/>
          <w:bCs/>
          <w:szCs w:val="21"/>
        </w:rPr>
      </w:pPr>
    </w:p>
    <w:p>
      <w:pPr>
        <w:ind w:firstLine="420" w:firstLineChars="200"/>
        <w:rPr>
          <w:b/>
          <w:sz w:val="24"/>
        </w:rPr>
      </w:pPr>
      <w:bookmarkEnd w:id="31"/>
      <w:r>
        <w:rPr>
          <w:rFonts w:hint="eastAsia"/>
          <w:b/>
          <w:sz w:val="24"/>
        </w:rPr>
        <w:t>（二）其他事项</w:t>
      </w:r>
    </w:p>
    <w:p>
      <w:pPr>
        <w:ind w:firstLine="420" w:firstLineChars="200"/>
        <w:rPr>
          <w:rFonts w:asciiTheme="minorEastAsia" w:eastAsiaTheme="minorEastAsia" w:hAnsiTheme="minorEastAsia" w:cstheme="minorEastAsia"/>
          <w:b/>
          <w:bCs/>
          <w:szCs w:val="21"/>
        </w:rPr>
      </w:pPr>
      <w:r>
        <w:rPr>
          <w:rFonts w:asciiTheme="minorEastAsia" w:eastAsiaTheme="minorEastAsia" w:hAnsiTheme="minorEastAsia" w:cstheme="minorEastAsia" w:hint="eastAsia"/>
          <w:b/>
          <w:bCs/>
          <w:szCs w:val="21"/>
        </w:rPr>
        <w:t>1、关于享受优惠政策的主体及价格扣除比例</w:t>
      </w:r>
    </w:p>
    <w:p>
      <w:pPr>
        <w:ind w:firstLine="420" w:firstLineChars="200"/>
        <w:rPr>
          <w:rFonts w:asciiTheme="minorEastAsia" w:eastAsiaTheme="minorEastAsia" w:hAnsiTheme="minorEastAsia" w:cstheme="minorEastAsia"/>
          <w:szCs w:val="21"/>
        </w:rPr>
      </w:pPr>
      <w:bookmarkStart w:id="32" w:name="_Hlk99721755"/>
      <w:r>
        <w:rPr>
          <w:rFonts w:asciiTheme="minorEastAsia" w:eastAsiaTheme="minorEastAsia" w:hAnsiTheme="minorEastAsia" w:cstheme="minorEastAsia" w:hint="eastAsia"/>
          <w:szCs w:val="21"/>
        </w:rPr>
        <w:t>（1）投标人提供的货物（以招标文件用户需求书“货物清单明细”的“货物名称”一栏为准）全部均由优惠主体制造，则对其投标总价给予</w:t>
      </w:r>
      <w:r>
        <w:rPr>
          <w:rFonts w:asciiTheme="minorEastAsia" w:eastAsiaTheme="minorEastAsia" w:hAnsiTheme="minorEastAsia" w:cstheme="minorEastAsia" w:hint="eastAsia"/>
          <w:color w:val="FF0000"/>
          <w:szCs w:val="21"/>
          <w:u w:val="single"/>
        </w:rPr>
        <w:t xml:space="preserve"> 10 %</w:t>
      </w:r>
      <w:r>
        <w:rPr>
          <w:rFonts w:asciiTheme="minorEastAsia" w:eastAsiaTheme="minorEastAsia" w:hAnsiTheme="minorEastAsia" w:cstheme="minorEastAsia" w:hint="eastAsia"/>
          <w:szCs w:val="21"/>
        </w:rPr>
        <w:t>的扣除，用扣除后的价格参与评审。满足多项优惠政策的企业，不重复享受多项价格扣除政策。</w:t>
      </w:r>
    </w:p>
    <w:p>
      <w:pPr>
        <w:ind w:firstLine="420" w:firstLineChars="200"/>
        <w:rPr>
          <w:rFonts w:asciiTheme="minorEastAsia" w:eastAsiaTheme="minorEastAsia" w:hAnsiTheme="minorEastAsia" w:cstheme="minorEastAsia"/>
          <w:szCs w:val="21"/>
        </w:rPr>
      </w:pPr>
      <w:bookmarkEnd w:id="32"/>
      <w:bookmarkStart w:id="33" w:name="_Hlk99721771"/>
      <w:r>
        <w:rPr>
          <w:rFonts w:asciiTheme="minorEastAsia" w:eastAsiaTheme="minorEastAsia" w:hAnsiTheme="minorEastAsia" w:cstheme="minorEastAsia" w:hint="eastAsia"/>
          <w:szCs w:val="21"/>
        </w:rPr>
        <w:t>备注：（a）优惠主体包括小型企业、微型企业、监狱企业、残疾人福利性单位；中小企业是指在中华人民共和国境内依法设立，依据国务院批准的中小企业划分标准确定的中型企业、小型企业、微型企业，但与大企业的负责人为同一人，或者与大企业存在直接控股、管理关系的除外；符合中小企业划分标准的个体工商户，在政府采购活动中视同中小企业；(b)优惠主体制造是指货物由优惠主体生产且使用该优惠主体商号或者注册商标；投标人提供的货物既有优惠主体制造货物，又有非优惠主体制造货物的，不给予价格扣除。</w:t>
      </w:r>
      <w:bookmarkEnd w:id="33"/>
    </w:p>
    <w:p>
      <w:pPr>
        <w:ind w:firstLine="420" w:firstLineChars="200"/>
        <w:rPr>
          <w:rFonts w:asciiTheme="minorEastAsia" w:eastAsiaTheme="minorEastAsia" w:hAnsiTheme="minorEastAsia" w:cstheme="minorEastAsia"/>
          <w:szCs w:val="21"/>
        </w:rPr>
      </w:pPr>
      <w:r>
        <w:rPr>
          <w:rFonts w:asciiTheme="minorEastAsia" w:eastAsiaTheme="minorEastAsia" w:hAnsiTheme="minorEastAsia" w:cstheme="minorEastAsia" w:hint="eastAsia"/>
          <w:szCs w:val="21"/>
        </w:rPr>
        <w:t>（2）根据《工业和信息化部、国家统计局、国家发展和改革委员会、财政部关于印发中小企业划型标准规定的通知》（工信部联企业〔2011〕300号），</w:t>
      </w:r>
      <w:bookmarkStart w:id="34" w:name="_Hlk71970739"/>
      <w:r>
        <w:rPr>
          <w:rFonts w:asciiTheme="minorEastAsia" w:eastAsiaTheme="minorEastAsia" w:hAnsiTheme="minorEastAsia" w:cstheme="minorEastAsia" w:hint="eastAsia"/>
          <w:szCs w:val="21"/>
        </w:rPr>
        <w:t>本项目</w:t>
      </w:r>
      <w:bookmarkStart w:id="35" w:name="_Hlk71924718"/>
      <w:r>
        <w:rPr>
          <w:rFonts w:asciiTheme="minorEastAsia" w:eastAsiaTheme="minorEastAsia" w:hAnsiTheme="minorEastAsia" w:cstheme="minorEastAsia" w:hint="eastAsia"/>
          <w:szCs w:val="21"/>
        </w:rPr>
        <w:t>采购标的</w:t>
      </w:r>
      <w:bookmarkStart w:id="36" w:name="_Hlk99721810"/>
      <w:r>
        <w:rPr>
          <w:rFonts w:asciiTheme="minorEastAsia" w:eastAsiaTheme="minorEastAsia" w:hAnsiTheme="minorEastAsia" w:cstheme="minorEastAsia" w:hint="eastAsia"/>
          <w:szCs w:val="21"/>
          <w:highlight w:val="yellow"/>
        </w:rPr>
        <w:t>（货物）</w:t>
      </w:r>
      <w:bookmarkEnd w:id="36"/>
      <w:r>
        <w:rPr>
          <w:rFonts w:asciiTheme="minorEastAsia" w:eastAsiaTheme="minorEastAsia" w:hAnsiTheme="minorEastAsia" w:cstheme="minorEastAsia" w:hint="eastAsia"/>
          <w:szCs w:val="21"/>
        </w:rPr>
        <w:t>对应的中小企业划分标准所属行业</w:t>
      </w:r>
      <w:bookmarkEnd w:id="35"/>
      <w:r>
        <w:rPr>
          <w:rFonts w:asciiTheme="minorEastAsia" w:eastAsiaTheme="minorEastAsia" w:hAnsiTheme="minorEastAsia" w:cstheme="minorEastAsia" w:hint="eastAsia"/>
          <w:szCs w:val="21"/>
        </w:rPr>
        <w:t>为</w:t>
      </w:r>
      <w:r>
        <w:rPr>
          <w:rFonts w:ascii="Times New Roman" w:eastAsia="宋体" w:hAnsi="Times New Roman" w:cs="Times New Roman" w:hint="default"/>
          <w:b w:val="0"/>
          <w:bCs w:val="0"/>
          <w:szCs w:val="24"/>
          <w:highlight w:val="yellow"/>
          <w:u w:val="single"/>
        </w:rPr>
        <w:t xml:space="preserve"> </w:t>
      </w:r>
      <w:r>
        <w:rPr>
          <w:rFonts w:ascii="Times New Roman" w:eastAsia="宋体" w:hAnsi="Times New Roman" w:cs="Times New Roman" w:hint="default"/>
          <w:b w:val="0"/>
          <w:bCs w:val="0"/>
          <w:szCs w:val="24"/>
          <w:highlight w:val="yellow"/>
          <w:u w:val="single"/>
          <w:lang w:val="en-US" w:eastAsia="zh-CN"/>
        </w:rPr>
        <w:t>工</w:t>
      </w:r>
      <w:r>
        <w:rPr>
          <w:rFonts w:ascii="Times New Roman" w:eastAsia="宋体" w:hAnsi="Times New Roman" w:cs="Times New Roman" w:hint="default"/>
          <w:b w:val="0"/>
          <w:bCs w:val="0"/>
          <w:szCs w:val="24"/>
          <w:highlight w:val="yellow"/>
          <w:u w:val="single"/>
        </w:rPr>
        <w:t xml:space="preserve">业 </w:t>
      </w:r>
      <w:r>
        <w:rPr>
          <w:rFonts w:asciiTheme="minorEastAsia" w:eastAsiaTheme="minorEastAsia" w:hAnsiTheme="minorEastAsia" w:cstheme="minorEastAsia" w:hint="eastAsia"/>
          <w:szCs w:val="21"/>
        </w:rPr>
        <w:t>。</w:t>
      </w:r>
      <w:bookmarkEnd w:id="34"/>
    </w:p>
    <w:p>
      <w:pPr>
        <w:ind w:firstLine="420" w:firstLineChars="200"/>
        <w:rPr>
          <w:rFonts w:asciiTheme="minorEastAsia" w:eastAsiaTheme="minorEastAsia" w:hAnsiTheme="minorEastAsia" w:cstheme="minorEastAsia"/>
          <w:szCs w:val="21"/>
        </w:rPr>
      </w:pPr>
      <w:r>
        <w:rPr>
          <w:rFonts w:asciiTheme="minorEastAsia" w:eastAsiaTheme="minorEastAsia" w:hAnsiTheme="minorEastAsia" w:cstheme="minorEastAsia" w:hint="eastAsia"/>
          <w:szCs w:val="21"/>
        </w:rPr>
        <w:t>（3）小型企业、微型企业、残疾人福利性单位作为优惠主体的认定资料为《中小企业声明函》、《残疾人福利性单位声明函》；监狱企业作为优惠主体的认定资料为省级以上监狱管理局、戒毒管理局出具的监狱企业证明文件。声明函样式见本招标文件第一册专用条款第三章“投标文件格式、附件”中“四、投标人情况及资格证明文件”章节提供的格式）。</w:t>
      </w:r>
    </w:p>
    <w:p>
      <w:pPr>
        <w:ind w:firstLine="420" w:firstLineChars="200"/>
        <w:rPr>
          <w:rFonts w:asciiTheme="minorEastAsia" w:eastAsiaTheme="minorEastAsia" w:hAnsiTheme="minorEastAsia" w:cstheme="minorEastAsia"/>
          <w:szCs w:val="21"/>
        </w:rPr>
      </w:pPr>
      <w:r>
        <w:rPr>
          <w:rFonts w:asciiTheme="minorEastAsia" w:eastAsiaTheme="minorEastAsia" w:hAnsiTheme="minorEastAsia" w:cstheme="minorEastAsia" w:hint="eastAsia"/>
          <w:szCs w:val="21"/>
        </w:rPr>
        <w:t>（4）享受价格扣除获得政府采购合同的，小微企业不得将合同分包给大中型企业。</w:t>
      </w:r>
    </w:p>
    <w:p>
      <w:pPr>
        <w:pStyle w:val="BodyText"/>
        <w:spacing w:line="240" w:lineRule="auto"/>
        <w:ind w:firstLine="420" w:firstLineChars="200"/>
        <w:rPr>
          <w:rFonts w:asciiTheme="minorEastAsia" w:eastAsiaTheme="minorEastAsia" w:hAnsiTheme="minorEastAsia" w:cstheme="minorEastAsia"/>
          <w:b w:val="0"/>
          <w:bCs w:val="0"/>
          <w:sz w:val="21"/>
          <w:szCs w:val="21"/>
        </w:rPr>
      </w:pPr>
      <w:r>
        <w:rPr>
          <w:rFonts w:asciiTheme="minorEastAsia" w:eastAsiaTheme="minorEastAsia" w:hAnsiTheme="minorEastAsia" w:cstheme="minorEastAsia" w:hint="eastAsia"/>
          <w:b w:val="0"/>
          <w:bCs w:val="0"/>
          <w:sz w:val="21"/>
          <w:szCs w:val="21"/>
        </w:rPr>
        <w:t>（5）（不接受联合体投标的项目，本条不适用）联合体投标的情况下：1、联合体各方均为优惠主体的，该联合体视同为优惠主体享受同比例价格扣除；2、联合体共同投标协议中明确注明约定优惠主体的协议合同金额占到联合体协议总金额30%以上的，对该联合体的投标总价给予     %的扣除，用扣除后的价格参与评审。</w:t>
      </w:r>
    </w:p>
    <w:p>
      <w:pPr>
        <w:ind w:firstLine="420" w:firstLineChars="200"/>
        <w:rPr>
          <w:rFonts w:asciiTheme="minorEastAsia" w:eastAsiaTheme="minorEastAsia" w:hAnsiTheme="minorEastAsia" w:cstheme="minorEastAsia"/>
          <w:szCs w:val="21"/>
        </w:rPr>
      </w:pPr>
      <w:r>
        <w:rPr>
          <w:rFonts w:asciiTheme="minorEastAsia" w:eastAsiaTheme="minorEastAsia" w:hAnsiTheme="minorEastAsia" w:cstheme="minorEastAsia" w:hint="eastAsia"/>
          <w:szCs w:val="21"/>
        </w:rPr>
        <w:t>2.关于政府采购订单融资政策</w:t>
      </w:r>
    </w:p>
    <w:p>
      <w:pPr>
        <w:ind w:firstLine="420" w:firstLineChars="200"/>
        <w:rPr>
          <w:rFonts w:asciiTheme="minorEastAsia" w:eastAsiaTheme="minorEastAsia" w:hAnsiTheme="minorEastAsia" w:cstheme="minorEastAsia"/>
          <w:szCs w:val="21"/>
        </w:rPr>
      </w:pPr>
      <w:r>
        <w:rPr>
          <w:rFonts w:asciiTheme="minorEastAsia" w:eastAsiaTheme="minorEastAsia" w:hAnsiTheme="minorEastAsia" w:cstheme="minorEastAsia" w:hint="eastAsia"/>
          <w:szCs w:val="21"/>
        </w:rPr>
        <w:t>（1）为深入贯彻落实国家深化政府采购制度改革精神，充分发挥政府采购扶持中小企业发展的政策功能，缓解中小微企业融资难、融资贵的问题，根据2020年9月深圳市财政局出台《深圳市财政局关于加大力度运用政府采购订单融资政策支持企业发展的通知》要求，参与深圳市政府采购活动供应商可凭借所获取的深圳市政府采购中标通知书与采购合同，向参与订单融资业务的金融机构提出融资申请，金融机构以各自信贷政策为基础，为中标（成交）供应商提供融资授信，详情可登录深圳交易集团融资服务平台查看：http://zfcg.szggzy.com:8081/financeplatform/，或联系深圳交易集团订单融资咨询热线：0755-88653372。</w:t>
      </w:r>
    </w:p>
    <w:p>
      <w:pPr>
        <w:ind w:firstLine="420" w:firstLineChars="200"/>
        <w:rPr>
          <w:rFonts w:asciiTheme="minorEastAsia" w:eastAsiaTheme="minorEastAsia" w:hAnsiTheme="minorEastAsia" w:cstheme="minorEastAsia"/>
          <w:szCs w:val="21"/>
        </w:rPr>
      </w:pPr>
      <w:r>
        <w:rPr>
          <w:rFonts w:asciiTheme="minorEastAsia" w:eastAsiaTheme="minorEastAsia" w:hAnsiTheme="minorEastAsia" w:cstheme="minorEastAsia" w:hint="eastAsia"/>
          <w:szCs w:val="21"/>
        </w:rPr>
        <w:t>（2）为进一步拓宽企业融资渠道，降低企业融资成本，我市推出政府采购订单融资服务，中标（成交）供应商可以凭借中标（成交）通知书或政府采购合同向金融机构提出融资申请。订单融资具体流程可登录深圳交易集团融资服务平台（http://zfcg.szggzy.com:8081/financeplatform/），相关政策法规参阅深圳市政府采购监管网（http://zfcg.sz.gov.cn/）信息公开栏目。咨询电话：0755-88653372。</w:t>
      </w:r>
    </w:p>
    <w:p>
      <w:pPr>
        <w:ind w:firstLine="420" w:firstLineChars="200"/>
        <w:rPr>
          <w:szCs w:val="21"/>
        </w:rPr>
      </w:pPr>
      <w:r>
        <w:rPr>
          <w:rFonts w:hint="eastAsia"/>
          <w:szCs w:val="21"/>
        </w:rPr>
        <w:t>3.中标供应商在领取《中标通知书》之前须向深圳公共资源交易中心（深圳交易集团有限公司坪山分公司）交纳代理服务费。若因中标供应商交纳代理服务费所产生的时间影响到合同签订的，由中标供应商自行承担责任。代理服务费标准参照</w:t>
      </w:r>
      <w:r>
        <w:rPr>
          <w:rFonts w:ascii="宋体" w:hAnsi="宋体" w:hint="eastAsia"/>
          <w:szCs w:val="21"/>
        </w:rPr>
        <w:t>深交易〔2020〕123号</w:t>
      </w:r>
      <w:r>
        <w:rPr>
          <w:rFonts w:hint="eastAsia"/>
          <w:szCs w:val="21"/>
        </w:rPr>
        <w:t>文所列标准收取。本项目类型为</w:t>
      </w:r>
      <w:r>
        <w:rPr>
          <w:rFonts w:hint="eastAsia"/>
          <w:szCs w:val="21"/>
          <w:highlight w:val="yellow"/>
          <w:u w:val="single"/>
        </w:rPr>
        <w:t>货物类</w:t>
      </w:r>
      <w:r>
        <w:rPr>
          <w:rFonts w:hint="eastAsia"/>
          <w:szCs w:val="21"/>
        </w:rPr>
        <w:t>：</w:t>
      </w:r>
    </w:p>
    <w:p>
      <w:pPr>
        <w:ind w:firstLine="420" w:firstLineChars="200"/>
        <w:rPr>
          <w:szCs w:val="21"/>
        </w:rPr>
      </w:pPr>
      <w:r>
        <w:rPr>
          <w:rFonts w:hint="eastAsia"/>
          <w:szCs w:val="21"/>
        </w:rPr>
        <w:t>（一）代理服务费以《中标通知书》确定的中标金额作为计算基数，按差额定率累进法计算。</w:t>
      </w:r>
    </w:p>
    <w:p>
      <w:pPr>
        <w:ind w:firstLine="420" w:firstLineChars="200"/>
        <w:rPr>
          <w:szCs w:val="21"/>
        </w:rPr>
      </w:pPr>
      <w:r>
        <w:rPr>
          <w:rFonts w:hint="eastAsia"/>
          <w:szCs w:val="21"/>
        </w:rPr>
        <w:t>（二）中标金额的各部分费率如下表：</w:t>
      </w:r>
    </w:p>
    <w:tbl>
      <w:tblPr>
        <w:tblStyle w:val="TableNormal"/>
        <w:tblW w:w="5000" w:type="pct"/>
        <w:jc w:val="center"/>
        <w:tblCellMar>
          <w:top w:w="0" w:type="dxa"/>
          <w:left w:w="108" w:type="dxa"/>
          <w:bottom w:w="0" w:type="dxa"/>
          <w:right w:w="108" w:type="dxa"/>
        </w:tblCellMar>
      </w:tblPr>
      <w:tblGrid>
        <w:gridCol w:w="3439"/>
        <w:gridCol w:w="1714"/>
        <w:gridCol w:w="1661"/>
        <w:gridCol w:w="1715"/>
      </w:tblGrid>
      <w:tr>
        <w:tblPrEx>
          <w:tblW w:w="5000" w:type="pct"/>
          <w:jc w:val="center"/>
          <w:tblCellMar>
            <w:top w:w="0" w:type="dxa"/>
            <w:left w:w="108" w:type="dxa"/>
            <w:bottom w:w="0" w:type="dxa"/>
            <w:right w:w="108" w:type="dxa"/>
          </w:tblCellMar>
        </w:tblPrEx>
        <w:trPr>
          <w:trHeight w:val="531"/>
          <w:jc w:val="center"/>
        </w:trPr>
        <w:tc>
          <w:tcPr>
            <w:tcW w:w="2016" w:type="pct"/>
            <w:tcBorders>
              <w:top w:val="single" w:sz="4" w:space="0" w:color="auto"/>
              <w:left w:val="single" w:sz="4" w:space="0" w:color="auto"/>
              <w:bottom w:val="single" w:sz="4" w:space="0" w:color="auto"/>
              <w:right w:val="single" w:sz="4" w:space="0" w:color="auto"/>
              <w:tl2br w:val="single" w:sz="4" w:space="0" w:color="auto"/>
            </w:tcBorders>
            <w:vAlign w:val="center"/>
          </w:tcPr>
          <w:p>
            <w:pPr>
              <w:ind w:firstLine="1890" w:firstLineChars="900"/>
              <w:rPr>
                <w:rFonts w:ascii="宋体" w:hAnsi="宋体"/>
                <w:bCs/>
                <w:szCs w:val="21"/>
              </w:rPr>
            </w:pPr>
            <w:r>
              <w:rPr>
                <w:rFonts w:ascii="宋体" w:hAnsi="宋体" w:hint="eastAsia"/>
                <w:bCs/>
                <w:szCs w:val="21"/>
              </w:rPr>
              <w:t>类别</w:t>
            </w:r>
          </w:p>
          <w:p>
            <w:pPr>
              <w:rPr>
                <w:rFonts w:ascii="宋体" w:hAnsi="宋体"/>
                <w:bCs/>
                <w:szCs w:val="21"/>
              </w:rPr>
            </w:pPr>
            <w:r>
              <w:rPr>
                <w:rFonts w:ascii="宋体" w:hAnsi="宋体" w:hint="eastAsia"/>
                <w:bCs/>
                <w:szCs w:val="21"/>
              </w:rPr>
              <w:t>金额(万元)</w:t>
            </w:r>
          </w:p>
        </w:tc>
        <w:tc>
          <w:tcPr>
            <w:tcW w:w="1005" w:type="pct"/>
            <w:tcBorders>
              <w:top w:val="single" w:sz="4" w:space="0" w:color="auto"/>
              <w:left w:val="single" w:sz="4" w:space="0" w:color="auto"/>
              <w:bottom w:val="single" w:sz="4" w:space="0" w:color="auto"/>
              <w:right w:val="single" w:sz="4" w:space="0" w:color="auto"/>
            </w:tcBorders>
            <w:vAlign w:val="center"/>
          </w:tcPr>
          <w:p>
            <w:pPr>
              <w:jc w:val="center"/>
              <w:rPr>
                <w:rFonts w:ascii="宋体" w:hAnsi="宋体"/>
                <w:bCs/>
                <w:szCs w:val="21"/>
              </w:rPr>
            </w:pPr>
            <w:r>
              <w:rPr>
                <w:rFonts w:ascii="宋体" w:hAnsi="宋体" w:hint="eastAsia"/>
                <w:bCs/>
                <w:szCs w:val="21"/>
              </w:rPr>
              <w:t>工程采购</w:t>
            </w:r>
          </w:p>
        </w:tc>
        <w:tc>
          <w:tcPr>
            <w:tcW w:w="974" w:type="pct"/>
            <w:tcBorders>
              <w:top w:val="single" w:sz="4" w:space="0" w:color="auto"/>
              <w:left w:val="nil"/>
              <w:bottom w:val="single" w:sz="4" w:space="0" w:color="auto"/>
              <w:right w:val="single" w:sz="4" w:space="0" w:color="auto"/>
            </w:tcBorders>
            <w:vAlign w:val="center"/>
          </w:tcPr>
          <w:p>
            <w:pPr>
              <w:jc w:val="center"/>
              <w:rPr>
                <w:rFonts w:ascii="宋体" w:hAnsi="宋体"/>
                <w:bCs/>
                <w:szCs w:val="21"/>
              </w:rPr>
            </w:pPr>
            <w:r>
              <w:rPr>
                <w:rFonts w:ascii="宋体" w:hAnsi="宋体" w:hint="eastAsia"/>
                <w:bCs/>
                <w:szCs w:val="21"/>
              </w:rPr>
              <w:t>货物采购</w:t>
            </w:r>
          </w:p>
        </w:tc>
        <w:tc>
          <w:tcPr>
            <w:tcW w:w="1005" w:type="pct"/>
            <w:tcBorders>
              <w:top w:val="single" w:sz="4" w:space="0" w:color="auto"/>
              <w:left w:val="nil"/>
              <w:bottom w:val="single" w:sz="4" w:space="0" w:color="auto"/>
              <w:right w:val="single" w:sz="4" w:space="0" w:color="auto"/>
            </w:tcBorders>
            <w:vAlign w:val="center"/>
          </w:tcPr>
          <w:p>
            <w:pPr>
              <w:jc w:val="center"/>
              <w:rPr>
                <w:rFonts w:ascii="宋体" w:hAnsi="宋体"/>
                <w:bCs/>
                <w:szCs w:val="21"/>
              </w:rPr>
            </w:pPr>
            <w:r>
              <w:rPr>
                <w:rFonts w:ascii="宋体" w:hAnsi="宋体" w:hint="eastAsia"/>
                <w:bCs/>
                <w:szCs w:val="21"/>
              </w:rPr>
              <w:t>服务采购</w:t>
            </w:r>
          </w:p>
        </w:tc>
      </w:tr>
      <w:tr>
        <w:tblPrEx>
          <w:tblW w:w="5000" w:type="pct"/>
          <w:jc w:val="center"/>
          <w:tblCellMar>
            <w:top w:w="0" w:type="dxa"/>
            <w:left w:w="108" w:type="dxa"/>
            <w:bottom w:w="0" w:type="dxa"/>
            <w:right w:w="108" w:type="dxa"/>
          </w:tblCellMar>
        </w:tblPrEx>
        <w:trPr>
          <w:trHeight w:val="402"/>
          <w:jc w:val="center"/>
        </w:trPr>
        <w:tc>
          <w:tcPr>
            <w:tcW w:w="2016" w:type="pct"/>
            <w:tcBorders>
              <w:top w:val="single" w:sz="4" w:space="0" w:color="auto"/>
              <w:left w:val="single" w:sz="8" w:space="0" w:color="auto"/>
              <w:bottom w:val="single" w:sz="8" w:space="0" w:color="auto"/>
              <w:right w:val="single" w:sz="8" w:space="0" w:color="auto"/>
            </w:tcBorders>
            <w:vAlign w:val="center"/>
          </w:tcPr>
          <w:p>
            <w:pPr>
              <w:jc w:val="center"/>
              <w:rPr>
                <w:rFonts w:ascii="宋体" w:hAnsi="宋体"/>
                <w:bCs/>
                <w:szCs w:val="21"/>
              </w:rPr>
            </w:pPr>
            <w:r>
              <w:rPr>
                <w:rFonts w:ascii="宋体" w:hAnsi="宋体" w:hint="eastAsia"/>
                <w:bCs/>
                <w:szCs w:val="21"/>
              </w:rPr>
              <w:t>100以下</w:t>
            </w:r>
          </w:p>
        </w:tc>
        <w:tc>
          <w:tcPr>
            <w:tcW w:w="1005" w:type="pct"/>
            <w:tcBorders>
              <w:top w:val="nil"/>
              <w:left w:val="nil"/>
              <w:bottom w:val="single" w:sz="8" w:space="0" w:color="auto"/>
              <w:right w:val="single" w:sz="8" w:space="0" w:color="auto"/>
            </w:tcBorders>
            <w:vAlign w:val="center"/>
          </w:tcPr>
          <w:p>
            <w:pPr>
              <w:jc w:val="center"/>
              <w:rPr>
                <w:rFonts w:ascii="宋体" w:hAnsi="宋体"/>
                <w:bCs/>
                <w:szCs w:val="21"/>
              </w:rPr>
            </w:pPr>
            <w:r>
              <w:rPr>
                <w:rFonts w:ascii="宋体" w:hAnsi="宋体" w:hint="eastAsia"/>
                <w:bCs/>
                <w:szCs w:val="21"/>
              </w:rPr>
              <w:t>1.00%</w:t>
            </w:r>
          </w:p>
        </w:tc>
        <w:tc>
          <w:tcPr>
            <w:tcW w:w="974" w:type="pct"/>
            <w:tcBorders>
              <w:top w:val="nil"/>
              <w:left w:val="nil"/>
              <w:bottom w:val="single" w:sz="8" w:space="0" w:color="auto"/>
              <w:right w:val="single" w:sz="8" w:space="0" w:color="auto"/>
            </w:tcBorders>
            <w:vAlign w:val="center"/>
          </w:tcPr>
          <w:p>
            <w:pPr>
              <w:jc w:val="center"/>
              <w:rPr>
                <w:rFonts w:ascii="宋体" w:hAnsi="宋体"/>
                <w:bCs/>
                <w:szCs w:val="21"/>
              </w:rPr>
            </w:pPr>
            <w:r>
              <w:rPr>
                <w:rFonts w:ascii="宋体" w:hAnsi="宋体" w:hint="eastAsia"/>
                <w:bCs/>
                <w:szCs w:val="21"/>
              </w:rPr>
              <w:t>1.50%</w:t>
            </w:r>
          </w:p>
        </w:tc>
        <w:tc>
          <w:tcPr>
            <w:tcW w:w="1005" w:type="pct"/>
            <w:tcBorders>
              <w:top w:val="nil"/>
              <w:left w:val="nil"/>
              <w:bottom w:val="single" w:sz="8" w:space="0" w:color="auto"/>
              <w:right w:val="single" w:sz="8" w:space="0" w:color="auto"/>
            </w:tcBorders>
            <w:vAlign w:val="center"/>
          </w:tcPr>
          <w:p>
            <w:pPr>
              <w:jc w:val="center"/>
              <w:rPr>
                <w:rFonts w:ascii="宋体" w:hAnsi="宋体"/>
                <w:bCs/>
                <w:szCs w:val="21"/>
              </w:rPr>
            </w:pPr>
            <w:r>
              <w:rPr>
                <w:rFonts w:ascii="宋体" w:hAnsi="宋体" w:hint="eastAsia"/>
                <w:bCs/>
                <w:szCs w:val="21"/>
              </w:rPr>
              <w:t>1.50%</w:t>
            </w:r>
          </w:p>
        </w:tc>
      </w:tr>
      <w:tr>
        <w:tblPrEx>
          <w:tblW w:w="5000" w:type="pct"/>
          <w:jc w:val="center"/>
          <w:tblCellMar>
            <w:top w:w="0" w:type="dxa"/>
            <w:left w:w="108" w:type="dxa"/>
            <w:bottom w:w="0" w:type="dxa"/>
            <w:right w:w="108" w:type="dxa"/>
          </w:tblCellMar>
        </w:tblPrEx>
        <w:trPr>
          <w:trHeight w:val="402"/>
          <w:jc w:val="center"/>
        </w:trPr>
        <w:tc>
          <w:tcPr>
            <w:tcW w:w="2016" w:type="pct"/>
            <w:tcBorders>
              <w:top w:val="nil"/>
              <w:left w:val="single" w:sz="8" w:space="0" w:color="auto"/>
              <w:bottom w:val="single" w:sz="8" w:space="0" w:color="auto"/>
              <w:right w:val="single" w:sz="8" w:space="0" w:color="auto"/>
            </w:tcBorders>
            <w:vAlign w:val="center"/>
          </w:tcPr>
          <w:p>
            <w:pPr>
              <w:jc w:val="center"/>
              <w:rPr>
                <w:rFonts w:ascii="宋体" w:hAnsi="宋体"/>
                <w:bCs/>
                <w:szCs w:val="21"/>
              </w:rPr>
            </w:pPr>
            <w:r>
              <w:rPr>
                <w:rFonts w:ascii="宋体" w:hAnsi="宋体" w:hint="eastAsia"/>
                <w:bCs/>
                <w:szCs w:val="21"/>
              </w:rPr>
              <w:t>100-500</w:t>
            </w:r>
          </w:p>
        </w:tc>
        <w:tc>
          <w:tcPr>
            <w:tcW w:w="1005" w:type="pct"/>
            <w:tcBorders>
              <w:top w:val="nil"/>
              <w:left w:val="nil"/>
              <w:bottom w:val="single" w:sz="8" w:space="0" w:color="auto"/>
              <w:right w:val="single" w:sz="8" w:space="0" w:color="auto"/>
            </w:tcBorders>
            <w:vAlign w:val="center"/>
          </w:tcPr>
          <w:p>
            <w:pPr>
              <w:jc w:val="center"/>
              <w:rPr>
                <w:rFonts w:ascii="宋体" w:hAnsi="宋体"/>
                <w:bCs/>
                <w:szCs w:val="21"/>
              </w:rPr>
            </w:pPr>
            <w:r>
              <w:rPr>
                <w:rFonts w:ascii="宋体" w:hAnsi="宋体" w:hint="eastAsia"/>
                <w:bCs/>
                <w:szCs w:val="21"/>
              </w:rPr>
              <w:t>0.70%</w:t>
            </w:r>
          </w:p>
        </w:tc>
        <w:tc>
          <w:tcPr>
            <w:tcW w:w="974" w:type="pct"/>
            <w:tcBorders>
              <w:top w:val="nil"/>
              <w:left w:val="nil"/>
              <w:bottom w:val="single" w:sz="8" w:space="0" w:color="auto"/>
              <w:right w:val="single" w:sz="8" w:space="0" w:color="auto"/>
            </w:tcBorders>
            <w:vAlign w:val="center"/>
          </w:tcPr>
          <w:p>
            <w:pPr>
              <w:jc w:val="center"/>
              <w:rPr>
                <w:rFonts w:ascii="宋体" w:hAnsi="宋体"/>
                <w:bCs/>
                <w:szCs w:val="21"/>
              </w:rPr>
            </w:pPr>
            <w:r>
              <w:rPr>
                <w:rFonts w:ascii="宋体" w:hAnsi="宋体" w:hint="eastAsia"/>
                <w:bCs/>
                <w:szCs w:val="21"/>
              </w:rPr>
              <w:t>1.10%</w:t>
            </w:r>
          </w:p>
        </w:tc>
        <w:tc>
          <w:tcPr>
            <w:tcW w:w="1005" w:type="pct"/>
            <w:tcBorders>
              <w:top w:val="nil"/>
              <w:left w:val="nil"/>
              <w:bottom w:val="single" w:sz="8" w:space="0" w:color="auto"/>
              <w:right w:val="single" w:sz="8" w:space="0" w:color="auto"/>
            </w:tcBorders>
            <w:vAlign w:val="center"/>
          </w:tcPr>
          <w:p>
            <w:pPr>
              <w:jc w:val="center"/>
              <w:rPr>
                <w:rFonts w:ascii="宋体" w:hAnsi="宋体"/>
                <w:bCs/>
                <w:szCs w:val="21"/>
              </w:rPr>
            </w:pPr>
            <w:r>
              <w:rPr>
                <w:rFonts w:ascii="宋体" w:hAnsi="宋体" w:hint="eastAsia"/>
                <w:bCs/>
                <w:szCs w:val="21"/>
              </w:rPr>
              <w:t>0.80%</w:t>
            </w:r>
          </w:p>
        </w:tc>
      </w:tr>
      <w:tr>
        <w:tblPrEx>
          <w:tblW w:w="5000" w:type="pct"/>
          <w:jc w:val="center"/>
          <w:tblCellMar>
            <w:top w:w="0" w:type="dxa"/>
            <w:left w:w="108" w:type="dxa"/>
            <w:bottom w:w="0" w:type="dxa"/>
            <w:right w:w="108" w:type="dxa"/>
          </w:tblCellMar>
        </w:tblPrEx>
        <w:trPr>
          <w:trHeight w:val="402"/>
          <w:jc w:val="center"/>
        </w:trPr>
        <w:tc>
          <w:tcPr>
            <w:tcW w:w="2016" w:type="pct"/>
            <w:tcBorders>
              <w:top w:val="nil"/>
              <w:left w:val="single" w:sz="8" w:space="0" w:color="auto"/>
              <w:bottom w:val="single" w:sz="8" w:space="0" w:color="auto"/>
              <w:right w:val="single" w:sz="8" w:space="0" w:color="auto"/>
            </w:tcBorders>
            <w:vAlign w:val="center"/>
          </w:tcPr>
          <w:p>
            <w:pPr>
              <w:jc w:val="center"/>
              <w:rPr>
                <w:rFonts w:ascii="宋体" w:hAnsi="宋体"/>
                <w:bCs/>
                <w:szCs w:val="21"/>
              </w:rPr>
            </w:pPr>
            <w:r>
              <w:rPr>
                <w:rFonts w:ascii="宋体" w:hAnsi="宋体" w:hint="eastAsia"/>
                <w:bCs/>
                <w:szCs w:val="21"/>
              </w:rPr>
              <w:t>500-1000</w:t>
            </w:r>
          </w:p>
        </w:tc>
        <w:tc>
          <w:tcPr>
            <w:tcW w:w="1005" w:type="pct"/>
            <w:tcBorders>
              <w:top w:val="nil"/>
              <w:left w:val="nil"/>
              <w:bottom w:val="single" w:sz="8" w:space="0" w:color="auto"/>
              <w:right w:val="single" w:sz="8" w:space="0" w:color="auto"/>
            </w:tcBorders>
            <w:vAlign w:val="center"/>
          </w:tcPr>
          <w:p>
            <w:pPr>
              <w:jc w:val="center"/>
              <w:rPr>
                <w:rFonts w:ascii="宋体" w:hAnsi="宋体"/>
                <w:bCs/>
                <w:szCs w:val="21"/>
              </w:rPr>
            </w:pPr>
            <w:r>
              <w:rPr>
                <w:rFonts w:ascii="宋体" w:hAnsi="宋体" w:hint="eastAsia"/>
                <w:bCs/>
                <w:szCs w:val="21"/>
              </w:rPr>
              <w:t>0.55%</w:t>
            </w:r>
          </w:p>
        </w:tc>
        <w:tc>
          <w:tcPr>
            <w:tcW w:w="974" w:type="pct"/>
            <w:tcBorders>
              <w:top w:val="nil"/>
              <w:left w:val="nil"/>
              <w:bottom w:val="single" w:sz="8" w:space="0" w:color="auto"/>
              <w:right w:val="single" w:sz="8" w:space="0" w:color="auto"/>
            </w:tcBorders>
            <w:vAlign w:val="center"/>
          </w:tcPr>
          <w:p>
            <w:pPr>
              <w:jc w:val="center"/>
              <w:rPr>
                <w:rFonts w:ascii="宋体" w:hAnsi="宋体"/>
                <w:bCs/>
                <w:szCs w:val="21"/>
              </w:rPr>
            </w:pPr>
            <w:r>
              <w:rPr>
                <w:rFonts w:ascii="宋体" w:hAnsi="宋体" w:hint="eastAsia"/>
                <w:bCs/>
                <w:szCs w:val="21"/>
              </w:rPr>
              <w:t>0.80%</w:t>
            </w:r>
          </w:p>
        </w:tc>
        <w:tc>
          <w:tcPr>
            <w:tcW w:w="1005" w:type="pct"/>
            <w:tcBorders>
              <w:top w:val="nil"/>
              <w:left w:val="nil"/>
              <w:bottom w:val="single" w:sz="8" w:space="0" w:color="auto"/>
              <w:right w:val="single" w:sz="8" w:space="0" w:color="auto"/>
            </w:tcBorders>
            <w:vAlign w:val="center"/>
          </w:tcPr>
          <w:p>
            <w:pPr>
              <w:jc w:val="center"/>
              <w:rPr>
                <w:rFonts w:ascii="宋体" w:hAnsi="宋体"/>
                <w:bCs/>
                <w:szCs w:val="21"/>
              </w:rPr>
            </w:pPr>
            <w:r>
              <w:rPr>
                <w:rFonts w:ascii="宋体" w:hAnsi="宋体" w:hint="eastAsia"/>
                <w:bCs/>
                <w:szCs w:val="21"/>
              </w:rPr>
              <w:t>0.45%</w:t>
            </w:r>
          </w:p>
        </w:tc>
      </w:tr>
      <w:tr>
        <w:tblPrEx>
          <w:tblW w:w="5000" w:type="pct"/>
          <w:jc w:val="center"/>
          <w:tblCellMar>
            <w:top w:w="0" w:type="dxa"/>
            <w:left w:w="108" w:type="dxa"/>
            <w:bottom w:w="0" w:type="dxa"/>
            <w:right w:w="108" w:type="dxa"/>
          </w:tblCellMar>
        </w:tblPrEx>
        <w:trPr>
          <w:trHeight w:val="402"/>
          <w:jc w:val="center"/>
        </w:trPr>
        <w:tc>
          <w:tcPr>
            <w:tcW w:w="2016" w:type="pct"/>
            <w:tcBorders>
              <w:top w:val="nil"/>
              <w:left w:val="single" w:sz="8" w:space="0" w:color="auto"/>
              <w:bottom w:val="single" w:sz="8" w:space="0" w:color="auto"/>
              <w:right w:val="single" w:sz="8" w:space="0" w:color="auto"/>
            </w:tcBorders>
            <w:vAlign w:val="center"/>
          </w:tcPr>
          <w:p>
            <w:pPr>
              <w:jc w:val="center"/>
              <w:rPr>
                <w:rFonts w:ascii="宋体" w:hAnsi="宋体"/>
                <w:bCs/>
                <w:szCs w:val="21"/>
              </w:rPr>
            </w:pPr>
            <w:r>
              <w:rPr>
                <w:rFonts w:ascii="宋体" w:hAnsi="宋体" w:hint="eastAsia"/>
                <w:bCs/>
                <w:szCs w:val="21"/>
              </w:rPr>
              <w:t>1000-5000</w:t>
            </w:r>
          </w:p>
        </w:tc>
        <w:tc>
          <w:tcPr>
            <w:tcW w:w="1005" w:type="pct"/>
            <w:tcBorders>
              <w:top w:val="nil"/>
              <w:left w:val="nil"/>
              <w:bottom w:val="single" w:sz="8" w:space="0" w:color="auto"/>
              <w:right w:val="single" w:sz="8" w:space="0" w:color="auto"/>
            </w:tcBorders>
            <w:vAlign w:val="center"/>
          </w:tcPr>
          <w:p>
            <w:pPr>
              <w:jc w:val="center"/>
              <w:rPr>
                <w:rFonts w:ascii="宋体" w:hAnsi="宋体"/>
                <w:bCs/>
                <w:szCs w:val="21"/>
              </w:rPr>
            </w:pPr>
            <w:r>
              <w:rPr>
                <w:rFonts w:ascii="宋体" w:hAnsi="宋体" w:hint="eastAsia"/>
                <w:bCs/>
                <w:szCs w:val="21"/>
              </w:rPr>
              <w:t>0.35%</w:t>
            </w:r>
          </w:p>
        </w:tc>
        <w:tc>
          <w:tcPr>
            <w:tcW w:w="974" w:type="pct"/>
            <w:tcBorders>
              <w:top w:val="nil"/>
              <w:left w:val="nil"/>
              <w:bottom w:val="single" w:sz="8" w:space="0" w:color="auto"/>
              <w:right w:val="single" w:sz="8" w:space="0" w:color="auto"/>
            </w:tcBorders>
            <w:vAlign w:val="center"/>
          </w:tcPr>
          <w:p>
            <w:pPr>
              <w:jc w:val="center"/>
              <w:rPr>
                <w:rFonts w:ascii="宋体" w:hAnsi="宋体"/>
                <w:bCs/>
                <w:szCs w:val="21"/>
              </w:rPr>
            </w:pPr>
            <w:r>
              <w:rPr>
                <w:rFonts w:ascii="宋体" w:hAnsi="宋体" w:hint="eastAsia"/>
                <w:bCs/>
                <w:szCs w:val="21"/>
              </w:rPr>
              <w:t>0.50%</w:t>
            </w:r>
          </w:p>
        </w:tc>
        <w:tc>
          <w:tcPr>
            <w:tcW w:w="1005" w:type="pct"/>
            <w:tcBorders>
              <w:top w:val="nil"/>
              <w:left w:val="nil"/>
              <w:bottom w:val="single" w:sz="8" w:space="0" w:color="auto"/>
              <w:right w:val="single" w:sz="8" w:space="0" w:color="auto"/>
            </w:tcBorders>
            <w:vAlign w:val="center"/>
          </w:tcPr>
          <w:p>
            <w:pPr>
              <w:jc w:val="center"/>
              <w:rPr>
                <w:rFonts w:ascii="宋体" w:hAnsi="宋体"/>
                <w:bCs/>
                <w:szCs w:val="21"/>
              </w:rPr>
            </w:pPr>
            <w:r>
              <w:rPr>
                <w:rFonts w:ascii="宋体" w:hAnsi="宋体" w:hint="eastAsia"/>
                <w:bCs/>
                <w:szCs w:val="21"/>
              </w:rPr>
              <w:t>0.25%</w:t>
            </w:r>
          </w:p>
        </w:tc>
      </w:tr>
      <w:tr>
        <w:tblPrEx>
          <w:tblW w:w="5000" w:type="pct"/>
          <w:jc w:val="center"/>
          <w:tblCellMar>
            <w:top w:w="0" w:type="dxa"/>
            <w:left w:w="108" w:type="dxa"/>
            <w:bottom w:w="0" w:type="dxa"/>
            <w:right w:w="108" w:type="dxa"/>
          </w:tblCellMar>
        </w:tblPrEx>
        <w:trPr>
          <w:trHeight w:val="402"/>
          <w:jc w:val="center"/>
        </w:trPr>
        <w:tc>
          <w:tcPr>
            <w:tcW w:w="2016" w:type="pct"/>
            <w:tcBorders>
              <w:top w:val="nil"/>
              <w:left w:val="single" w:sz="8" w:space="0" w:color="auto"/>
              <w:bottom w:val="single" w:sz="8" w:space="0" w:color="auto"/>
              <w:right w:val="single" w:sz="8" w:space="0" w:color="auto"/>
            </w:tcBorders>
            <w:vAlign w:val="center"/>
          </w:tcPr>
          <w:p>
            <w:pPr>
              <w:jc w:val="center"/>
              <w:rPr>
                <w:rFonts w:ascii="宋体" w:hAnsi="宋体"/>
                <w:bCs/>
                <w:szCs w:val="21"/>
              </w:rPr>
            </w:pPr>
            <w:r>
              <w:rPr>
                <w:rFonts w:ascii="宋体" w:hAnsi="宋体" w:hint="eastAsia"/>
                <w:bCs/>
                <w:szCs w:val="21"/>
              </w:rPr>
              <w:t>5000-10000</w:t>
            </w:r>
          </w:p>
        </w:tc>
        <w:tc>
          <w:tcPr>
            <w:tcW w:w="1005" w:type="pct"/>
            <w:tcBorders>
              <w:top w:val="nil"/>
              <w:left w:val="nil"/>
              <w:bottom w:val="single" w:sz="8" w:space="0" w:color="auto"/>
              <w:right w:val="single" w:sz="8" w:space="0" w:color="auto"/>
            </w:tcBorders>
            <w:vAlign w:val="center"/>
          </w:tcPr>
          <w:p>
            <w:pPr>
              <w:jc w:val="center"/>
              <w:rPr>
                <w:rFonts w:ascii="宋体" w:hAnsi="宋体"/>
                <w:bCs/>
                <w:szCs w:val="21"/>
              </w:rPr>
            </w:pPr>
            <w:r>
              <w:rPr>
                <w:rFonts w:ascii="宋体" w:hAnsi="宋体" w:hint="eastAsia"/>
                <w:bCs/>
                <w:szCs w:val="21"/>
              </w:rPr>
              <w:t>0.20%</w:t>
            </w:r>
          </w:p>
        </w:tc>
        <w:tc>
          <w:tcPr>
            <w:tcW w:w="974" w:type="pct"/>
            <w:tcBorders>
              <w:top w:val="nil"/>
              <w:left w:val="nil"/>
              <w:bottom w:val="single" w:sz="8" w:space="0" w:color="auto"/>
              <w:right w:val="single" w:sz="8" w:space="0" w:color="auto"/>
            </w:tcBorders>
            <w:vAlign w:val="center"/>
          </w:tcPr>
          <w:p>
            <w:pPr>
              <w:jc w:val="center"/>
              <w:rPr>
                <w:rFonts w:ascii="宋体" w:hAnsi="宋体"/>
                <w:bCs/>
                <w:szCs w:val="21"/>
              </w:rPr>
            </w:pPr>
            <w:r>
              <w:rPr>
                <w:rFonts w:ascii="宋体" w:hAnsi="宋体" w:hint="eastAsia"/>
                <w:bCs/>
                <w:szCs w:val="21"/>
              </w:rPr>
              <w:t>0.25%</w:t>
            </w:r>
          </w:p>
        </w:tc>
        <w:tc>
          <w:tcPr>
            <w:tcW w:w="1005" w:type="pct"/>
            <w:tcBorders>
              <w:top w:val="nil"/>
              <w:left w:val="nil"/>
              <w:bottom w:val="single" w:sz="8" w:space="0" w:color="auto"/>
              <w:right w:val="single" w:sz="8" w:space="0" w:color="auto"/>
            </w:tcBorders>
            <w:vAlign w:val="center"/>
          </w:tcPr>
          <w:p>
            <w:pPr>
              <w:jc w:val="center"/>
              <w:rPr>
                <w:rFonts w:ascii="宋体" w:hAnsi="宋体"/>
                <w:bCs/>
                <w:szCs w:val="21"/>
              </w:rPr>
            </w:pPr>
            <w:r>
              <w:rPr>
                <w:rFonts w:ascii="宋体" w:hAnsi="宋体" w:hint="eastAsia"/>
                <w:bCs/>
                <w:szCs w:val="21"/>
              </w:rPr>
              <w:t>0.10%</w:t>
            </w:r>
          </w:p>
        </w:tc>
      </w:tr>
      <w:tr>
        <w:tblPrEx>
          <w:tblW w:w="5000" w:type="pct"/>
          <w:jc w:val="center"/>
          <w:tblCellMar>
            <w:top w:w="0" w:type="dxa"/>
            <w:left w:w="108" w:type="dxa"/>
            <w:bottom w:w="0" w:type="dxa"/>
            <w:right w:w="108" w:type="dxa"/>
          </w:tblCellMar>
        </w:tblPrEx>
        <w:trPr>
          <w:trHeight w:val="402"/>
          <w:jc w:val="center"/>
        </w:trPr>
        <w:tc>
          <w:tcPr>
            <w:tcW w:w="2016" w:type="pct"/>
            <w:tcBorders>
              <w:top w:val="nil"/>
              <w:left w:val="single" w:sz="8" w:space="0" w:color="auto"/>
              <w:bottom w:val="single" w:sz="8" w:space="0" w:color="auto"/>
              <w:right w:val="single" w:sz="8" w:space="0" w:color="auto"/>
            </w:tcBorders>
            <w:vAlign w:val="center"/>
          </w:tcPr>
          <w:p>
            <w:pPr>
              <w:jc w:val="center"/>
              <w:rPr>
                <w:rFonts w:ascii="宋体" w:hAnsi="宋体"/>
                <w:bCs/>
                <w:szCs w:val="21"/>
              </w:rPr>
            </w:pPr>
            <w:r>
              <w:rPr>
                <w:rFonts w:ascii="宋体" w:hAnsi="宋体" w:hint="eastAsia"/>
                <w:bCs/>
                <w:szCs w:val="21"/>
              </w:rPr>
              <w:t>10000-50000</w:t>
            </w:r>
          </w:p>
        </w:tc>
        <w:tc>
          <w:tcPr>
            <w:tcW w:w="1005" w:type="pct"/>
            <w:tcBorders>
              <w:top w:val="nil"/>
              <w:left w:val="nil"/>
              <w:bottom w:val="single" w:sz="8" w:space="0" w:color="auto"/>
              <w:right w:val="single" w:sz="8" w:space="0" w:color="auto"/>
            </w:tcBorders>
            <w:vAlign w:val="center"/>
          </w:tcPr>
          <w:p>
            <w:pPr>
              <w:jc w:val="center"/>
              <w:rPr>
                <w:rFonts w:ascii="宋体" w:hAnsi="宋体"/>
                <w:bCs/>
                <w:szCs w:val="21"/>
              </w:rPr>
            </w:pPr>
            <w:r>
              <w:rPr>
                <w:rFonts w:ascii="宋体" w:hAnsi="宋体" w:hint="eastAsia"/>
                <w:bCs/>
                <w:szCs w:val="21"/>
              </w:rPr>
              <w:t>0.05%</w:t>
            </w:r>
          </w:p>
        </w:tc>
        <w:tc>
          <w:tcPr>
            <w:tcW w:w="974" w:type="pct"/>
            <w:tcBorders>
              <w:top w:val="nil"/>
              <w:left w:val="nil"/>
              <w:bottom w:val="single" w:sz="8" w:space="0" w:color="auto"/>
              <w:right w:val="single" w:sz="8" w:space="0" w:color="auto"/>
            </w:tcBorders>
            <w:vAlign w:val="center"/>
          </w:tcPr>
          <w:p>
            <w:pPr>
              <w:jc w:val="center"/>
              <w:rPr>
                <w:rFonts w:ascii="宋体" w:hAnsi="宋体"/>
                <w:bCs/>
                <w:szCs w:val="21"/>
              </w:rPr>
            </w:pPr>
            <w:r>
              <w:rPr>
                <w:rFonts w:ascii="宋体" w:hAnsi="宋体" w:hint="eastAsia"/>
                <w:bCs/>
                <w:szCs w:val="21"/>
              </w:rPr>
              <w:t>0.05%</w:t>
            </w:r>
          </w:p>
        </w:tc>
        <w:tc>
          <w:tcPr>
            <w:tcW w:w="1005" w:type="pct"/>
            <w:tcBorders>
              <w:top w:val="nil"/>
              <w:left w:val="nil"/>
              <w:bottom w:val="single" w:sz="8" w:space="0" w:color="auto"/>
              <w:right w:val="single" w:sz="8" w:space="0" w:color="auto"/>
            </w:tcBorders>
            <w:vAlign w:val="center"/>
          </w:tcPr>
          <w:p>
            <w:pPr>
              <w:jc w:val="center"/>
              <w:rPr>
                <w:rFonts w:ascii="宋体" w:hAnsi="宋体"/>
                <w:bCs/>
                <w:szCs w:val="21"/>
              </w:rPr>
            </w:pPr>
            <w:r>
              <w:rPr>
                <w:rFonts w:ascii="宋体" w:hAnsi="宋体" w:hint="eastAsia"/>
                <w:bCs/>
                <w:szCs w:val="21"/>
              </w:rPr>
              <w:t>0.05%</w:t>
            </w:r>
          </w:p>
        </w:tc>
      </w:tr>
      <w:tr>
        <w:tblPrEx>
          <w:tblW w:w="5000" w:type="pct"/>
          <w:jc w:val="center"/>
          <w:tblCellMar>
            <w:top w:w="0" w:type="dxa"/>
            <w:left w:w="108" w:type="dxa"/>
            <w:bottom w:w="0" w:type="dxa"/>
            <w:right w:w="108" w:type="dxa"/>
          </w:tblCellMar>
        </w:tblPrEx>
        <w:trPr>
          <w:trHeight w:val="402"/>
          <w:jc w:val="center"/>
        </w:trPr>
        <w:tc>
          <w:tcPr>
            <w:tcW w:w="2016" w:type="pct"/>
            <w:tcBorders>
              <w:top w:val="single" w:sz="8" w:space="0" w:color="auto"/>
              <w:left w:val="single" w:sz="8" w:space="0" w:color="auto"/>
              <w:bottom w:val="single" w:sz="8" w:space="0" w:color="auto"/>
              <w:right w:val="single" w:sz="8" w:space="0" w:color="auto"/>
            </w:tcBorders>
            <w:vAlign w:val="center"/>
          </w:tcPr>
          <w:p>
            <w:pPr>
              <w:jc w:val="center"/>
              <w:rPr>
                <w:rFonts w:ascii="宋体" w:hAnsi="宋体"/>
                <w:bCs/>
                <w:szCs w:val="21"/>
              </w:rPr>
            </w:pPr>
            <w:r>
              <w:rPr>
                <w:rFonts w:ascii="宋体" w:hAnsi="宋体" w:hint="eastAsia"/>
                <w:bCs/>
                <w:szCs w:val="21"/>
              </w:rPr>
              <w:t>50000-100000</w:t>
            </w:r>
          </w:p>
        </w:tc>
        <w:tc>
          <w:tcPr>
            <w:tcW w:w="1005" w:type="pct"/>
            <w:tcBorders>
              <w:top w:val="single" w:sz="8" w:space="0" w:color="auto"/>
              <w:left w:val="single" w:sz="8" w:space="0" w:color="auto"/>
              <w:bottom w:val="single" w:sz="8" w:space="0" w:color="auto"/>
              <w:right w:val="single" w:sz="8" w:space="0" w:color="auto"/>
            </w:tcBorders>
            <w:vAlign w:val="center"/>
          </w:tcPr>
          <w:p>
            <w:pPr>
              <w:jc w:val="center"/>
              <w:rPr>
                <w:rFonts w:ascii="宋体" w:hAnsi="宋体"/>
                <w:bCs/>
                <w:szCs w:val="21"/>
              </w:rPr>
            </w:pPr>
            <w:r>
              <w:rPr>
                <w:rFonts w:ascii="宋体" w:hAnsi="宋体" w:hint="eastAsia"/>
                <w:bCs/>
                <w:szCs w:val="21"/>
              </w:rPr>
              <w:t>0.035%</w:t>
            </w:r>
          </w:p>
        </w:tc>
        <w:tc>
          <w:tcPr>
            <w:tcW w:w="974" w:type="pct"/>
            <w:tcBorders>
              <w:top w:val="single" w:sz="8" w:space="0" w:color="auto"/>
              <w:left w:val="single" w:sz="8" w:space="0" w:color="auto"/>
              <w:bottom w:val="single" w:sz="8" w:space="0" w:color="auto"/>
              <w:right w:val="single" w:sz="8" w:space="0" w:color="auto"/>
            </w:tcBorders>
            <w:vAlign w:val="center"/>
          </w:tcPr>
          <w:p>
            <w:pPr>
              <w:jc w:val="center"/>
              <w:rPr>
                <w:rFonts w:ascii="宋体" w:hAnsi="宋体"/>
                <w:bCs/>
                <w:szCs w:val="21"/>
              </w:rPr>
            </w:pPr>
            <w:r>
              <w:rPr>
                <w:rFonts w:ascii="宋体" w:hAnsi="宋体" w:hint="eastAsia"/>
                <w:bCs/>
                <w:szCs w:val="21"/>
              </w:rPr>
              <w:t>0.035%</w:t>
            </w:r>
          </w:p>
        </w:tc>
        <w:tc>
          <w:tcPr>
            <w:tcW w:w="1005" w:type="pct"/>
            <w:tcBorders>
              <w:top w:val="single" w:sz="8" w:space="0" w:color="auto"/>
              <w:left w:val="single" w:sz="8" w:space="0" w:color="auto"/>
              <w:bottom w:val="single" w:sz="8" w:space="0" w:color="auto"/>
              <w:right w:val="single" w:sz="8" w:space="0" w:color="auto"/>
            </w:tcBorders>
            <w:vAlign w:val="center"/>
          </w:tcPr>
          <w:p>
            <w:pPr>
              <w:jc w:val="center"/>
              <w:rPr>
                <w:rFonts w:ascii="宋体" w:hAnsi="宋体"/>
                <w:bCs/>
                <w:szCs w:val="21"/>
              </w:rPr>
            </w:pPr>
            <w:r>
              <w:rPr>
                <w:rFonts w:ascii="宋体" w:hAnsi="宋体" w:hint="eastAsia"/>
                <w:bCs/>
                <w:szCs w:val="21"/>
              </w:rPr>
              <w:t>0.035%</w:t>
            </w:r>
          </w:p>
        </w:tc>
      </w:tr>
      <w:tr>
        <w:tblPrEx>
          <w:tblW w:w="5000" w:type="pct"/>
          <w:jc w:val="center"/>
          <w:tblCellMar>
            <w:top w:w="0" w:type="dxa"/>
            <w:left w:w="108" w:type="dxa"/>
            <w:bottom w:w="0" w:type="dxa"/>
            <w:right w:w="108" w:type="dxa"/>
          </w:tblCellMar>
        </w:tblPrEx>
        <w:trPr>
          <w:trHeight w:val="402"/>
          <w:jc w:val="center"/>
        </w:trPr>
        <w:tc>
          <w:tcPr>
            <w:tcW w:w="2016" w:type="pct"/>
            <w:tcBorders>
              <w:top w:val="single" w:sz="8" w:space="0" w:color="auto"/>
              <w:left w:val="single" w:sz="8" w:space="0" w:color="auto"/>
              <w:bottom w:val="single" w:sz="8" w:space="0" w:color="auto"/>
              <w:right w:val="single" w:sz="8" w:space="0" w:color="auto"/>
            </w:tcBorders>
            <w:vAlign w:val="center"/>
          </w:tcPr>
          <w:p>
            <w:pPr>
              <w:jc w:val="center"/>
              <w:rPr>
                <w:rFonts w:ascii="宋体" w:hAnsi="宋体"/>
                <w:bCs/>
                <w:szCs w:val="21"/>
              </w:rPr>
            </w:pPr>
            <w:r>
              <w:rPr>
                <w:rFonts w:ascii="宋体" w:hAnsi="宋体" w:hint="eastAsia"/>
                <w:bCs/>
                <w:szCs w:val="21"/>
              </w:rPr>
              <w:t>100000-500000</w:t>
            </w:r>
          </w:p>
        </w:tc>
        <w:tc>
          <w:tcPr>
            <w:tcW w:w="1005" w:type="pct"/>
            <w:tcBorders>
              <w:top w:val="single" w:sz="8" w:space="0" w:color="auto"/>
              <w:left w:val="single" w:sz="8" w:space="0" w:color="auto"/>
              <w:bottom w:val="single" w:sz="8" w:space="0" w:color="auto"/>
              <w:right w:val="single" w:sz="8" w:space="0" w:color="auto"/>
            </w:tcBorders>
            <w:vAlign w:val="center"/>
          </w:tcPr>
          <w:p>
            <w:pPr>
              <w:jc w:val="center"/>
              <w:rPr>
                <w:rFonts w:ascii="宋体" w:hAnsi="宋体"/>
                <w:bCs/>
                <w:szCs w:val="21"/>
              </w:rPr>
            </w:pPr>
            <w:r>
              <w:rPr>
                <w:rFonts w:ascii="宋体" w:hAnsi="宋体" w:hint="eastAsia"/>
                <w:bCs/>
                <w:szCs w:val="21"/>
              </w:rPr>
              <w:t>0.008%</w:t>
            </w:r>
          </w:p>
        </w:tc>
        <w:tc>
          <w:tcPr>
            <w:tcW w:w="974" w:type="pct"/>
            <w:tcBorders>
              <w:top w:val="single" w:sz="8" w:space="0" w:color="auto"/>
              <w:left w:val="single" w:sz="8" w:space="0" w:color="auto"/>
              <w:bottom w:val="single" w:sz="8" w:space="0" w:color="auto"/>
              <w:right w:val="single" w:sz="8" w:space="0" w:color="auto"/>
            </w:tcBorders>
            <w:vAlign w:val="center"/>
          </w:tcPr>
          <w:p>
            <w:pPr>
              <w:jc w:val="center"/>
              <w:rPr>
                <w:rFonts w:ascii="宋体" w:hAnsi="宋体"/>
                <w:bCs/>
                <w:szCs w:val="21"/>
              </w:rPr>
            </w:pPr>
            <w:r>
              <w:rPr>
                <w:rFonts w:ascii="宋体" w:hAnsi="宋体" w:hint="eastAsia"/>
                <w:bCs/>
                <w:szCs w:val="21"/>
              </w:rPr>
              <w:t>0.008%</w:t>
            </w:r>
          </w:p>
        </w:tc>
        <w:tc>
          <w:tcPr>
            <w:tcW w:w="1005" w:type="pct"/>
            <w:tcBorders>
              <w:top w:val="single" w:sz="8" w:space="0" w:color="auto"/>
              <w:left w:val="single" w:sz="8" w:space="0" w:color="auto"/>
              <w:bottom w:val="single" w:sz="8" w:space="0" w:color="auto"/>
              <w:right w:val="single" w:sz="8" w:space="0" w:color="auto"/>
            </w:tcBorders>
            <w:vAlign w:val="center"/>
          </w:tcPr>
          <w:p>
            <w:pPr>
              <w:jc w:val="center"/>
              <w:rPr>
                <w:rFonts w:ascii="宋体" w:hAnsi="宋体"/>
                <w:bCs/>
                <w:szCs w:val="21"/>
              </w:rPr>
            </w:pPr>
            <w:r>
              <w:rPr>
                <w:rFonts w:ascii="宋体" w:hAnsi="宋体" w:hint="eastAsia"/>
                <w:bCs/>
                <w:szCs w:val="21"/>
              </w:rPr>
              <w:t>0.008%</w:t>
            </w:r>
          </w:p>
        </w:tc>
      </w:tr>
      <w:tr>
        <w:tblPrEx>
          <w:tblW w:w="5000" w:type="pct"/>
          <w:jc w:val="center"/>
          <w:tblCellMar>
            <w:top w:w="0" w:type="dxa"/>
            <w:left w:w="108" w:type="dxa"/>
            <w:bottom w:w="0" w:type="dxa"/>
            <w:right w:w="108" w:type="dxa"/>
          </w:tblCellMar>
        </w:tblPrEx>
        <w:trPr>
          <w:trHeight w:val="402"/>
          <w:jc w:val="center"/>
        </w:trPr>
        <w:tc>
          <w:tcPr>
            <w:tcW w:w="2016" w:type="pct"/>
            <w:tcBorders>
              <w:top w:val="single" w:sz="8" w:space="0" w:color="auto"/>
              <w:left w:val="single" w:sz="8" w:space="0" w:color="auto"/>
              <w:bottom w:val="single" w:sz="8" w:space="0" w:color="auto"/>
              <w:right w:val="single" w:sz="8" w:space="0" w:color="auto"/>
            </w:tcBorders>
            <w:vAlign w:val="center"/>
          </w:tcPr>
          <w:p>
            <w:pPr>
              <w:jc w:val="center"/>
              <w:rPr>
                <w:rFonts w:ascii="宋体" w:hAnsi="宋体"/>
                <w:bCs/>
                <w:szCs w:val="21"/>
              </w:rPr>
            </w:pPr>
            <w:r>
              <w:rPr>
                <w:rFonts w:ascii="宋体" w:hAnsi="宋体" w:hint="eastAsia"/>
                <w:bCs/>
                <w:szCs w:val="21"/>
              </w:rPr>
              <w:t>500000-1000000</w:t>
            </w:r>
          </w:p>
        </w:tc>
        <w:tc>
          <w:tcPr>
            <w:tcW w:w="1005" w:type="pct"/>
            <w:tcBorders>
              <w:top w:val="single" w:sz="8" w:space="0" w:color="auto"/>
              <w:left w:val="single" w:sz="8" w:space="0" w:color="auto"/>
              <w:bottom w:val="single" w:sz="8" w:space="0" w:color="auto"/>
              <w:right w:val="single" w:sz="8" w:space="0" w:color="auto"/>
            </w:tcBorders>
            <w:vAlign w:val="center"/>
          </w:tcPr>
          <w:p>
            <w:pPr>
              <w:jc w:val="center"/>
              <w:rPr>
                <w:rFonts w:ascii="宋体" w:hAnsi="宋体"/>
                <w:bCs/>
                <w:szCs w:val="21"/>
              </w:rPr>
            </w:pPr>
            <w:r>
              <w:rPr>
                <w:rFonts w:ascii="宋体" w:hAnsi="宋体" w:hint="eastAsia"/>
                <w:bCs/>
                <w:szCs w:val="21"/>
              </w:rPr>
              <w:t>0.006%</w:t>
            </w:r>
          </w:p>
        </w:tc>
        <w:tc>
          <w:tcPr>
            <w:tcW w:w="974" w:type="pct"/>
            <w:tcBorders>
              <w:top w:val="single" w:sz="8" w:space="0" w:color="auto"/>
              <w:left w:val="single" w:sz="8" w:space="0" w:color="auto"/>
              <w:bottom w:val="single" w:sz="8" w:space="0" w:color="auto"/>
              <w:right w:val="single" w:sz="8" w:space="0" w:color="auto"/>
            </w:tcBorders>
            <w:vAlign w:val="center"/>
          </w:tcPr>
          <w:p>
            <w:pPr>
              <w:jc w:val="center"/>
              <w:rPr>
                <w:rFonts w:ascii="宋体" w:hAnsi="宋体"/>
                <w:bCs/>
                <w:szCs w:val="21"/>
              </w:rPr>
            </w:pPr>
            <w:r>
              <w:rPr>
                <w:rFonts w:ascii="宋体" w:hAnsi="宋体" w:hint="eastAsia"/>
                <w:bCs/>
                <w:szCs w:val="21"/>
              </w:rPr>
              <w:t>0.006%</w:t>
            </w:r>
          </w:p>
        </w:tc>
        <w:tc>
          <w:tcPr>
            <w:tcW w:w="1005" w:type="pct"/>
            <w:tcBorders>
              <w:top w:val="single" w:sz="8" w:space="0" w:color="auto"/>
              <w:left w:val="single" w:sz="8" w:space="0" w:color="auto"/>
              <w:bottom w:val="single" w:sz="8" w:space="0" w:color="auto"/>
              <w:right w:val="single" w:sz="8" w:space="0" w:color="auto"/>
            </w:tcBorders>
            <w:vAlign w:val="center"/>
          </w:tcPr>
          <w:p>
            <w:pPr>
              <w:jc w:val="center"/>
              <w:rPr>
                <w:rFonts w:ascii="宋体" w:hAnsi="宋体"/>
                <w:bCs/>
                <w:szCs w:val="21"/>
              </w:rPr>
            </w:pPr>
            <w:r>
              <w:rPr>
                <w:rFonts w:ascii="宋体" w:hAnsi="宋体" w:hint="eastAsia"/>
                <w:bCs/>
                <w:szCs w:val="21"/>
              </w:rPr>
              <w:t>0.006%</w:t>
            </w:r>
          </w:p>
        </w:tc>
      </w:tr>
      <w:tr>
        <w:tblPrEx>
          <w:tblW w:w="5000" w:type="pct"/>
          <w:jc w:val="center"/>
          <w:tblCellMar>
            <w:top w:w="0" w:type="dxa"/>
            <w:left w:w="108" w:type="dxa"/>
            <w:bottom w:w="0" w:type="dxa"/>
            <w:right w:w="108" w:type="dxa"/>
          </w:tblCellMar>
        </w:tblPrEx>
        <w:trPr>
          <w:trHeight w:val="402"/>
          <w:jc w:val="center"/>
        </w:trPr>
        <w:tc>
          <w:tcPr>
            <w:tcW w:w="2016" w:type="pct"/>
            <w:tcBorders>
              <w:top w:val="single" w:sz="8" w:space="0" w:color="auto"/>
              <w:left w:val="single" w:sz="8" w:space="0" w:color="auto"/>
              <w:bottom w:val="single" w:sz="8" w:space="0" w:color="auto"/>
              <w:right w:val="single" w:sz="8" w:space="0" w:color="auto"/>
            </w:tcBorders>
            <w:vAlign w:val="center"/>
          </w:tcPr>
          <w:p>
            <w:pPr>
              <w:jc w:val="center"/>
              <w:rPr>
                <w:rFonts w:ascii="宋体" w:hAnsi="宋体"/>
                <w:bCs/>
                <w:szCs w:val="21"/>
              </w:rPr>
            </w:pPr>
            <w:r>
              <w:rPr>
                <w:rFonts w:ascii="宋体" w:hAnsi="宋体" w:hint="eastAsia"/>
                <w:bCs/>
                <w:szCs w:val="21"/>
              </w:rPr>
              <w:t>1000000以上</w:t>
            </w:r>
          </w:p>
        </w:tc>
        <w:tc>
          <w:tcPr>
            <w:tcW w:w="1005" w:type="pct"/>
            <w:tcBorders>
              <w:top w:val="single" w:sz="8" w:space="0" w:color="auto"/>
              <w:left w:val="single" w:sz="8" w:space="0" w:color="auto"/>
              <w:bottom w:val="single" w:sz="8" w:space="0" w:color="auto"/>
              <w:right w:val="single" w:sz="8" w:space="0" w:color="auto"/>
            </w:tcBorders>
            <w:vAlign w:val="center"/>
          </w:tcPr>
          <w:p>
            <w:pPr>
              <w:jc w:val="center"/>
              <w:rPr>
                <w:rFonts w:ascii="宋体" w:hAnsi="宋体"/>
                <w:bCs/>
                <w:szCs w:val="21"/>
              </w:rPr>
            </w:pPr>
            <w:r>
              <w:rPr>
                <w:rFonts w:ascii="宋体" w:hAnsi="宋体" w:hint="eastAsia"/>
                <w:bCs/>
                <w:szCs w:val="21"/>
              </w:rPr>
              <w:t>0.004%</w:t>
            </w:r>
          </w:p>
        </w:tc>
        <w:tc>
          <w:tcPr>
            <w:tcW w:w="974" w:type="pct"/>
            <w:tcBorders>
              <w:top w:val="single" w:sz="8" w:space="0" w:color="auto"/>
              <w:left w:val="single" w:sz="8" w:space="0" w:color="auto"/>
              <w:bottom w:val="single" w:sz="8" w:space="0" w:color="auto"/>
              <w:right w:val="single" w:sz="8" w:space="0" w:color="auto"/>
            </w:tcBorders>
            <w:vAlign w:val="center"/>
          </w:tcPr>
          <w:p>
            <w:pPr>
              <w:jc w:val="center"/>
              <w:rPr>
                <w:rFonts w:ascii="宋体" w:hAnsi="宋体"/>
                <w:bCs/>
                <w:szCs w:val="21"/>
              </w:rPr>
            </w:pPr>
            <w:r>
              <w:rPr>
                <w:rFonts w:ascii="宋体" w:hAnsi="宋体" w:hint="eastAsia"/>
                <w:bCs/>
                <w:szCs w:val="21"/>
              </w:rPr>
              <w:t>0.004%</w:t>
            </w:r>
          </w:p>
        </w:tc>
        <w:tc>
          <w:tcPr>
            <w:tcW w:w="1005" w:type="pct"/>
            <w:tcBorders>
              <w:top w:val="single" w:sz="8" w:space="0" w:color="auto"/>
              <w:left w:val="single" w:sz="8" w:space="0" w:color="auto"/>
              <w:bottom w:val="single" w:sz="8" w:space="0" w:color="auto"/>
              <w:right w:val="single" w:sz="8" w:space="0" w:color="auto"/>
            </w:tcBorders>
            <w:vAlign w:val="center"/>
          </w:tcPr>
          <w:p>
            <w:pPr>
              <w:jc w:val="center"/>
              <w:rPr>
                <w:rFonts w:ascii="宋体" w:hAnsi="宋体"/>
                <w:bCs/>
                <w:szCs w:val="21"/>
              </w:rPr>
            </w:pPr>
            <w:r>
              <w:rPr>
                <w:rFonts w:ascii="宋体" w:hAnsi="宋体" w:hint="eastAsia"/>
                <w:bCs/>
                <w:szCs w:val="21"/>
              </w:rPr>
              <w:t>0.004%</w:t>
            </w:r>
          </w:p>
        </w:tc>
      </w:tr>
    </w:tbl>
    <w:p>
      <w:pPr>
        <w:ind w:firstLine="420" w:firstLineChars="200"/>
        <w:rPr>
          <w:szCs w:val="21"/>
        </w:rPr>
      </w:pPr>
    </w:p>
    <w:p>
      <w:pPr>
        <w:ind w:firstLine="420" w:firstLineChars="200"/>
        <w:rPr>
          <w:rFonts w:ascii="宋体" w:hAnsi="宋体" w:cs="宋体"/>
          <w:szCs w:val="21"/>
        </w:rPr>
      </w:pPr>
      <w:r>
        <w:rPr>
          <w:rFonts w:ascii="宋体" w:hAnsi="宋体" w:cs="宋体" w:hint="eastAsia"/>
          <w:szCs w:val="21"/>
        </w:rPr>
        <w:t>如某货物采购项目，中标金额为600万元，总共交纳的代理服务费的具体计算过程如下：</w:t>
      </w:r>
    </w:p>
    <w:p>
      <w:pPr>
        <w:ind w:firstLine="420" w:firstLineChars="200"/>
        <w:rPr>
          <w:rFonts w:ascii="宋体" w:hAnsi="宋体" w:cs="宋体"/>
          <w:szCs w:val="21"/>
        </w:rPr>
      </w:pPr>
      <w:r>
        <w:rPr>
          <w:rFonts w:ascii="宋体" w:hAnsi="宋体" w:cs="宋体" w:hint="eastAsia"/>
          <w:szCs w:val="21"/>
        </w:rPr>
        <w:t>标准代理服务费＝（100万以下部分的代理服务费）+（100万～500万部分的代理服务费）+（500万～600万部分的代理服务费）＝100万元×1.5%+（500-100）万元×1.1%+（600-500）万元×0.8%=1.5万元+4.4万元+0.8万元＝6.7万元</w:t>
      </w:r>
    </w:p>
    <w:p>
      <w:pPr>
        <w:ind w:firstLine="420" w:firstLineChars="200"/>
        <w:rPr>
          <w:rFonts w:ascii="宋体" w:hAnsi="宋体" w:cs="宋体"/>
          <w:szCs w:val="21"/>
        </w:rPr>
      </w:pPr>
      <w:r>
        <w:rPr>
          <w:rFonts w:ascii="宋体" w:hAnsi="宋体" w:cs="宋体" w:hint="eastAsia"/>
          <w:szCs w:val="21"/>
        </w:rPr>
        <w:t>每宗交易代理服务费不低于8000元。</w:t>
      </w:r>
    </w:p>
    <w:p>
      <w:pPr>
        <w:ind w:firstLine="420" w:firstLineChars="200"/>
        <w:rPr>
          <w:szCs w:val="21"/>
        </w:rPr>
      </w:pPr>
      <w:r>
        <w:rPr>
          <w:rFonts w:hint="eastAsia"/>
          <w:szCs w:val="21"/>
        </w:rPr>
        <w:t>（三）中标供应商中标后，必须按规定采用银行对公转账方式向深圳交易集团有限公司直接交纳代理服务费，交纳信息及要求按以下规定执行：</w:t>
      </w:r>
    </w:p>
    <w:p>
      <w:pPr>
        <w:ind w:firstLine="420" w:firstLineChars="200"/>
        <w:rPr>
          <w:szCs w:val="21"/>
        </w:rPr>
      </w:pPr>
      <w:r>
        <w:rPr>
          <w:rFonts w:hint="eastAsia"/>
          <w:szCs w:val="21"/>
        </w:rPr>
        <w:t xml:space="preserve"> 经营性账户信息如下：</w:t>
      </w:r>
    </w:p>
    <w:p>
      <w:pPr>
        <w:pStyle w:val="BodyText"/>
        <w:spacing w:line="240" w:lineRule="auto"/>
        <w:ind w:firstLine="420" w:firstLineChars="200"/>
        <w:rPr>
          <w:rFonts w:ascii="宋体" w:hAnsi="宋体"/>
          <w:sz w:val="21"/>
          <w:szCs w:val="21"/>
        </w:rPr>
      </w:pPr>
      <w:r>
        <w:rPr>
          <w:rFonts w:ascii="宋体" w:hAnsi="宋体" w:hint="eastAsia"/>
          <w:sz w:val="21"/>
          <w:szCs w:val="21"/>
        </w:rPr>
        <w:t>账户名称：深圳交易集团有限公司</w:t>
      </w:r>
    </w:p>
    <w:p>
      <w:pPr>
        <w:pStyle w:val="BodyText"/>
        <w:spacing w:line="240" w:lineRule="auto"/>
        <w:ind w:firstLine="420" w:firstLineChars="200"/>
        <w:rPr>
          <w:rFonts w:ascii="宋体" w:hAnsi="宋体"/>
          <w:sz w:val="21"/>
          <w:szCs w:val="21"/>
        </w:rPr>
      </w:pPr>
      <w:r>
        <w:rPr>
          <w:rFonts w:ascii="宋体" w:hAnsi="宋体" w:hint="eastAsia"/>
          <w:sz w:val="21"/>
          <w:szCs w:val="21"/>
        </w:rPr>
        <w:t>银行名称：中国民生银行</w:t>
      </w:r>
    </w:p>
    <w:p>
      <w:pPr>
        <w:pStyle w:val="BodyText"/>
        <w:spacing w:line="240" w:lineRule="auto"/>
        <w:ind w:firstLine="420" w:firstLineChars="200"/>
        <w:rPr>
          <w:rFonts w:ascii="宋体" w:hAnsi="宋体"/>
          <w:sz w:val="21"/>
          <w:szCs w:val="21"/>
        </w:rPr>
      </w:pPr>
      <w:r>
        <w:rPr>
          <w:rFonts w:ascii="宋体" w:hAnsi="宋体" w:hint="eastAsia"/>
          <w:sz w:val="21"/>
          <w:szCs w:val="21"/>
        </w:rPr>
        <w:t>开户行：民生银行深圳五洲支行</w:t>
      </w:r>
    </w:p>
    <w:p>
      <w:pPr>
        <w:pStyle w:val="BodyText"/>
        <w:spacing w:line="240" w:lineRule="auto"/>
        <w:ind w:firstLine="420" w:firstLineChars="200"/>
        <w:rPr>
          <w:rFonts w:ascii="宋体" w:hAnsi="宋体"/>
          <w:sz w:val="21"/>
          <w:szCs w:val="21"/>
        </w:rPr>
      </w:pPr>
      <w:r>
        <w:rPr>
          <w:rFonts w:ascii="宋体" w:hAnsi="宋体" w:hint="eastAsia"/>
          <w:sz w:val="21"/>
          <w:szCs w:val="21"/>
        </w:rPr>
        <w:t>银行账号：632766208</w:t>
      </w:r>
    </w:p>
    <w:p>
      <w:pPr>
        <w:pStyle w:val="BodyText"/>
        <w:spacing w:line="240" w:lineRule="auto"/>
        <w:ind w:firstLine="420"/>
        <w:rPr>
          <w:rFonts w:ascii="宋体" w:hAnsi="宋体"/>
          <w:sz w:val="21"/>
          <w:szCs w:val="21"/>
        </w:rPr>
      </w:pPr>
      <w:r>
        <w:rPr>
          <w:rFonts w:ascii="宋体" w:hAnsi="宋体" w:cs="宋体" w:hint="eastAsia"/>
          <w:sz w:val="21"/>
          <w:szCs w:val="21"/>
        </w:rPr>
        <w:t>备注：项目编号+项目名称+中标金额+中标供应商名称。</w:t>
      </w:r>
    </w:p>
    <w:p>
      <w:pPr>
        <w:ind w:firstLine="420" w:firstLineChars="200"/>
        <w:rPr>
          <w:rFonts w:ascii="宋体" w:hAnsi="宋体"/>
          <w:sz w:val="24"/>
          <w:highlight w:val="yellow"/>
        </w:rPr>
      </w:pPr>
    </w:p>
    <w:p>
      <w:pPr>
        <w:ind w:firstLine="420" w:firstLineChars="200"/>
        <w:rPr>
          <w:rFonts w:asciiTheme="minorEastAsia" w:eastAsiaTheme="minorEastAsia" w:hAnsiTheme="minorEastAsia" w:cstheme="minorEastAsia"/>
          <w:b/>
          <w:szCs w:val="21"/>
          <w:lang w:bidi="zh-CN"/>
        </w:rPr>
      </w:pPr>
      <w:r>
        <w:rPr>
          <w:rFonts w:asciiTheme="minorEastAsia" w:eastAsiaTheme="minorEastAsia" w:hAnsiTheme="minorEastAsia" w:cstheme="minorEastAsia" w:hint="eastAsia"/>
          <w:b/>
          <w:szCs w:val="21"/>
          <w:lang w:bidi="zh-CN"/>
        </w:rPr>
        <w:t>特别说明</w:t>
      </w:r>
    </w:p>
    <w:p>
      <w:pPr>
        <w:ind w:firstLine="420" w:firstLineChars="200"/>
        <w:rPr>
          <w:rFonts w:asciiTheme="minorEastAsia" w:eastAsiaTheme="minorEastAsia" w:hAnsiTheme="minorEastAsia" w:cstheme="minorEastAsia"/>
          <w:bCs/>
          <w:szCs w:val="21"/>
          <w:lang w:bidi="zh-CN"/>
        </w:rPr>
      </w:pPr>
      <w:r>
        <w:rPr>
          <w:rFonts w:asciiTheme="minorEastAsia" w:eastAsiaTheme="minorEastAsia" w:hAnsiTheme="minorEastAsia" w:cstheme="minorEastAsia" w:hint="eastAsia"/>
          <w:bCs/>
          <w:szCs w:val="21"/>
          <w:lang w:bidi="zh-CN"/>
        </w:rPr>
        <w:t>1.其他说明</w:t>
      </w:r>
    </w:p>
    <w:p>
      <w:pPr>
        <w:ind w:firstLine="420" w:firstLineChars="200"/>
        <w:rPr>
          <w:rFonts w:asciiTheme="minorEastAsia" w:eastAsiaTheme="minorEastAsia" w:hAnsiTheme="minorEastAsia" w:cstheme="minorEastAsia"/>
          <w:bCs/>
          <w:szCs w:val="21"/>
          <w:lang w:bidi="zh-CN"/>
        </w:rPr>
      </w:pPr>
      <w:r>
        <w:rPr>
          <w:rFonts w:asciiTheme="minorEastAsia" w:eastAsiaTheme="minorEastAsia" w:hAnsiTheme="minorEastAsia" w:cstheme="minorEastAsia" w:hint="eastAsia"/>
          <w:bCs/>
          <w:szCs w:val="21"/>
          <w:lang w:bidi="zh-CN"/>
        </w:rPr>
        <w:t>本项目允许使用电子营业执照加、解密，投标（应答）供应商在使用“投标文件制作专用软件”制作投标（应答）文件时，可以通过微信扫码功能调用“电子营业执照”小程序制作、加密、解密投标（应答）响应文件。供应商加密投标（应答）响应文件与开标解密必须使用同一种方式，否则解密失败，导致投标无效（即：使用电子执照加密的，后续开标只能使用电子执照解密）。</w:t>
      </w:r>
    </w:p>
    <w:p>
      <w:pPr>
        <w:ind w:firstLine="420" w:firstLineChars="200"/>
        <w:rPr>
          <w:rFonts w:asciiTheme="minorEastAsia" w:eastAsiaTheme="minorEastAsia" w:hAnsiTheme="minorEastAsia" w:cstheme="minorEastAsia"/>
          <w:bCs/>
          <w:szCs w:val="21"/>
          <w:lang w:bidi="zh-CN"/>
        </w:rPr>
      </w:pPr>
      <w:r>
        <w:rPr>
          <w:rFonts w:asciiTheme="minorEastAsia" w:eastAsiaTheme="minorEastAsia" w:hAnsiTheme="minorEastAsia" w:cstheme="minorEastAsia" w:hint="eastAsia"/>
          <w:bCs/>
          <w:szCs w:val="21"/>
          <w:lang w:bidi="zh-CN"/>
        </w:rPr>
        <w:t>重要提示：</w:t>
      </w:r>
    </w:p>
    <w:p>
      <w:pPr>
        <w:ind w:firstLine="420" w:firstLineChars="200"/>
        <w:rPr>
          <w:rFonts w:asciiTheme="minorEastAsia" w:eastAsiaTheme="minorEastAsia" w:hAnsiTheme="minorEastAsia" w:cstheme="minorEastAsia"/>
          <w:bCs/>
          <w:szCs w:val="21"/>
          <w:lang w:bidi="zh-CN"/>
        </w:rPr>
      </w:pPr>
      <w:r>
        <w:rPr>
          <w:rFonts w:asciiTheme="minorEastAsia" w:eastAsiaTheme="minorEastAsia" w:hAnsiTheme="minorEastAsia" w:cstheme="minorEastAsia" w:hint="eastAsia"/>
          <w:bCs/>
          <w:szCs w:val="21"/>
          <w:lang w:bidi="zh-CN"/>
        </w:rPr>
        <w:t>（1）使用电子营业执照功能时，请确保已经在手机微信安装 “电子营业执照”小程序，或已安装了“电子营业执照”APP，并且在 “电子营业执照”小程序/app中完成相应的下载电子营业执照、法人授权、备份密钥等操作（具体详见国家工商总局网站），电子投标地区必须选择 “广东省-深圳市-深圳政府采购智慧平台”（请根据手机小程序/app提示进行设置，或拨打电子营业执照平台技术支持电话010-86355313，15921122750）。</w:t>
      </w:r>
    </w:p>
    <w:p>
      <w:pPr>
        <w:ind w:firstLine="420" w:firstLineChars="200"/>
        <w:rPr>
          <w:rFonts w:asciiTheme="minorEastAsia" w:eastAsiaTheme="minorEastAsia" w:hAnsiTheme="minorEastAsia" w:cstheme="minorEastAsia"/>
          <w:bCs/>
          <w:szCs w:val="21"/>
          <w:lang w:bidi="zh-CN"/>
        </w:rPr>
      </w:pPr>
      <w:r>
        <w:rPr>
          <w:rFonts w:asciiTheme="minorEastAsia" w:eastAsiaTheme="minorEastAsia" w:hAnsiTheme="minorEastAsia" w:cstheme="minorEastAsia" w:hint="eastAsia"/>
          <w:bCs/>
          <w:szCs w:val="21"/>
          <w:lang w:bidi="zh-CN"/>
        </w:rPr>
        <w:t>（2）电子营业执照应用于投标文件制作和加解密属于创新应用场景，如不熟悉操作可能导致错过投标截止时间，系统已提供加密、测试解密和撤回重新上传的功能，各投标人须预留充足时间，提前制作和加密上传投标文件。</w:t>
      </w:r>
    </w:p>
    <w:p>
      <w:pPr>
        <w:ind w:firstLine="420" w:firstLineChars="200"/>
        <w:rPr>
          <w:rFonts w:asciiTheme="minorEastAsia" w:eastAsiaTheme="minorEastAsia" w:hAnsiTheme="minorEastAsia" w:cstheme="minorEastAsia"/>
          <w:bCs/>
          <w:szCs w:val="21"/>
          <w:lang w:bidi="zh-CN"/>
        </w:rPr>
      </w:pPr>
      <w:r>
        <w:rPr>
          <w:rFonts w:asciiTheme="minorEastAsia" w:eastAsiaTheme="minorEastAsia" w:hAnsiTheme="minorEastAsia" w:cstheme="minorEastAsia" w:hint="eastAsia"/>
          <w:bCs/>
          <w:szCs w:val="21"/>
          <w:lang w:bidi="zh-CN"/>
        </w:rPr>
        <w:t>（3）已办理数字证书（电子密钥）的用户，可以继续使用数字证书完成投标活动。未申请电子营业执照或无法通过电子营业执照完成投标文件制作和加解密的用户，必须使用电子密钥进行投标文件制作和加解密，咨询电话0755-83948165，4008301330（CA办理指引详见链接https://www.szzfcg.cn/portal/documentView.do?method=view&amp;id=597167584）。</w:t>
      </w:r>
    </w:p>
    <w:p>
      <w:pPr>
        <w:widowControl/>
        <w:jc w:val="left"/>
        <w:rPr>
          <w:b/>
        </w:rPr>
      </w:pPr>
      <w:r>
        <w:rPr>
          <w:b/>
        </w:rPr>
        <w:br w:type="page"/>
      </w:r>
    </w:p>
    <w:p>
      <w:pPr>
        <w:pStyle w:val="Heading2"/>
        <w:rPr>
          <w:sz w:val="28"/>
          <w:szCs w:val="28"/>
        </w:rPr>
      </w:pPr>
      <w:bookmarkStart w:id="37" w:name="_Toc128884461"/>
      <w:r>
        <w:rPr>
          <w:rFonts w:hint="eastAsia"/>
          <w:sz w:val="28"/>
          <w:szCs w:val="28"/>
        </w:rPr>
        <w:t>第三章 用户需求书</w:t>
      </w:r>
    </w:p>
    <w:p>
      <w:pPr>
        <w:keepNext/>
        <w:keepLines/>
        <w:adjustRightInd w:val="0"/>
        <w:spacing w:before="120" w:beforeLines="50" w:after="120" w:afterLines="50"/>
        <w:jc w:val="center"/>
        <w:textAlignment w:val="baseline"/>
        <w:outlineLvl w:val="1"/>
        <w:rPr>
          <w:rFonts w:ascii="宋体" w:hAnsi="宋体"/>
          <w:b/>
          <w:bCs/>
          <w:kern w:val="0"/>
          <w:sz w:val="24"/>
        </w:rPr>
      </w:pPr>
      <w:bookmarkEnd w:id="37"/>
      <w:r>
        <w:rPr>
          <w:rFonts w:ascii="宋体" w:hAnsi="宋体" w:hint="eastAsia"/>
          <w:b/>
          <w:bCs/>
          <w:kern w:val="0"/>
          <w:sz w:val="24"/>
        </w:rPr>
        <w:t xml:space="preserve"> 一、项目基本信息</w:t>
      </w:r>
    </w:p>
    <w:tbl>
      <w:tblPr>
        <w:tblStyle w:val="TableNormal"/>
        <w:tblpPr w:leftFromText="180" w:rightFromText="180" w:vertAnchor="text" w:horzAnchor="margin" w:tblpY="173"/>
        <w:tblW w:w="4998"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456"/>
        <w:gridCol w:w="3831"/>
        <w:gridCol w:w="2523"/>
        <w:gridCol w:w="1716"/>
      </w:tblGrid>
      <w:tr>
        <w:tblPrEx>
          <w:tblW w:w="4998"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rPr>
          <w:trHeight w:val="554"/>
        </w:trPr>
        <w:tc>
          <w:tcPr>
            <w:tcW w:w="267" w:type="pct"/>
            <w:vAlign w:val="center"/>
          </w:tcPr>
          <w:p>
            <w:pPr>
              <w:jc w:val="center"/>
              <w:rPr>
                <w:rFonts w:ascii="宋体" w:hAnsi="宋体" w:cs="宋体"/>
                <w:bCs/>
                <w:sz w:val="24"/>
              </w:rPr>
            </w:pPr>
            <w:r>
              <w:rPr>
                <w:rFonts w:ascii="宋体" w:hAnsi="宋体" w:cs="宋体" w:hint="eastAsia"/>
                <w:bCs/>
                <w:sz w:val="24"/>
              </w:rPr>
              <w:t>序号</w:t>
            </w:r>
          </w:p>
        </w:tc>
        <w:tc>
          <w:tcPr>
            <w:tcW w:w="2247" w:type="pct"/>
            <w:vAlign w:val="center"/>
          </w:tcPr>
          <w:p>
            <w:pPr>
              <w:jc w:val="center"/>
              <w:rPr>
                <w:rFonts w:ascii="宋体" w:hAnsi="宋体" w:cs="宋体"/>
                <w:bCs/>
                <w:sz w:val="24"/>
              </w:rPr>
            </w:pPr>
            <w:r>
              <w:rPr>
                <w:rFonts w:ascii="宋体" w:hAnsi="宋体" w:cs="宋体" w:hint="eastAsia"/>
                <w:sz w:val="24"/>
              </w:rPr>
              <w:t>采购计划编号</w:t>
            </w:r>
          </w:p>
        </w:tc>
        <w:tc>
          <w:tcPr>
            <w:tcW w:w="1479" w:type="pct"/>
            <w:vAlign w:val="center"/>
          </w:tcPr>
          <w:p>
            <w:pPr>
              <w:jc w:val="center"/>
              <w:rPr>
                <w:rFonts w:ascii="宋体" w:hAnsi="宋体" w:cs="宋体"/>
                <w:bCs/>
                <w:sz w:val="24"/>
              </w:rPr>
            </w:pPr>
            <w:r>
              <w:rPr>
                <w:rFonts w:ascii="宋体" w:hAnsi="宋体" w:cs="宋体" w:hint="eastAsia"/>
                <w:bCs/>
                <w:sz w:val="24"/>
              </w:rPr>
              <w:t>采购项目名称</w:t>
            </w:r>
          </w:p>
        </w:tc>
        <w:tc>
          <w:tcPr>
            <w:tcW w:w="1006" w:type="pct"/>
            <w:vAlign w:val="center"/>
          </w:tcPr>
          <w:p>
            <w:pPr>
              <w:jc w:val="center"/>
              <w:rPr>
                <w:rFonts w:ascii="宋体" w:hAnsi="宋体" w:cs="宋体"/>
                <w:b/>
                <w:bCs/>
                <w:color w:val="FF0000"/>
                <w:sz w:val="24"/>
              </w:rPr>
            </w:pPr>
            <w:r>
              <w:rPr>
                <w:rFonts w:ascii="宋体" w:hAnsi="宋体" w:cs="宋体" w:hint="eastAsia"/>
                <w:b/>
                <w:bCs/>
                <w:color w:val="FF0000"/>
                <w:sz w:val="24"/>
              </w:rPr>
              <w:t>财政预算限额（元）</w:t>
            </w:r>
          </w:p>
        </w:tc>
      </w:tr>
      <w:tr>
        <w:tblPrEx>
          <w:tblW w:w="4998" w:type="pct"/>
          <w:tblInd w:w="0" w:type="dxa"/>
          <w:tblCellMar>
            <w:top w:w="0" w:type="dxa"/>
            <w:left w:w="108" w:type="dxa"/>
            <w:bottom w:w="0" w:type="dxa"/>
            <w:right w:w="108" w:type="dxa"/>
          </w:tblCellMar>
        </w:tblPrEx>
        <w:trPr>
          <w:trHeight w:val="602"/>
        </w:trPr>
        <w:tc>
          <w:tcPr>
            <w:tcW w:w="267" w:type="pct"/>
            <w:vAlign w:val="center"/>
          </w:tcPr>
          <w:p>
            <w:pPr>
              <w:jc w:val="center"/>
              <w:rPr>
                <w:rFonts w:ascii="Arial" w:hAnsi="Arial" w:cs="Arial"/>
                <w:bCs w:val="0"/>
                <w:color w:val="5C5C5C"/>
                <w:sz w:val="21"/>
                <w:szCs w:val="21"/>
              </w:rPr>
            </w:pPr>
            <w:r>
              <w:rPr>
                <w:rFonts w:ascii="Arial" w:hAnsi="Arial" w:cs="Arial" w:hint="default"/>
                <w:bCs w:val="0"/>
                <w:color w:val="5C5C5C"/>
                <w:sz w:val="21"/>
                <w:szCs w:val="21"/>
              </w:rPr>
              <w:t>1</w:t>
            </w:r>
          </w:p>
        </w:tc>
        <w:tc>
          <w:tcPr>
            <w:tcW w:w="2247" w:type="pct"/>
            <w:vAlign w:val="center"/>
          </w:tcPr>
          <w:p>
            <w:pPr>
              <w:jc w:val="center"/>
              <w:rPr>
                <w:rFonts w:ascii="宋体" w:hAnsi="宋体" w:cs="Times New Roman" w:hint="eastAsia"/>
                <w:bCs w:val="0"/>
                <w:color w:val="000000"/>
                <w:sz w:val="22"/>
                <w:szCs w:val="24"/>
              </w:rPr>
            </w:pPr>
            <w:r>
              <w:rPr>
                <w:rFonts w:ascii="宋体" w:eastAsia="宋体" w:hAnsi="宋体" w:cs="Times New Roman" w:hint="eastAsia"/>
                <w:color w:val="000000"/>
                <w:sz w:val="22"/>
                <w:szCs w:val="24"/>
              </w:rPr>
              <w:t>PLAN-2023-440310000-112009-03755</w:t>
            </w:r>
          </w:p>
        </w:tc>
        <w:tc>
          <w:tcPr>
            <w:tcW w:w="1479" w:type="pct"/>
            <w:vAlign w:val="center"/>
          </w:tcPr>
          <w:p>
            <w:pPr>
              <w:jc w:val="center"/>
              <w:rPr>
                <w:rFonts w:ascii="宋体" w:hAnsi="宋体" w:cs="Times New Roman" w:hint="eastAsia"/>
                <w:b w:val="0"/>
                <w:bCs w:val="0"/>
                <w:color w:val="000000"/>
                <w:sz w:val="22"/>
                <w:szCs w:val="24"/>
              </w:rPr>
            </w:pPr>
            <w:r>
              <w:rPr>
                <w:rFonts w:ascii="宋体" w:hAnsi="宋体" w:cs="Times New Roman" w:hint="eastAsia"/>
                <w:b w:val="0"/>
                <w:bCs w:val="0"/>
                <w:color w:val="000000"/>
                <w:sz w:val="22"/>
                <w:szCs w:val="24"/>
              </w:rPr>
              <w:t>坪山区中心医院首批窗帘、隔帘采购项目</w:t>
            </w:r>
          </w:p>
        </w:tc>
        <w:tc>
          <w:tcPr>
            <w:tcW w:w="1006" w:type="pct"/>
            <w:vAlign w:val="center"/>
          </w:tcPr>
          <w:p>
            <w:pPr>
              <w:jc w:val="center"/>
              <w:rPr>
                <w:rFonts w:ascii="宋体" w:eastAsia="宋体" w:hAnsi="宋体" w:cs="Times New Roman" w:hint="eastAsia"/>
                <w:bCs w:val="0"/>
                <w:color w:val="000000"/>
                <w:sz w:val="22"/>
                <w:szCs w:val="24"/>
                <w:lang w:val="en-US" w:eastAsia="zh-CN"/>
              </w:rPr>
            </w:pPr>
            <w:r>
              <w:rPr>
                <w:rFonts w:ascii="宋体" w:hAnsi="宋体" w:cs="Times New Roman" w:hint="eastAsia"/>
                <w:bCs w:val="0"/>
                <w:color w:val="000000"/>
                <w:sz w:val="22"/>
                <w:szCs w:val="24"/>
                <w:lang w:val="en-US" w:eastAsia="zh-CN"/>
              </w:rPr>
              <w:t>1768900</w:t>
            </w:r>
          </w:p>
        </w:tc>
      </w:tr>
    </w:tbl>
    <w:p>
      <w:pPr>
        <w:rPr>
          <w:rFonts w:ascii="宋体" w:hAnsi="宋体" w:cs="宋体"/>
          <w:b/>
          <w:color w:val="FF0000"/>
          <w:sz w:val="24"/>
        </w:rPr>
      </w:pPr>
    </w:p>
    <w:p>
      <w:pPr>
        <w:keepNext/>
        <w:keepLines/>
        <w:adjustRightInd w:val="0"/>
        <w:spacing w:before="120" w:beforeLines="50" w:after="120" w:afterLines="50"/>
        <w:jc w:val="center"/>
        <w:textAlignment w:val="baseline"/>
        <w:outlineLvl w:val="1"/>
        <w:rPr>
          <w:rFonts w:ascii="宋体" w:hAnsi="宋体" w:cs="宋体"/>
          <w:b/>
          <w:bCs/>
          <w:kern w:val="0"/>
          <w:sz w:val="24"/>
        </w:rPr>
      </w:pPr>
      <w:r>
        <w:rPr>
          <w:rFonts w:ascii="宋体" w:hAnsi="宋体" w:cs="宋体" w:hint="eastAsia"/>
          <w:b/>
          <w:bCs/>
          <w:kern w:val="0"/>
          <w:sz w:val="24"/>
        </w:rPr>
        <w:t xml:space="preserve"> </w:t>
      </w:r>
      <w:bookmarkStart w:id="38" w:name="_Hlk72258617"/>
      <w:r>
        <w:rPr>
          <w:rFonts w:ascii="宋体" w:hAnsi="宋体" w:cs="宋体" w:hint="eastAsia"/>
          <w:b/>
          <w:bCs/>
          <w:kern w:val="0"/>
          <w:sz w:val="24"/>
        </w:rPr>
        <w:t>二、</w:t>
      </w:r>
      <w:bookmarkStart w:id="39" w:name="_Hlk72073432"/>
      <w:r>
        <w:rPr>
          <w:rFonts w:ascii="宋体" w:hAnsi="宋体" w:cs="宋体" w:hint="eastAsia"/>
          <w:b/>
          <w:bCs/>
          <w:kern w:val="0"/>
          <w:sz w:val="24"/>
        </w:rPr>
        <w:t>货物清单明细</w:t>
      </w:r>
      <w:bookmarkEnd w:id="39"/>
    </w:p>
    <w:tbl>
      <w:tblPr>
        <w:tblStyle w:val="TableNormal"/>
        <w:tblpPr w:leftFromText="180" w:rightFromText="180" w:vertAnchor="text" w:horzAnchor="margin" w:tblpY="173"/>
        <w:tblW w:w="5000"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456"/>
        <w:gridCol w:w="3736"/>
        <w:gridCol w:w="1592"/>
        <w:gridCol w:w="741"/>
        <w:gridCol w:w="456"/>
        <w:gridCol w:w="1550"/>
      </w:tblGrid>
      <w:tr>
        <w:tblPrEx>
          <w:tblW w:w="5000"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rPr>
          <w:trHeight w:val="170"/>
        </w:trPr>
        <w:tc>
          <w:tcPr>
            <w:tcW w:w="362" w:type="pct"/>
            <w:vAlign w:val="center"/>
          </w:tcPr>
          <w:p>
            <w:pPr>
              <w:jc w:val="center"/>
              <w:rPr>
                <w:rFonts w:ascii="宋体" w:hAnsi="宋体" w:cs="宋体"/>
                <w:bCs/>
                <w:sz w:val="24"/>
              </w:rPr>
            </w:pPr>
            <w:r>
              <w:rPr>
                <w:rFonts w:ascii="宋体" w:hAnsi="宋体" w:cs="宋体" w:hint="eastAsia"/>
                <w:bCs/>
                <w:sz w:val="24"/>
              </w:rPr>
              <w:t>序号</w:t>
            </w:r>
          </w:p>
        </w:tc>
        <w:tc>
          <w:tcPr>
            <w:tcW w:w="1280" w:type="pct"/>
            <w:vAlign w:val="center"/>
          </w:tcPr>
          <w:p>
            <w:pPr>
              <w:jc w:val="center"/>
              <w:rPr>
                <w:rFonts w:ascii="宋体" w:hAnsi="宋体" w:cs="宋体"/>
                <w:bCs/>
                <w:sz w:val="24"/>
              </w:rPr>
            </w:pPr>
            <w:r>
              <w:rPr>
                <w:rFonts w:ascii="宋体" w:hAnsi="宋体" w:cs="宋体" w:hint="eastAsia"/>
                <w:sz w:val="24"/>
              </w:rPr>
              <w:t>采购计划编号</w:t>
            </w:r>
          </w:p>
        </w:tc>
        <w:tc>
          <w:tcPr>
            <w:tcW w:w="1202" w:type="pct"/>
            <w:vAlign w:val="center"/>
          </w:tcPr>
          <w:p>
            <w:pPr>
              <w:jc w:val="center"/>
              <w:rPr>
                <w:rFonts w:ascii="宋体" w:hAnsi="宋体" w:cs="宋体"/>
                <w:bCs/>
                <w:sz w:val="24"/>
              </w:rPr>
            </w:pPr>
            <w:r>
              <w:rPr>
                <w:rFonts w:ascii="宋体" w:hAnsi="宋体" w:cs="宋体" w:hint="eastAsia"/>
                <w:bCs/>
                <w:sz w:val="24"/>
              </w:rPr>
              <w:t>货物名称（标的名称）</w:t>
            </w:r>
          </w:p>
        </w:tc>
        <w:tc>
          <w:tcPr>
            <w:tcW w:w="546" w:type="pct"/>
            <w:vAlign w:val="center"/>
          </w:tcPr>
          <w:p>
            <w:pPr>
              <w:jc w:val="center"/>
              <w:rPr>
                <w:rFonts w:ascii="宋体" w:hAnsi="宋体" w:cs="宋体"/>
                <w:bCs/>
                <w:sz w:val="24"/>
              </w:rPr>
            </w:pPr>
            <w:r>
              <w:rPr>
                <w:rFonts w:ascii="宋体" w:hAnsi="宋体" w:cs="宋体" w:hint="eastAsia"/>
                <w:bCs/>
                <w:sz w:val="24"/>
              </w:rPr>
              <w:t>数量</w:t>
            </w:r>
          </w:p>
        </w:tc>
        <w:tc>
          <w:tcPr>
            <w:tcW w:w="345" w:type="pct"/>
            <w:vAlign w:val="center"/>
          </w:tcPr>
          <w:p>
            <w:pPr>
              <w:jc w:val="center"/>
              <w:rPr>
                <w:rFonts w:ascii="宋体" w:hAnsi="宋体" w:cs="宋体"/>
                <w:bCs/>
                <w:sz w:val="24"/>
              </w:rPr>
            </w:pPr>
            <w:r>
              <w:rPr>
                <w:rFonts w:ascii="宋体" w:hAnsi="宋体" w:cs="宋体" w:hint="eastAsia"/>
                <w:bCs/>
                <w:sz w:val="24"/>
              </w:rPr>
              <w:t>单位</w:t>
            </w:r>
          </w:p>
        </w:tc>
        <w:tc>
          <w:tcPr>
            <w:tcW w:w="1263" w:type="pct"/>
            <w:vAlign w:val="center"/>
          </w:tcPr>
          <w:p>
            <w:pPr>
              <w:jc w:val="center"/>
              <w:rPr>
                <w:rFonts w:ascii="宋体" w:hAnsi="宋体" w:cs="宋体"/>
                <w:b/>
                <w:bCs/>
                <w:color w:val="FF0000"/>
                <w:sz w:val="24"/>
              </w:rPr>
            </w:pPr>
            <w:r>
              <w:rPr>
                <w:rFonts w:ascii="宋体" w:hAnsi="宋体" w:cs="宋体" w:hint="eastAsia"/>
                <w:b/>
                <w:bCs/>
                <w:color w:val="FF0000"/>
                <w:sz w:val="24"/>
              </w:rPr>
              <w:t>备注</w:t>
            </w:r>
          </w:p>
        </w:tc>
      </w:tr>
      <w:tr>
        <w:tblPrEx>
          <w:tblW w:w="5000" w:type="pct"/>
          <w:tblInd w:w="0" w:type="dxa"/>
          <w:tblCellMar>
            <w:top w:w="0" w:type="dxa"/>
            <w:left w:w="108" w:type="dxa"/>
            <w:bottom w:w="0" w:type="dxa"/>
            <w:right w:w="108" w:type="dxa"/>
          </w:tblCellMar>
        </w:tblPrEx>
        <w:trPr>
          <w:trHeight w:val="170"/>
        </w:trPr>
        <w:tc>
          <w:tcPr>
            <w:tcW w:w="362" w:type="pct"/>
            <w:vAlign w:val="center"/>
          </w:tcPr>
          <w:p>
            <w:pPr>
              <w:jc w:val="center"/>
              <w:rPr>
                <w:rFonts w:ascii="宋体" w:hAnsi="宋体" w:cs="宋体"/>
                <w:bCs/>
                <w:sz w:val="24"/>
              </w:rPr>
            </w:pPr>
            <w:r>
              <w:rPr>
                <w:rFonts w:ascii="宋体" w:hAnsi="宋体" w:cs="宋体" w:hint="eastAsia"/>
                <w:bCs/>
                <w:sz w:val="24"/>
              </w:rPr>
              <w:t>1</w:t>
            </w:r>
          </w:p>
        </w:tc>
        <w:tc>
          <w:tcPr>
            <w:tcW w:w="1280" w:type="pct"/>
            <w:vMerge w:val="restart"/>
            <w:vAlign w:val="center"/>
          </w:tcPr>
          <w:p>
            <w:pPr>
              <w:jc w:val="center"/>
              <w:rPr>
                <w:rFonts w:ascii="宋体" w:hAnsi="宋体" w:cs="宋体"/>
                <w:bCs/>
                <w:sz w:val="24"/>
              </w:rPr>
            </w:pPr>
            <w:r>
              <w:rPr>
                <w:rFonts w:ascii="宋体" w:eastAsia="宋体" w:hAnsi="宋体" w:cs="Times New Roman" w:hint="eastAsia"/>
                <w:color w:val="000000"/>
                <w:sz w:val="22"/>
                <w:szCs w:val="24"/>
              </w:rPr>
              <w:t>PLAN-2023-440310000-112009-03755</w:t>
            </w:r>
          </w:p>
        </w:tc>
        <w:tc>
          <w:tcPr>
            <w:tcW w:w="3357" w:type="pct"/>
            <w:gridSpan w:val="4"/>
            <w:vAlign w:val="center"/>
          </w:tcPr>
          <w:p>
            <w:pPr>
              <w:jc w:val="left"/>
              <w:rPr>
                <w:rFonts w:ascii="宋体" w:hAnsi="宋体" w:cs="宋体"/>
                <w:b/>
                <w:bCs/>
                <w:color w:val="FF0000"/>
                <w:sz w:val="24"/>
              </w:rPr>
            </w:pPr>
            <w:r>
              <w:rPr>
                <w:rFonts w:ascii="宋体" w:hAnsi="宋体" w:cs="宋体" w:hint="eastAsia"/>
                <w:b/>
                <w:bCs/>
                <w:color w:val="000000"/>
                <w:szCs w:val="21"/>
              </w:rPr>
              <w:t>办公类窗帘</w:t>
            </w:r>
          </w:p>
        </w:tc>
      </w:tr>
      <w:tr>
        <w:tblPrEx>
          <w:tblW w:w="5000" w:type="pct"/>
          <w:tblInd w:w="0" w:type="dxa"/>
          <w:tblCellMar>
            <w:top w:w="0" w:type="dxa"/>
            <w:left w:w="108" w:type="dxa"/>
            <w:bottom w:w="0" w:type="dxa"/>
            <w:right w:w="108" w:type="dxa"/>
          </w:tblCellMar>
        </w:tblPrEx>
        <w:trPr>
          <w:trHeight w:val="170"/>
        </w:trPr>
        <w:tc>
          <w:tcPr>
            <w:tcW w:w="362" w:type="pct"/>
            <w:vAlign w:val="center"/>
          </w:tcPr>
          <w:p>
            <w:pPr>
              <w:jc w:val="center"/>
              <w:rPr>
                <w:rFonts w:ascii="宋体" w:hAnsi="宋体" w:cs="宋体"/>
                <w:bCs/>
                <w:sz w:val="24"/>
              </w:rPr>
            </w:pPr>
            <w:r>
              <w:rPr>
                <w:rFonts w:ascii="宋体" w:hAnsi="宋体" w:cs="宋体" w:hint="eastAsia"/>
                <w:bCs/>
                <w:sz w:val="24"/>
              </w:rPr>
              <w:t>2</w:t>
            </w:r>
          </w:p>
        </w:tc>
        <w:tc>
          <w:tcPr>
            <w:tcW w:w="1280" w:type="pct"/>
            <w:vMerge/>
            <w:vAlign w:val="center"/>
          </w:tcPr>
          <w:p>
            <w:pPr>
              <w:jc w:val="center"/>
              <w:rPr>
                <w:rFonts w:ascii="宋体" w:hAnsi="宋体" w:cs="宋体"/>
                <w:bCs/>
                <w:sz w:val="24"/>
              </w:rPr>
            </w:pPr>
          </w:p>
        </w:tc>
        <w:tc>
          <w:tcPr>
            <w:tcW w:w="1202" w:type="pct"/>
            <w:vAlign w:val="center"/>
          </w:tcPr>
          <w:p>
            <w:pPr>
              <w:jc w:val="left"/>
              <w:textAlignment w:val="center"/>
              <w:rPr>
                <w:rFonts w:ascii="宋体" w:hAnsi="宋体" w:cs="宋体"/>
                <w:bCs/>
                <w:sz w:val="24"/>
              </w:rPr>
            </w:pPr>
            <w:r>
              <w:rPr>
                <w:rFonts w:ascii="宋体" w:hAnsi="宋体" w:cs="宋体" w:hint="eastAsia"/>
                <w:color w:val="000000"/>
                <w:szCs w:val="21"/>
              </w:rPr>
              <w:t>遮光布艺窗帘</w:t>
            </w:r>
          </w:p>
        </w:tc>
        <w:tc>
          <w:tcPr>
            <w:tcW w:w="546" w:type="pct"/>
            <w:vAlign w:val="center"/>
          </w:tcPr>
          <w:p>
            <w:pPr>
              <w:widowControl/>
              <w:jc w:val="center"/>
              <w:textAlignment w:val="center"/>
              <w:rPr>
                <w:rFonts w:ascii="宋体" w:hAnsi="宋体" w:cs="宋体"/>
                <w:bCs/>
                <w:sz w:val="24"/>
              </w:rPr>
            </w:pPr>
            <w:r>
              <w:rPr>
                <w:rFonts w:ascii="宋体" w:hAnsi="宋体" w:cs="宋体" w:hint="eastAsia"/>
                <w:color w:val="000000"/>
                <w:szCs w:val="21"/>
              </w:rPr>
              <w:t>694</w:t>
            </w:r>
          </w:p>
        </w:tc>
        <w:tc>
          <w:tcPr>
            <w:tcW w:w="345" w:type="pct"/>
            <w:vAlign w:val="center"/>
          </w:tcPr>
          <w:p>
            <w:pPr>
              <w:jc w:val="center"/>
              <w:rPr>
                <w:rFonts w:ascii="宋体" w:hAnsi="宋体" w:cs="宋体"/>
                <w:bCs/>
                <w:sz w:val="24"/>
              </w:rPr>
            </w:pPr>
            <w:r>
              <w:rPr>
                <w:rFonts w:ascii="宋体" w:hAnsi="宋体" w:cs="宋体" w:hint="eastAsia"/>
                <w:color w:val="000000"/>
                <w:szCs w:val="21"/>
              </w:rPr>
              <w:t>米</w:t>
            </w:r>
          </w:p>
        </w:tc>
        <w:tc>
          <w:tcPr>
            <w:tcW w:w="1263" w:type="pct"/>
          </w:tcPr>
          <w:p>
            <w:pPr>
              <w:jc w:val="center"/>
              <w:rPr>
                <w:rFonts w:ascii="宋体" w:hAnsi="宋体" w:cs="宋体"/>
                <w:b/>
                <w:bCs/>
                <w:color w:val="FF0000"/>
                <w:sz w:val="24"/>
              </w:rPr>
            </w:pPr>
            <w:r>
              <w:rPr>
                <w:rFonts w:ascii="宋体" w:hAnsi="宋体" w:hint="eastAsia"/>
                <w:color w:val="000000"/>
                <w:sz w:val="22"/>
              </w:rPr>
              <w:t>包含所有辅料及配件</w:t>
            </w:r>
          </w:p>
        </w:tc>
      </w:tr>
      <w:tr>
        <w:tblPrEx>
          <w:tblW w:w="5000" w:type="pct"/>
          <w:tblInd w:w="0" w:type="dxa"/>
          <w:tblCellMar>
            <w:top w:w="0" w:type="dxa"/>
            <w:left w:w="108" w:type="dxa"/>
            <w:bottom w:w="0" w:type="dxa"/>
            <w:right w:w="108" w:type="dxa"/>
          </w:tblCellMar>
        </w:tblPrEx>
        <w:trPr>
          <w:trHeight w:val="170"/>
        </w:trPr>
        <w:tc>
          <w:tcPr>
            <w:tcW w:w="362" w:type="pct"/>
            <w:vAlign w:val="center"/>
          </w:tcPr>
          <w:p>
            <w:pPr>
              <w:jc w:val="center"/>
              <w:rPr>
                <w:rFonts w:ascii="宋体" w:hAnsi="宋体" w:cs="宋体"/>
                <w:bCs/>
                <w:sz w:val="24"/>
              </w:rPr>
            </w:pPr>
            <w:r>
              <w:rPr>
                <w:rFonts w:ascii="宋体" w:hAnsi="宋体" w:cs="宋体" w:hint="eastAsia"/>
                <w:bCs/>
                <w:sz w:val="24"/>
              </w:rPr>
              <w:t>3</w:t>
            </w:r>
          </w:p>
        </w:tc>
        <w:tc>
          <w:tcPr>
            <w:tcW w:w="1280" w:type="pct"/>
            <w:vMerge/>
            <w:vAlign w:val="center"/>
          </w:tcPr>
          <w:p>
            <w:pPr>
              <w:jc w:val="center"/>
              <w:rPr>
                <w:rFonts w:ascii="宋体" w:hAnsi="宋体" w:cs="宋体"/>
                <w:bCs/>
                <w:sz w:val="24"/>
              </w:rPr>
            </w:pPr>
          </w:p>
        </w:tc>
        <w:tc>
          <w:tcPr>
            <w:tcW w:w="1202" w:type="pct"/>
            <w:vAlign w:val="center"/>
          </w:tcPr>
          <w:p>
            <w:pPr>
              <w:jc w:val="left"/>
              <w:textAlignment w:val="center"/>
              <w:rPr>
                <w:rFonts w:ascii="宋体" w:hAnsi="宋体" w:cs="宋体"/>
                <w:bCs/>
                <w:sz w:val="24"/>
              </w:rPr>
            </w:pPr>
            <w:r>
              <w:rPr>
                <w:rFonts w:ascii="宋体" w:hAnsi="宋体" w:cs="宋体" w:hint="eastAsia"/>
                <w:color w:val="000000"/>
                <w:szCs w:val="21"/>
              </w:rPr>
              <w:t>卷帘</w:t>
            </w:r>
          </w:p>
        </w:tc>
        <w:tc>
          <w:tcPr>
            <w:tcW w:w="546" w:type="pct"/>
            <w:vAlign w:val="center"/>
          </w:tcPr>
          <w:p>
            <w:pPr>
              <w:widowControl/>
              <w:jc w:val="center"/>
              <w:textAlignment w:val="center"/>
              <w:rPr>
                <w:rFonts w:ascii="宋体" w:hAnsi="宋体" w:cs="宋体"/>
                <w:bCs/>
                <w:sz w:val="24"/>
              </w:rPr>
            </w:pPr>
            <w:r>
              <w:rPr>
                <w:rFonts w:ascii="宋体" w:hAnsi="宋体" w:cs="宋体" w:hint="eastAsia"/>
                <w:color w:val="000000"/>
                <w:szCs w:val="21"/>
              </w:rPr>
              <w:t>2641</w:t>
            </w:r>
          </w:p>
        </w:tc>
        <w:tc>
          <w:tcPr>
            <w:tcW w:w="345" w:type="pct"/>
            <w:vAlign w:val="center"/>
          </w:tcPr>
          <w:p>
            <w:pPr>
              <w:jc w:val="center"/>
              <w:rPr>
                <w:rFonts w:ascii="宋体" w:hAnsi="宋体" w:cs="宋体"/>
                <w:bCs/>
                <w:sz w:val="24"/>
              </w:rPr>
            </w:pPr>
            <w:r>
              <w:rPr>
                <w:rFonts w:ascii="宋体" w:hAnsi="宋体" w:cs="宋体" w:hint="eastAsia"/>
                <w:color w:val="000000"/>
                <w:szCs w:val="21"/>
              </w:rPr>
              <w:t>㎡</w:t>
            </w:r>
          </w:p>
        </w:tc>
        <w:tc>
          <w:tcPr>
            <w:tcW w:w="1263" w:type="pct"/>
          </w:tcPr>
          <w:p>
            <w:pPr>
              <w:jc w:val="center"/>
              <w:rPr>
                <w:rFonts w:ascii="宋体" w:hAnsi="宋体" w:cs="宋体"/>
                <w:b/>
                <w:bCs/>
                <w:sz w:val="24"/>
              </w:rPr>
            </w:pPr>
            <w:r>
              <w:rPr>
                <w:rFonts w:ascii="宋体" w:hAnsi="宋体" w:hint="eastAsia"/>
                <w:color w:val="000000"/>
                <w:sz w:val="22"/>
              </w:rPr>
              <w:t>包含所有辅料及配件</w:t>
            </w:r>
          </w:p>
        </w:tc>
      </w:tr>
      <w:tr>
        <w:tblPrEx>
          <w:tblW w:w="5000" w:type="pct"/>
          <w:tblInd w:w="0" w:type="dxa"/>
          <w:tblCellMar>
            <w:top w:w="0" w:type="dxa"/>
            <w:left w:w="108" w:type="dxa"/>
            <w:bottom w:w="0" w:type="dxa"/>
            <w:right w:w="108" w:type="dxa"/>
          </w:tblCellMar>
        </w:tblPrEx>
        <w:trPr>
          <w:trHeight w:val="170"/>
        </w:trPr>
        <w:tc>
          <w:tcPr>
            <w:tcW w:w="362" w:type="pct"/>
            <w:vAlign w:val="center"/>
          </w:tcPr>
          <w:p>
            <w:pPr>
              <w:jc w:val="center"/>
              <w:rPr>
                <w:rFonts w:ascii="宋体" w:hAnsi="宋体" w:cs="宋体"/>
                <w:bCs/>
                <w:sz w:val="24"/>
              </w:rPr>
            </w:pPr>
            <w:r>
              <w:rPr>
                <w:rFonts w:ascii="宋体" w:hAnsi="宋体" w:cs="宋体" w:hint="eastAsia"/>
                <w:bCs/>
                <w:sz w:val="24"/>
              </w:rPr>
              <w:t>4</w:t>
            </w:r>
          </w:p>
        </w:tc>
        <w:tc>
          <w:tcPr>
            <w:tcW w:w="1280" w:type="pct"/>
            <w:vMerge/>
            <w:vAlign w:val="center"/>
          </w:tcPr>
          <w:p>
            <w:pPr>
              <w:jc w:val="center"/>
              <w:rPr>
                <w:rFonts w:ascii="宋体" w:hAnsi="宋体" w:cs="宋体"/>
                <w:bCs/>
                <w:sz w:val="24"/>
              </w:rPr>
            </w:pPr>
          </w:p>
        </w:tc>
        <w:tc>
          <w:tcPr>
            <w:tcW w:w="1202" w:type="pct"/>
            <w:vAlign w:val="center"/>
          </w:tcPr>
          <w:p>
            <w:pPr>
              <w:jc w:val="left"/>
              <w:textAlignment w:val="center"/>
              <w:rPr>
                <w:rFonts w:ascii="宋体" w:hAnsi="宋体" w:cs="宋体"/>
                <w:bCs/>
                <w:sz w:val="24"/>
              </w:rPr>
            </w:pPr>
            <w:r>
              <w:rPr>
                <w:rFonts w:ascii="宋体" w:hAnsi="宋体" w:cs="宋体" w:hint="eastAsia"/>
                <w:color w:val="000000"/>
                <w:szCs w:val="21"/>
              </w:rPr>
              <w:t>吸音窗帘</w:t>
            </w:r>
          </w:p>
        </w:tc>
        <w:tc>
          <w:tcPr>
            <w:tcW w:w="546" w:type="pct"/>
            <w:vAlign w:val="center"/>
          </w:tcPr>
          <w:p>
            <w:pPr>
              <w:widowControl/>
              <w:jc w:val="center"/>
              <w:textAlignment w:val="center"/>
              <w:rPr>
                <w:rFonts w:ascii="宋体" w:hAnsi="宋体" w:cs="宋体"/>
                <w:bCs/>
                <w:sz w:val="24"/>
              </w:rPr>
            </w:pPr>
            <w:r>
              <w:rPr>
                <w:rFonts w:ascii="宋体" w:hAnsi="宋体" w:cs="宋体" w:hint="eastAsia"/>
                <w:color w:val="000000"/>
                <w:szCs w:val="21"/>
              </w:rPr>
              <w:t>121</w:t>
            </w:r>
          </w:p>
        </w:tc>
        <w:tc>
          <w:tcPr>
            <w:tcW w:w="345" w:type="pct"/>
            <w:vAlign w:val="center"/>
          </w:tcPr>
          <w:p>
            <w:pPr>
              <w:jc w:val="center"/>
              <w:rPr>
                <w:rFonts w:ascii="宋体" w:hAnsi="宋体" w:cs="宋体"/>
                <w:bCs/>
                <w:sz w:val="24"/>
              </w:rPr>
            </w:pPr>
            <w:r>
              <w:rPr>
                <w:rFonts w:ascii="宋体" w:hAnsi="宋体" w:cs="宋体" w:hint="eastAsia"/>
                <w:color w:val="000000"/>
                <w:szCs w:val="21"/>
              </w:rPr>
              <w:t>米</w:t>
            </w:r>
          </w:p>
        </w:tc>
        <w:tc>
          <w:tcPr>
            <w:tcW w:w="1263" w:type="pct"/>
          </w:tcPr>
          <w:p>
            <w:pPr>
              <w:jc w:val="center"/>
              <w:rPr>
                <w:rFonts w:ascii="宋体" w:hAnsi="宋体" w:cs="宋体"/>
                <w:b/>
                <w:bCs/>
                <w:color w:val="FF0000"/>
                <w:sz w:val="24"/>
              </w:rPr>
            </w:pPr>
            <w:r>
              <w:rPr>
                <w:rFonts w:ascii="宋体" w:hAnsi="宋体" w:hint="eastAsia"/>
                <w:color w:val="000000"/>
                <w:sz w:val="22"/>
              </w:rPr>
              <w:t>包含所有辅料及配件</w:t>
            </w:r>
          </w:p>
        </w:tc>
      </w:tr>
      <w:tr>
        <w:tblPrEx>
          <w:tblW w:w="5000" w:type="pct"/>
          <w:tblInd w:w="0" w:type="dxa"/>
          <w:tblCellMar>
            <w:top w:w="0" w:type="dxa"/>
            <w:left w:w="108" w:type="dxa"/>
            <w:bottom w:w="0" w:type="dxa"/>
            <w:right w:w="108" w:type="dxa"/>
          </w:tblCellMar>
        </w:tblPrEx>
        <w:trPr>
          <w:trHeight w:val="170"/>
        </w:trPr>
        <w:tc>
          <w:tcPr>
            <w:tcW w:w="362" w:type="pct"/>
            <w:vAlign w:val="center"/>
          </w:tcPr>
          <w:p>
            <w:pPr>
              <w:jc w:val="center"/>
              <w:rPr>
                <w:rFonts w:ascii="宋体" w:hAnsi="宋体" w:cs="宋体"/>
                <w:bCs/>
                <w:sz w:val="24"/>
              </w:rPr>
            </w:pPr>
            <w:r>
              <w:rPr>
                <w:rFonts w:ascii="宋体" w:hAnsi="宋体" w:cs="宋体" w:hint="eastAsia"/>
                <w:bCs/>
                <w:sz w:val="24"/>
              </w:rPr>
              <w:t>5</w:t>
            </w:r>
          </w:p>
        </w:tc>
        <w:tc>
          <w:tcPr>
            <w:tcW w:w="1280" w:type="pct"/>
            <w:vMerge/>
            <w:vAlign w:val="center"/>
          </w:tcPr>
          <w:p>
            <w:pPr>
              <w:jc w:val="center"/>
              <w:rPr>
                <w:rFonts w:ascii="宋体" w:hAnsi="宋体" w:cs="宋体"/>
                <w:bCs/>
                <w:sz w:val="24"/>
              </w:rPr>
            </w:pPr>
          </w:p>
        </w:tc>
        <w:tc>
          <w:tcPr>
            <w:tcW w:w="1202" w:type="pct"/>
            <w:vAlign w:val="center"/>
          </w:tcPr>
          <w:p>
            <w:pPr>
              <w:jc w:val="left"/>
              <w:textAlignment w:val="center"/>
              <w:rPr>
                <w:rFonts w:ascii="宋体" w:hAnsi="宋体" w:cs="宋体"/>
                <w:bCs/>
                <w:sz w:val="24"/>
              </w:rPr>
            </w:pPr>
            <w:r>
              <w:rPr>
                <w:rFonts w:ascii="宋体" w:hAnsi="宋体" w:cs="宋体" w:hint="eastAsia"/>
                <w:color w:val="000000"/>
                <w:szCs w:val="21"/>
              </w:rPr>
              <w:t>布艺窗帘轨道</w:t>
            </w:r>
          </w:p>
        </w:tc>
        <w:tc>
          <w:tcPr>
            <w:tcW w:w="546" w:type="pct"/>
            <w:vAlign w:val="center"/>
          </w:tcPr>
          <w:p>
            <w:pPr>
              <w:widowControl/>
              <w:jc w:val="center"/>
              <w:textAlignment w:val="center"/>
              <w:rPr>
                <w:rFonts w:ascii="宋体" w:hAnsi="宋体" w:cs="宋体"/>
                <w:bCs/>
                <w:sz w:val="24"/>
              </w:rPr>
            </w:pPr>
            <w:r>
              <w:rPr>
                <w:rFonts w:ascii="宋体" w:hAnsi="宋体" w:cs="宋体" w:hint="eastAsia"/>
                <w:color w:val="000000"/>
                <w:szCs w:val="21"/>
              </w:rPr>
              <w:t>768</w:t>
            </w:r>
          </w:p>
        </w:tc>
        <w:tc>
          <w:tcPr>
            <w:tcW w:w="345" w:type="pct"/>
            <w:vAlign w:val="center"/>
          </w:tcPr>
          <w:p>
            <w:pPr>
              <w:jc w:val="center"/>
              <w:rPr>
                <w:rFonts w:ascii="宋体" w:hAnsi="宋体" w:cs="宋体"/>
                <w:bCs/>
                <w:sz w:val="24"/>
              </w:rPr>
            </w:pPr>
            <w:r>
              <w:rPr>
                <w:rFonts w:ascii="宋体" w:hAnsi="宋体" w:cs="宋体" w:hint="eastAsia"/>
                <w:color w:val="000000"/>
                <w:szCs w:val="21"/>
              </w:rPr>
              <w:t>米</w:t>
            </w:r>
          </w:p>
        </w:tc>
        <w:tc>
          <w:tcPr>
            <w:tcW w:w="1263" w:type="pct"/>
          </w:tcPr>
          <w:p>
            <w:pPr>
              <w:jc w:val="center"/>
              <w:rPr>
                <w:rFonts w:ascii="宋体" w:hAnsi="宋体" w:cs="宋体"/>
                <w:b/>
                <w:bCs/>
                <w:color w:val="FF0000"/>
                <w:sz w:val="24"/>
                <w:highlight w:val="yellow"/>
              </w:rPr>
            </w:pPr>
            <w:r>
              <w:rPr>
                <w:rFonts w:ascii="宋体" w:hAnsi="宋体" w:hint="eastAsia"/>
                <w:color w:val="000000"/>
                <w:sz w:val="22"/>
              </w:rPr>
              <w:t>包含所有辅料及配件</w:t>
            </w:r>
          </w:p>
        </w:tc>
      </w:tr>
      <w:tr>
        <w:tblPrEx>
          <w:tblW w:w="5000" w:type="pct"/>
          <w:tblInd w:w="0" w:type="dxa"/>
          <w:tblCellMar>
            <w:top w:w="0" w:type="dxa"/>
            <w:left w:w="108" w:type="dxa"/>
            <w:bottom w:w="0" w:type="dxa"/>
            <w:right w:w="108" w:type="dxa"/>
          </w:tblCellMar>
        </w:tblPrEx>
        <w:trPr>
          <w:trHeight w:val="170"/>
        </w:trPr>
        <w:tc>
          <w:tcPr>
            <w:tcW w:w="362" w:type="pct"/>
            <w:vAlign w:val="center"/>
          </w:tcPr>
          <w:p>
            <w:pPr>
              <w:jc w:val="center"/>
              <w:rPr>
                <w:rFonts w:ascii="宋体" w:hAnsi="宋体" w:cs="宋体"/>
                <w:bCs/>
                <w:sz w:val="24"/>
              </w:rPr>
            </w:pPr>
            <w:r>
              <w:rPr>
                <w:rFonts w:ascii="宋体" w:hAnsi="宋体" w:cs="宋体" w:hint="eastAsia"/>
                <w:bCs/>
                <w:sz w:val="24"/>
              </w:rPr>
              <w:t>6</w:t>
            </w:r>
          </w:p>
        </w:tc>
        <w:tc>
          <w:tcPr>
            <w:tcW w:w="1280" w:type="pct"/>
            <w:vMerge/>
            <w:vAlign w:val="center"/>
          </w:tcPr>
          <w:p>
            <w:pPr>
              <w:jc w:val="center"/>
              <w:rPr>
                <w:rFonts w:ascii="宋体" w:hAnsi="宋体" w:cs="宋体"/>
                <w:bCs/>
                <w:sz w:val="24"/>
              </w:rPr>
            </w:pPr>
          </w:p>
        </w:tc>
        <w:tc>
          <w:tcPr>
            <w:tcW w:w="3357" w:type="pct"/>
            <w:gridSpan w:val="4"/>
            <w:vAlign w:val="center"/>
          </w:tcPr>
          <w:p>
            <w:pPr>
              <w:jc w:val="left"/>
              <w:rPr>
                <w:rFonts w:ascii="宋体" w:hAnsi="宋体" w:cs="宋体"/>
                <w:b/>
                <w:bCs/>
                <w:sz w:val="24"/>
                <w:highlight w:val="yellow"/>
              </w:rPr>
            </w:pPr>
            <w:r>
              <w:rPr>
                <w:rFonts w:ascii="宋体" w:hAnsi="宋体" w:cs="宋体" w:hint="eastAsia"/>
                <w:b/>
                <w:bCs/>
                <w:color w:val="000000"/>
                <w:szCs w:val="21"/>
              </w:rPr>
              <w:t>医疗区窗帘</w:t>
            </w:r>
          </w:p>
        </w:tc>
      </w:tr>
      <w:tr>
        <w:tblPrEx>
          <w:tblW w:w="5000" w:type="pct"/>
          <w:tblInd w:w="0" w:type="dxa"/>
          <w:tblCellMar>
            <w:top w:w="0" w:type="dxa"/>
            <w:left w:w="108" w:type="dxa"/>
            <w:bottom w:w="0" w:type="dxa"/>
            <w:right w:w="108" w:type="dxa"/>
          </w:tblCellMar>
        </w:tblPrEx>
        <w:trPr>
          <w:trHeight w:val="170"/>
        </w:trPr>
        <w:tc>
          <w:tcPr>
            <w:tcW w:w="362" w:type="pct"/>
            <w:vAlign w:val="center"/>
          </w:tcPr>
          <w:p>
            <w:pPr>
              <w:jc w:val="center"/>
              <w:rPr>
                <w:rFonts w:ascii="宋体" w:hAnsi="宋体" w:cs="宋体"/>
                <w:bCs/>
                <w:sz w:val="24"/>
              </w:rPr>
            </w:pPr>
            <w:r>
              <w:rPr>
                <w:rFonts w:ascii="宋体" w:hAnsi="宋体" w:cs="宋体" w:hint="eastAsia"/>
                <w:bCs/>
                <w:sz w:val="24"/>
              </w:rPr>
              <w:t>7</w:t>
            </w:r>
          </w:p>
        </w:tc>
        <w:tc>
          <w:tcPr>
            <w:tcW w:w="1280" w:type="pct"/>
            <w:vMerge/>
          </w:tcPr>
          <w:p>
            <w:pPr>
              <w:jc w:val="center"/>
              <w:rPr>
                <w:rFonts w:ascii="宋体" w:hAnsi="宋体" w:cs="宋体"/>
                <w:bCs/>
                <w:sz w:val="24"/>
              </w:rPr>
            </w:pPr>
          </w:p>
        </w:tc>
        <w:tc>
          <w:tcPr>
            <w:tcW w:w="1202" w:type="pct"/>
            <w:vAlign w:val="center"/>
          </w:tcPr>
          <w:p>
            <w:pPr>
              <w:jc w:val="left"/>
              <w:textAlignment w:val="center"/>
              <w:rPr>
                <w:rFonts w:ascii="宋体" w:hAnsi="宋体" w:cs="宋体"/>
                <w:bCs/>
                <w:sz w:val="24"/>
              </w:rPr>
            </w:pPr>
            <w:r>
              <w:rPr>
                <w:rFonts w:ascii="宋体" w:hAnsi="宋体" w:cs="宋体"/>
                <w:color w:val="000000"/>
                <w:szCs w:val="21"/>
              </w:rPr>
              <w:t>永久性阻燃抑菌抗病毒遮光</w:t>
            </w:r>
            <w:r>
              <w:rPr>
                <w:rFonts w:ascii="宋体" w:hAnsi="宋体" w:cs="宋体" w:hint="eastAsia"/>
                <w:color w:val="000000"/>
                <w:szCs w:val="21"/>
              </w:rPr>
              <w:t>窗帘</w:t>
            </w:r>
          </w:p>
        </w:tc>
        <w:tc>
          <w:tcPr>
            <w:tcW w:w="546" w:type="pct"/>
            <w:vAlign w:val="center"/>
          </w:tcPr>
          <w:p>
            <w:pPr>
              <w:widowControl/>
              <w:jc w:val="center"/>
              <w:textAlignment w:val="center"/>
              <w:rPr>
                <w:rFonts w:ascii="宋体" w:hAnsi="宋体" w:cs="宋体"/>
                <w:bCs/>
                <w:sz w:val="24"/>
              </w:rPr>
            </w:pPr>
            <w:r>
              <w:rPr>
                <w:rFonts w:ascii="宋体" w:hAnsi="宋体" w:cs="宋体" w:hint="eastAsia"/>
                <w:color w:val="000000"/>
                <w:szCs w:val="21"/>
              </w:rPr>
              <w:t>2535</w:t>
            </w:r>
          </w:p>
        </w:tc>
        <w:tc>
          <w:tcPr>
            <w:tcW w:w="345" w:type="pct"/>
            <w:vAlign w:val="center"/>
          </w:tcPr>
          <w:p>
            <w:pPr>
              <w:jc w:val="center"/>
              <w:rPr>
                <w:rFonts w:ascii="宋体" w:hAnsi="宋体" w:cs="宋体"/>
                <w:bCs/>
                <w:sz w:val="24"/>
              </w:rPr>
            </w:pPr>
            <w:r>
              <w:rPr>
                <w:rFonts w:ascii="宋体" w:hAnsi="宋体" w:cs="宋体" w:hint="eastAsia"/>
                <w:color w:val="000000"/>
                <w:szCs w:val="21"/>
              </w:rPr>
              <w:t>米</w:t>
            </w:r>
          </w:p>
        </w:tc>
        <w:tc>
          <w:tcPr>
            <w:tcW w:w="1263" w:type="pct"/>
          </w:tcPr>
          <w:p>
            <w:pPr>
              <w:jc w:val="center"/>
              <w:rPr>
                <w:rFonts w:ascii="宋体" w:hAnsi="宋体" w:cs="宋体"/>
                <w:b/>
                <w:bCs/>
                <w:sz w:val="24"/>
                <w:highlight w:val="yellow"/>
              </w:rPr>
            </w:pPr>
            <w:r>
              <w:rPr>
                <w:rFonts w:ascii="宋体" w:hAnsi="宋体" w:hint="eastAsia"/>
                <w:color w:val="000000"/>
                <w:sz w:val="22"/>
              </w:rPr>
              <w:t>包含所有辅料及配件</w:t>
            </w:r>
          </w:p>
        </w:tc>
      </w:tr>
      <w:tr>
        <w:tblPrEx>
          <w:tblW w:w="5000" w:type="pct"/>
          <w:tblInd w:w="0" w:type="dxa"/>
          <w:tblCellMar>
            <w:top w:w="0" w:type="dxa"/>
            <w:left w:w="108" w:type="dxa"/>
            <w:bottom w:w="0" w:type="dxa"/>
            <w:right w:w="108" w:type="dxa"/>
          </w:tblCellMar>
        </w:tblPrEx>
        <w:trPr>
          <w:trHeight w:val="170"/>
        </w:trPr>
        <w:tc>
          <w:tcPr>
            <w:tcW w:w="362" w:type="pct"/>
            <w:vAlign w:val="center"/>
          </w:tcPr>
          <w:p>
            <w:pPr>
              <w:jc w:val="center"/>
              <w:rPr>
                <w:rFonts w:ascii="宋体" w:hAnsi="宋体" w:cs="宋体"/>
                <w:bCs/>
                <w:sz w:val="24"/>
              </w:rPr>
            </w:pPr>
            <w:r>
              <w:rPr>
                <w:rFonts w:ascii="宋体" w:hAnsi="宋体" w:cs="宋体" w:hint="eastAsia"/>
                <w:bCs/>
                <w:sz w:val="24"/>
              </w:rPr>
              <w:t>8</w:t>
            </w:r>
          </w:p>
        </w:tc>
        <w:tc>
          <w:tcPr>
            <w:tcW w:w="1280" w:type="pct"/>
            <w:vMerge/>
          </w:tcPr>
          <w:p>
            <w:pPr>
              <w:jc w:val="center"/>
              <w:rPr>
                <w:rFonts w:ascii="宋体" w:hAnsi="宋体" w:cs="宋体"/>
                <w:bCs/>
                <w:sz w:val="24"/>
              </w:rPr>
            </w:pPr>
          </w:p>
        </w:tc>
        <w:tc>
          <w:tcPr>
            <w:tcW w:w="1202" w:type="pct"/>
            <w:vAlign w:val="center"/>
          </w:tcPr>
          <w:p>
            <w:pPr>
              <w:jc w:val="left"/>
              <w:textAlignment w:val="center"/>
              <w:rPr>
                <w:rFonts w:ascii="宋体" w:hAnsi="宋体" w:cs="宋体"/>
                <w:bCs/>
                <w:sz w:val="24"/>
              </w:rPr>
            </w:pPr>
            <w:r>
              <w:rPr>
                <w:rFonts w:ascii="宋体" w:hAnsi="宋体" w:cs="宋体"/>
                <w:color w:val="000000"/>
                <w:szCs w:val="21"/>
              </w:rPr>
              <w:t>抑菌抗病毒卷帘</w:t>
            </w:r>
          </w:p>
        </w:tc>
        <w:tc>
          <w:tcPr>
            <w:tcW w:w="546" w:type="pct"/>
            <w:vAlign w:val="center"/>
          </w:tcPr>
          <w:p>
            <w:pPr>
              <w:widowControl/>
              <w:jc w:val="center"/>
              <w:textAlignment w:val="center"/>
              <w:rPr>
                <w:rFonts w:ascii="宋体" w:hAnsi="宋体" w:cs="宋体"/>
                <w:bCs/>
                <w:sz w:val="24"/>
              </w:rPr>
            </w:pPr>
            <w:r>
              <w:rPr>
                <w:rFonts w:ascii="宋体" w:hAnsi="宋体" w:cs="宋体" w:hint="eastAsia"/>
                <w:color w:val="000000"/>
                <w:szCs w:val="21"/>
              </w:rPr>
              <w:t>332</w:t>
            </w:r>
          </w:p>
        </w:tc>
        <w:tc>
          <w:tcPr>
            <w:tcW w:w="345" w:type="pct"/>
            <w:vAlign w:val="center"/>
          </w:tcPr>
          <w:p>
            <w:pPr>
              <w:jc w:val="center"/>
              <w:rPr>
                <w:rFonts w:ascii="宋体" w:hAnsi="宋体" w:cs="宋体"/>
                <w:bCs/>
                <w:sz w:val="24"/>
              </w:rPr>
            </w:pPr>
            <w:r>
              <w:rPr>
                <w:rFonts w:ascii="宋体" w:hAnsi="宋体" w:cs="宋体" w:hint="eastAsia"/>
                <w:color w:val="000000"/>
                <w:szCs w:val="21"/>
              </w:rPr>
              <w:t>㎡</w:t>
            </w:r>
          </w:p>
        </w:tc>
        <w:tc>
          <w:tcPr>
            <w:tcW w:w="1263" w:type="pct"/>
          </w:tcPr>
          <w:p>
            <w:pPr>
              <w:jc w:val="center"/>
              <w:rPr>
                <w:rFonts w:ascii="宋体" w:hAnsi="宋体" w:cs="宋体"/>
                <w:b/>
                <w:bCs/>
                <w:sz w:val="24"/>
                <w:highlight w:val="yellow"/>
              </w:rPr>
            </w:pPr>
            <w:r>
              <w:rPr>
                <w:rFonts w:ascii="宋体" w:hAnsi="宋体" w:hint="eastAsia"/>
                <w:color w:val="000000"/>
                <w:sz w:val="22"/>
              </w:rPr>
              <w:t>包含所有辅料及配件</w:t>
            </w:r>
          </w:p>
        </w:tc>
      </w:tr>
      <w:tr>
        <w:tblPrEx>
          <w:tblW w:w="5000" w:type="pct"/>
          <w:tblInd w:w="0" w:type="dxa"/>
          <w:tblCellMar>
            <w:top w:w="0" w:type="dxa"/>
            <w:left w:w="108" w:type="dxa"/>
            <w:bottom w:w="0" w:type="dxa"/>
            <w:right w:w="108" w:type="dxa"/>
          </w:tblCellMar>
        </w:tblPrEx>
        <w:trPr>
          <w:trHeight w:val="170"/>
        </w:trPr>
        <w:tc>
          <w:tcPr>
            <w:tcW w:w="362" w:type="pct"/>
            <w:vAlign w:val="center"/>
          </w:tcPr>
          <w:p>
            <w:pPr>
              <w:jc w:val="center"/>
              <w:rPr>
                <w:rFonts w:ascii="宋体" w:hAnsi="宋体" w:cs="宋体"/>
                <w:bCs/>
                <w:sz w:val="24"/>
              </w:rPr>
            </w:pPr>
            <w:r>
              <w:rPr>
                <w:rFonts w:ascii="宋体" w:hAnsi="宋体" w:cs="宋体" w:hint="eastAsia"/>
                <w:bCs/>
                <w:sz w:val="24"/>
              </w:rPr>
              <w:t>9</w:t>
            </w:r>
          </w:p>
        </w:tc>
        <w:tc>
          <w:tcPr>
            <w:tcW w:w="1280" w:type="pct"/>
            <w:vMerge/>
          </w:tcPr>
          <w:p>
            <w:pPr>
              <w:jc w:val="center"/>
              <w:rPr>
                <w:rFonts w:ascii="宋体" w:hAnsi="宋体" w:cs="宋体"/>
                <w:bCs/>
                <w:sz w:val="24"/>
              </w:rPr>
            </w:pPr>
          </w:p>
        </w:tc>
        <w:tc>
          <w:tcPr>
            <w:tcW w:w="1202" w:type="pct"/>
            <w:vAlign w:val="center"/>
          </w:tcPr>
          <w:p>
            <w:pPr>
              <w:jc w:val="left"/>
              <w:textAlignment w:val="center"/>
              <w:rPr>
                <w:rFonts w:ascii="宋体" w:hAnsi="宋体" w:cs="宋体"/>
                <w:bCs/>
                <w:sz w:val="24"/>
              </w:rPr>
            </w:pPr>
            <w:r>
              <w:rPr>
                <w:rFonts w:ascii="宋体" w:hAnsi="宋体" w:cs="宋体"/>
                <w:color w:val="000000"/>
                <w:szCs w:val="21"/>
              </w:rPr>
              <w:t>医用永久性阻燃抑菌抗病毒隔帘</w:t>
            </w:r>
          </w:p>
        </w:tc>
        <w:tc>
          <w:tcPr>
            <w:tcW w:w="546" w:type="pct"/>
            <w:vAlign w:val="center"/>
          </w:tcPr>
          <w:p>
            <w:pPr>
              <w:widowControl/>
              <w:jc w:val="center"/>
              <w:textAlignment w:val="center"/>
              <w:rPr>
                <w:rFonts w:ascii="宋体" w:hAnsi="宋体" w:cs="宋体"/>
                <w:bCs/>
                <w:sz w:val="24"/>
              </w:rPr>
            </w:pPr>
            <w:r>
              <w:rPr>
                <w:rFonts w:ascii="宋体" w:hAnsi="宋体" w:cs="宋体" w:hint="eastAsia"/>
                <w:color w:val="000000"/>
                <w:szCs w:val="21"/>
              </w:rPr>
              <w:t>7464</w:t>
            </w:r>
          </w:p>
        </w:tc>
        <w:tc>
          <w:tcPr>
            <w:tcW w:w="345" w:type="pct"/>
            <w:vAlign w:val="center"/>
          </w:tcPr>
          <w:p>
            <w:pPr>
              <w:jc w:val="center"/>
              <w:rPr>
                <w:rFonts w:ascii="宋体" w:hAnsi="宋体" w:cs="宋体"/>
                <w:bCs/>
                <w:sz w:val="24"/>
              </w:rPr>
            </w:pPr>
            <w:r>
              <w:rPr>
                <w:rFonts w:ascii="宋体" w:hAnsi="宋体" w:cs="宋体" w:hint="eastAsia"/>
                <w:color w:val="000000"/>
                <w:szCs w:val="21"/>
              </w:rPr>
              <w:t>米</w:t>
            </w:r>
          </w:p>
        </w:tc>
        <w:tc>
          <w:tcPr>
            <w:tcW w:w="1263" w:type="pct"/>
          </w:tcPr>
          <w:p>
            <w:pPr>
              <w:jc w:val="center"/>
              <w:rPr>
                <w:rFonts w:ascii="宋体" w:hAnsi="宋体" w:cs="宋体"/>
                <w:b/>
                <w:bCs/>
                <w:sz w:val="24"/>
                <w:highlight w:val="yellow"/>
              </w:rPr>
            </w:pPr>
            <w:r>
              <w:rPr>
                <w:rFonts w:ascii="宋体" w:hAnsi="宋体" w:hint="eastAsia"/>
                <w:color w:val="000000"/>
                <w:sz w:val="22"/>
              </w:rPr>
              <w:t>包含所有辅料及配件</w:t>
            </w:r>
          </w:p>
        </w:tc>
      </w:tr>
      <w:tr>
        <w:tblPrEx>
          <w:tblW w:w="5000" w:type="pct"/>
          <w:tblInd w:w="0" w:type="dxa"/>
          <w:tblCellMar>
            <w:top w:w="0" w:type="dxa"/>
            <w:left w:w="108" w:type="dxa"/>
            <w:bottom w:w="0" w:type="dxa"/>
            <w:right w:w="108" w:type="dxa"/>
          </w:tblCellMar>
        </w:tblPrEx>
        <w:trPr>
          <w:trHeight w:val="472"/>
        </w:trPr>
        <w:tc>
          <w:tcPr>
            <w:tcW w:w="362" w:type="pct"/>
            <w:vAlign w:val="center"/>
          </w:tcPr>
          <w:p>
            <w:pPr>
              <w:jc w:val="center"/>
              <w:rPr>
                <w:rFonts w:ascii="宋体" w:hAnsi="宋体" w:cs="宋体"/>
                <w:bCs/>
                <w:sz w:val="24"/>
              </w:rPr>
            </w:pPr>
            <w:r>
              <w:rPr>
                <w:rFonts w:ascii="宋体" w:hAnsi="宋体" w:cs="宋体" w:hint="eastAsia"/>
                <w:bCs/>
                <w:sz w:val="24"/>
              </w:rPr>
              <w:t>10</w:t>
            </w:r>
          </w:p>
        </w:tc>
        <w:tc>
          <w:tcPr>
            <w:tcW w:w="1280" w:type="pct"/>
            <w:vMerge/>
          </w:tcPr>
          <w:p>
            <w:pPr>
              <w:jc w:val="center"/>
              <w:rPr>
                <w:rFonts w:ascii="宋体" w:hAnsi="宋体" w:cs="宋体"/>
                <w:bCs/>
                <w:sz w:val="24"/>
              </w:rPr>
            </w:pPr>
          </w:p>
        </w:tc>
        <w:tc>
          <w:tcPr>
            <w:tcW w:w="1202" w:type="pct"/>
            <w:vAlign w:val="center"/>
          </w:tcPr>
          <w:p>
            <w:pPr>
              <w:jc w:val="left"/>
              <w:textAlignment w:val="center"/>
              <w:rPr>
                <w:rFonts w:ascii="宋体" w:hAnsi="宋体" w:cs="宋体"/>
                <w:bCs/>
                <w:sz w:val="24"/>
              </w:rPr>
            </w:pPr>
            <w:r>
              <w:rPr>
                <w:rFonts w:ascii="宋体" w:hAnsi="宋体" w:cs="宋体" w:hint="eastAsia"/>
                <w:color w:val="000000"/>
                <w:szCs w:val="21"/>
              </w:rPr>
              <w:t>医用隔帘滑珠</w:t>
            </w:r>
          </w:p>
        </w:tc>
        <w:tc>
          <w:tcPr>
            <w:tcW w:w="546" w:type="pct"/>
            <w:vAlign w:val="center"/>
          </w:tcPr>
          <w:p>
            <w:pPr>
              <w:widowControl/>
              <w:jc w:val="center"/>
              <w:textAlignment w:val="center"/>
              <w:rPr>
                <w:rFonts w:ascii="宋体" w:hAnsi="宋体" w:cs="宋体"/>
                <w:bCs/>
                <w:sz w:val="24"/>
              </w:rPr>
            </w:pPr>
            <w:r>
              <w:rPr>
                <w:rFonts w:ascii="宋体" w:hAnsi="宋体" w:cs="宋体" w:hint="eastAsia"/>
                <w:color w:val="000000"/>
                <w:szCs w:val="21"/>
              </w:rPr>
              <w:t>14297</w:t>
            </w:r>
          </w:p>
        </w:tc>
        <w:tc>
          <w:tcPr>
            <w:tcW w:w="345" w:type="pct"/>
            <w:vAlign w:val="center"/>
          </w:tcPr>
          <w:p>
            <w:pPr>
              <w:jc w:val="center"/>
              <w:rPr>
                <w:rFonts w:ascii="宋体" w:hAnsi="宋体" w:cs="宋体"/>
                <w:bCs/>
                <w:sz w:val="24"/>
              </w:rPr>
            </w:pPr>
            <w:r>
              <w:rPr>
                <w:rFonts w:ascii="宋体" w:hAnsi="宋体" w:cs="宋体" w:hint="eastAsia"/>
                <w:color w:val="000000"/>
                <w:szCs w:val="21"/>
              </w:rPr>
              <w:t>个</w:t>
            </w:r>
          </w:p>
        </w:tc>
        <w:tc>
          <w:tcPr>
            <w:tcW w:w="1263" w:type="pct"/>
          </w:tcPr>
          <w:p>
            <w:pPr>
              <w:jc w:val="center"/>
              <w:rPr>
                <w:rFonts w:ascii="宋体" w:hAnsi="宋体" w:cs="宋体"/>
                <w:b/>
                <w:bCs/>
                <w:sz w:val="24"/>
                <w:highlight w:val="yellow"/>
              </w:rPr>
            </w:pPr>
            <w:r>
              <w:rPr>
                <w:rFonts w:ascii="宋体" w:hAnsi="宋体" w:hint="eastAsia"/>
                <w:color w:val="000000"/>
                <w:sz w:val="22"/>
              </w:rPr>
              <w:t>包含所有辅料及配件</w:t>
            </w:r>
          </w:p>
        </w:tc>
      </w:tr>
      <w:tr>
        <w:tblPrEx>
          <w:tblW w:w="5000" w:type="pct"/>
          <w:tblInd w:w="0" w:type="dxa"/>
          <w:tblCellMar>
            <w:top w:w="0" w:type="dxa"/>
            <w:left w:w="108" w:type="dxa"/>
            <w:bottom w:w="0" w:type="dxa"/>
            <w:right w:w="108" w:type="dxa"/>
          </w:tblCellMar>
        </w:tblPrEx>
        <w:trPr>
          <w:trHeight w:val="472"/>
        </w:trPr>
        <w:tc>
          <w:tcPr>
            <w:tcW w:w="362" w:type="pct"/>
            <w:vAlign w:val="center"/>
          </w:tcPr>
          <w:p>
            <w:pPr>
              <w:jc w:val="center"/>
              <w:rPr>
                <w:rFonts w:ascii="宋体" w:hAnsi="宋体" w:cs="宋体"/>
                <w:bCs/>
                <w:sz w:val="24"/>
              </w:rPr>
            </w:pPr>
            <w:r>
              <w:rPr>
                <w:rFonts w:ascii="宋体" w:hAnsi="宋体" w:cs="宋体" w:hint="eastAsia"/>
                <w:bCs/>
                <w:sz w:val="24"/>
              </w:rPr>
              <w:t>11</w:t>
            </w:r>
          </w:p>
        </w:tc>
        <w:tc>
          <w:tcPr>
            <w:tcW w:w="1280" w:type="pct"/>
            <w:vMerge/>
          </w:tcPr>
          <w:p>
            <w:pPr>
              <w:jc w:val="center"/>
              <w:rPr>
                <w:rFonts w:ascii="宋体" w:hAnsi="宋体" w:cs="宋体"/>
                <w:bCs/>
                <w:sz w:val="24"/>
              </w:rPr>
            </w:pPr>
          </w:p>
        </w:tc>
        <w:tc>
          <w:tcPr>
            <w:tcW w:w="1202" w:type="pct"/>
            <w:vAlign w:val="center"/>
          </w:tcPr>
          <w:p>
            <w:pPr>
              <w:jc w:val="left"/>
              <w:textAlignment w:val="center"/>
              <w:rPr>
                <w:rFonts w:ascii="宋体" w:hAnsi="宋体" w:cs="宋体"/>
                <w:sz w:val="24"/>
              </w:rPr>
            </w:pPr>
            <w:r>
              <w:rPr>
                <w:rFonts w:ascii="宋体" w:hAnsi="宋体" w:cs="宋体" w:hint="eastAsia"/>
                <w:color w:val="000000"/>
                <w:szCs w:val="21"/>
              </w:rPr>
              <w:t>医用输液吊杆</w:t>
            </w:r>
          </w:p>
        </w:tc>
        <w:tc>
          <w:tcPr>
            <w:tcW w:w="546" w:type="pct"/>
            <w:vAlign w:val="center"/>
          </w:tcPr>
          <w:p>
            <w:pPr>
              <w:widowControl/>
              <w:jc w:val="center"/>
              <w:textAlignment w:val="center"/>
              <w:rPr>
                <w:rFonts w:ascii="宋体" w:hAnsi="宋体" w:cs="宋体"/>
                <w:bCs/>
                <w:sz w:val="24"/>
              </w:rPr>
            </w:pPr>
            <w:r>
              <w:rPr>
                <w:rFonts w:ascii="宋体" w:hAnsi="宋体" w:cs="宋体" w:hint="eastAsia"/>
                <w:color w:val="000000"/>
                <w:szCs w:val="21"/>
              </w:rPr>
              <w:t>492</w:t>
            </w:r>
          </w:p>
        </w:tc>
        <w:tc>
          <w:tcPr>
            <w:tcW w:w="345" w:type="pct"/>
            <w:vAlign w:val="center"/>
          </w:tcPr>
          <w:p>
            <w:pPr>
              <w:jc w:val="center"/>
              <w:rPr>
                <w:rFonts w:ascii="宋体" w:hAnsi="宋体" w:cs="宋体"/>
                <w:bCs/>
                <w:sz w:val="24"/>
              </w:rPr>
            </w:pPr>
            <w:r>
              <w:rPr>
                <w:rFonts w:ascii="宋体" w:hAnsi="宋体" w:cs="宋体" w:hint="eastAsia"/>
                <w:color w:val="000000"/>
                <w:szCs w:val="21"/>
              </w:rPr>
              <w:t>套</w:t>
            </w:r>
          </w:p>
        </w:tc>
        <w:tc>
          <w:tcPr>
            <w:tcW w:w="1263" w:type="pct"/>
          </w:tcPr>
          <w:p>
            <w:pPr>
              <w:jc w:val="center"/>
              <w:rPr>
                <w:rFonts w:ascii="宋体" w:hAnsi="宋体" w:cs="宋体"/>
                <w:b/>
                <w:bCs/>
                <w:sz w:val="24"/>
                <w:highlight w:val="yellow"/>
              </w:rPr>
            </w:pPr>
            <w:r>
              <w:rPr>
                <w:rFonts w:ascii="宋体" w:hAnsi="宋体" w:hint="eastAsia"/>
                <w:color w:val="000000"/>
                <w:sz w:val="22"/>
              </w:rPr>
              <w:t>包含所有辅料及配件</w:t>
            </w:r>
          </w:p>
        </w:tc>
      </w:tr>
    </w:tbl>
    <w:p>
      <w:pPr>
        <w:ind w:firstLine="420" w:firstLineChars="200"/>
        <w:rPr>
          <w:rFonts w:ascii="宋体" w:hAnsi="宋体" w:cs="宋体"/>
          <w:b/>
          <w:color w:val="FF0000"/>
          <w:sz w:val="24"/>
        </w:rPr>
      </w:pPr>
      <w:r>
        <w:rPr>
          <w:rFonts w:ascii="宋体" w:hAnsi="宋体" w:cs="宋体" w:hint="eastAsia"/>
          <w:b/>
          <w:color w:val="FF0000"/>
          <w:sz w:val="24"/>
        </w:rPr>
        <w:t xml:space="preserve">备注：1.备注栏注明“拒绝进口”的产品不接受投标人选用进口产品参与投标；注明“接受进口”的产品允许投标人选用进口产品参与投标，但不排斥国内产品。 </w:t>
      </w:r>
    </w:p>
    <w:p>
      <w:pPr>
        <w:ind w:firstLine="420" w:firstLineChars="200"/>
        <w:rPr>
          <w:rFonts w:ascii="宋体" w:hAnsi="宋体" w:cs="宋体"/>
          <w:b/>
          <w:color w:val="FF0000"/>
          <w:sz w:val="24"/>
        </w:rPr>
      </w:pPr>
      <w:r>
        <w:rPr>
          <w:rFonts w:ascii="宋体" w:hAnsi="宋体" w:cs="宋体" w:hint="eastAsia"/>
          <w:b/>
          <w:color w:val="FF0000"/>
          <w:sz w:val="24"/>
        </w:rPr>
        <w:t>2、进口产品是指通过海关验放进入中国境内且产自关境外的产品。即所谓进口产品是指制造过程均在国外，如果产品在国内组装，其中的零部件（包括核心部件）是进口产品，则应当视为非进口产品。采用“接受进口”的产品优先采购向我国企业转让技术、与我国企业签订消化吸收再创新方案的供应商的进口产品，相关内容以财库〔2007〕119 号文和财办库〔2008〕248 号文的相关规定为准。</w:t>
      </w:r>
    </w:p>
    <w:p>
      <w:pPr>
        <w:ind w:firstLine="412" w:firstLineChars="196"/>
        <w:rPr>
          <w:rFonts w:ascii="宋体" w:hAnsi="宋体" w:cs="宋体"/>
          <w:color w:val="FF0000"/>
          <w:sz w:val="24"/>
        </w:rPr>
      </w:pPr>
      <w:r>
        <w:rPr>
          <w:rFonts w:ascii="宋体" w:hAnsi="宋体" w:cs="宋体" w:hint="eastAsia"/>
          <w:b/>
          <w:color w:val="FF0000"/>
          <w:sz w:val="24"/>
        </w:rPr>
        <w:t>3、本项目核心产品为：</w:t>
      </w:r>
      <w:r>
        <w:rPr>
          <w:rFonts w:ascii="宋体" w:hAnsi="宋体" w:cs="宋体"/>
          <w:b/>
          <w:color w:val="FF0000"/>
          <w:sz w:val="24"/>
          <w:highlight w:val="yellow"/>
          <w:u w:val="single"/>
        </w:rPr>
        <w:t>永久性阻燃抑菌抗病毒遮光</w:t>
      </w:r>
      <w:r>
        <w:rPr>
          <w:rFonts w:ascii="宋体" w:hAnsi="宋体" w:cs="宋体" w:hint="eastAsia"/>
          <w:b/>
          <w:color w:val="FF0000"/>
          <w:sz w:val="24"/>
          <w:highlight w:val="yellow"/>
          <w:u w:val="single"/>
        </w:rPr>
        <w:t>窗帘</w:t>
      </w:r>
      <w:r>
        <w:rPr>
          <w:rFonts w:ascii="宋体" w:hAnsi="宋体" w:cs="宋体" w:hint="eastAsia"/>
          <w:b/>
          <w:color w:val="FF0000"/>
          <w:sz w:val="24"/>
        </w:rPr>
        <w:t>。</w:t>
      </w:r>
    </w:p>
    <w:p>
      <w:pPr>
        <w:ind w:firstLine="420" w:firstLineChars="200"/>
        <w:rPr>
          <w:rFonts w:ascii="宋体" w:hAnsi="宋体" w:cs="宋体"/>
          <w:b/>
          <w:color w:val="FF0000"/>
          <w:sz w:val="24"/>
        </w:rPr>
      </w:pPr>
    </w:p>
    <w:p>
      <w:pPr>
        <w:rPr>
          <w:rFonts w:ascii="宋体" w:hAnsi="宋体" w:cs="宋体"/>
          <w:b/>
          <w:color w:val="FF0000"/>
          <w:sz w:val="24"/>
        </w:rPr>
      </w:pPr>
      <w:bookmarkEnd w:id="38"/>
    </w:p>
    <w:p>
      <w:pPr>
        <w:keepNext/>
        <w:keepLines/>
        <w:adjustRightInd w:val="0"/>
        <w:spacing w:before="120" w:beforeLines="50" w:after="120" w:afterLines="50"/>
        <w:jc w:val="center"/>
        <w:textAlignment w:val="baseline"/>
        <w:outlineLvl w:val="1"/>
        <w:rPr>
          <w:rFonts w:ascii="宋体" w:hAnsi="宋体" w:cs="宋体"/>
          <w:b/>
          <w:bCs/>
          <w:kern w:val="0"/>
          <w:sz w:val="24"/>
        </w:rPr>
      </w:pPr>
      <w:r>
        <w:rPr>
          <w:rFonts w:ascii="宋体" w:hAnsi="宋体" w:cs="宋体" w:hint="eastAsia"/>
          <w:b/>
          <w:bCs/>
          <w:kern w:val="0"/>
          <w:sz w:val="24"/>
        </w:rPr>
        <w:t>三、实质性条款</w:t>
      </w:r>
    </w:p>
    <w:tbl>
      <w:tblPr>
        <w:tblStyle w:val="TableNormal"/>
        <w:tblW w:w="4999"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733"/>
        <w:gridCol w:w="7794"/>
      </w:tblGrid>
      <w:tr>
        <w:tblPrEx>
          <w:tblW w:w="4999"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c>
          <w:tcPr>
            <w:tcW w:w="430" w:type="pct"/>
            <w:vAlign w:val="center"/>
          </w:tcPr>
          <w:p>
            <w:pPr>
              <w:adjustRightInd w:val="0"/>
              <w:snapToGrid w:val="0"/>
              <w:spacing w:line="360" w:lineRule="auto"/>
              <w:jc w:val="center"/>
              <w:rPr>
                <w:rFonts w:ascii="宋体" w:hAnsi="宋体" w:cs="宋体"/>
                <w:kern w:val="0"/>
                <w:sz w:val="24"/>
              </w:rPr>
            </w:pPr>
            <w:r>
              <w:rPr>
                <w:rFonts w:ascii="宋体" w:hAnsi="宋体" w:cs="宋体" w:hint="eastAsia"/>
                <w:kern w:val="0"/>
                <w:sz w:val="24"/>
              </w:rPr>
              <w:t>序号</w:t>
            </w:r>
          </w:p>
        </w:tc>
        <w:tc>
          <w:tcPr>
            <w:tcW w:w="4569" w:type="pct"/>
            <w:vAlign w:val="center"/>
          </w:tcPr>
          <w:p>
            <w:pPr>
              <w:adjustRightInd w:val="0"/>
              <w:snapToGrid w:val="0"/>
              <w:spacing w:line="360" w:lineRule="auto"/>
              <w:jc w:val="center"/>
              <w:rPr>
                <w:rFonts w:ascii="宋体" w:hAnsi="宋体" w:cs="宋体"/>
                <w:kern w:val="0"/>
                <w:sz w:val="24"/>
              </w:rPr>
            </w:pPr>
            <w:r>
              <w:rPr>
                <w:rFonts w:ascii="宋体" w:hAnsi="宋体" w:cs="宋体" w:hint="eastAsia"/>
                <w:kern w:val="0"/>
                <w:sz w:val="24"/>
              </w:rPr>
              <w:t>实质性条款具体内容</w:t>
            </w:r>
          </w:p>
        </w:tc>
      </w:tr>
      <w:tr>
        <w:tblPrEx>
          <w:tblW w:w="4999" w:type="pct"/>
          <w:tblInd w:w="0" w:type="dxa"/>
          <w:tblCellMar>
            <w:top w:w="0" w:type="dxa"/>
            <w:left w:w="108" w:type="dxa"/>
            <w:bottom w:w="0" w:type="dxa"/>
            <w:right w:w="108" w:type="dxa"/>
          </w:tblCellMar>
        </w:tblPrEx>
        <w:tc>
          <w:tcPr>
            <w:tcW w:w="430" w:type="pct"/>
          </w:tcPr>
          <w:p>
            <w:pPr>
              <w:adjustRightInd w:val="0"/>
              <w:snapToGrid w:val="0"/>
              <w:spacing w:line="360" w:lineRule="auto"/>
              <w:jc w:val="center"/>
              <w:rPr>
                <w:rFonts w:ascii="宋体" w:hAnsi="宋体" w:cs="宋体"/>
                <w:kern w:val="0"/>
                <w:sz w:val="24"/>
              </w:rPr>
            </w:pPr>
            <w:r>
              <w:rPr>
                <w:rFonts w:ascii="宋体" w:hAnsi="宋体" w:cs="宋体" w:hint="eastAsia"/>
                <w:kern w:val="0"/>
                <w:sz w:val="24"/>
              </w:rPr>
              <w:t>1</w:t>
            </w:r>
          </w:p>
        </w:tc>
        <w:tc>
          <w:tcPr>
            <w:tcW w:w="4569" w:type="pct"/>
          </w:tcPr>
          <w:p>
            <w:pPr>
              <w:adjustRightInd w:val="0"/>
              <w:snapToGrid w:val="0"/>
              <w:spacing w:line="360" w:lineRule="auto"/>
              <w:rPr>
                <w:rFonts w:ascii="宋体" w:hAnsi="宋体" w:cs="宋体"/>
                <w:kern w:val="0"/>
                <w:sz w:val="24"/>
              </w:rPr>
            </w:pPr>
            <w:r>
              <w:rPr>
                <w:rFonts w:ascii="宋体" w:hAnsi="宋体" w:cs="宋体" w:hint="eastAsia"/>
                <w:kern w:val="0"/>
                <w:sz w:val="24"/>
              </w:rPr>
              <w:t>★免费保修期：</w:t>
            </w:r>
            <w:r>
              <w:rPr>
                <w:rFonts w:hint="eastAsia"/>
                <w:sz w:val="24"/>
              </w:rPr>
              <w:t>产品全部验收合格后，中标人向采购人免费提供1年上门保修服务</w:t>
            </w:r>
            <w:r>
              <w:rPr>
                <w:rFonts w:ascii="宋体" w:hAnsi="宋体" w:hint="eastAsia"/>
                <w:bCs/>
                <w:color w:val="000000"/>
                <w:sz w:val="24"/>
              </w:rPr>
              <w:t>，产品保修期自验收合格之日起算。</w:t>
            </w:r>
            <w:r>
              <w:rPr>
                <w:rFonts w:hint="eastAsia"/>
                <w:sz w:val="24"/>
              </w:rPr>
              <w:t>保修承担方为：中标人，技术支持方为：中标人。免费保修期内，所有货物保修服务方式均为中标人派员到采购人货物使用现场进行保修，保修期内产生的一切费用均由中标人承担（含需要返原厂修理的所有费用）。</w:t>
            </w:r>
          </w:p>
        </w:tc>
      </w:tr>
      <w:tr>
        <w:tblPrEx>
          <w:tblW w:w="4999" w:type="pct"/>
          <w:tblInd w:w="0" w:type="dxa"/>
          <w:tblCellMar>
            <w:top w:w="0" w:type="dxa"/>
            <w:left w:w="108" w:type="dxa"/>
            <w:bottom w:w="0" w:type="dxa"/>
            <w:right w:w="108" w:type="dxa"/>
          </w:tblCellMar>
        </w:tblPrEx>
        <w:tc>
          <w:tcPr>
            <w:tcW w:w="430" w:type="pct"/>
          </w:tcPr>
          <w:p>
            <w:pPr>
              <w:adjustRightInd w:val="0"/>
              <w:snapToGrid w:val="0"/>
              <w:spacing w:line="360" w:lineRule="auto"/>
              <w:jc w:val="center"/>
              <w:rPr>
                <w:rFonts w:ascii="宋体" w:hAnsi="宋体" w:cs="宋体"/>
                <w:kern w:val="0"/>
                <w:sz w:val="24"/>
              </w:rPr>
            </w:pPr>
            <w:r>
              <w:rPr>
                <w:rFonts w:ascii="宋体" w:hAnsi="宋体" w:cs="宋体" w:hint="eastAsia"/>
                <w:kern w:val="0"/>
                <w:sz w:val="24"/>
              </w:rPr>
              <w:t>2</w:t>
            </w:r>
          </w:p>
        </w:tc>
        <w:tc>
          <w:tcPr>
            <w:tcW w:w="4569" w:type="pct"/>
          </w:tcPr>
          <w:p>
            <w:pPr>
              <w:adjustRightInd w:val="0"/>
              <w:snapToGrid w:val="0"/>
              <w:spacing w:line="360" w:lineRule="auto"/>
              <w:rPr>
                <w:rFonts w:ascii="宋体" w:hAnsi="宋体" w:cs="宋体"/>
                <w:kern w:val="0"/>
                <w:sz w:val="24"/>
              </w:rPr>
            </w:pPr>
            <w:r>
              <w:rPr>
                <w:rFonts w:ascii="宋体" w:hAnsi="宋体" w:cs="宋体" w:hint="eastAsia"/>
                <w:kern w:val="0"/>
                <w:sz w:val="24"/>
              </w:rPr>
              <w:t>★保修期内年度维护保养；中标人应定期对产品进行预维护保养，每半年1次，以防患于未然。在整个产品使用过程中，中标人帮助采购人解决在应用过程中遇到的各种技术问题。</w:t>
            </w:r>
          </w:p>
        </w:tc>
      </w:tr>
      <w:tr>
        <w:tblPrEx>
          <w:tblW w:w="4999" w:type="pct"/>
          <w:tblInd w:w="0" w:type="dxa"/>
          <w:tblCellMar>
            <w:top w:w="0" w:type="dxa"/>
            <w:left w:w="108" w:type="dxa"/>
            <w:bottom w:w="0" w:type="dxa"/>
            <w:right w:w="108" w:type="dxa"/>
          </w:tblCellMar>
        </w:tblPrEx>
        <w:tc>
          <w:tcPr>
            <w:tcW w:w="430" w:type="pct"/>
          </w:tcPr>
          <w:p>
            <w:pPr>
              <w:adjustRightInd w:val="0"/>
              <w:snapToGrid w:val="0"/>
              <w:spacing w:line="360" w:lineRule="auto"/>
              <w:jc w:val="center"/>
              <w:rPr>
                <w:rFonts w:ascii="宋体" w:hAnsi="宋体" w:cs="宋体"/>
                <w:kern w:val="0"/>
                <w:sz w:val="24"/>
              </w:rPr>
            </w:pPr>
            <w:r>
              <w:rPr>
                <w:rFonts w:ascii="宋体" w:hAnsi="宋体" w:cs="宋体" w:hint="eastAsia"/>
                <w:kern w:val="0"/>
                <w:sz w:val="24"/>
              </w:rPr>
              <w:t>3</w:t>
            </w:r>
          </w:p>
        </w:tc>
        <w:tc>
          <w:tcPr>
            <w:tcW w:w="4569" w:type="pct"/>
          </w:tcPr>
          <w:p>
            <w:pPr>
              <w:adjustRightInd w:val="0"/>
              <w:snapToGrid w:val="0"/>
              <w:spacing w:line="360" w:lineRule="auto"/>
              <w:rPr>
                <w:rFonts w:ascii="宋体" w:hAnsi="宋体" w:cs="宋体"/>
                <w:kern w:val="0"/>
                <w:sz w:val="24"/>
              </w:rPr>
            </w:pPr>
            <w:r>
              <w:rPr>
                <w:rFonts w:ascii="宋体" w:hAnsi="宋体" w:cs="宋体" w:hint="eastAsia"/>
                <w:kern w:val="0"/>
                <w:sz w:val="24"/>
              </w:rPr>
              <w:t>★关于交货；合同签订后，根据开办区域分批次供货，在接到甲方供货指令后，30日内将货物安装在指定位置。</w:t>
            </w:r>
          </w:p>
        </w:tc>
      </w:tr>
      <w:tr>
        <w:tblPrEx>
          <w:tblW w:w="4999" w:type="pct"/>
          <w:tblInd w:w="0" w:type="dxa"/>
          <w:tblCellMar>
            <w:top w:w="0" w:type="dxa"/>
            <w:left w:w="108" w:type="dxa"/>
            <w:bottom w:w="0" w:type="dxa"/>
            <w:right w:w="108" w:type="dxa"/>
          </w:tblCellMar>
        </w:tblPrEx>
        <w:tc>
          <w:tcPr>
            <w:tcW w:w="430" w:type="pct"/>
          </w:tcPr>
          <w:p>
            <w:pPr>
              <w:adjustRightInd w:val="0"/>
              <w:snapToGrid w:val="0"/>
              <w:spacing w:line="360" w:lineRule="auto"/>
              <w:jc w:val="center"/>
              <w:rPr>
                <w:rFonts w:ascii="宋体" w:hAnsi="宋体" w:cs="宋体"/>
                <w:kern w:val="0"/>
                <w:sz w:val="24"/>
              </w:rPr>
            </w:pPr>
            <w:r>
              <w:rPr>
                <w:rFonts w:ascii="宋体" w:hAnsi="宋体" w:cs="宋体" w:hint="eastAsia"/>
                <w:kern w:val="0"/>
                <w:sz w:val="24"/>
              </w:rPr>
              <w:t>4</w:t>
            </w:r>
          </w:p>
        </w:tc>
        <w:tc>
          <w:tcPr>
            <w:tcW w:w="4569" w:type="pct"/>
          </w:tcPr>
          <w:p>
            <w:pPr>
              <w:adjustRightInd w:val="0"/>
              <w:snapToGrid w:val="0"/>
              <w:spacing w:line="360" w:lineRule="auto"/>
              <w:rPr>
                <w:rFonts w:ascii="宋体" w:hAnsi="宋体" w:cs="宋体"/>
                <w:kern w:val="0"/>
                <w:sz w:val="24"/>
              </w:rPr>
            </w:pPr>
            <w:r>
              <w:rPr>
                <w:rFonts w:ascii="宋体" w:hAnsi="宋体" w:cs="宋体" w:hint="eastAsia"/>
                <w:kern w:val="0"/>
                <w:sz w:val="24"/>
              </w:rPr>
              <w:t>★付款方式；</w:t>
            </w:r>
            <w:r>
              <w:rPr>
                <w:rFonts w:ascii="宋体" w:hAnsi="宋体" w:cs="宋体" w:hint="eastAsia"/>
                <w:b w:val="0"/>
                <w:bCs w:val="0"/>
                <w:kern w:val="0"/>
                <w:sz w:val="24"/>
              </w:rPr>
              <w:t>合同签订后按采购单位流程；货物全部安装验收合格后,采购人支付100%合同款。</w:t>
            </w:r>
          </w:p>
        </w:tc>
      </w:tr>
      <w:tr>
        <w:tblPrEx>
          <w:tblW w:w="4999" w:type="pct"/>
          <w:tblInd w:w="0" w:type="dxa"/>
          <w:tblCellMar>
            <w:top w:w="0" w:type="dxa"/>
            <w:left w:w="108" w:type="dxa"/>
            <w:bottom w:w="0" w:type="dxa"/>
            <w:right w:w="108" w:type="dxa"/>
          </w:tblCellMar>
        </w:tblPrEx>
        <w:tc>
          <w:tcPr>
            <w:tcW w:w="430" w:type="pct"/>
          </w:tcPr>
          <w:p>
            <w:pPr>
              <w:adjustRightInd w:val="0"/>
              <w:snapToGrid w:val="0"/>
              <w:spacing w:line="360" w:lineRule="auto"/>
              <w:jc w:val="center"/>
              <w:rPr>
                <w:rFonts w:ascii="宋体" w:hAnsi="宋体" w:cs="宋体"/>
                <w:kern w:val="0"/>
                <w:sz w:val="24"/>
              </w:rPr>
            </w:pPr>
            <w:r>
              <w:rPr>
                <w:rFonts w:ascii="宋体" w:hAnsi="宋体" w:cs="宋体" w:hint="eastAsia"/>
                <w:kern w:val="0"/>
                <w:sz w:val="24"/>
              </w:rPr>
              <w:t>5</w:t>
            </w:r>
          </w:p>
        </w:tc>
        <w:tc>
          <w:tcPr>
            <w:tcW w:w="4569" w:type="pct"/>
          </w:tcPr>
          <w:p>
            <w:pPr>
              <w:adjustRightInd w:val="0"/>
              <w:snapToGrid w:val="0"/>
              <w:spacing w:line="360" w:lineRule="auto"/>
              <w:rPr>
                <w:rFonts w:ascii="宋体" w:hAnsi="宋体" w:cs="宋体"/>
                <w:kern w:val="0"/>
                <w:sz w:val="24"/>
              </w:rPr>
            </w:pPr>
            <w:r>
              <w:rPr>
                <w:rFonts w:ascii="宋体" w:hAnsi="宋体" w:cs="宋体" w:hint="eastAsia"/>
                <w:kern w:val="0"/>
                <w:sz w:val="24"/>
              </w:rPr>
              <w:t>★关于违约；（1）投标人逾期未交货物的，投标人向采购人每日偿付该批次货物款 千分之十 的违约金。投标人超过交货期限 20 日仍未交货且无合理理由的，采购人有权解除合同;</w:t>
            </w:r>
          </w:p>
          <w:p>
            <w:pPr>
              <w:adjustRightInd w:val="0"/>
              <w:snapToGrid w:val="0"/>
              <w:spacing w:line="360" w:lineRule="auto"/>
              <w:rPr>
                <w:rFonts w:ascii="宋体" w:hAnsi="宋体" w:cs="宋体"/>
                <w:kern w:val="0"/>
                <w:sz w:val="24"/>
              </w:rPr>
            </w:pPr>
            <w:r>
              <w:rPr>
                <w:rFonts w:ascii="宋体" w:hAnsi="宋体" w:cs="宋体" w:hint="eastAsia"/>
                <w:kern w:val="0"/>
                <w:sz w:val="24"/>
              </w:rPr>
              <w:t>（2）中标人不能交货的，需偿付不能交货部分货款的 30%的违约金并按主管部门相关规定处理。</w:t>
            </w:r>
          </w:p>
        </w:tc>
      </w:tr>
    </w:tbl>
    <w:p>
      <w:pPr>
        <w:rPr>
          <w:rFonts w:ascii="宋体" w:hAnsi="宋体" w:cs="宋体"/>
          <w:b/>
          <w:sz w:val="24"/>
        </w:rPr>
      </w:pPr>
      <w:r>
        <w:rPr>
          <w:rFonts w:ascii="宋体" w:hAnsi="宋体" w:cs="宋体" w:hint="eastAsia"/>
          <w:b/>
          <w:sz w:val="24"/>
        </w:rPr>
        <w:t>注：上表所列内容为不可负偏离条款，负偏离将视为未实质性满足招标文件要求作投标无效处理。</w:t>
      </w:r>
    </w:p>
    <w:p>
      <w:pPr>
        <w:rPr>
          <w:rFonts w:ascii="宋体" w:hAnsi="宋体" w:cs="宋体"/>
          <w:b/>
          <w:sz w:val="24"/>
        </w:rPr>
      </w:pPr>
    </w:p>
    <w:p>
      <w:pPr>
        <w:keepNext/>
        <w:keepLines/>
        <w:adjustRightInd w:val="0"/>
        <w:spacing w:before="120" w:beforeLines="50" w:after="120" w:afterLines="50"/>
        <w:jc w:val="center"/>
        <w:textAlignment w:val="baseline"/>
        <w:outlineLvl w:val="1"/>
        <w:rPr>
          <w:rFonts w:ascii="宋体" w:hAnsi="宋体" w:cs="宋体"/>
          <w:b/>
          <w:bCs/>
          <w:kern w:val="0"/>
          <w:sz w:val="24"/>
        </w:rPr>
      </w:pPr>
      <w:r>
        <w:rPr>
          <w:rFonts w:ascii="宋体" w:hAnsi="宋体" w:cs="宋体" w:hint="eastAsia"/>
          <w:b/>
          <w:bCs/>
          <w:kern w:val="0"/>
          <w:sz w:val="24"/>
        </w:rPr>
        <w:t>四、技术要求</w:t>
      </w:r>
    </w:p>
    <w:p>
      <w:pPr>
        <w:ind w:firstLine="420" w:firstLineChars="200"/>
        <w:rPr>
          <w:rFonts w:ascii="宋体" w:hAnsi="宋体" w:cs="宋体"/>
          <w:bCs/>
          <w:sz w:val="24"/>
        </w:rPr>
      </w:pPr>
      <w:bookmarkStart w:id="40" w:name="_Hlk72585069"/>
      <w:r>
        <w:rPr>
          <w:rFonts w:ascii="宋体" w:hAnsi="宋体" w:cs="宋体" w:hint="eastAsia"/>
          <w:bCs/>
          <w:sz w:val="24"/>
        </w:rPr>
        <w:t>说明：1.评分时，如对一项招标技术要求（以划分框为准）中的内容存在两处（或以上）负偏离的，在评分时只作一项负偏离扣分。</w:t>
      </w:r>
    </w:p>
    <w:p>
      <w:pPr>
        <w:ind w:firstLine="420" w:firstLineChars="200"/>
        <w:rPr>
          <w:rFonts w:ascii="宋体" w:hAnsi="宋体" w:cs="宋体"/>
          <w:bCs/>
          <w:sz w:val="24"/>
        </w:rPr>
      </w:pPr>
      <w:r>
        <w:rPr>
          <w:rFonts w:ascii="宋体" w:hAnsi="宋体" w:cs="宋体" w:hint="eastAsia"/>
          <w:bCs/>
          <w:sz w:val="24"/>
        </w:rPr>
        <w:t>2.</w:t>
      </w:r>
      <w:r>
        <w:rPr>
          <w:rFonts w:ascii="宋体" w:hAnsi="宋体" w:cs="宋体" w:hint="eastAsia"/>
          <w:b/>
          <w:sz w:val="24"/>
        </w:rPr>
        <w:t>带“★”指标项为实质性条款，如出现负偏离，将被视为未实质性满足招标文件要求作投标无效处理</w:t>
      </w:r>
      <w:r>
        <w:rPr>
          <w:rFonts w:ascii="宋体" w:hAnsi="宋体" w:cs="宋体" w:hint="eastAsia"/>
          <w:bCs/>
          <w:sz w:val="24"/>
        </w:rPr>
        <w:t>；带“▲”指标项为重要参数条款，负偏离时依相关评分准则内容作重点扣分处理。</w:t>
      </w:r>
    </w:p>
    <w:p>
      <w:pPr>
        <w:widowControl/>
        <w:ind w:firstLine="420" w:firstLineChars="200"/>
        <w:jc w:val="left"/>
        <w:rPr>
          <w:rFonts w:ascii="宋体" w:hAnsi="宋体" w:cs="宋体"/>
          <w:b/>
          <w:sz w:val="24"/>
        </w:rPr>
      </w:pPr>
      <w:r>
        <w:rPr>
          <w:rFonts w:ascii="宋体" w:hAnsi="宋体" w:cs="宋体" w:hint="eastAsia"/>
          <w:bCs/>
          <w:sz w:val="24"/>
        </w:rPr>
        <w:t>3.招标技术要求中，要求提供证明资料的，需提供相关证明资料；其余指标项未要求提供证明资料，无需提供相关证明资料。</w:t>
      </w:r>
    </w:p>
    <w:p>
      <w:pPr>
        <w:widowControl/>
        <w:ind w:firstLine="420" w:firstLineChars="200"/>
        <w:jc w:val="left"/>
        <w:rPr>
          <w:rFonts w:ascii="宋体" w:hAnsi="宋体" w:cs="宋体"/>
          <w:bCs/>
          <w:kern w:val="0"/>
          <w:sz w:val="24"/>
        </w:rPr>
      </w:pPr>
      <w:r>
        <w:rPr>
          <w:rFonts w:ascii="宋体" w:hAnsi="宋体" w:cs="宋体" w:hint="eastAsia"/>
          <w:bCs/>
          <w:kern w:val="0"/>
          <w:sz w:val="24"/>
        </w:rPr>
        <w:t>4.涉及区间的技术要求，除特别注明以外，均包含首尾两端本数，所投产品响应数值在招标文件要求的区间范围内即认定为满足该项技术要求，产品参数区间与招标要求不一致的均视为负偏离。例：</w:t>
      </w:r>
    </w:p>
    <w:p>
      <w:pPr>
        <w:widowControl/>
        <w:ind w:firstLine="420" w:firstLineChars="200"/>
        <w:jc w:val="left"/>
        <w:rPr>
          <w:rFonts w:ascii="宋体" w:hAnsi="宋体" w:cs="宋体"/>
          <w:bCs/>
          <w:kern w:val="0"/>
          <w:sz w:val="24"/>
        </w:rPr>
      </w:pPr>
      <w:r>
        <w:rPr>
          <w:rFonts w:ascii="宋体" w:hAnsi="宋体" w:cs="宋体" w:hint="eastAsia"/>
          <w:bCs/>
          <w:kern w:val="0"/>
          <w:sz w:val="24"/>
        </w:rPr>
        <w:t>（1）“20L”（凡是响应内容与该数值不一致者，均视为负偏离）；</w:t>
      </w:r>
    </w:p>
    <w:p>
      <w:pPr>
        <w:widowControl/>
        <w:ind w:firstLine="420" w:firstLineChars="200"/>
        <w:jc w:val="left"/>
        <w:rPr>
          <w:rFonts w:ascii="宋体" w:hAnsi="宋体" w:cs="宋体"/>
          <w:bCs/>
          <w:kern w:val="0"/>
          <w:sz w:val="24"/>
        </w:rPr>
      </w:pPr>
      <w:r>
        <w:rPr>
          <w:rFonts w:ascii="宋体" w:hAnsi="宋体" w:cs="宋体" w:hint="eastAsia"/>
          <w:bCs/>
          <w:kern w:val="0"/>
          <w:sz w:val="24"/>
        </w:rPr>
        <w:t>（2）“H≥6m”（凡是响应内容存在小于6m可能情形的均视为负偏离）；</w:t>
      </w:r>
    </w:p>
    <w:p>
      <w:pPr>
        <w:widowControl/>
        <w:ind w:firstLine="420" w:firstLineChars="200"/>
        <w:jc w:val="left"/>
        <w:rPr>
          <w:rFonts w:ascii="宋体" w:hAnsi="宋体" w:cs="宋体"/>
          <w:bCs/>
          <w:kern w:val="0"/>
          <w:sz w:val="24"/>
        </w:rPr>
      </w:pPr>
      <w:r>
        <w:rPr>
          <w:rFonts w:ascii="宋体" w:hAnsi="宋体" w:cs="宋体" w:hint="eastAsia"/>
          <w:bCs/>
          <w:kern w:val="0"/>
          <w:sz w:val="24"/>
        </w:rPr>
        <w:t>（3）区间要求为0-20ML,只要响应的不是“0-20ML”，如投标文件响应为 0-15ML、0-21ML 、1-12ML 、 9-20ML 、6-21ML 、9ML 等情形均视为负偏离。</w:t>
      </w:r>
    </w:p>
    <w:p>
      <w:pPr>
        <w:widowControl/>
        <w:ind w:firstLine="420" w:firstLineChars="200"/>
        <w:jc w:val="left"/>
        <w:rPr>
          <w:rFonts w:ascii="宋体" w:hAnsi="宋体" w:cs="宋体"/>
          <w:b/>
          <w:sz w:val="24"/>
        </w:rPr>
      </w:pPr>
      <w:r>
        <w:rPr>
          <w:rFonts w:ascii="宋体" w:hAnsi="宋体" w:cs="宋体" w:hint="eastAsia"/>
          <w:bCs/>
          <w:kern w:val="0"/>
          <w:sz w:val="24"/>
        </w:rPr>
        <w:t>5.相关证明材料的产品名称与招标技术要求的货物名称不一致的，需提供为同种产品的说明；若名称不一致又未提供说明的，由评审委员会判定是否符合文件要求。</w:t>
      </w:r>
    </w:p>
    <w:tbl>
      <w:tblPr>
        <w:tblStyle w:val="TableNormal"/>
        <w:tblW w:w="4998"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678"/>
        <w:gridCol w:w="1820"/>
        <w:gridCol w:w="6028"/>
      </w:tblGrid>
      <w:tr>
        <w:tblPrEx>
          <w:tblW w:w="4998"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rPr>
          <w:trHeight w:val="238"/>
        </w:trPr>
        <w:tc>
          <w:tcPr>
            <w:tcW w:w="398" w:type="pct"/>
            <w:vAlign w:val="center"/>
          </w:tcPr>
          <w:p>
            <w:pPr>
              <w:jc w:val="center"/>
              <w:rPr>
                <w:rFonts w:ascii="宋体" w:hAnsi="宋体" w:cs="宋体"/>
                <w:b/>
                <w:color w:val="000000"/>
                <w:sz w:val="24"/>
              </w:rPr>
            </w:pPr>
            <w:bookmarkEnd w:id="40"/>
            <w:r>
              <w:rPr>
                <w:rFonts w:ascii="宋体" w:hAnsi="宋体" w:cs="宋体" w:hint="eastAsia"/>
                <w:b/>
                <w:color w:val="000000"/>
                <w:sz w:val="24"/>
              </w:rPr>
              <w:t>序号</w:t>
            </w:r>
          </w:p>
        </w:tc>
        <w:tc>
          <w:tcPr>
            <w:tcW w:w="1067" w:type="pct"/>
            <w:vAlign w:val="center"/>
          </w:tcPr>
          <w:p>
            <w:pPr>
              <w:jc w:val="center"/>
              <w:rPr>
                <w:rFonts w:ascii="宋体" w:hAnsi="宋体" w:cs="宋体"/>
                <w:b/>
                <w:color w:val="000000"/>
                <w:sz w:val="24"/>
              </w:rPr>
            </w:pPr>
            <w:r>
              <w:rPr>
                <w:rFonts w:ascii="宋体" w:hAnsi="宋体" w:cs="宋体" w:hint="eastAsia"/>
                <w:b/>
                <w:color w:val="000000"/>
                <w:sz w:val="24"/>
              </w:rPr>
              <w:t>名称</w:t>
            </w:r>
          </w:p>
        </w:tc>
        <w:tc>
          <w:tcPr>
            <w:tcW w:w="3534" w:type="pct"/>
            <w:vAlign w:val="center"/>
          </w:tcPr>
          <w:p>
            <w:pPr>
              <w:jc w:val="center"/>
              <w:rPr>
                <w:rFonts w:ascii="宋体" w:hAnsi="宋体" w:cs="宋体"/>
                <w:b/>
                <w:color w:val="000000"/>
                <w:sz w:val="24"/>
              </w:rPr>
            </w:pPr>
            <w:r>
              <w:rPr>
                <w:rFonts w:ascii="宋体" w:hAnsi="宋体" w:cs="宋体" w:hint="eastAsia"/>
                <w:b/>
                <w:color w:val="000000"/>
                <w:sz w:val="24"/>
              </w:rPr>
              <w:t>技术标准</w:t>
            </w:r>
          </w:p>
        </w:tc>
      </w:tr>
      <w:tr>
        <w:tblPrEx>
          <w:tblW w:w="4998" w:type="pct"/>
          <w:tblInd w:w="0" w:type="dxa"/>
          <w:tblCellMar>
            <w:top w:w="0" w:type="dxa"/>
            <w:left w:w="108" w:type="dxa"/>
            <w:bottom w:w="0" w:type="dxa"/>
            <w:right w:w="108" w:type="dxa"/>
          </w:tblCellMar>
        </w:tblPrEx>
        <w:trPr>
          <w:trHeight w:val="398"/>
        </w:trPr>
        <w:tc>
          <w:tcPr>
            <w:tcW w:w="398" w:type="pct"/>
            <w:vAlign w:val="center"/>
          </w:tcPr>
          <w:p>
            <w:pPr>
              <w:jc w:val="left"/>
              <w:rPr>
                <w:rFonts w:ascii="宋体" w:hAnsi="宋体" w:cs="宋体"/>
                <w:color w:val="000000"/>
                <w:sz w:val="24"/>
              </w:rPr>
            </w:pPr>
            <w:r>
              <w:rPr>
                <w:rFonts w:ascii="宋体" w:hAnsi="宋体" w:cs="宋体" w:hint="eastAsia"/>
                <w:color w:val="000000"/>
                <w:sz w:val="24"/>
              </w:rPr>
              <w:t>1</w:t>
            </w:r>
          </w:p>
        </w:tc>
        <w:tc>
          <w:tcPr>
            <w:tcW w:w="1067" w:type="pct"/>
            <w:vMerge w:val="restart"/>
            <w:vAlign w:val="center"/>
          </w:tcPr>
          <w:p>
            <w:pPr>
              <w:jc w:val="center"/>
              <w:textAlignment w:val="center"/>
              <w:rPr>
                <w:rFonts w:ascii="宋体" w:hAnsi="宋体" w:cs="宋体"/>
                <w:color w:val="000000"/>
                <w:sz w:val="24"/>
              </w:rPr>
            </w:pPr>
            <w:r>
              <w:rPr>
                <w:rFonts w:ascii="宋体" w:hAnsi="宋体" w:cs="宋体" w:hint="eastAsia"/>
                <w:color w:val="000000"/>
                <w:sz w:val="24"/>
              </w:rPr>
              <w:t>遮光布艺窗帘</w:t>
            </w:r>
          </w:p>
        </w:tc>
        <w:tc>
          <w:tcPr>
            <w:tcW w:w="3534" w:type="pct"/>
          </w:tcPr>
          <w:p>
            <w:pPr>
              <w:widowControl/>
              <w:jc w:val="left"/>
              <w:rPr>
                <w:rFonts w:ascii="宋体" w:hAnsi="宋体" w:cs="宋体"/>
                <w:sz w:val="24"/>
              </w:rPr>
            </w:pPr>
            <w:r>
              <w:rPr>
                <w:rFonts w:ascii="宋体" w:hAnsi="宋体" w:cs="宋体" w:hint="eastAsia"/>
                <w:snapToGrid w:val="0"/>
                <w:kern w:val="0"/>
                <w:sz w:val="24"/>
              </w:rPr>
              <w:t>1.1、成分：100%聚酯纤维。</w:t>
            </w:r>
          </w:p>
        </w:tc>
      </w:tr>
      <w:tr>
        <w:tblPrEx>
          <w:tblW w:w="4998" w:type="pct"/>
          <w:tblInd w:w="0" w:type="dxa"/>
          <w:tblCellMar>
            <w:top w:w="0" w:type="dxa"/>
            <w:left w:w="108" w:type="dxa"/>
            <w:bottom w:w="0" w:type="dxa"/>
            <w:right w:w="108" w:type="dxa"/>
          </w:tblCellMar>
        </w:tblPrEx>
        <w:trPr>
          <w:trHeight w:val="398"/>
        </w:trPr>
        <w:tc>
          <w:tcPr>
            <w:tcW w:w="398" w:type="pct"/>
            <w:vAlign w:val="center"/>
          </w:tcPr>
          <w:p>
            <w:pPr>
              <w:jc w:val="left"/>
              <w:rPr>
                <w:rFonts w:ascii="宋体" w:hAnsi="宋体" w:cs="宋体"/>
                <w:color w:val="000000"/>
                <w:sz w:val="24"/>
              </w:rPr>
            </w:pPr>
            <w:r>
              <w:rPr>
                <w:rFonts w:ascii="宋体" w:hAnsi="宋体" w:cs="宋体" w:hint="eastAsia"/>
                <w:color w:val="000000"/>
                <w:sz w:val="24"/>
              </w:rPr>
              <w:t>2</w:t>
            </w:r>
          </w:p>
        </w:tc>
        <w:tc>
          <w:tcPr>
            <w:tcW w:w="1067" w:type="pct"/>
            <w:vMerge/>
            <w:vAlign w:val="center"/>
          </w:tcPr>
          <w:p>
            <w:pPr>
              <w:jc w:val="left"/>
              <w:textAlignment w:val="center"/>
              <w:rPr>
                <w:rFonts w:ascii="宋体" w:hAnsi="宋体" w:cs="宋体"/>
                <w:color w:val="000000"/>
                <w:sz w:val="24"/>
              </w:rPr>
            </w:pPr>
          </w:p>
        </w:tc>
        <w:tc>
          <w:tcPr>
            <w:tcW w:w="3534" w:type="pct"/>
          </w:tcPr>
          <w:p>
            <w:pPr>
              <w:pStyle w:val="BodyText"/>
              <w:spacing w:line="240" w:lineRule="auto"/>
              <w:rPr>
                <w:rFonts w:ascii="宋体" w:hAnsi="宋体" w:cs="宋体"/>
                <w:b w:val="0"/>
                <w:bCs w:val="0"/>
              </w:rPr>
            </w:pPr>
            <w:r>
              <w:rPr>
                <w:rFonts w:ascii="宋体" w:hAnsi="宋体" w:cs="宋体" w:hint="eastAsia"/>
                <w:b w:val="0"/>
                <w:bCs w:val="0"/>
                <w:snapToGrid w:val="0"/>
                <w:kern w:val="0"/>
              </w:rPr>
              <w:t>1.2、克重及遮光率：克重≥200g/㎡，遮光率≥70%。</w:t>
            </w:r>
          </w:p>
        </w:tc>
      </w:tr>
      <w:tr>
        <w:tblPrEx>
          <w:tblW w:w="4998" w:type="pct"/>
          <w:tblInd w:w="0" w:type="dxa"/>
          <w:tblCellMar>
            <w:top w:w="0" w:type="dxa"/>
            <w:left w:w="108" w:type="dxa"/>
            <w:bottom w:w="0" w:type="dxa"/>
            <w:right w:w="108" w:type="dxa"/>
          </w:tblCellMar>
        </w:tblPrEx>
        <w:trPr>
          <w:trHeight w:val="398"/>
        </w:trPr>
        <w:tc>
          <w:tcPr>
            <w:tcW w:w="398" w:type="pct"/>
            <w:vAlign w:val="center"/>
          </w:tcPr>
          <w:p>
            <w:pPr>
              <w:jc w:val="left"/>
              <w:rPr>
                <w:rFonts w:ascii="宋体" w:hAnsi="宋体" w:cs="宋体"/>
                <w:color w:val="000000"/>
                <w:sz w:val="24"/>
              </w:rPr>
            </w:pPr>
            <w:r>
              <w:rPr>
                <w:rFonts w:ascii="宋体" w:hAnsi="宋体" w:cs="宋体" w:hint="eastAsia"/>
                <w:color w:val="000000"/>
                <w:sz w:val="24"/>
              </w:rPr>
              <w:t>3</w:t>
            </w:r>
          </w:p>
        </w:tc>
        <w:tc>
          <w:tcPr>
            <w:tcW w:w="1067" w:type="pct"/>
            <w:vMerge/>
            <w:vAlign w:val="center"/>
          </w:tcPr>
          <w:p>
            <w:pPr>
              <w:jc w:val="left"/>
              <w:textAlignment w:val="center"/>
              <w:rPr>
                <w:rFonts w:ascii="宋体" w:hAnsi="宋体" w:cs="宋体"/>
                <w:color w:val="000000"/>
                <w:sz w:val="24"/>
              </w:rPr>
            </w:pPr>
          </w:p>
        </w:tc>
        <w:tc>
          <w:tcPr>
            <w:tcW w:w="3534" w:type="pct"/>
          </w:tcPr>
          <w:p>
            <w:pPr>
              <w:pStyle w:val="BodyText"/>
              <w:spacing w:line="240" w:lineRule="auto"/>
              <w:rPr>
                <w:rFonts w:ascii="宋体" w:hAnsi="宋体" w:cs="宋体"/>
                <w:b w:val="0"/>
                <w:bCs w:val="0"/>
              </w:rPr>
            </w:pPr>
            <w:r>
              <w:rPr>
                <w:rFonts w:ascii="宋体" w:hAnsi="宋体" w:cs="宋体" w:hint="eastAsia"/>
                <w:b w:val="0"/>
                <w:bCs w:val="0"/>
              </w:rPr>
              <w:t>1.3、织物密度：经密≥500根/10cm，纬密≥200根/10cm。</w:t>
            </w:r>
          </w:p>
        </w:tc>
      </w:tr>
      <w:tr>
        <w:tblPrEx>
          <w:tblW w:w="4998" w:type="pct"/>
          <w:tblInd w:w="0" w:type="dxa"/>
          <w:tblCellMar>
            <w:top w:w="0" w:type="dxa"/>
            <w:left w:w="108" w:type="dxa"/>
            <w:bottom w:w="0" w:type="dxa"/>
            <w:right w:w="108" w:type="dxa"/>
          </w:tblCellMar>
        </w:tblPrEx>
        <w:trPr>
          <w:trHeight w:val="398"/>
        </w:trPr>
        <w:tc>
          <w:tcPr>
            <w:tcW w:w="398" w:type="pct"/>
            <w:vAlign w:val="center"/>
          </w:tcPr>
          <w:p>
            <w:pPr>
              <w:jc w:val="left"/>
              <w:rPr>
                <w:rFonts w:ascii="宋体" w:hAnsi="宋体" w:cs="宋体"/>
                <w:color w:val="000000"/>
                <w:sz w:val="24"/>
              </w:rPr>
            </w:pPr>
            <w:r>
              <w:rPr>
                <w:rFonts w:ascii="宋体" w:hAnsi="宋体" w:cs="宋体" w:hint="eastAsia"/>
                <w:color w:val="000000"/>
                <w:sz w:val="24"/>
              </w:rPr>
              <w:t>4</w:t>
            </w:r>
          </w:p>
        </w:tc>
        <w:tc>
          <w:tcPr>
            <w:tcW w:w="1067" w:type="pct"/>
            <w:vMerge/>
            <w:vAlign w:val="center"/>
          </w:tcPr>
          <w:p>
            <w:pPr>
              <w:jc w:val="left"/>
              <w:textAlignment w:val="center"/>
              <w:rPr>
                <w:rFonts w:ascii="宋体" w:hAnsi="宋体" w:cs="宋体"/>
                <w:color w:val="000000"/>
                <w:sz w:val="24"/>
              </w:rPr>
            </w:pPr>
          </w:p>
        </w:tc>
        <w:tc>
          <w:tcPr>
            <w:tcW w:w="3534" w:type="pct"/>
          </w:tcPr>
          <w:p>
            <w:pPr>
              <w:pStyle w:val="BodyText"/>
              <w:spacing w:line="240" w:lineRule="auto"/>
              <w:rPr>
                <w:rFonts w:ascii="宋体" w:hAnsi="宋体" w:cs="宋体"/>
                <w:b w:val="0"/>
                <w:bCs w:val="0"/>
              </w:rPr>
            </w:pPr>
            <w:r>
              <w:rPr>
                <w:rFonts w:ascii="宋体" w:hAnsi="宋体" w:cs="宋体" w:hint="eastAsia"/>
                <w:b w:val="0"/>
                <w:bCs w:val="0"/>
              </w:rPr>
              <w:t>1.4、甲醛含量：未检出≠0。</w:t>
            </w:r>
          </w:p>
        </w:tc>
      </w:tr>
      <w:tr>
        <w:tblPrEx>
          <w:tblW w:w="4998" w:type="pct"/>
          <w:tblInd w:w="0" w:type="dxa"/>
          <w:tblCellMar>
            <w:top w:w="0" w:type="dxa"/>
            <w:left w:w="108" w:type="dxa"/>
            <w:bottom w:w="0" w:type="dxa"/>
            <w:right w:w="108" w:type="dxa"/>
          </w:tblCellMar>
        </w:tblPrEx>
        <w:trPr>
          <w:trHeight w:val="398"/>
        </w:trPr>
        <w:tc>
          <w:tcPr>
            <w:tcW w:w="398" w:type="pct"/>
            <w:vAlign w:val="center"/>
          </w:tcPr>
          <w:p>
            <w:pPr>
              <w:jc w:val="left"/>
              <w:rPr>
                <w:rFonts w:ascii="宋体" w:hAnsi="宋体" w:cs="宋体"/>
                <w:color w:val="000000"/>
                <w:sz w:val="24"/>
              </w:rPr>
            </w:pPr>
            <w:r>
              <w:rPr>
                <w:rFonts w:ascii="宋体" w:hAnsi="宋体" w:cs="宋体" w:hint="eastAsia"/>
                <w:color w:val="000000"/>
                <w:sz w:val="24"/>
              </w:rPr>
              <w:t>5</w:t>
            </w:r>
          </w:p>
        </w:tc>
        <w:tc>
          <w:tcPr>
            <w:tcW w:w="1067" w:type="pct"/>
            <w:vMerge/>
            <w:vAlign w:val="center"/>
          </w:tcPr>
          <w:p>
            <w:pPr>
              <w:jc w:val="left"/>
              <w:textAlignment w:val="center"/>
              <w:rPr>
                <w:rFonts w:ascii="宋体" w:hAnsi="宋体" w:cs="宋体"/>
                <w:color w:val="000000"/>
                <w:sz w:val="24"/>
              </w:rPr>
            </w:pPr>
          </w:p>
        </w:tc>
        <w:tc>
          <w:tcPr>
            <w:tcW w:w="3534" w:type="pct"/>
          </w:tcPr>
          <w:p>
            <w:pPr>
              <w:pStyle w:val="BodyText"/>
              <w:spacing w:line="240" w:lineRule="auto"/>
              <w:rPr>
                <w:rFonts w:ascii="宋体" w:hAnsi="宋体" w:cs="宋体"/>
                <w:b w:val="0"/>
                <w:bCs w:val="0"/>
              </w:rPr>
            </w:pPr>
            <w:r>
              <w:rPr>
                <w:rFonts w:ascii="宋体" w:hAnsi="宋体" w:cs="宋体" w:hint="eastAsia"/>
                <w:b w:val="0"/>
                <w:bCs w:val="0"/>
              </w:rPr>
              <w:t>1.5、PH值：4.0-9.0。</w:t>
            </w:r>
          </w:p>
        </w:tc>
      </w:tr>
      <w:tr>
        <w:tblPrEx>
          <w:tblW w:w="4998" w:type="pct"/>
          <w:tblInd w:w="0" w:type="dxa"/>
          <w:tblCellMar>
            <w:top w:w="0" w:type="dxa"/>
            <w:left w:w="108" w:type="dxa"/>
            <w:bottom w:w="0" w:type="dxa"/>
            <w:right w:w="108" w:type="dxa"/>
          </w:tblCellMar>
        </w:tblPrEx>
        <w:trPr>
          <w:trHeight w:val="911"/>
        </w:trPr>
        <w:tc>
          <w:tcPr>
            <w:tcW w:w="398" w:type="pct"/>
            <w:vAlign w:val="center"/>
          </w:tcPr>
          <w:p>
            <w:pPr>
              <w:jc w:val="left"/>
              <w:rPr>
                <w:rFonts w:ascii="宋体" w:hAnsi="宋体" w:cs="宋体"/>
                <w:color w:val="000000"/>
                <w:sz w:val="24"/>
              </w:rPr>
            </w:pPr>
            <w:r>
              <w:rPr>
                <w:rFonts w:ascii="宋体" w:hAnsi="宋体" w:cs="宋体" w:hint="eastAsia"/>
                <w:color w:val="000000"/>
                <w:sz w:val="24"/>
              </w:rPr>
              <w:t>6</w:t>
            </w:r>
          </w:p>
        </w:tc>
        <w:tc>
          <w:tcPr>
            <w:tcW w:w="1067" w:type="pct"/>
            <w:vMerge/>
            <w:vAlign w:val="center"/>
          </w:tcPr>
          <w:p>
            <w:pPr>
              <w:jc w:val="left"/>
              <w:textAlignment w:val="center"/>
              <w:rPr>
                <w:rFonts w:ascii="宋体" w:hAnsi="宋体" w:cs="宋体"/>
                <w:color w:val="000000"/>
                <w:sz w:val="24"/>
              </w:rPr>
            </w:pPr>
          </w:p>
        </w:tc>
        <w:tc>
          <w:tcPr>
            <w:tcW w:w="3534" w:type="pct"/>
          </w:tcPr>
          <w:p>
            <w:pPr>
              <w:pStyle w:val="BodyText"/>
              <w:spacing w:line="240" w:lineRule="auto"/>
              <w:rPr>
                <w:rFonts w:asciiTheme="minorEastAsia" w:eastAsiaTheme="minorEastAsia" w:hAnsiTheme="minorEastAsia" w:cstheme="minorEastAsia" w:hint="eastAsia"/>
                <w:b w:val="0"/>
                <w:bCs w:val="0"/>
              </w:rPr>
            </w:pPr>
            <w:r>
              <w:rPr>
                <w:rFonts w:asciiTheme="minorEastAsia" w:eastAsiaTheme="minorEastAsia" w:hAnsiTheme="minorEastAsia" w:cstheme="minorEastAsia" w:hint="eastAsia"/>
                <w:b w:val="0"/>
                <w:bCs w:val="0"/>
              </w:rPr>
              <w:t>1.6、可萃取的重金属：</w:t>
            </w:r>
            <w:r>
              <w:rPr>
                <w:rFonts w:ascii="宋体" w:eastAsia="宋体" w:hAnsi="宋体" w:cs="宋体" w:hint="eastAsia"/>
                <w:b w:val="0"/>
                <w:bCs w:val="0"/>
                <w:snapToGrid w:val="0"/>
                <w:kern w:val="0"/>
                <w:szCs w:val="24"/>
              </w:rPr>
              <w:t>铅（Pb)</w:t>
            </w:r>
            <w:r>
              <w:rPr>
                <w:rFonts w:ascii="宋体" w:eastAsia="宋体" w:hAnsi="宋体" w:cs="宋体" w:hint="eastAsia"/>
                <w:b w:val="0"/>
                <w:bCs w:val="0"/>
                <w:snapToGrid w:val="0"/>
                <w:kern w:val="0"/>
                <w:szCs w:val="24"/>
                <w:lang w:eastAsia="zh-CN"/>
              </w:rPr>
              <w:t>、</w:t>
            </w:r>
            <w:r>
              <w:rPr>
                <w:rFonts w:ascii="宋体" w:eastAsia="宋体" w:hAnsi="宋体" w:cs="宋体" w:hint="eastAsia"/>
                <w:b w:val="0"/>
                <w:bCs w:val="0"/>
                <w:snapToGrid w:val="0"/>
                <w:kern w:val="0"/>
                <w:szCs w:val="24"/>
              </w:rPr>
              <w:t>镉（Cd)</w:t>
            </w:r>
            <w:r>
              <w:rPr>
                <w:rFonts w:ascii="宋体" w:eastAsia="宋体" w:hAnsi="宋体" w:cs="宋体" w:hint="eastAsia"/>
                <w:b w:val="0"/>
                <w:bCs w:val="0"/>
                <w:snapToGrid w:val="0"/>
                <w:kern w:val="0"/>
                <w:szCs w:val="24"/>
                <w:lang w:eastAsia="zh-CN"/>
              </w:rPr>
              <w:t>、</w:t>
            </w:r>
            <w:r>
              <w:rPr>
                <w:rFonts w:ascii="宋体" w:eastAsia="宋体" w:hAnsi="宋体" w:cs="宋体" w:hint="eastAsia"/>
                <w:b w:val="0"/>
                <w:bCs w:val="0"/>
                <w:snapToGrid w:val="0"/>
                <w:kern w:val="0"/>
                <w:szCs w:val="24"/>
              </w:rPr>
              <w:t>铜（Cu)</w:t>
            </w:r>
            <w:r>
              <w:rPr>
                <w:rFonts w:ascii="宋体" w:eastAsia="宋体" w:hAnsi="宋体" w:cs="宋体" w:hint="eastAsia"/>
                <w:b w:val="0"/>
                <w:bCs w:val="0"/>
                <w:snapToGrid w:val="0"/>
                <w:kern w:val="0"/>
                <w:szCs w:val="24"/>
                <w:lang w:eastAsia="zh-CN"/>
              </w:rPr>
              <w:t>、</w:t>
            </w:r>
            <w:r>
              <w:rPr>
                <w:rFonts w:ascii="宋体" w:eastAsia="宋体" w:hAnsi="宋体" w:cs="宋体" w:hint="eastAsia"/>
                <w:b w:val="0"/>
                <w:bCs w:val="0"/>
                <w:snapToGrid w:val="0"/>
                <w:kern w:val="0"/>
                <w:szCs w:val="24"/>
              </w:rPr>
              <w:t>钴(Co)</w:t>
            </w:r>
            <w:r>
              <w:rPr>
                <w:rFonts w:ascii="宋体" w:eastAsia="宋体" w:hAnsi="宋体" w:cs="宋体" w:hint="eastAsia"/>
                <w:b w:val="0"/>
                <w:bCs w:val="0"/>
                <w:snapToGrid w:val="0"/>
                <w:kern w:val="0"/>
                <w:szCs w:val="24"/>
                <w:lang w:eastAsia="zh-CN"/>
              </w:rPr>
              <w:t>、</w:t>
            </w:r>
            <w:r>
              <w:rPr>
                <w:rFonts w:ascii="宋体" w:eastAsia="宋体" w:hAnsi="宋体" w:cs="宋体" w:hint="eastAsia"/>
                <w:b w:val="0"/>
                <w:bCs w:val="0"/>
                <w:snapToGrid w:val="0"/>
                <w:kern w:val="0"/>
                <w:szCs w:val="24"/>
              </w:rPr>
              <w:t>镍（Ni)</w:t>
            </w:r>
            <w:r>
              <w:rPr>
                <w:rFonts w:ascii="宋体" w:eastAsia="宋体" w:hAnsi="宋体" w:cs="宋体" w:hint="eastAsia"/>
                <w:b w:val="0"/>
                <w:bCs w:val="0"/>
                <w:snapToGrid w:val="0"/>
                <w:kern w:val="0"/>
                <w:szCs w:val="24"/>
                <w:lang w:eastAsia="zh-CN"/>
              </w:rPr>
              <w:t>、</w:t>
            </w:r>
            <w:r>
              <w:rPr>
                <w:rFonts w:ascii="宋体" w:eastAsia="宋体" w:hAnsi="宋体" w:cs="宋体" w:hint="eastAsia"/>
                <w:b w:val="0"/>
                <w:bCs w:val="0"/>
                <w:snapToGrid w:val="0"/>
                <w:kern w:val="0"/>
                <w:szCs w:val="24"/>
              </w:rPr>
              <w:t>三价铬(Cr)</w:t>
            </w:r>
            <w:r>
              <w:rPr>
                <w:rFonts w:ascii="宋体" w:eastAsia="宋体" w:hAnsi="宋体" w:cs="宋体" w:hint="eastAsia"/>
                <w:b w:val="0"/>
                <w:bCs w:val="0"/>
                <w:snapToGrid w:val="0"/>
                <w:kern w:val="0"/>
                <w:szCs w:val="24"/>
                <w:lang w:eastAsia="zh-CN"/>
              </w:rPr>
              <w:t>、</w:t>
            </w:r>
            <w:r>
              <w:rPr>
                <w:rFonts w:ascii="宋体" w:eastAsia="宋体" w:hAnsi="宋体" w:cs="宋体" w:hint="eastAsia"/>
                <w:b w:val="0"/>
                <w:bCs w:val="0"/>
                <w:snapToGrid w:val="0"/>
                <w:kern w:val="0"/>
                <w:szCs w:val="24"/>
              </w:rPr>
              <w:t>锑(Sb)</w:t>
            </w:r>
            <w:r>
              <w:rPr>
                <w:rFonts w:ascii="宋体" w:eastAsia="宋体" w:hAnsi="宋体" w:cs="宋体" w:hint="eastAsia"/>
                <w:b w:val="0"/>
                <w:bCs w:val="0"/>
                <w:snapToGrid w:val="0"/>
                <w:kern w:val="0"/>
                <w:szCs w:val="24"/>
                <w:lang w:eastAsia="zh-CN"/>
              </w:rPr>
              <w:t>、</w:t>
            </w:r>
            <w:r>
              <w:rPr>
                <w:rFonts w:ascii="宋体" w:eastAsia="宋体" w:hAnsi="宋体" w:cs="宋体" w:hint="eastAsia"/>
                <w:b w:val="0"/>
                <w:bCs w:val="0"/>
                <w:snapToGrid w:val="0"/>
                <w:kern w:val="0"/>
                <w:szCs w:val="24"/>
              </w:rPr>
              <w:t>六价铬</w:t>
            </w:r>
            <w:r>
              <w:rPr>
                <w:rFonts w:ascii="宋体" w:eastAsia="宋体" w:hAnsi="宋体" w:cs="宋体" w:hint="eastAsia"/>
                <w:b w:val="0"/>
                <w:bCs w:val="0"/>
                <w:snapToGrid w:val="0"/>
                <w:kern w:val="0"/>
                <w:szCs w:val="24"/>
                <w:lang w:eastAsia="zh-CN"/>
              </w:rPr>
              <w:t>、</w:t>
            </w:r>
            <w:r>
              <w:rPr>
                <w:rFonts w:ascii="宋体" w:eastAsia="宋体" w:hAnsi="宋体" w:cs="宋体" w:hint="eastAsia"/>
                <w:b w:val="0"/>
                <w:bCs w:val="0"/>
                <w:snapToGrid w:val="0"/>
                <w:kern w:val="0"/>
                <w:szCs w:val="24"/>
              </w:rPr>
              <w:t>砷（As)</w:t>
            </w:r>
            <w:r>
              <w:rPr>
                <w:rFonts w:ascii="宋体" w:eastAsia="宋体" w:hAnsi="宋体" w:cs="宋体" w:hint="eastAsia"/>
                <w:b w:val="0"/>
                <w:bCs w:val="0"/>
                <w:snapToGrid w:val="0"/>
                <w:kern w:val="0"/>
                <w:szCs w:val="24"/>
                <w:lang w:eastAsia="zh-CN"/>
              </w:rPr>
              <w:t>、</w:t>
            </w:r>
            <w:r>
              <w:rPr>
                <w:rFonts w:ascii="宋体" w:eastAsia="宋体" w:hAnsi="宋体" w:cs="宋体" w:hint="eastAsia"/>
                <w:b w:val="0"/>
                <w:bCs w:val="0"/>
                <w:snapToGrid w:val="0"/>
                <w:kern w:val="0"/>
                <w:szCs w:val="24"/>
              </w:rPr>
              <w:t>汞（Hg)</w:t>
            </w:r>
            <w:r>
              <w:rPr>
                <w:rFonts w:ascii="宋体" w:hAnsi="宋体" w:cs="宋体" w:hint="eastAsia"/>
                <w:b w:val="0"/>
                <w:bCs w:val="0"/>
              </w:rPr>
              <w:t>未检出≠0</w:t>
            </w:r>
            <w:r>
              <w:rPr>
                <w:rFonts w:asciiTheme="minorEastAsia" w:eastAsiaTheme="minorEastAsia" w:hAnsiTheme="minorEastAsia" w:cstheme="minorEastAsia" w:hint="eastAsia"/>
                <w:b w:val="0"/>
                <w:bCs w:val="0"/>
              </w:rPr>
              <w:t>。</w:t>
            </w:r>
          </w:p>
        </w:tc>
      </w:tr>
      <w:tr>
        <w:tblPrEx>
          <w:tblW w:w="4998" w:type="pct"/>
          <w:tblInd w:w="0" w:type="dxa"/>
          <w:tblCellMar>
            <w:top w:w="0" w:type="dxa"/>
            <w:left w:w="108" w:type="dxa"/>
            <w:bottom w:w="0" w:type="dxa"/>
            <w:right w:w="108" w:type="dxa"/>
          </w:tblCellMar>
        </w:tblPrEx>
        <w:trPr>
          <w:trHeight w:val="398"/>
        </w:trPr>
        <w:tc>
          <w:tcPr>
            <w:tcW w:w="398" w:type="pct"/>
            <w:vAlign w:val="center"/>
          </w:tcPr>
          <w:p>
            <w:pPr>
              <w:jc w:val="left"/>
              <w:rPr>
                <w:rFonts w:ascii="宋体" w:hAnsi="宋体" w:cs="宋体"/>
                <w:color w:val="000000"/>
                <w:sz w:val="24"/>
              </w:rPr>
            </w:pPr>
            <w:r>
              <w:rPr>
                <w:rFonts w:ascii="宋体" w:hAnsi="宋体" w:cs="宋体" w:hint="eastAsia"/>
                <w:color w:val="000000"/>
                <w:sz w:val="24"/>
              </w:rPr>
              <w:t>7</w:t>
            </w:r>
          </w:p>
        </w:tc>
        <w:tc>
          <w:tcPr>
            <w:tcW w:w="1067" w:type="pct"/>
            <w:vMerge/>
            <w:vAlign w:val="center"/>
          </w:tcPr>
          <w:p>
            <w:pPr>
              <w:jc w:val="left"/>
              <w:textAlignment w:val="center"/>
              <w:rPr>
                <w:rFonts w:ascii="宋体" w:hAnsi="宋体" w:cs="宋体"/>
                <w:color w:val="000000"/>
                <w:sz w:val="24"/>
              </w:rPr>
            </w:pPr>
          </w:p>
        </w:tc>
        <w:tc>
          <w:tcPr>
            <w:tcW w:w="3534" w:type="pct"/>
          </w:tcPr>
          <w:p>
            <w:pPr>
              <w:pStyle w:val="BodyText"/>
              <w:spacing w:line="240" w:lineRule="auto"/>
              <w:rPr>
                <w:rFonts w:ascii="宋体" w:hAnsi="宋体" w:cs="宋体"/>
                <w:b w:val="0"/>
                <w:bCs w:val="0"/>
              </w:rPr>
            </w:pPr>
            <w:r>
              <w:rPr>
                <w:rFonts w:ascii="宋体" w:hAnsi="宋体" w:cs="宋体" w:hint="eastAsia"/>
                <w:b w:val="0"/>
                <w:bCs w:val="0"/>
              </w:rPr>
              <w:t>1.7、</w:t>
            </w:r>
            <w:r>
              <w:rPr>
                <w:rFonts w:cs="宋体" w:hint="eastAsia"/>
                <w:b w:val="0"/>
                <w:bCs w:val="0"/>
              </w:rPr>
              <w:t>五氯苯酚（PCP）：</w:t>
            </w:r>
            <w:r>
              <w:rPr>
                <w:rFonts w:ascii="宋体" w:hAnsi="宋体" w:cs="宋体" w:hint="eastAsia"/>
                <w:b w:val="0"/>
                <w:bCs w:val="0"/>
              </w:rPr>
              <w:t>未检出≠0。</w:t>
            </w:r>
          </w:p>
        </w:tc>
      </w:tr>
      <w:tr>
        <w:tblPrEx>
          <w:tblW w:w="4998" w:type="pct"/>
          <w:tblInd w:w="0" w:type="dxa"/>
          <w:tblCellMar>
            <w:top w:w="0" w:type="dxa"/>
            <w:left w:w="108" w:type="dxa"/>
            <w:bottom w:w="0" w:type="dxa"/>
            <w:right w:w="108" w:type="dxa"/>
          </w:tblCellMar>
        </w:tblPrEx>
        <w:trPr>
          <w:trHeight w:val="398"/>
        </w:trPr>
        <w:tc>
          <w:tcPr>
            <w:tcW w:w="398" w:type="pct"/>
            <w:vAlign w:val="center"/>
          </w:tcPr>
          <w:p>
            <w:pPr>
              <w:jc w:val="left"/>
              <w:rPr>
                <w:rFonts w:ascii="宋体" w:hAnsi="宋体" w:cs="宋体"/>
                <w:color w:val="000000"/>
                <w:sz w:val="24"/>
              </w:rPr>
            </w:pPr>
            <w:r>
              <w:rPr>
                <w:rFonts w:ascii="宋体" w:hAnsi="宋体" w:cs="宋体" w:hint="eastAsia"/>
                <w:color w:val="000000"/>
                <w:sz w:val="24"/>
              </w:rPr>
              <w:t>8</w:t>
            </w:r>
          </w:p>
        </w:tc>
        <w:tc>
          <w:tcPr>
            <w:tcW w:w="1067" w:type="pct"/>
            <w:vMerge/>
            <w:vAlign w:val="center"/>
          </w:tcPr>
          <w:p>
            <w:pPr>
              <w:jc w:val="left"/>
              <w:textAlignment w:val="center"/>
              <w:rPr>
                <w:rFonts w:ascii="宋体" w:hAnsi="宋体" w:cs="宋体"/>
                <w:color w:val="000000"/>
                <w:sz w:val="24"/>
              </w:rPr>
            </w:pPr>
          </w:p>
        </w:tc>
        <w:tc>
          <w:tcPr>
            <w:tcW w:w="3534" w:type="pct"/>
          </w:tcPr>
          <w:p>
            <w:pPr>
              <w:pStyle w:val="BodyText"/>
              <w:spacing w:line="240" w:lineRule="auto"/>
              <w:rPr>
                <w:rFonts w:ascii="宋体" w:hAnsi="宋体" w:cs="宋体"/>
                <w:b w:val="0"/>
                <w:bCs w:val="0"/>
              </w:rPr>
            </w:pPr>
            <w:r>
              <w:rPr>
                <w:rFonts w:ascii="宋体" w:hAnsi="宋体" w:cs="宋体" w:hint="eastAsia"/>
                <w:b w:val="0"/>
                <w:bCs w:val="0"/>
              </w:rPr>
              <w:t>1.8、</w:t>
            </w:r>
            <w:r>
              <w:rPr>
                <w:rFonts w:cs="宋体" w:hint="eastAsia"/>
                <w:b w:val="0"/>
                <w:bCs w:val="0"/>
              </w:rPr>
              <w:t>四氯苯酚（TeCP总量）：</w:t>
            </w:r>
            <w:r>
              <w:rPr>
                <w:rFonts w:ascii="宋体" w:hAnsi="宋体" w:cs="宋体" w:hint="eastAsia"/>
                <w:b w:val="0"/>
                <w:bCs w:val="0"/>
              </w:rPr>
              <w:t>＜</w:t>
            </w:r>
            <w:r>
              <w:rPr>
                <w:rFonts w:cs="宋体" w:hint="eastAsia"/>
                <w:b w:val="0"/>
                <w:bCs w:val="0"/>
              </w:rPr>
              <w:t>0.5（mg/kg）。</w:t>
            </w:r>
          </w:p>
        </w:tc>
      </w:tr>
      <w:tr>
        <w:tblPrEx>
          <w:tblW w:w="4998" w:type="pct"/>
          <w:tblInd w:w="0" w:type="dxa"/>
          <w:tblCellMar>
            <w:top w:w="0" w:type="dxa"/>
            <w:left w:w="108" w:type="dxa"/>
            <w:bottom w:w="0" w:type="dxa"/>
            <w:right w:w="108" w:type="dxa"/>
          </w:tblCellMar>
        </w:tblPrEx>
        <w:trPr>
          <w:trHeight w:val="398"/>
        </w:trPr>
        <w:tc>
          <w:tcPr>
            <w:tcW w:w="398" w:type="pct"/>
            <w:vAlign w:val="center"/>
          </w:tcPr>
          <w:p>
            <w:pPr>
              <w:jc w:val="left"/>
              <w:rPr>
                <w:rFonts w:ascii="宋体" w:hAnsi="宋体" w:cs="宋体"/>
                <w:color w:val="000000"/>
                <w:sz w:val="24"/>
              </w:rPr>
            </w:pPr>
            <w:r>
              <w:rPr>
                <w:rFonts w:ascii="宋体" w:hAnsi="宋体" w:cs="宋体" w:hint="eastAsia"/>
                <w:color w:val="000000"/>
                <w:sz w:val="24"/>
              </w:rPr>
              <w:t>9</w:t>
            </w:r>
          </w:p>
        </w:tc>
        <w:tc>
          <w:tcPr>
            <w:tcW w:w="1067" w:type="pct"/>
            <w:vMerge/>
            <w:vAlign w:val="center"/>
          </w:tcPr>
          <w:p>
            <w:pPr>
              <w:jc w:val="left"/>
              <w:textAlignment w:val="center"/>
              <w:rPr>
                <w:rFonts w:ascii="宋体" w:hAnsi="宋体" w:cs="宋体"/>
                <w:color w:val="000000"/>
                <w:sz w:val="24"/>
              </w:rPr>
            </w:pPr>
          </w:p>
        </w:tc>
        <w:tc>
          <w:tcPr>
            <w:tcW w:w="3534" w:type="pct"/>
          </w:tcPr>
          <w:p>
            <w:pPr>
              <w:pStyle w:val="BodyText"/>
              <w:spacing w:line="240" w:lineRule="auto"/>
              <w:rPr>
                <w:rFonts w:ascii="宋体" w:hAnsi="宋体" w:cs="宋体"/>
                <w:b w:val="0"/>
                <w:bCs w:val="0"/>
              </w:rPr>
            </w:pPr>
            <w:r>
              <w:rPr>
                <w:rFonts w:ascii="宋体" w:hAnsi="宋体" w:cs="宋体" w:hint="eastAsia"/>
                <w:b w:val="0"/>
                <w:bCs w:val="0"/>
              </w:rPr>
              <w:t>1.9、</w:t>
            </w:r>
            <w:r>
              <w:rPr>
                <w:rFonts w:cs="宋体" w:hint="eastAsia"/>
                <w:b w:val="0"/>
                <w:bCs w:val="0"/>
              </w:rPr>
              <w:t>领苯基苯酚（OPP）：</w:t>
            </w:r>
            <w:r>
              <w:rPr>
                <w:rFonts w:ascii="宋体" w:hAnsi="宋体" w:cs="宋体" w:hint="eastAsia"/>
                <w:b w:val="0"/>
                <w:bCs w:val="0"/>
              </w:rPr>
              <w:t>未检出≠0。</w:t>
            </w:r>
          </w:p>
        </w:tc>
      </w:tr>
      <w:tr>
        <w:tblPrEx>
          <w:tblW w:w="4998" w:type="pct"/>
          <w:tblInd w:w="0" w:type="dxa"/>
          <w:tblCellMar>
            <w:top w:w="0" w:type="dxa"/>
            <w:left w:w="108" w:type="dxa"/>
            <w:bottom w:w="0" w:type="dxa"/>
            <w:right w:w="108" w:type="dxa"/>
          </w:tblCellMar>
        </w:tblPrEx>
        <w:trPr>
          <w:trHeight w:val="398"/>
        </w:trPr>
        <w:tc>
          <w:tcPr>
            <w:tcW w:w="398" w:type="pct"/>
            <w:vAlign w:val="center"/>
          </w:tcPr>
          <w:p>
            <w:pPr>
              <w:jc w:val="left"/>
              <w:rPr>
                <w:rFonts w:ascii="宋体" w:hAnsi="宋体" w:cs="宋体"/>
                <w:color w:val="000000"/>
                <w:sz w:val="24"/>
              </w:rPr>
            </w:pPr>
            <w:r>
              <w:rPr>
                <w:rFonts w:ascii="宋体" w:hAnsi="宋体" w:cs="宋体" w:hint="eastAsia"/>
                <w:color w:val="000000"/>
                <w:sz w:val="24"/>
              </w:rPr>
              <w:t>10</w:t>
            </w:r>
          </w:p>
        </w:tc>
        <w:tc>
          <w:tcPr>
            <w:tcW w:w="1067" w:type="pct"/>
            <w:vMerge/>
            <w:vAlign w:val="center"/>
          </w:tcPr>
          <w:p>
            <w:pPr>
              <w:jc w:val="left"/>
              <w:textAlignment w:val="center"/>
              <w:rPr>
                <w:rFonts w:ascii="宋体" w:hAnsi="宋体" w:cs="宋体"/>
                <w:color w:val="000000"/>
                <w:sz w:val="24"/>
              </w:rPr>
            </w:pPr>
          </w:p>
        </w:tc>
        <w:tc>
          <w:tcPr>
            <w:tcW w:w="3534" w:type="pct"/>
          </w:tcPr>
          <w:p>
            <w:pPr>
              <w:pStyle w:val="BodyText"/>
              <w:spacing w:line="240" w:lineRule="auto"/>
              <w:rPr>
                <w:rFonts w:ascii="宋体" w:hAnsi="宋体" w:cs="宋体"/>
                <w:b w:val="0"/>
                <w:bCs w:val="0"/>
              </w:rPr>
            </w:pPr>
            <w:r>
              <w:rPr>
                <w:rFonts w:ascii="宋体" w:hAnsi="宋体" w:cs="宋体" w:hint="eastAsia"/>
                <w:b w:val="0"/>
                <w:bCs w:val="0"/>
              </w:rPr>
              <w:t>1.10、</w:t>
            </w:r>
            <w:r>
              <w:rPr>
                <w:rFonts w:cs="宋体" w:hint="eastAsia"/>
                <w:b w:val="0"/>
                <w:bCs w:val="0"/>
              </w:rPr>
              <w:t>三丁基锡化合物（TBT）：</w:t>
            </w:r>
            <w:r>
              <w:rPr>
                <w:rFonts w:ascii="宋体" w:hAnsi="宋体" w:cs="宋体" w:hint="eastAsia"/>
                <w:b w:val="0"/>
                <w:bCs w:val="0"/>
              </w:rPr>
              <w:t>未检出≠0。</w:t>
            </w:r>
          </w:p>
        </w:tc>
      </w:tr>
      <w:tr>
        <w:tblPrEx>
          <w:tblW w:w="4998" w:type="pct"/>
          <w:tblInd w:w="0" w:type="dxa"/>
          <w:tblCellMar>
            <w:top w:w="0" w:type="dxa"/>
            <w:left w:w="108" w:type="dxa"/>
            <w:bottom w:w="0" w:type="dxa"/>
            <w:right w:w="108" w:type="dxa"/>
          </w:tblCellMar>
        </w:tblPrEx>
        <w:trPr>
          <w:trHeight w:val="398"/>
        </w:trPr>
        <w:tc>
          <w:tcPr>
            <w:tcW w:w="398" w:type="pct"/>
            <w:vAlign w:val="center"/>
          </w:tcPr>
          <w:p>
            <w:pPr>
              <w:jc w:val="left"/>
              <w:rPr>
                <w:rFonts w:ascii="宋体" w:hAnsi="宋体" w:cs="宋体"/>
                <w:color w:val="000000"/>
                <w:sz w:val="24"/>
              </w:rPr>
            </w:pPr>
            <w:r>
              <w:rPr>
                <w:rFonts w:ascii="宋体" w:hAnsi="宋体" w:cs="宋体" w:hint="eastAsia"/>
                <w:color w:val="000000"/>
                <w:sz w:val="24"/>
              </w:rPr>
              <w:t>11</w:t>
            </w:r>
          </w:p>
        </w:tc>
        <w:tc>
          <w:tcPr>
            <w:tcW w:w="1067" w:type="pct"/>
            <w:vMerge/>
            <w:vAlign w:val="center"/>
          </w:tcPr>
          <w:p>
            <w:pPr>
              <w:jc w:val="left"/>
              <w:textAlignment w:val="center"/>
              <w:rPr>
                <w:rFonts w:ascii="宋体" w:hAnsi="宋体" w:cs="宋体"/>
                <w:color w:val="000000"/>
                <w:sz w:val="24"/>
              </w:rPr>
            </w:pPr>
          </w:p>
        </w:tc>
        <w:tc>
          <w:tcPr>
            <w:tcW w:w="3534" w:type="pct"/>
          </w:tcPr>
          <w:p>
            <w:pPr>
              <w:pStyle w:val="BodyText"/>
              <w:spacing w:line="240" w:lineRule="auto"/>
              <w:rPr>
                <w:rFonts w:ascii="宋体" w:hAnsi="宋体" w:cs="宋体"/>
                <w:b w:val="0"/>
                <w:bCs w:val="0"/>
              </w:rPr>
            </w:pPr>
            <w:r>
              <w:rPr>
                <w:rFonts w:ascii="宋体" w:hAnsi="宋体" w:cs="宋体" w:hint="eastAsia"/>
                <w:b w:val="0"/>
                <w:bCs w:val="0"/>
              </w:rPr>
              <w:t>1.11、</w:t>
            </w:r>
            <w:r>
              <w:rPr>
                <w:rFonts w:cs="宋体" w:hint="eastAsia"/>
                <w:b w:val="0"/>
                <w:bCs w:val="0"/>
              </w:rPr>
              <w:t>三苯基锡化合物（TPhT）:</w:t>
            </w:r>
            <w:r>
              <w:rPr>
                <w:rFonts w:cs="宋体" w:hint="eastAsia"/>
                <w:b w:val="0"/>
                <w:bCs w:val="0"/>
                <w:lang w:val="en-US" w:eastAsia="zh-CN"/>
              </w:rPr>
              <w:t xml:space="preserve"> </w:t>
            </w:r>
            <w:r>
              <w:rPr>
                <w:rFonts w:ascii="宋体" w:hAnsi="宋体" w:cs="宋体" w:hint="eastAsia"/>
                <w:b w:val="0"/>
                <w:bCs w:val="0"/>
              </w:rPr>
              <w:t>未检出≠0。</w:t>
            </w:r>
          </w:p>
        </w:tc>
      </w:tr>
      <w:tr>
        <w:tblPrEx>
          <w:tblW w:w="4998" w:type="pct"/>
          <w:tblInd w:w="0" w:type="dxa"/>
          <w:tblCellMar>
            <w:top w:w="0" w:type="dxa"/>
            <w:left w:w="108" w:type="dxa"/>
            <w:bottom w:w="0" w:type="dxa"/>
            <w:right w:w="108" w:type="dxa"/>
          </w:tblCellMar>
        </w:tblPrEx>
        <w:trPr>
          <w:trHeight w:val="398"/>
        </w:trPr>
        <w:tc>
          <w:tcPr>
            <w:tcW w:w="398" w:type="pct"/>
            <w:vAlign w:val="center"/>
          </w:tcPr>
          <w:p>
            <w:pPr>
              <w:jc w:val="left"/>
              <w:rPr>
                <w:rFonts w:ascii="宋体" w:hAnsi="宋体" w:cs="宋体"/>
                <w:color w:val="000000"/>
                <w:sz w:val="24"/>
              </w:rPr>
            </w:pPr>
            <w:r>
              <w:rPr>
                <w:rFonts w:ascii="宋体" w:hAnsi="宋体" w:cs="宋体" w:hint="eastAsia"/>
                <w:color w:val="000000"/>
                <w:sz w:val="24"/>
              </w:rPr>
              <w:t>12</w:t>
            </w:r>
          </w:p>
        </w:tc>
        <w:tc>
          <w:tcPr>
            <w:tcW w:w="1067" w:type="pct"/>
            <w:vMerge/>
            <w:vAlign w:val="center"/>
          </w:tcPr>
          <w:p>
            <w:pPr>
              <w:jc w:val="left"/>
              <w:textAlignment w:val="center"/>
              <w:rPr>
                <w:rFonts w:ascii="宋体" w:hAnsi="宋体" w:cs="宋体"/>
                <w:color w:val="000000"/>
                <w:sz w:val="24"/>
              </w:rPr>
            </w:pPr>
          </w:p>
        </w:tc>
        <w:tc>
          <w:tcPr>
            <w:tcW w:w="3534" w:type="pct"/>
          </w:tcPr>
          <w:p>
            <w:pPr>
              <w:pStyle w:val="BodyText"/>
              <w:spacing w:line="240" w:lineRule="auto"/>
              <w:rPr>
                <w:rFonts w:ascii="宋体" w:hAnsi="宋体" w:cs="宋体"/>
                <w:b w:val="0"/>
                <w:bCs w:val="0"/>
              </w:rPr>
            </w:pPr>
            <w:r>
              <w:rPr>
                <w:rFonts w:ascii="宋体" w:hAnsi="宋体" w:cs="宋体" w:hint="eastAsia"/>
                <w:b w:val="0"/>
                <w:bCs w:val="0"/>
              </w:rPr>
              <w:t>1.12、</w:t>
            </w:r>
            <w:r>
              <w:rPr>
                <w:rFonts w:cs="宋体" w:hint="eastAsia"/>
                <w:b w:val="0"/>
                <w:bCs w:val="0"/>
              </w:rPr>
              <w:t>二丁基锡化合物（DBT）：</w:t>
            </w:r>
            <w:r>
              <w:rPr>
                <w:rFonts w:ascii="宋体" w:hAnsi="宋体" w:cs="宋体" w:hint="eastAsia"/>
                <w:b w:val="0"/>
                <w:bCs w:val="0"/>
              </w:rPr>
              <w:t>未检出≠0。</w:t>
            </w:r>
          </w:p>
        </w:tc>
      </w:tr>
      <w:tr>
        <w:tblPrEx>
          <w:tblW w:w="4998" w:type="pct"/>
          <w:tblInd w:w="0" w:type="dxa"/>
          <w:tblCellMar>
            <w:top w:w="0" w:type="dxa"/>
            <w:left w:w="108" w:type="dxa"/>
            <w:bottom w:w="0" w:type="dxa"/>
            <w:right w:w="108" w:type="dxa"/>
          </w:tblCellMar>
        </w:tblPrEx>
        <w:trPr>
          <w:trHeight w:val="398"/>
        </w:trPr>
        <w:tc>
          <w:tcPr>
            <w:tcW w:w="398" w:type="pct"/>
            <w:vAlign w:val="center"/>
          </w:tcPr>
          <w:p>
            <w:pPr>
              <w:jc w:val="left"/>
              <w:rPr>
                <w:rFonts w:ascii="宋体" w:hAnsi="宋体" w:cs="宋体"/>
                <w:color w:val="000000"/>
                <w:sz w:val="24"/>
              </w:rPr>
            </w:pPr>
            <w:r>
              <w:rPr>
                <w:rFonts w:ascii="宋体" w:hAnsi="宋体" w:cs="宋体" w:hint="eastAsia"/>
                <w:color w:val="000000"/>
                <w:sz w:val="24"/>
              </w:rPr>
              <w:t>13</w:t>
            </w:r>
          </w:p>
        </w:tc>
        <w:tc>
          <w:tcPr>
            <w:tcW w:w="1067" w:type="pct"/>
            <w:vMerge/>
            <w:vAlign w:val="center"/>
          </w:tcPr>
          <w:p>
            <w:pPr>
              <w:jc w:val="left"/>
              <w:textAlignment w:val="center"/>
              <w:rPr>
                <w:rFonts w:ascii="宋体" w:hAnsi="宋体" w:cs="宋体"/>
                <w:color w:val="000000"/>
                <w:sz w:val="24"/>
              </w:rPr>
            </w:pPr>
          </w:p>
        </w:tc>
        <w:tc>
          <w:tcPr>
            <w:tcW w:w="3534" w:type="pct"/>
          </w:tcPr>
          <w:p>
            <w:pPr>
              <w:pStyle w:val="BodyText"/>
              <w:spacing w:line="240" w:lineRule="auto"/>
              <w:rPr>
                <w:rFonts w:ascii="宋体" w:hAnsi="宋体" w:cs="宋体"/>
                <w:b w:val="0"/>
                <w:bCs w:val="0"/>
              </w:rPr>
            </w:pPr>
            <w:r>
              <w:rPr>
                <w:rFonts w:ascii="宋体" w:hAnsi="宋体" w:cs="宋体" w:hint="eastAsia"/>
                <w:b w:val="0"/>
                <w:bCs w:val="0"/>
              </w:rPr>
              <w:t>1.13、</w:t>
            </w:r>
            <w:r>
              <w:rPr>
                <w:rFonts w:cs="宋体" w:hint="eastAsia"/>
                <w:b w:val="0"/>
                <w:bCs w:val="0"/>
              </w:rPr>
              <w:t>二辛基锡化合物（DOT）：</w:t>
            </w:r>
            <w:r>
              <w:rPr>
                <w:rFonts w:ascii="宋体" w:hAnsi="宋体" w:cs="宋体" w:hint="eastAsia"/>
                <w:b w:val="0"/>
                <w:bCs w:val="0"/>
              </w:rPr>
              <w:t>未检出≠0。</w:t>
            </w:r>
          </w:p>
        </w:tc>
      </w:tr>
      <w:tr>
        <w:tblPrEx>
          <w:tblW w:w="4998" w:type="pct"/>
          <w:tblInd w:w="0" w:type="dxa"/>
          <w:tblCellMar>
            <w:top w:w="0" w:type="dxa"/>
            <w:left w:w="108" w:type="dxa"/>
            <w:bottom w:w="0" w:type="dxa"/>
            <w:right w:w="108" w:type="dxa"/>
          </w:tblCellMar>
        </w:tblPrEx>
        <w:trPr>
          <w:trHeight w:val="398"/>
        </w:trPr>
        <w:tc>
          <w:tcPr>
            <w:tcW w:w="398" w:type="pct"/>
            <w:vAlign w:val="center"/>
          </w:tcPr>
          <w:p>
            <w:pPr>
              <w:jc w:val="left"/>
              <w:rPr>
                <w:rFonts w:ascii="宋体" w:hAnsi="宋体" w:cs="宋体"/>
                <w:color w:val="000000"/>
                <w:sz w:val="24"/>
              </w:rPr>
            </w:pPr>
            <w:r>
              <w:rPr>
                <w:rFonts w:ascii="宋体" w:hAnsi="宋体" w:cs="宋体" w:hint="eastAsia"/>
                <w:color w:val="000000"/>
                <w:sz w:val="24"/>
              </w:rPr>
              <w:t>14</w:t>
            </w:r>
          </w:p>
        </w:tc>
        <w:tc>
          <w:tcPr>
            <w:tcW w:w="1067" w:type="pct"/>
            <w:vMerge/>
            <w:vAlign w:val="center"/>
          </w:tcPr>
          <w:p>
            <w:pPr>
              <w:jc w:val="left"/>
              <w:textAlignment w:val="center"/>
              <w:rPr>
                <w:rFonts w:ascii="宋体" w:hAnsi="宋体" w:cs="宋体"/>
                <w:color w:val="000000"/>
                <w:sz w:val="24"/>
              </w:rPr>
            </w:pPr>
          </w:p>
        </w:tc>
        <w:tc>
          <w:tcPr>
            <w:tcW w:w="3534" w:type="pct"/>
          </w:tcPr>
          <w:p>
            <w:pPr>
              <w:pStyle w:val="BodyText"/>
              <w:spacing w:line="240" w:lineRule="auto"/>
              <w:rPr>
                <w:rFonts w:ascii="宋体" w:hAnsi="宋体" w:cs="宋体"/>
                <w:b w:val="0"/>
                <w:bCs w:val="0"/>
              </w:rPr>
            </w:pPr>
            <w:r>
              <w:rPr>
                <w:rFonts w:ascii="宋体" w:hAnsi="宋体" w:cs="宋体" w:hint="eastAsia"/>
                <w:b w:val="0"/>
                <w:bCs w:val="0"/>
              </w:rPr>
              <w:t>1.14、</w:t>
            </w:r>
            <w:r>
              <w:rPr>
                <w:rFonts w:cs="宋体" w:hint="eastAsia"/>
                <w:b w:val="0"/>
                <w:bCs w:val="0"/>
              </w:rPr>
              <w:t>氯化苯和氯化钾苯总量：</w:t>
            </w:r>
            <w:r>
              <w:rPr>
                <w:rFonts w:ascii="宋体" w:hAnsi="宋体" w:cs="宋体" w:hint="eastAsia"/>
                <w:b w:val="0"/>
                <w:bCs w:val="0"/>
              </w:rPr>
              <w:t>＜</w:t>
            </w:r>
            <w:r>
              <w:rPr>
                <w:rFonts w:cs="宋体" w:hint="eastAsia"/>
                <w:b w:val="0"/>
                <w:bCs w:val="0"/>
              </w:rPr>
              <w:t>1.0</w:t>
            </w:r>
            <w:r>
              <w:rPr>
                <w:rFonts w:ascii="宋体" w:hAnsi="宋体" w:cs="宋体" w:hint="eastAsia"/>
                <w:b w:val="0"/>
                <w:bCs w:val="0"/>
              </w:rPr>
              <w:t>（mg/kg）</w:t>
            </w:r>
            <w:r>
              <w:rPr>
                <w:rFonts w:cs="宋体" w:hint="eastAsia"/>
                <w:b w:val="0"/>
                <w:bCs w:val="0"/>
              </w:rPr>
              <w:t>。</w:t>
            </w:r>
          </w:p>
        </w:tc>
      </w:tr>
      <w:tr>
        <w:tblPrEx>
          <w:tblW w:w="4998" w:type="pct"/>
          <w:tblInd w:w="0" w:type="dxa"/>
          <w:tblCellMar>
            <w:top w:w="0" w:type="dxa"/>
            <w:left w:w="108" w:type="dxa"/>
            <w:bottom w:w="0" w:type="dxa"/>
            <w:right w:w="108" w:type="dxa"/>
          </w:tblCellMar>
        </w:tblPrEx>
        <w:trPr>
          <w:trHeight w:val="398"/>
        </w:trPr>
        <w:tc>
          <w:tcPr>
            <w:tcW w:w="398" w:type="pct"/>
            <w:vAlign w:val="center"/>
          </w:tcPr>
          <w:p>
            <w:pPr>
              <w:jc w:val="left"/>
              <w:rPr>
                <w:rFonts w:ascii="宋体" w:hAnsi="宋体" w:cs="宋体"/>
                <w:color w:val="000000"/>
                <w:sz w:val="24"/>
              </w:rPr>
            </w:pPr>
            <w:r>
              <w:rPr>
                <w:rFonts w:ascii="宋体" w:hAnsi="宋体" w:cs="宋体" w:hint="eastAsia"/>
                <w:color w:val="000000"/>
                <w:sz w:val="24"/>
              </w:rPr>
              <w:t>15</w:t>
            </w:r>
          </w:p>
        </w:tc>
        <w:tc>
          <w:tcPr>
            <w:tcW w:w="1067" w:type="pct"/>
            <w:vMerge/>
            <w:vAlign w:val="center"/>
          </w:tcPr>
          <w:p>
            <w:pPr>
              <w:jc w:val="left"/>
              <w:textAlignment w:val="center"/>
              <w:rPr>
                <w:rFonts w:ascii="宋体" w:hAnsi="宋体" w:cs="宋体"/>
                <w:color w:val="000000"/>
                <w:sz w:val="24"/>
              </w:rPr>
            </w:pPr>
          </w:p>
        </w:tc>
        <w:tc>
          <w:tcPr>
            <w:tcW w:w="3534" w:type="pct"/>
          </w:tcPr>
          <w:p>
            <w:pPr>
              <w:pStyle w:val="BodyText"/>
              <w:spacing w:line="240" w:lineRule="auto"/>
              <w:rPr>
                <w:rFonts w:ascii="宋体" w:hAnsi="宋体" w:cs="宋体"/>
                <w:b w:val="0"/>
                <w:bCs w:val="0"/>
              </w:rPr>
            </w:pPr>
            <w:r>
              <w:rPr>
                <w:rFonts w:ascii="宋体" w:hAnsi="宋体" w:cs="宋体" w:hint="eastAsia"/>
                <w:b w:val="0"/>
                <w:bCs w:val="0"/>
              </w:rPr>
              <w:t>1.15、</w:t>
            </w:r>
            <w:r>
              <w:rPr>
                <w:rFonts w:cs="宋体" w:hint="eastAsia"/>
                <w:b w:val="0"/>
                <w:bCs w:val="0"/>
              </w:rPr>
              <w:t>辛基酚（OP）、壬基酚（NP）、辛基酚聚氧乙烯醚（OPEO）、壬基酚聚氧乙烯醚：</w:t>
            </w:r>
            <w:r>
              <w:rPr>
                <w:rFonts w:ascii="宋体" w:hAnsi="宋体" w:cs="宋体" w:hint="eastAsia"/>
                <w:b w:val="0"/>
                <w:bCs w:val="0"/>
              </w:rPr>
              <w:t>＜</w:t>
            </w:r>
            <w:r>
              <w:rPr>
                <w:rFonts w:cs="宋体" w:hint="eastAsia"/>
                <w:b w:val="0"/>
                <w:bCs w:val="0"/>
              </w:rPr>
              <w:t>25mg/kg。</w:t>
            </w:r>
          </w:p>
        </w:tc>
      </w:tr>
      <w:tr>
        <w:tblPrEx>
          <w:tblW w:w="4998" w:type="pct"/>
          <w:tblInd w:w="0" w:type="dxa"/>
          <w:tblCellMar>
            <w:top w:w="0" w:type="dxa"/>
            <w:left w:w="108" w:type="dxa"/>
            <w:bottom w:w="0" w:type="dxa"/>
            <w:right w:w="108" w:type="dxa"/>
          </w:tblCellMar>
        </w:tblPrEx>
        <w:trPr>
          <w:trHeight w:val="398"/>
        </w:trPr>
        <w:tc>
          <w:tcPr>
            <w:tcW w:w="398" w:type="pct"/>
            <w:vAlign w:val="center"/>
          </w:tcPr>
          <w:p>
            <w:pPr>
              <w:jc w:val="left"/>
              <w:rPr>
                <w:rFonts w:ascii="宋体" w:hAnsi="宋体" w:cs="宋体"/>
                <w:color w:val="000000"/>
                <w:sz w:val="24"/>
              </w:rPr>
            </w:pPr>
            <w:r>
              <w:rPr>
                <w:rFonts w:ascii="宋体" w:hAnsi="宋体" w:cs="宋体" w:hint="eastAsia"/>
                <w:color w:val="000000"/>
                <w:sz w:val="24"/>
              </w:rPr>
              <w:t>16</w:t>
            </w:r>
          </w:p>
        </w:tc>
        <w:tc>
          <w:tcPr>
            <w:tcW w:w="1067" w:type="pct"/>
            <w:vMerge/>
            <w:vAlign w:val="center"/>
          </w:tcPr>
          <w:p>
            <w:pPr>
              <w:jc w:val="left"/>
              <w:textAlignment w:val="center"/>
              <w:rPr>
                <w:rFonts w:ascii="宋体" w:hAnsi="宋体" w:cs="宋体"/>
                <w:color w:val="000000"/>
                <w:sz w:val="24"/>
              </w:rPr>
            </w:pPr>
          </w:p>
        </w:tc>
        <w:tc>
          <w:tcPr>
            <w:tcW w:w="3534" w:type="pct"/>
          </w:tcPr>
          <w:p>
            <w:pPr>
              <w:pStyle w:val="BodyText"/>
              <w:spacing w:line="240" w:lineRule="auto"/>
              <w:rPr>
                <w:rFonts w:ascii="宋体" w:hAnsi="宋体" w:cs="宋体"/>
                <w:b w:val="0"/>
                <w:bCs w:val="0"/>
              </w:rPr>
            </w:pPr>
            <w:r>
              <w:rPr>
                <w:rFonts w:ascii="宋体" w:hAnsi="宋体" w:cs="宋体" w:hint="eastAsia"/>
                <w:b w:val="0"/>
                <w:bCs w:val="0"/>
              </w:rPr>
              <w:t>1.16、</w:t>
            </w:r>
            <w:r>
              <w:rPr>
                <w:rFonts w:cs="宋体" w:hint="eastAsia"/>
                <w:b w:val="0"/>
                <w:bCs w:val="0"/>
              </w:rPr>
              <w:t>富马酸二甲酯（DMF）：</w:t>
            </w:r>
            <w:r>
              <w:rPr>
                <w:rFonts w:ascii="宋体" w:hAnsi="宋体" w:cs="宋体" w:hint="eastAsia"/>
                <w:b w:val="0"/>
                <w:bCs w:val="0"/>
              </w:rPr>
              <w:t>未检出≠0。</w:t>
            </w:r>
          </w:p>
        </w:tc>
      </w:tr>
      <w:tr>
        <w:tblPrEx>
          <w:tblW w:w="4998" w:type="pct"/>
          <w:tblInd w:w="0" w:type="dxa"/>
          <w:tblCellMar>
            <w:top w:w="0" w:type="dxa"/>
            <w:left w:w="108" w:type="dxa"/>
            <w:bottom w:w="0" w:type="dxa"/>
            <w:right w:w="108" w:type="dxa"/>
          </w:tblCellMar>
        </w:tblPrEx>
        <w:trPr>
          <w:trHeight w:val="398"/>
        </w:trPr>
        <w:tc>
          <w:tcPr>
            <w:tcW w:w="398" w:type="pct"/>
            <w:vAlign w:val="center"/>
          </w:tcPr>
          <w:p>
            <w:pPr>
              <w:jc w:val="left"/>
              <w:rPr>
                <w:rFonts w:ascii="宋体" w:hAnsi="宋体" w:cs="宋体"/>
                <w:color w:val="000000"/>
                <w:sz w:val="24"/>
              </w:rPr>
            </w:pPr>
            <w:r>
              <w:rPr>
                <w:rFonts w:ascii="宋体" w:hAnsi="宋体" w:cs="宋体" w:hint="eastAsia"/>
                <w:color w:val="000000"/>
                <w:sz w:val="24"/>
              </w:rPr>
              <w:t>17</w:t>
            </w:r>
          </w:p>
        </w:tc>
        <w:tc>
          <w:tcPr>
            <w:tcW w:w="1067" w:type="pct"/>
            <w:vMerge w:val="restart"/>
            <w:vAlign w:val="center"/>
          </w:tcPr>
          <w:p>
            <w:pPr>
              <w:jc w:val="center"/>
              <w:textAlignment w:val="center"/>
              <w:rPr>
                <w:rFonts w:ascii="宋体" w:hAnsi="宋体" w:cs="宋体"/>
                <w:color w:val="000000"/>
                <w:sz w:val="24"/>
              </w:rPr>
            </w:pPr>
            <w:r>
              <w:rPr>
                <w:rFonts w:ascii="宋体" w:hAnsi="宋体" w:cs="宋体" w:hint="eastAsia"/>
                <w:color w:val="000000"/>
                <w:sz w:val="24"/>
              </w:rPr>
              <w:t>卷帘</w:t>
            </w:r>
          </w:p>
        </w:tc>
        <w:tc>
          <w:tcPr>
            <w:tcW w:w="3534" w:type="pct"/>
          </w:tcPr>
          <w:p>
            <w:pPr>
              <w:pStyle w:val="BodyText"/>
              <w:spacing w:line="240" w:lineRule="auto"/>
              <w:rPr>
                <w:rFonts w:ascii="宋体" w:hAnsi="宋体" w:cs="宋体"/>
                <w:b w:val="0"/>
                <w:bCs w:val="0"/>
              </w:rPr>
            </w:pPr>
            <w:r>
              <w:rPr>
                <w:rFonts w:ascii="宋体" w:hAnsi="宋体" w:cs="宋体" w:hint="eastAsia"/>
                <w:b w:val="0"/>
                <w:bCs w:val="0"/>
                <w:snapToGrid w:val="0"/>
                <w:kern w:val="0"/>
              </w:rPr>
              <w:t>2.1、成份：100%聚酯纤维。</w:t>
            </w:r>
          </w:p>
        </w:tc>
      </w:tr>
      <w:tr>
        <w:tblPrEx>
          <w:tblW w:w="4998" w:type="pct"/>
          <w:tblInd w:w="0" w:type="dxa"/>
          <w:tblCellMar>
            <w:top w:w="0" w:type="dxa"/>
            <w:left w:w="108" w:type="dxa"/>
            <w:bottom w:w="0" w:type="dxa"/>
            <w:right w:w="108" w:type="dxa"/>
          </w:tblCellMar>
        </w:tblPrEx>
        <w:trPr>
          <w:trHeight w:val="398"/>
        </w:trPr>
        <w:tc>
          <w:tcPr>
            <w:tcW w:w="398" w:type="pct"/>
            <w:vAlign w:val="center"/>
          </w:tcPr>
          <w:p>
            <w:pPr>
              <w:jc w:val="left"/>
              <w:rPr>
                <w:rFonts w:ascii="宋体" w:hAnsi="宋体" w:cs="宋体"/>
                <w:color w:val="000000"/>
                <w:sz w:val="24"/>
              </w:rPr>
            </w:pPr>
            <w:r>
              <w:rPr>
                <w:rFonts w:ascii="宋体" w:hAnsi="宋体" w:cs="宋体" w:hint="eastAsia"/>
                <w:color w:val="000000"/>
                <w:sz w:val="24"/>
              </w:rPr>
              <w:t>18</w:t>
            </w:r>
          </w:p>
        </w:tc>
        <w:tc>
          <w:tcPr>
            <w:tcW w:w="1067" w:type="pct"/>
            <w:vMerge/>
            <w:vAlign w:val="center"/>
          </w:tcPr>
          <w:p>
            <w:pPr>
              <w:jc w:val="left"/>
              <w:textAlignment w:val="center"/>
              <w:rPr>
                <w:rFonts w:ascii="宋体" w:hAnsi="宋体" w:cs="宋体"/>
                <w:color w:val="000000"/>
                <w:sz w:val="24"/>
              </w:rPr>
            </w:pPr>
          </w:p>
        </w:tc>
        <w:tc>
          <w:tcPr>
            <w:tcW w:w="3534" w:type="pct"/>
          </w:tcPr>
          <w:p>
            <w:pPr>
              <w:pStyle w:val="BodyText"/>
              <w:spacing w:line="240" w:lineRule="auto"/>
              <w:rPr>
                <w:rFonts w:ascii="宋体" w:hAnsi="宋体" w:cs="宋体"/>
                <w:b w:val="0"/>
                <w:bCs w:val="0"/>
              </w:rPr>
            </w:pPr>
            <w:r>
              <w:rPr>
                <w:rFonts w:ascii="宋体" w:hAnsi="宋体" w:cs="宋体" w:hint="eastAsia"/>
                <w:b w:val="0"/>
                <w:bCs w:val="0"/>
                <w:snapToGrid w:val="0"/>
                <w:kern w:val="0"/>
              </w:rPr>
              <w:t>2.2、单位面积质量：≥200克/平方米。</w:t>
            </w:r>
          </w:p>
        </w:tc>
      </w:tr>
      <w:tr>
        <w:tblPrEx>
          <w:tblW w:w="4998" w:type="pct"/>
          <w:tblInd w:w="0" w:type="dxa"/>
          <w:tblCellMar>
            <w:top w:w="0" w:type="dxa"/>
            <w:left w:w="108" w:type="dxa"/>
            <w:bottom w:w="0" w:type="dxa"/>
            <w:right w:w="108" w:type="dxa"/>
          </w:tblCellMar>
        </w:tblPrEx>
        <w:trPr>
          <w:trHeight w:val="398"/>
        </w:trPr>
        <w:tc>
          <w:tcPr>
            <w:tcW w:w="398" w:type="pct"/>
            <w:vAlign w:val="center"/>
          </w:tcPr>
          <w:p>
            <w:pPr>
              <w:jc w:val="left"/>
              <w:rPr>
                <w:rFonts w:ascii="宋体" w:hAnsi="宋体" w:cs="宋体"/>
                <w:color w:val="000000"/>
                <w:sz w:val="24"/>
              </w:rPr>
            </w:pPr>
            <w:r>
              <w:rPr>
                <w:rFonts w:ascii="宋体" w:hAnsi="宋体" w:cs="宋体" w:hint="eastAsia"/>
                <w:color w:val="000000"/>
                <w:sz w:val="24"/>
              </w:rPr>
              <w:t>19</w:t>
            </w:r>
          </w:p>
        </w:tc>
        <w:tc>
          <w:tcPr>
            <w:tcW w:w="1067" w:type="pct"/>
            <w:vMerge/>
            <w:vAlign w:val="center"/>
          </w:tcPr>
          <w:p>
            <w:pPr>
              <w:jc w:val="left"/>
              <w:textAlignment w:val="center"/>
              <w:rPr>
                <w:rFonts w:ascii="宋体" w:hAnsi="宋体" w:cs="宋体"/>
                <w:color w:val="000000"/>
                <w:sz w:val="24"/>
              </w:rPr>
            </w:pPr>
          </w:p>
        </w:tc>
        <w:tc>
          <w:tcPr>
            <w:tcW w:w="3534" w:type="pct"/>
          </w:tcPr>
          <w:p>
            <w:pPr>
              <w:pStyle w:val="BodyText"/>
              <w:spacing w:line="240" w:lineRule="auto"/>
              <w:rPr>
                <w:rFonts w:ascii="宋体" w:hAnsi="宋体" w:cs="宋体"/>
                <w:b w:val="0"/>
                <w:bCs w:val="0"/>
              </w:rPr>
            </w:pPr>
            <w:r>
              <w:rPr>
                <w:rFonts w:ascii="宋体" w:hAnsi="宋体" w:cs="宋体" w:hint="eastAsia"/>
                <w:b w:val="0"/>
                <w:bCs w:val="0"/>
              </w:rPr>
              <w:t>2.3、耐光色牢度：</w:t>
            </w:r>
            <w:r>
              <w:rPr>
                <w:rFonts w:ascii="宋体" w:hAnsi="宋体" w:cs="宋体" w:hint="eastAsia"/>
                <w:b w:val="0"/>
                <w:bCs w:val="0"/>
                <w:snapToGrid w:val="0"/>
                <w:kern w:val="0"/>
              </w:rPr>
              <w:t>≥4级。</w:t>
            </w:r>
          </w:p>
        </w:tc>
      </w:tr>
      <w:tr>
        <w:tblPrEx>
          <w:tblW w:w="4998" w:type="pct"/>
          <w:tblInd w:w="0" w:type="dxa"/>
          <w:tblCellMar>
            <w:top w:w="0" w:type="dxa"/>
            <w:left w:w="108" w:type="dxa"/>
            <w:bottom w:w="0" w:type="dxa"/>
            <w:right w:w="108" w:type="dxa"/>
          </w:tblCellMar>
        </w:tblPrEx>
        <w:trPr>
          <w:trHeight w:val="398"/>
        </w:trPr>
        <w:tc>
          <w:tcPr>
            <w:tcW w:w="398" w:type="pct"/>
            <w:vAlign w:val="center"/>
          </w:tcPr>
          <w:p>
            <w:pPr>
              <w:jc w:val="left"/>
              <w:rPr>
                <w:rFonts w:ascii="宋体" w:hAnsi="宋体" w:cs="宋体"/>
                <w:color w:val="000000"/>
                <w:sz w:val="24"/>
              </w:rPr>
            </w:pPr>
            <w:r>
              <w:rPr>
                <w:rFonts w:ascii="宋体" w:hAnsi="宋体" w:cs="宋体" w:hint="eastAsia"/>
                <w:color w:val="000000"/>
                <w:sz w:val="24"/>
              </w:rPr>
              <w:t>20</w:t>
            </w:r>
          </w:p>
        </w:tc>
        <w:tc>
          <w:tcPr>
            <w:tcW w:w="1067" w:type="pct"/>
            <w:vMerge/>
            <w:vAlign w:val="center"/>
          </w:tcPr>
          <w:p>
            <w:pPr>
              <w:jc w:val="left"/>
              <w:textAlignment w:val="center"/>
              <w:rPr>
                <w:rFonts w:ascii="宋体" w:hAnsi="宋体" w:cs="宋体"/>
                <w:color w:val="000000"/>
                <w:sz w:val="24"/>
              </w:rPr>
            </w:pPr>
          </w:p>
        </w:tc>
        <w:tc>
          <w:tcPr>
            <w:tcW w:w="3534" w:type="pct"/>
          </w:tcPr>
          <w:p>
            <w:pPr>
              <w:pStyle w:val="BodyText"/>
              <w:spacing w:line="240" w:lineRule="auto"/>
              <w:rPr>
                <w:rFonts w:ascii="宋体" w:hAnsi="宋体" w:cs="宋体"/>
                <w:b w:val="0"/>
                <w:bCs w:val="0"/>
              </w:rPr>
            </w:pPr>
            <w:r>
              <w:rPr>
                <w:rFonts w:ascii="宋体" w:hAnsi="宋体" w:cs="宋体" w:hint="eastAsia"/>
                <w:b w:val="0"/>
                <w:bCs w:val="0"/>
              </w:rPr>
              <w:t>2.4、甲醛含量：未检出≠0。</w:t>
            </w:r>
          </w:p>
        </w:tc>
      </w:tr>
      <w:tr>
        <w:tblPrEx>
          <w:tblW w:w="4998" w:type="pct"/>
          <w:tblInd w:w="0" w:type="dxa"/>
          <w:tblCellMar>
            <w:top w:w="0" w:type="dxa"/>
            <w:left w:w="108" w:type="dxa"/>
            <w:bottom w:w="0" w:type="dxa"/>
            <w:right w:w="108" w:type="dxa"/>
          </w:tblCellMar>
        </w:tblPrEx>
        <w:trPr>
          <w:trHeight w:val="398"/>
        </w:trPr>
        <w:tc>
          <w:tcPr>
            <w:tcW w:w="398" w:type="pct"/>
            <w:vAlign w:val="center"/>
          </w:tcPr>
          <w:p>
            <w:pPr>
              <w:jc w:val="left"/>
              <w:rPr>
                <w:rFonts w:ascii="宋体" w:hAnsi="宋体" w:cs="宋体"/>
                <w:color w:val="000000"/>
                <w:sz w:val="24"/>
              </w:rPr>
            </w:pPr>
            <w:r>
              <w:rPr>
                <w:rFonts w:ascii="宋体" w:hAnsi="宋体" w:cs="宋体" w:hint="eastAsia"/>
                <w:color w:val="000000"/>
                <w:sz w:val="24"/>
              </w:rPr>
              <w:t>21</w:t>
            </w:r>
          </w:p>
        </w:tc>
        <w:tc>
          <w:tcPr>
            <w:tcW w:w="1067" w:type="pct"/>
            <w:vMerge/>
            <w:vAlign w:val="center"/>
          </w:tcPr>
          <w:p>
            <w:pPr>
              <w:jc w:val="left"/>
              <w:textAlignment w:val="center"/>
              <w:rPr>
                <w:rFonts w:ascii="宋体" w:hAnsi="宋体" w:cs="宋体"/>
                <w:color w:val="000000"/>
                <w:sz w:val="24"/>
              </w:rPr>
            </w:pPr>
          </w:p>
        </w:tc>
        <w:tc>
          <w:tcPr>
            <w:tcW w:w="3534" w:type="pct"/>
          </w:tcPr>
          <w:p>
            <w:pPr>
              <w:pStyle w:val="BodyText"/>
              <w:spacing w:line="240" w:lineRule="auto"/>
              <w:rPr>
                <w:rFonts w:ascii="宋体" w:hAnsi="宋体" w:cs="宋体"/>
                <w:b w:val="0"/>
                <w:bCs w:val="0"/>
              </w:rPr>
            </w:pPr>
            <w:r>
              <w:rPr>
                <w:rFonts w:ascii="宋体" w:hAnsi="宋体" w:cs="宋体" w:hint="eastAsia"/>
                <w:b w:val="0"/>
                <w:bCs w:val="0"/>
              </w:rPr>
              <w:t>2.5、PH值：4.0-9.0。</w:t>
            </w:r>
          </w:p>
        </w:tc>
      </w:tr>
      <w:tr>
        <w:tblPrEx>
          <w:tblW w:w="4998" w:type="pct"/>
          <w:tblInd w:w="0" w:type="dxa"/>
          <w:tblCellMar>
            <w:top w:w="0" w:type="dxa"/>
            <w:left w:w="108" w:type="dxa"/>
            <w:bottom w:w="0" w:type="dxa"/>
            <w:right w:w="108" w:type="dxa"/>
          </w:tblCellMar>
        </w:tblPrEx>
        <w:trPr>
          <w:trHeight w:val="398"/>
        </w:trPr>
        <w:tc>
          <w:tcPr>
            <w:tcW w:w="398" w:type="pct"/>
            <w:vAlign w:val="center"/>
          </w:tcPr>
          <w:p>
            <w:pPr>
              <w:jc w:val="left"/>
              <w:rPr>
                <w:rFonts w:ascii="宋体" w:hAnsi="宋体" w:cs="宋体"/>
                <w:color w:val="000000"/>
                <w:sz w:val="24"/>
              </w:rPr>
            </w:pPr>
            <w:r>
              <w:rPr>
                <w:rFonts w:ascii="宋体" w:hAnsi="宋体" w:cs="宋体" w:hint="eastAsia"/>
                <w:color w:val="000000"/>
                <w:sz w:val="24"/>
              </w:rPr>
              <w:t>22</w:t>
            </w:r>
          </w:p>
        </w:tc>
        <w:tc>
          <w:tcPr>
            <w:tcW w:w="1067" w:type="pct"/>
            <w:vMerge/>
            <w:vAlign w:val="center"/>
          </w:tcPr>
          <w:p>
            <w:pPr>
              <w:jc w:val="left"/>
              <w:textAlignment w:val="center"/>
              <w:rPr>
                <w:rFonts w:ascii="宋体" w:hAnsi="宋体" w:cs="宋体"/>
                <w:color w:val="000000"/>
                <w:sz w:val="24"/>
              </w:rPr>
            </w:pPr>
          </w:p>
        </w:tc>
        <w:tc>
          <w:tcPr>
            <w:tcW w:w="3534" w:type="pct"/>
          </w:tcPr>
          <w:p>
            <w:pPr>
              <w:pStyle w:val="BodyText"/>
              <w:spacing w:line="240" w:lineRule="auto"/>
              <w:rPr>
                <w:rFonts w:ascii="宋体" w:hAnsi="宋体" w:cs="宋体"/>
                <w:b w:val="0"/>
                <w:bCs w:val="0"/>
              </w:rPr>
            </w:pPr>
            <w:r>
              <w:rPr>
                <w:rFonts w:ascii="宋体" w:hAnsi="宋体" w:cs="宋体" w:hint="eastAsia"/>
                <w:b w:val="0"/>
                <w:bCs w:val="0"/>
              </w:rPr>
              <w:t>2.6、可萃取的重金属：</w:t>
            </w:r>
            <w:r>
              <w:rPr>
                <w:rFonts w:ascii="宋体" w:eastAsia="宋体" w:hAnsi="宋体" w:cs="宋体" w:hint="eastAsia"/>
                <w:b w:val="0"/>
                <w:bCs w:val="0"/>
                <w:szCs w:val="24"/>
              </w:rPr>
              <w:t>铅（Pb)</w:t>
            </w:r>
            <w:r>
              <w:rPr>
                <w:rFonts w:ascii="宋体" w:eastAsia="宋体" w:hAnsi="宋体" w:cs="宋体" w:hint="eastAsia"/>
                <w:b w:val="0"/>
                <w:bCs w:val="0"/>
                <w:szCs w:val="24"/>
                <w:lang w:eastAsia="zh-CN"/>
              </w:rPr>
              <w:t>、</w:t>
            </w:r>
            <w:r>
              <w:rPr>
                <w:rFonts w:ascii="宋体" w:eastAsia="宋体" w:hAnsi="宋体" w:cs="宋体" w:hint="eastAsia"/>
                <w:b w:val="0"/>
                <w:bCs w:val="0"/>
                <w:szCs w:val="24"/>
              </w:rPr>
              <w:t>镉（Cd)</w:t>
            </w:r>
            <w:r>
              <w:rPr>
                <w:rFonts w:ascii="宋体" w:eastAsia="宋体" w:hAnsi="宋体" w:cs="宋体" w:hint="eastAsia"/>
                <w:b w:val="0"/>
                <w:bCs w:val="0"/>
                <w:szCs w:val="24"/>
                <w:lang w:eastAsia="zh-CN"/>
              </w:rPr>
              <w:t>、</w:t>
            </w:r>
            <w:r>
              <w:rPr>
                <w:rFonts w:ascii="宋体" w:eastAsia="宋体" w:hAnsi="宋体" w:cs="宋体" w:hint="eastAsia"/>
                <w:b w:val="0"/>
                <w:bCs w:val="0"/>
                <w:szCs w:val="24"/>
              </w:rPr>
              <w:t>铜（Cu)</w:t>
            </w:r>
            <w:r>
              <w:rPr>
                <w:rFonts w:ascii="宋体" w:eastAsia="宋体" w:hAnsi="宋体" w:cs="宋体" w:hint="eastAsia"/>
                <w:b w:val="0"/>
                <w:bCs w:val="0"/>
                <w:szCs w:val="24"/>
                <w:lang w:eastAsia="zh-CN"/>
              </w:rPr>
              <w:t>、</w:t>
            </w:r>
            <w:r>
              <w:rPr>
                <w:rFonts w:ascii="宋体" w:eastAsia="宋体" w:hAnsi="宋体" w:cs="宋体" w:hint="eastAsia"/>
                <w:b w:val="0"/>
                <w:bCs w:val="0"/>
                <w:szCs w:val="24"/>
              </w:rPr>
              <w:t>钴(Co)</w:t>
            </w:r>
            <w:r>
              <w:rPr>
                <w:rFonts w:ascii="宋体" w:eastAsia="宋体" w:hAnsi="宋体" w:cs="宋体" w:hint="eastAsia"/>
                <w:b w:val="0"/>
                <w:bCs w:val="0"/>
                <w:szCs w:val="24"/>
                <w:lang w:eastAsia="zh-CN"/>
              </w:rPr>
              <w:t>、</w:t>
            </w:r>
            <w:r>
              <w:rPr>
                <w:rFonts w:ascii="宋体" w:eastAsia="宋体" w:hAnsi="宋体" w:cs="宋体" w:hint="eastAsia"/>
                <w:b w:val="0"/>
                <w:bCs w:val="0"/>
                <w:szCs w:val="24"/>
              </w:rPr>
              <w:t>镍（Ni)</w:t>
            </w:r>
            <w:r>
              <w:rPr>
                <w:rFonts w:ascii="宋体" w:eastAsia="宋体" w:hAnsi="宋体" w:cs="宋体" w:hint="eastAsia"/>
                <w:b w:val="0"/>
                <w:bCs w:val="0"/>
                <w:szCs w:val="24"/>
                <w:lang w:eastAsia="zh-CN"/>
              </w:rPr>
              <w:t>、</w:t>
            </w:r>
            <w:r>
              <w:rPr>
                <w:rFonts w:ascii="宋体" w:eastAsia="宋体" w:hAnsi="宋体" w:cs="宋体" w:hint="eastAsia"/>
                <w:b w:val="0"/>
                <w:bCs w:val="0"/>
                <w:szCs w:val="24"/>
              </w:rPr>
              <w:t>三价铬(Cr)</w:t>
            </w:r>
            <w:r>
              <w:rPr>
                <w:rFonts w:ascii="宋体" w:eastAsia="宋体" w:hAnsi="宋体" w:cs="宋体" w:hint="eastAsia"/>
                <w:b w:val="0"/>
                <w:bCs w:val="0"/>
                <w:szCs w:val="24"/>
                <w:lang w:eastAsia="zh-CN"/>
              </w:rPr>
              <w:t>、</w:t>
            </w:r>
            <w:r>
              <w:rPr>
                <w:rFonts w:ascii="宋体" w:eastAsia="宋体" w:hAnsi="宋体" w:cs="宋体" w:hint="eastAsia"/>
                <w:b w:val="0"/>
                <w:bCs w:val="0"/>
                <w:szCs w:val="24"/>
              </w:rPr>
              <w:t>锑(Sb)</w:t>
            </w:r>
            <w:r>
              <w:rPr>
                <w:rFonts w:ascii="宋体" w:eastAsia="宋体" w:hAnsi="宋体" w:cs="宋体" w:hint="eastAsia"/>
                <w:b w:val="0"/>
                <w:bCs w:val="0"/>
                <w:szCs w:val="24"/>
                <w:lang w:eastAsia="zh-CN"/>
              </w:rPr>
              <w:t>、</w:t>
            </w:r>
            <w:r>
              <w:rPr>
                <w:rFonts w:ascii="宋体" w:eastAsia="宋体" w:hAnsi="宋体" w:cs="宋体" w:hint="eastAsia"/>
                <w:b w:val="0"/>
                <w:bCs w:val="0"/>
                <w:szCs w:val="24"/>
              </w:rPr>
              <w:t>六价铬</w:t>
            </w:r>
            <w:r>
              <w:rPr>
                <w:rFonts w:ascii="宋体" w:eastAsia="宋体" w:hAnsi="宋体" w:cs="宋体" w:hint="eastAsia"/>
                <w:b w:val="0"/>
                <w:bCs w:val="0"/>
                <w:szCs w:val="24"/>
                <w:lang w:eastAsia="zh-CN"/>
              </w:rPr>
              <w:t>、</w:t>
            </w:r>
            <w:r>
              <w:rPr>
                <w:rFonts w:ascii="宋体" w:eastAsia="宋体" w:hAnsi="宋体" w:cs="宋体" w:hint="eastAsia"/>
                <w:b w:val="0"/>
                <w:bCs w:val="0"/>
                <w:szCs w:val="24"/>
              </w:rPr>
              <w:t>砷（As)</w:t>
            </w:r>
            <w:r>
              <w:rPr>
                <w:rFonts w:ascii="宋体" w:eastAsia="宋体" w:hAnsi="宋体" w:cs="宋体" w:hint="eastAsia"/>
                <w:b w:val="0"/>
                <w:bCs w:val="0"/>
                <w:szCs w:val="24"/>
                <w:lang w:eastAsia="zh-CN"/>
              </w:rPr>
              <w:t>、</w:t>
            </w:r>
            <w:r>
              <w:rPr>
                <w:rFonts w:ascii="宋体" w:eastAsia="宋体" w:hAnsi="宋体" w:cs="宋体" w:hint="eastAsia"/>
                <w:b w:val="0"/>
                <w:bCs w:val="0"/>
                <w:szCs w:val="24"/>
              </w:rPr>
              <w:t>汞（Hg)</w:t>
            </w:r>
            <w:r>
              <w:rPr>
                <w:rFonts w:ascii="宋体" w:hAnsi="宋体" w:cs="宋体" w:hint="eastAsia"/>
                <w:b w:val="0"/>
                <w:bCs w:val="0"/>
              </w:rPr>
              <w:t>未检出≠0。</w:t>
            </w:r>
          </w:p>
        </w:tc>
      </w:tr>
      <w:tr>
        <w:tblPrEx>
          <w:tblW w:w="4998" w:type="pct"/>
          <w:tblInd w:w="0" w:type="dxa"/>
          <w:tblCellMar>
            <w:top w:w="0" w:type="dxa"/>
            <w:left w:w="108" w:type="dxa"/>
            <w:bottom w:w="0" w:type="dxa"/>
            <w:right w:w="108" w:type="dxa"/>
          </w:tblCellMar>
        </w:tblPrEx>
        <w:trPr>
          <w:trHeight w:val="398"/>
        </w:trPr>
        <w:tc>
          <w:tcPr>
            <w:tcW w:w="398" w:type="pct"/>
            <w:vAlign w:val="center"/>
          </w:tcPr>
          <w:p>
            <w:pPr>
              <w:jc w:val="left"/>
              <w:rPr>
                <w:rFonts w:ascii="宋体" w:hAnsi="宋体" w:cs="宋体"/>
                <w:color w:val="000000"/>
                <w:sz w:val="24"/>
              </w:rPr>
            </w:pPr>
            <w:r>
              <w:rPr>
                <w:rFonts w:ascii="宋体" w:hAnsi="宋体" w:cs="宋体" w:hint="eastAsia"/>
                <w:color w:val="000000"/>
                <w:sz w:val="24"/>
              </w:rPr>
              <w:t>23</w:t>
            </w:r>
          </w:p>
        </w:tc>
        <w:tc>
          <w:tcPr>
            <w:tcW w:w="1067" w:type="pct"/>
            <w:vMerge/>
            <w:vAlign w:val="center"/>
          </w:tcPr>
          <w:p>
            <w:pPr>
              <w:jc w:val="left"/>
              <w:textAlignment w:val="center"/>
              <w:rPr>
                <w:rFonts w:ascii="宋体" w:hAnsi="宋体" w:cs="宋体"/>
                <w:color w:val="000000"/>
                <w:sz w:val="24"/>
              </w:rPr>
            </w:pPr>
          </w:p>
        </w:tc>
        <w:tc>
          <w:tcPr>
            <w:tcW w:w="3534" w:type="pct"/>
          </w:tcPr>
          <w:p>
            <w:pPr>
              <w:pStyle w:val="BodyText"/>
              <w:spacing w:line="240" w:lineRule="auto"/>
              <w:rPr>
                <w:rFonts w:ascii="宋体" w:hAnsi="宋体" w:cs="宋体"/>
                <w:b w:val="0"/>
                <w:bCs w:val="0"/>
              </w:rPr>
            </w:pPr>
            <w:r>
              <w:rPr>
                <w:rFonts w:ascii="宋体" w:hAnsi="宋体" w:cs="宋体" w:hint="eastAsia"/>
                <w:b w:val="0"/>
                <w:bCs w:val="0"/>
              </w:rPr>
              <w:t>2.7、</w:t>
            </w:r>
            <w:r>
              <w:rPr>
                <w:rFonts w:cs="宋体" w:hint="eastAsia"/>
                <w:b w:val="0"/>
                <w:bCs w:val="0"/>
              </w:rPr>
              <w:t>五氯苯酚（PCP）：</w:t>
            </w:r>
            <w:r>
              <w:rPr>
                <w:rFonts w:ascii="宋体" w:hAnsi="宋体" w:cs="宋体" w:hint="eastAsia"/>
                <w:b w:val="0"/>
                <w:bCs w:val="0"/>
              </w:rPr>
              <w:t>未检出≠0。</w:t>
            </w:r>
          </w:p>
        </w:tc>
      </w:tr>
      <w:tr>
        <w:tblPrEx>
          <w:tblW w:w="4998" w:type="pct"/>
          <w:tblInd w:w="0" w:type="dxa"/>
          <w:tblCellMar>
            <w:top w:w="0" w:type="dxa"/>
            <w:left w:w="108" w:type="dxa"/>
            <w:bottom w:w="0" w:type="dxa"/>
            <w:right w:w="108" w:type="dxa"/>
          </w:tblCellMar>
        </w:tblPrEx>
        <w:trPr>
          <w:trHeight w:val="398"/>
        </w:trPr>
        <w:tc>
          <w:tcPr>
            <w:tcW w:w="398" w:type="pct"/>
            <w:vAlign w:val="center"/>
          </w:tcPr>
          <w:p>
            <w:pPr>
              <w:jc w:val="left"/>
              <w:rPr>
                <w:rFonts w:ascii="宋体" w:hAnsi="宋体" w:cs="宋体"/>
                <w:color w:val="000000"/>
                <w:sz w:val="24"/>
              </w:rPr>
            </w:pPr>
            <w:r>
              <w:rPr>
                <w:rFonts w:ascii="宋体" w:hAnsi="宋体" w:cs="宋体" w:hint="eastAsia"/>
                <w:color w:val="000000"/>
                <w:sz w:val="24"/>
              </w:rPr>
              <w:t>24</w:t>
            </w:r>
          </w:p>
        </w:tc>
        <w:tc>
          <w:tcPr>
            <w:tcW w:w="1067" w:type="pct"/>
            <w:vMerge/>
            <w:vAlign w:val="center"/>
          </w:tcPr>
          <w:p>
            <w:pPr>
              <w:jc w:val="left"/>
              <w:textAlignment w:val="center"/>
              <w:rPr>
                <w:rFonts w:ascii="宋体" w:hAnsi="宋体" w:cs="宋体"/>
                <w:color w:val="000000"/>
                <w:sz w:val="24"/>
              </w:rPr>
            </w:pPr>
          </w:p>
        </w:tc>
        <w:tc>
          <w:tcPr>
            <w:tcW w:w="3534" w:type="pct"/>
          </w:tcPr>
          <w:p>
            <w:pPr>
              <w:pStyle w:val="BodyText"/>
              <w:spacing w:line="240" w:lineRule="auto"/>
              <w:rPr>
                <w:rFonts w:ascii="宋体" w:hAnsi="宋体" w:cs="宋体"/>
                <w:b w:val="0"/>
                <w:bCs w:val="0"/>
              </w:rPr>
            </w:pPr>
            <w:r>
              <w:rPr>
                <w:rFonts w:ascii="宋体" w:hAnsi="宋体" w:cs="宋体" w:hint="eastAsia"/>
                <w:b w:val="0"/>
                <w:bCs w:val="0"/>
              </w:rPr>
              <w:t>2.8、</w:t>
            </w:r>
            <w:r>
              <w:rPr>
                <w:rFonts w:cs="宋体" w:hint="eastAsia"/>
                <w:b w:val="0"/>
                <w:bCs w:val="0"/>
              </w:rPr>
              <w:t>四氯苯酚（TeCP总量）：</w:t>
            </w:r>
            <w:r>
              <w:rPr>
                <w:rFonts w:ascii="宋体" w:hAnsi="宋体" w:cs="宋体" w:hint="eastAsia"/>
                <w:b w:val="0"/>
                <w:bCs w:val="0"/>
              </w:rPr>
              <w:t>＜</w:t>
            </w:r>
            <w:r>
              <w:rPr>
                <w:rFonts w:cs="宋体" w:hint="eastAsia"/>
                <w:b w:val="0"/>
                <w:bCs w:val="0"/>
              </w:rPr>
              <w:t>0.5（mg/kg）。</w:t>
            </w:r>
          </w:p>
        </w:tc>
      </w:tr>
      <w:tr>
        <w:tblPrEx>
          <w:tblW w:w="4998" w:type="pct"/>
          <w:tblInd w:w="0" w:type="dxa"/>
          <w:tblCellMar>
            <w:top w:w="0" w:type="dxa"/>
            <w:left w:w="108" w:type="dxa"/>
            <w:bottom w:w="0" w:type="dxa"/>
            <w:right w:w="108" w:type="dxa"/>
          </w:tblCellMar>
        </w:tblPrEx>
        <w:trPr>
          <w:trHeight w:val="398"/>
        </w:trPr>
        <w:tc>
          <w:tcPr>
            <w:tcW w:w="398" w:type="pct"/>
            <w:vAlign w:val="center"/>
          </w:tcPr>
          <w:p>
            <w:pPr>
              <w:jc w:val="left"/>
              <w:rPr>
                <w:rFonts w:ascii="宋体" w:hAnsi="宋体" w:cs="宋体"/>
                <w:color w:val="000000"/>
                <w:sz w:val="24"/>
              </w:rPr>
            </w:pPr>
            <w:r>
              <w:rPr>
                <w:rFonts w:ascii="宋体" w:hAnsi="宋体" w:cs="宋体" w:hint="eastAsia"/>
                <w:color w:val="000000"/>
                <w:sz w:val="24"/>
              </w:rPr>
              <w:t>25</w:t>
            </w:r>
          </w:p>
        </w:tc>
        <w:tc>
          <w:tcPr>
            <w:tcW w:w="1067" w:type="pct"/>
            <w:vMerge/>
            <w:vAlign w:val="center"/>
          </w:tcPr>
          <w:p>
            <w:pPr>
              <w:jc w:val="left"/>
              <w:textAlignment w:val="center"/>
              <w:rPr>
                <w:rFonts w:ascii="宋体" w:hAnsi="宋体" w:cs="宋体"/>
                <w:color w:val="000000"/>
                <w:sz w:val="24"/>
              </w:rPr>
            </w:pPr>
          </w:p>
        </w:tc>
        <w:tc>
          <w:tcPr>
            <w:tcW w:w="3534" w:type="pct"/>
          </w:tcPr>
          <w:p>
            <w:pPr>
              <w:pStyle w:val="BodyText"/>
              <w:spacing w:line="240" w:lineRule="auto"/>
              <w:rPr>
                <w:rFonts w:ascii="宋体" w:hAnsi="宋体" w:cs="宋体"/>
                <w:b w:val="0"/>
                <w:bCs w:val="0"/>
              </w:rPr>
            </w:pPr>
            <w:r>
              <w:rPr>
                <w:rFonts w:ascii="宋体" w:hAnsi="宋体" w:cs="宋体" w:hint="eastAsia"/>
                <w:b w:val="0"/>
                <w:bCs w:val="0"/>
              </w:rPr>
              <w:t>2.9、</w:t>
            </w:r>
            <w:r>
              <w:rPr>
                <w:rFonts w:cs="宋体" w:hint="eastAsia"/>
                <w:b w:val="0"/>
                <w:bCs w:val="0"/>
              </w:rPr>
              <w:t>领苯基苯酚（OPP）：</w:t>
            </w:r>
            <w:r>
              <w:rPr>
                <w:rFonts w:ascii="宋体" w:hAnsi="宋体" w:cs="宋体" w:hint="eastAsia"/>
                <w:b w:val="0"/>
                <w:bCs w:val="0"/>
              </w:rPr>
              <w:t>未检出≠0。</w:t>
            </w:r>
          </w:p>
        </w:tc>
      </w:tr>
      <w:tr>
        <w:tblPrEx>
          <w:tblW w:w="4998" w:type="pct"/>
          <w:tblInd w:w="0" w:type="dxa"/>
          <w:tblCellMar>
            <w:top w:w="0" w:type="dxa"/>
            <w:left w:w="108" w:type="dxa"/>
            <w:bottom w:w="0" w:type="dxa"/>
            <w:right w:w="108" w:type="dxa"/>
          </w:tblCellMar>
        </w:tblPrEx>
        <w:trPr>
          <w:trHeight w:val="398"/>
        </w:trPr>
        <w:tc>
          <w:tcPr>
            <w:tcW w:w="398" w:type="pct"/>
            <w:vAlign w:val="center"/>
          </w:tcPr>
          <w:p>
            <w:pPr>
              <w:jc w:val="left"/>
              <w:rPr>
                <w:rFonts w:ascii="宋体" w:hAnsi="宋体" w:cs="宋体"/>
                <w:color w:val="000000"/>
                <w:sz w:val="24"/>
              </w:rPr>
            </w:pPr>
            <w:r>
              <w:rPr>
                <w:rFonts w:ascii="宋体" w:hAnsi="宋体" w:cs="宋体" w:hint="eastAsia"/>
                <w:color w:val="000000"/>
                <w:sz w:val="24"/>
              </w:rPr>
              <w:t>26</w:t>
            </w:r>
          </w:p>
        </w:tc>
        <w:tc>
          <w:tcPr>
            <w:tcW w:w="1067" w:type="pct"/>
            <w:vMerge/>
            <w:vAlign w:val="center"/>
          </w:tcPr>
          <w:p>
            <w:pPr>
              <w:jc w:val="left"/>
              <w:textAlignment w:val="center"/>
              <w:rPr>
                <w:rFonts w:ascii="宋体" w:hAnsi="宋体" w:cs="宋体"/>
                <w:color w:val="000000"/>
                <w:sz w:val="24"/>
              </w:rPr>
            </w:pPr>
          </w:p>
        </w:tc>
        <w:tc>
          <w:tcPr>
            <w:tcW w:w="3534" w:type="pct"/>
          </w:tcPr>
          <w:p>
            <w:pPr>
              <w:pStyle w:val="BodyText"/>
              <w:spacing w:line="240" w:lineRule="auto"/>
              <w:rPr>
                <w:rFonts w:ascii="宋体" w:hAnsi="宋体" w:cs="宋体"/>
                <w:b w:val="0"/>
                <w:bCs w:val="0"/>
              </w:rPr>
            </w:pPr>
            <w:r>
              <w:rPr>
                <w:rFonts w:ascii="宋体" w:hAnsi="宋体" w:cs="宋体" w:hint="eastAsia"/>
                <w:b w:val="0"/>
                <w:bCs w:val="0"/>
              </w:rPr>
              <w:t>2.10、</w:t>
            </w:r>
            <w:r>
              <w:rPr>
                <w:rFonts w:cs="宋体" w:hint="eastAsia"/>
                <w:b w:val="0"/>
                <w:bCs w:val="0"/>
              </w:rPr>
              <w:t>三丁基锡化合物（TBT）：</w:t>
            </w:r>
            <w:r>
              <w:rPr>
                <w:rFonts w:ascii="宋体" w:hAnsi="宋体" w:cs="宋体" w:hint="eastAsia"/>
                <w:b w:val="0"/>
                <w:bCs w:val="0"/>
              </w:rPr>
              <w:t>未检出≠0。</w:t>
            </w:r>
          </w:p>
        </w:tc>
      </w:tr>
      <w:tr>
        <w:tblPrEx>
          <w:tblW w:w="4998" w:type="pct"/>
          <w:tblInd w:w="0" w:type="dxa"/>
          <w:tblCellMar>
            <w:top w:w="0" w:type="dxa"/>
            <w:left w:w="108" w:type="dxa"/>
            <w:bottom w:w="0" w:type="dxa"/>
            <w:right w:w="108" w:type="dxa"/>
          </w:tblCellMar>
        </w:tblPrEx>
        <w:trPr>
          <w:trHeight w:val="398"/>
        </w:trPr>
        <w:tc>
          <w:tcPr>
            <w:tcW w:w="398" w:type="pct"/>
            <w:vAlign w:val="center"/>
          </w:tcPr>
          <w:p>
            <w:pPr>
              <w:jc w:val="left"/>
              <w:rPr>
                <w:rFonts w:ascii="宋体" w:hAnsi="宋体" w:cs="宋体"/>
                <w:color w:val="000000"/>
                <w:sz w:val="24"/>
              </w:rPr>
            </w:pPr>
            <w:r>
              <w:rPr>
                <w:rFonts w:ascii="宋体" w:hAnsi="宋体" w:cs="宋体" w:hint="eastAsia"/>
                <w:color w:val="000000"/>
                <w:sz w:val="24"/>
              </w:rPr>
              <w:t>27</w:t>
            </w:r>
          </w:p>
        </w:tc>
        <w:tc>
          <w:tcPr>
            <w:tcW w:w="1067" w:type="pct"/>
            <w:vMerge/>
            <w:vAlign w:val="center"/>
          </w:tcPr>
          <w:p>
            <w:pPr>
              <w:jc w:val="left"/>
              <w:textAlignment w:val="center"/>
              <w:rPr>
                <w:rFonts w:ascii="宋体" w:hAnsi="宋体" w:cs="宋体"/>
                <w:color w:val="000000"/>
                <w:sz w:val="24"/>
              </w:rPr>
            </w:pPr>
          </w:p>
        </w:tc>
        <w:tc>
          <w:tcPr>
            <w:tcW w:w="3534" w:type="pct"/>
          </w:tcPr>
          <w:p>
            <w:pPr>
              <w:pStyle w:val="BodyText"/>
              <w:spacing w:line="240" w:lineRule="auto"/>
              <w:rPr>
                <w:rFonts w:ascii="宋体" w:hAnsi="宋体" w:cs="宋体"/>
                <w:b w:val="0"/>
                <w:bCs w:val="0"/>
              </w:rPr>
            </w:pPr>
            <w:r>
              <w:rPr>
                <w:rFonts w:ascii="宋体" w:hAnsi="宋体" w:cs="宋体" w:hint="eastAsia"/>
                <w:b w:val="0"/>
                <w:bCs w:val="0"/>
              </w:rPr>
              <w:t>2.11、</w:t>
            </w:r>
            <w:r>
              <w:rPr>
                <w:rFonts w:cs="宋体" w:hint="eastAsia"/>
                <w:b w:val="0"/>
                <w:bCs w:val="0"/>
              </w:rPr>
              <w:t>三苯基锡化合物（TPhT）:</w:t>
            </w:r>
            <w:r>
              <w:rPr>
                <w:rFonts w:cs="宋体" w:hint="eastAsia"/>
                <w:b w:val="0"/>
                <w:bCs w:val="0"/>
                <w:lang w:val="en-US" w:eastAsia="zh-CN"/>
              </w:rPr>
              <w:t xml:space="preserve"> </w:t>
            </w:r>
            <w:r>
              <w:rPr>
                <w:rFonts w:ascii="宋体" w:hAnsi="宋体" w:cs="宋体" w:hint="eastAsia"/>
                <w:b w:val="0"/>
                <w:bCs w:val="0"/>
              </w:rPr>
              <w:t>未检出≠0。</w:t>
            </w:r>
          </w:p>
        </w:tc>
      </w:tr>
      <w:tr>
        <w:tblPrEx>
          <w:tblW w:w="4998" w:type="pct"/>
          <w:tblInd w:w="0" w:type="dxa"/>
          <w:tblCellMar>
            <w:top w:w="0" w:type="dxa"/>
            <w:left w:w="108" w:type="dxa"/>
            <w:bottom w:w="0" w:type="dxa"/>
            <w:right w:w="108" w:type="dxa"/>
          </w:tblCellMar>
        </w:tblPrEx>
        <w:trPr>
          <w:trHeight w:val="398"/>
        </w:trPr>
        <w:tc>
          <w:tcPr>
            <w:tcW w:w="398" w:type="pct"/>
            <w:vAlign w:val="center"/>
          </w:tcPr>
          <w:p>
            <w:pPr>
              <w:jc w:val="left"/>
              <w:rPr>
                <w:rFonts w:ascii="宋体" w:hAnsi="宋体" w:cs="宋体"/>
                <w:color w:val="000000"/>
                <w:sz w:val="24"/>
              </w:rPr>
            </w:pPr>
            <w:r>
              <w:rPr>
                <w:rFonts w:ascii="宋体" w:hAnsi="宋体" w:cs="宋体" w:hint="eastAsia"/>
                <w:color w:val="000000"/>
                <w:sz w:val="24"/>
              </w:rPr>
              <w:t>28</w:t>
            </w:r>
          </w:p>
        </w:tc>
        <w:tc>
          <w:tcPr>
            <w:tcW w:w="1067" w:type="pct"/>
            <w:vMerge/>
            <w:vAlign w:val="center"/>
          </w:tcPr>
          <w:p>
            <w:pPr>
              <w:jc w:val="left"/>
              <w:textAlignment w:val="center"/>
              <w:rPr>
                <w:rFonts w:ascii="宋体" w:hAnsi="宋体" w:cs="宋体"/>
                <w:color w:val="000000"/>
                <w:sz w:val="24"/>
              </w:rPr>
            </w:pPr>
          </w:p>
        </w:tc>
        <w:tc>
          <w:tcPr>
            <w:tcW w:w="3534" w:type="pct"/>
          </w:tcPr>
          <w:p>
            <w:pPr>
              <w:pStyle w:val="BodyText"/>
              <w:spacing w:line="240" w:lineRule="auto"/>
              <w:rPr>
                <w:rFonts w:ascii="宋体" w:hAnsi="宋体" w:cs="宋体"/>
                <w:b w:val="0"/>
                <w:bCs w:val="0"/>
              </w:rPr>
            </w:pPr>
            <w:r>
              <w:rPr>
                <w:rFonts w:ascii="宋体" w:hAnsi="宋体" w:cs="宋体" w:hint="eastAsia"/>
                <w:b w:val="0"/>
                <w:bCs w:val="0"/>
              </w:rPr>
              <w:t>2.12、</w:t>
            </w:r>
            <w:r>
              <w:rPr>
                <w:rFonts w:cs="宋体" w:hint="eastAsia"/>
                <w:b w:val="0"/>
                <w:bCs w:val="0"/>
              </w:rPr>
              <w:t>二丁基锡化合物（DBT）：</w:t>
            </w:r>
            <w:r>
              <w:rPr>
                <w:rFonts w:ascii="宋体" w:hAnsi="宋体" w:cs="宋体" w:hint="eastAsia"/>
                <w:b w:val="0"/>
                <w:bCs w:val="0"/>
              </w:rPr>
              <w:t>未检出≠0。</w:t>
            </w:r>
          </w:p>
        </w:tc>
      </w:tr>
      <w:tr>
        <w:tblPrEx>
          <w:tblW w:w="4998" w:type="pct"/>
          <w:tblInd w:w="0" w:type="dxa"/>
          <w:tblCellMar>
            <w:top w:w="0" w:type="dxa"/>
            <w:left w:w="108" w:type="dxa"/>
            <w:bottom w:w="0" w:type="dxa"/>
            <w:right w:w="108" w:type="dxa"/>
          </w:tblCellMar>
        </w:tblPrEx>
        <w:trPr>
          <w:trHeight w:val="398"/>
        </w:trPr>
        <w:tc>
          <w:tcPr>
            <w:tcW w:w="398" w:type="pct"/>
            <w:vAlign w:val="center"/>
          </w:tcPr>
          <w:p>
            <w:pPr>
              <w:jc w:val="left"/>
              <w:rPr>
                <w:rFonts w:ascii="宋体" w:hAnsi="宋体" w:cs="宋体"/>
                <w:color w:val="000000"/>
                <w:sz w:val="24"/>
              </w:rPr>
            </w:pPr>
            <w:r>
              <w:rPr>
                <w:rFonts w:ascii="宋体" w:hAnsi="宋体" w:cs="宋体" w:hint="eastAsia"/>
                <w:color w:val="000000"/>
                <w:sz w:val="24"/>
              </w:rPr>
              <w:t>29</w:t>
            </w:r>
          </w:p>
        </w:tc>
        <w:tc>
          <w:tcPr>
            <w:tcW w:w="1067" w:type="pct"/>
            <w:vMerge/>
            <w:vAlign w:val="center"/>
          </w:tcPr>
          <w:p>
            <w:pPr>
              <w:jc w:val="left"/>
              <w:textAlignment w:val="center"/>
              <w:rPr>
                <w:rFonts w:ascii="宋体" w:hAnsi="宋体" w:cs="宋体"/>
                <w:color w:val="000000"/>
                <w:sz w:val="24"/>
              </w:rPr>
            </w:pPr>
          </w:p>
        </w:tc>
        <w:tc>
          <w:tcPr>
            <w:tcW w:w="3534" w:type="pct"/>
          </w:tcPr>
          <w:p>
            <w:pPr>
              <w:pStyle w:val="BodyText"/>
              <w:spacing w:line="240" w:lineRule="auto"/>
              <w:rPr>
                <w:rFonts w:ascii="宋体" w:hAnsi="宋体" w:cs="宋体"/>
                <w:b w:val="0"/>
                <w:bCs w:val="0"/>
              </w:rPr>
            </w:pPr>
            <w:r>
              <w:rPr>
                <w:rFonts w:ascii="宋体" w:hAnsi="宋体" w:cs="宋体" w:hint="eastAsia"/>
                <w:b w:val="0"/>
                <w:bCs w:val="0"/>
              </w:rPr>
              <w:t>2.13、</w:t>
            </w:r>
            <w:r>
              <w:rPr>
                <w:rFonts w:cs="宋体" w:hint="eastAsia"/>
                <w:b w:val="0"/>
                <w:bCs w:val="0"/>
              </w:rPr>
              <w:t>二辛基锡化合物（DOT）：</w:t>
            </w:r>
            <w:r>
              <w:rPr>
                <w:rFonts w:ascii="宋体" w:hAnsi="宋体" w:cs="宋体" w:hint="eastAsia"/>
                <w:b w:val="0"/>
                <w:bCs w:val="0"/>
              </w:rPr>
              <w:t>未检出≠0。</w:t>
            </w:r>
          </w:p>
        </w:tc>
      </w:tr>
      <w:tr>
        <w:tblPrEx>
          <w:tblW w:w="4998" w:type="pct"/>
          <w:tblInd w:w="0" w:type="dxa"/>
          <w:tblCellMar>
            <w:top w:w="0" w:type="dxa"/>
            <w:left w:w="108" w:type="dxa"/>
            <w:bottom w:w="0" w:type="dxa"/>
            <w:right w:w="108" w:type="dxa"/>
          </w:tblCellMar>
        </w:tblPrEx>
        <w:trPr>
          <w:trHeight w:val="398"/>
        </w:trPr>
        <w:tc>
          <w:tcPr>
            <w:tcW w:w="398" w:type="pct"/>
            <w:vAlign w:val="center"/>
          </w:tcPr>
          <w:p>
            <w:pPr>
              <w:jc w:val="left"/>
              <w:rPr>
                <w:rFonts w:ascii="宋体" w:hAnsi="宋体" w:cs="宋体"/>
                <w:color w:val="000000"/>
                <w:sz w:val="24"/>
              </w:rPr>
            </w:pPr>
            <w:r>
              <w:rPr>
                <w:rFonts w:ascii="宋体" w:hAnsi="宋体" w:cs="宋体" w:hint="eastAsia"/>
                <w:color w:val="000000"/>
                <w:sz w:val="24"/>
              </w:rPr>
              <w:t>30</w:t>
            </w:r>
          </w:p>
        </w:tc>
        <w:tc>
          <w:tcPr>
            <w:tcW w:w="1067" w:type="pct"/>
            <w:vMerge/>
            <w:vAlign w:val="center"/>
          </w:tcPr>
          <w:p>
            <w:pPr>
              <w:jc w:val="left"/>
              <w:textAlignment w:val="center"/>
              <w:rPr>
                <w:rFonts w:ascii="宋体" w:hAnsi="宋体" w:cs="宋体"/>
                <w:color w:val="000000"/>
                <w:sz w:val="24"/>
              </w:rPr>
            </w:pPr>
          </w:p>
        </w:tc>
        <w:tc>
          <w:tcPr>
            <w:tcW w:w="3534" w:type="pct"/>
          </w:tcPr>
          <w:p>
            <w:pPr>
              <w:pStyle w:val="BodyText"/>
              <w:spacing w:line="240" w:lineRule="auto"/>
              <w:rPr>
                <w:rFonts w:ascii="宋体" w:hAnsi="宋体" w:cs="宋体"/>
                <w:b w:val="0"/>
                <w:bCs w:val="0"/>
              </w:rPr>
            </w:pPr>
            <w:r>
              <w:rPr>
                <w:rFonts w:ascii="宋体" w:hAnsi="宋体" w:cs="宋体" w:hint="eastAsia"/>
                <w:b w:val="0"/>
                <w:bCs w:val="0"/>
              </w:rPr>
              <w:t>2.14、</w:t>
            </w:r>
            <w:r>
              <w:rPr>
                <w:rFonts w:cs="宋体" w:hint="eastAsia"/>
                <w:b w:val="0"/>
                <w:bCs w:val="0"/>
              </w:rPr>
              <w:t>氯化苯和氯化钾苯总量：</w:t>
            </w:r>
            <w:r>
              <w:rPr>
                <w:rFonts w:ascii="宋体" w:hAnsi="宋体" w:cs="宋体" w:hint="eastAsia"/>
                <w:b w:val="0"/>
                <w:bCs w:val="0"/>
              </w:rPr>
              <w:t>＜</w:t>
            </w:r>
            <w:r>
              <w:rPr>
                <w:rFonts w:cs="宋体" w:hint="eastAsia"/>
                <w:b w:val="0"/>
                <w:bCs w:val="0"/>
              </w:rPr>
              <w:t>1.0</w:t>
            </w:r>
            <w:r>
              <w:rPr>
                <w:rFonts w:ascii="Times New Roman" w:hAnsi="Times New Roman" w:cs="宋体" w:hint="eastAsia"/>
                <w:b w:val="0"/>
                <w:bCs w:val="0"/>
              </w:rPr>
              <w:t>（mg/kg）</w:t>
            </w:r>
            <w:r>
              <w:rPr>
                <w:rFonts w:cs="宋体" w:hint="eastAsia"/>
                <w:b w:val="0"/>
                <w:bCs w:val="0"/>
              </w:rPr>
              <w:t>。</w:t>
            </w:r>
          </w:p>
        </w:tc>
      </w:tr>
      <w:tr>
        <w:tblPrEx>
          <w:tblW w:w="4998" w:type="pct"/>
          <w:tblInd w:w="0" w:type="dxa"/>
          <w:tblCellMar>
            <w:top w:w="0" w:type="dxa"/>
            <w:left w:w="108" w:type="dxa"/>
            <w:bottom w:w="0" w:type="dxa"/>
            <w:right w:w="108" w:type="dxa"/>
          </w:tblCellMar>
        </w:tblPrEx>
        <w:trPr>
          <w:trHeight w:val="398"/>
        </w:trPr>
        <w:tc>
          <w:tcPr>
            <w:tcW w:w="398" w:type="pct"/>
            <w:vAlign w:val="center"/>
          </w:tcPr>
          <w:p>
            <w:pPr>
              <w:jc w:val="left"/>
              <w:rPr>
                <w:rFonts w:ascii="宋体" w:hAnsi="宋体" w:cs="宋体"/>
                <w:color w:val="000000"/>
                <w:sz w:val="24"/>
              </w:rPr>
            </w:pPr>
            <w:r>
              <w:rPr>
                <w:rFonts w:ascii="宋体" w:hAnsi="宋体" w:cs="宋体" w:hint="eastAsia"/>
                <w:color w:val="000000"/>
                <w:sz w:val="24"/>
              </w:rPr>
              <w:t>31</w:t>
            </w:r>
          </w:p>
        </w:tc>
        <w:tc>
          <w:tcPr>
            <w:tcW w:w="1067" w:type="pct"/>
            <w:vMerge/>
            <w:vAlign w:val="center"/>
          </w:tcPr>
          <w:p>
            <w:pPr>
              <w:jc w:val="left"/>
              <w:textAlignment w:val="center"/>
              <w:rPr>
                <w:rFonts w:ascii="宋体" w:hAnsi="宋体" w:cs="宋体"/>
                <w:color w:val="000000"/>
                <w:sz w:val="24"/>
              </w:rPr>
            </w:pPr>
          </w:p>
        </w:tc>
        <w:tc>
          <w:tcPr>
            <w:tcW w:w="3534" w:type="pct"/>
          </w:tcPr>
          <w:p>
            <w:pPr>
              <w:pStyle w:val="BodyText"/>
              <w:spacing w:line="240" w:lineRule="auto"/>
              <w:rPr>
                <w:rFonts w:ascii="宋体" w:hAnsi="宋体" w:cs="宋体"/>
                <w:b w:val="0"/>
                <w:bCs w:val="0"/>
              </w:rPr>
            </w:pPr>
            <w:r>
              <w:rPr>
                <w:rFonts w:ascii="宋体" w:hAnsi="宋体" w:cs="宋体" w:hint="eastAsia"/>
                <w:b w:val="0"/>
                <w:bCs w:val="0"/>
              </w:rPr>
              <w:t>2.15、</w:t>
            </w:r>
            <w:r>
              <w:rPr>
                <w:rFonts w:cs="宋体" w:hint="eastAsia"/>
                <w:b w:val="0"/>
                <w:bCs w:val="0"/>
              </w:rPr>
              <w:t>辛基酚（OP）、壬基酚（NP）、辛基酚聚氧乙烯醚（OPEO）、壬基酚聚氧乙烯醚：</w:t>
            </w:r>
            <w:r>
              <w:rPr>
                <w:rFonts w:ascii="宋体" w:hAnsi="宋体" w:cs="宋体" w:hint="eastAsia"/>
                <w:b w:val="0"/>
                <w:bCs w:val="0"/>
              </w:rPr>
              <w:t>＜</w:t>
            </w:r>
            <w:r>
              <w:rPr>
                <w:rFonts w:cs="宋体" w:hint="eastAsia"/>
                <w:b w:val="0"/>
                <w:bCs w:val="0"/>
              </w:rPr>
              <w:t>25mg/kg。</w:t>
            </w:r>
          </w:p>
        </w:tc>
      </w:tr>
      <w:tr>
        <w:tblPrEx>
          <w:tblW w:w="4998" w:type="pct"/>
          <w:tblInd w:w="0" w:type="dxa"/>
          <w:tblCellMar>
            <w:top w:w="0" w:type="dxa"/>
            <w:left w:w="108" w:type="dxa"/>
            <w:bottom w:w="0" w:type="dxa"/>
            <w:right w:w="108" w:type="dxa"/>
          </w:tblCellMar>
        </w:tblPrEx>
        <w:trPr>
          <w:trHeight w:val="398"/>
        </w:trPr>
        <w:tc>
          <w:tcPr>
            <w:tcW w:w="398" w:type="pct"/>
            <w:vAlign w:val="center"/>
          </w:tcPr>
          <w:p>
            <w:pPr>
              <w:jc w:val="left"/>
              <w:rPr>
                <w:rFonts w:ascii="宋体" w:hAnsi="宋体" w:cs="宋体"/>
                <w:color w:val="000000"/>
                <w:sz w:val="24"/>
              </w:rPr>
            </w:pPr>
            <w:r>
              <w:rPr>
                <w:rFonts w:ascii="宋体" w:hAnsi="宋体" w:cs="宋体" w:hint="eastAsia"/>
                <w:color w:val="000000"/>
                <w:sz w:val="24"/>
              </w:rPr>
              <w:t>32</w:t>
            </w:r>
          </w:p>
        </w:tc>
        <w:tc>
          <w:tcPr>
            <w:tcW w:w="1067" w:type="pct"/>
            <w:vMerge/>
            <w:vAlign w:val="center"/>
          </w:tcPr>
          <w:p>
            <w:pPr>
              <w:jc w:val="left"/>
              <w:textAlignment w:val="center"/>
              <w:rPr>
                <w:rFonts w:ascii="宋体" w:hAnsi="宋体" w:cs="宋体"/>
                <w:color w:val="000000"/>
                <w:sz w:val="24"/>
              </w:rPr>
            </w:pPr>
          </w:p>
        </w:tc>
        <w:tc>
          <w:tcPr>
            <w:tcW w:w="3534" w:type="pct"/>
          </w:tcPr>
          <w:p>
            <w:pPr>
              <w:pStyle w:val="BodyText"/>
              <w:spacing w:line="240" w:lineRule="auto"/>
              <w:rPr>
                <w:rFonts w:ascii="宋体" w:hAnsi="宋体" w:cs="宋体"/>
                <w:b w:val="0"/>
                <w:bCs w:val="0"/>
              </w:rPr>
            </w:pPr>
            <w:r>
              <w:rPr>
                <w:rFonts w:ascii="宋体" w:hAnsi="宋体" w:cs="宋体" w:hint="eastAsia"/>
                <w:b w:val="0"/>
                <w:bCs w:val="0"/>
              </w:rPr>
              <w:t>2.16、</w:t>
            </w:r>
            <w:r>
              <w:rPr>
                <w:rFonts w:cs="宋体" w:hint="eastAsia"/>
                <w:b w:val="0"/>
                <w:bCs w:val="0"/>
              </w:rPr>
              <w:t>富马酸二甲酯（DMF）：</w:t>
            </w:r>
            <w:r>
              <w:rPr>
                <w:rFonts w:ascii="宋体" w:hAnsi="宋体" w:cs="宋体" w:hint="eastAsia"/>
                <w:b w:val="0"/>
                <w:bCs w:val="0"/>
              </w:rPr>
              <w:t>未检出≠0。</w:t>
            </w:r>
          </w:p>
        </w:tc>
      </w:tr>
      <w:tr>
        <w:tblPrEx>
          <w:tblW w:w="4998" w:type="pct"/>
          <w:tblInd w:w="0" w:type="dxa"/>
          <w:tblCellMar>
            <w:top w:w="0" w:type="dxa"/>
            <w:left w:w="108" w:type="dxa"/>
            <w:bottom w:w="0" w:type="dxa"/>
            <w:right w:w="108" w:type="dxa"/>
          </w:tblCellMar>
        </w:tblPrEx>
        <w:trPr>
          <w:trHeight w:val="398"/>
        </w:trPr>
        <w:tc>
          <w:tcPr>
            <w:tcW w:w="398" w:type="pct"/>
            <w:vAlign w:val="center"/>
          </w:tcPr>
          <w:p>
            <w:pPr>
              <w:jc w:val="left"/>
              <w:rPr>
                <w:rFonts w:ascii="宋体" w:hAnsi="宋体" w:cs="宋体"/>
                <w:color w:val="000000"/>
                <w:sz w:val="24"/>
              </w:rPr>
            </w:pPr>
            <w:r>
              <w:rPr>
                <w:rFonts w:ascii="宋体" w:hAnsi="宋体" w:cs="宋体" w:hint="eastAsia"/>
                <w:color w:val="000000"/>
                <w:sz w:val="24"/>
              </w:rPr>
              <w:t>33</w:t>
            </w:r>
          </w:p>
        </w:tc>
        <w:tc>
          <w:tcPr>
            <w:tcW w:w="1067" w:type="pct"/>
            <w:vMerge/>
            <w:vAlign w:val="center"/>
          </w:tcPr>
          <w:p>
            <w:pPr>
              <w:jc w:val="left"/>
              <w:textAlignment w:val="center"/>
              <w:rPr>
                <w:rFonts w:ascii="宋体" w:hAnsi="宋体" w:cs="宋体"/>
                <w:color w:val="000000"/>
                <w:sz w:val="24"/>
              </w:rPr>
            </w:pPr>
          </w:p>
        </w:tc>
        <w:tc>
          <w:tcPr>
            <w:tcW w:w="3534" w:type="pct"/>
          </w:tcPr>
          <w:p>
            <w:pPr>
              <w:widowControl/>
              <w:jc w:val="left"/>
              <w:rPr>
                <w:rFonts w:ascii="宋体" w:hAnsi="宋体" w:cs="宋体"/>
                <w:sz w:val="24"/>
              </w:rPr>
            </w:pPr>
            <w:r>
              <w:rPr>
                <w:rFonts w:ascii="宋体" w:hAnsi="宋体" w:cs="宋体" w:hint="eastAsia"/>
                <w:snapToGrid w:val="0"/>
                <w:kern w:val="0"/>
                <w:sz w:val="24"/>
              </w:rPr>
              <w:t>2.17、卷管:铝合金材质，外径≥38mm，壁厚≥1.2mm；底槽：铝合金材质，壁厚≥1.0mm。</w:t>
            </w:r>
          </w:p>
        </w:tc>
      </w:tr>
      <w:tr>
        <w:tblPrEx>
          <w:tblW w:w="4998" w:type="pct"/>
          <w:tblInd w:w="0" w:type="dxa"/>
          <w:tblCellMar>
            <w:top w:w="0" w:type="dxa"/>
            <w:left w:w="108" w:type="dxa"/>
            <w:bottom w:w="0" w:type="dxa"/>
            <w:right w:w="108" w:type="dxa"/>
          </w:tblCellMar>
        </w:tblPrEx>
        <w:trPr>
          <w:trHeight w:val="398"/>
        </w:trPr>
        <w:tc>
          <w:tcPr>
            <w:tcW w:w="398" w:type="pct"/>
            <w:vAlign w:val="center"/>
          </w:tcPr>
          <w:p>
            <w:pPr>
              <w:jc w:val="left"/>
              <w:rPr>
                <w:rFonts w:ascii="宋体" w:hAnsi="宋体" w:cs="宋体"/>
                <w:color w:val="000000"/>
                <w:sz w:val="24"/>
              </w:rPr>
            </w:pPr>
            <w:r>
              <w:rPr>
                <w:rFonts w:ascii="宋体" w:hAnsi="宋体" w:cs="宋体" w:hint="eastAsia"/>
                <w:color w:val="000000"/>
                <w:sz w:val="24"/>
              </w:rPr>
              <w:t>34</w:t>
            </w:r>
          </w:p>
        </w:tc>
        <w:tc>
          <w:tcPr>
            <w:tcW w:w="1067" w:type="pct"/>
            <w:vMerge/>
            <w:vAlign w:val="center"/>
          </w:tcPr>
          <w:p>
            <w:pPr>
              <w:jc w:val="left"/>
              <w:textAlignment w:val="center"/>
              <w:rPr>
                <w:rFonts w:ascii="宋体" w:hAnsi="宋体" w:cs="宋体"/>
                <w:color w:val="000000"/>
                <w:sz w:val="24"/>
              </w:rPr>
            </w:pPr>
          </w:p>
        </w:tc>
        <w:tc>
          <w:tcPr>
            <w:tcW w:w="3534" w:type="pct"/>
          </w:tcPr>
          <w:p>
            <w:pPr>
              <w:pStyle w:val="BodyText"/>
              <w:spacing w:line="240" w:lineRule="auto"/>
              <w:rPr>
                <w:rFonts w:ascii="宋体" w:hAnsi="宋体" w:cs="宋体"/>
                <w:b w:val="0"/>
                <w:bCs w:val="0"/>
              </w:rPr>
            </w:pPr>
            <w:r>
              <w:rPr>
                <w:rFonts w:ascii="宋体" w:hAnsi="宋体" w:cs="宋体" w:hint="eastAsia"/>
                <w:b w:val="0"/>
                <w:bCs w:val="0"/>
                <w:snapToGrid w:val="0"/>
                <w:kern w:val="0"/>
              </w:rPr>
              <w:t>2.18、帘布与顶底槽的连接方式：帘布的顶、底部要求采用透明 PVC 胶条连接（不接受普通包装带装订）。</w:t>
            </w:r>
          </w:p>
        </w:tc>
      </w:tr>
      <w:tr>
        <w:tblPrEx>
          <w:tblW w:w="4998" w:type="pct"/>
          <w:tblInd w:w="0" w:type="dxa"/>
          <w:tblCellMar>
            <w:top w:w="0" w:type="dxa"/>
            <w:left w:w="108" w:type="dxa"/>
            <w:bottom w:w="0" w:type="dxa"/>
            <w:right w:w="108" w:type="dxa"/>
          </w:tblCellMar>
        </w:tblPrEx>
        <w:trPr>
          <w:trHeight w:val="398"/>
        </w:trPr>
        <w:tc>
          <w:tcPr>
            <w:tcW w:w="398" w:type="pct"/>
            <w:vAlign w:val="center"/>
          </w:tcPr>
          <w:p>
            <w:pPr>
              <w:jc w:val="left"/>
              <w:rPr>
                <w:rFonts w:ascii="宋体" w:hAnsi="宋体" w:cs="宋体"/>
                <w:color w:val="000000"/>
                <w:sz w:val="24"/>
              </w:rPr>
            </w:pPr>
            <w:r>
              <w:rPr>
                <w:rFonts w:ascii="宋体" w:hAnsi="宋体" w:cs="宋体" w:hint="eastAsia"/>
                <w:color w:val="000000"/>
                <w:sz w:val="24"/>
              </w:rPr>
              <w:t>35</w:t>
            </w:r>
          </w:p>
        </w:tc>
        <w:tc>
          <w:tcPr>
            <w:tcW w:w="1067" w:type="pct"/>
            <w:vMerge w:val="restart"/>
            <w:vAlign w:val="center"/>
          </w:tcPr>
          <w:p>
            <w:pPr>
              <w:jc w:val="center"/>
              <w:textAlignment w:val="center"/>
              <w:rPr>
                <w:rFonts w:ascii="宋体" w:hAnsi="宋体" w:cs="宋体"/>
                <w:color w:val="000000"/>
                <w:sz w:val="24"/>
              </w:rPr>
            </w:pPr>
            <w:r>
              <w:rPr>
                <w:rFonts w:ascii="宋体" w:hAnsi="宋体" w:cs="宋体" w:hint="eastAsia"/>
                <w:color w:val="000000"/>
                <w:sz w:val="24"/>
              </w:rPr>
              <w:t>吸音窗帘</w:t>
            </w:r>
          </w:p>
        </w:tc>
        <w:tc>
          <w:tcPr>
            <w:tcW w:w="3534" w:type="pct"/>
          </w:tcPr>
          <w:p>
            <w:pPr>
              <w:rPr>
                <w:rFonts w:ascii="宋体" w:hAnsi="宋体" w:cs="宋体"/>
                <w:sz w:val="24"/>
              </w:rPr>
            </w:pPr>
            <w:r>
              <w:rPr>
                <w:rFonts w:ascii="宋体" w:hAnsi="宋体" w:cs="宋体" w:hint="eastAsia"/>
                <w:sz w:val="24"/>
              </w:rPr>
              <w:t>3.1、成分：100%聚酯纤维。</w:t>
            </w:r>
          </w:p>
        </w:tc>
      </w:tr>
      <w:tr>
        <w:tblPrEx>
          <w:tblW w:w="4998" w:type="pct"/>
          <w:tblInd w:w="0" w:type="dxa"/>
          <w:tblCellMar>
            <w:top w:w="0" w:type="dxa"/>
            <w:left w:w="108" w:type="dxa"/>
            <w:bottom w:w="0" w:type="dxa"/>
            <w:right w:w="108" w:type="dxa"/>
          </w:tblCellMar>
        </w:tblPrEx>
        <w:trPr>
          <w:trHeight w:val="398"/>
        </w:trPr>
        <w:tc>
          <w:tcPr>
            <w:tcW w:w="398" w:type="pct"/>
            <w:vAlign w:val="center"/>
          </w:tcPr>
          <w:p>
            <w:pPr>
              <w:jc w:val="left"/>
              <w:rPr>
                <w:rFonts w:ascii="宋体" w:hAnsi="宋体" w:cs="宋体"/>
                <w:color w:val="000000"/>
                <w:sz w:val="24"/>
              </w:rPr>
            </w:pPr>
            <w:r>
              <w:rPr>
                <w:rFonts w:ascii="宋体" w:hAnsi="宋体" w:cs="宋体" w:hint="eastAsia"/>
                <w:color w:val="000000"/>
                <w:sz w:val="24"/>
              </w:rPr>
              <w:t>36</w:t>
            </w:r>
          </w:p>
        </w:tc>
        <w:tc>
          <w:tcPr>
            <w:tcW w:w="1067" w:type="pct"/>
            <w:vMerge/>
            <w:vAlign w:val="center"/>
          </w:tcPr>
          <w:p>
            <w:pPr>
              <w:jc w:val="left"/>
              <w:textAlignment w:val="center"/>
              <w:rPr>
                <w:rFonts w:ascii="宋体" w:hAnsi="宋体" w:cs="宋体"/>
                <w:color w:val="000000"/>
                <w:sz w:val="24"/>
              </w:rPr>
            </w:pPr>
          </w:p>
        </w:tc>
        <w:tc>
          <w:tcPr>
            <w:tcW w:w="3534" w:type="pct"/>
          </w:tcPr>
          <w:p>
            <w:pPr>
              <w:pStyle w:val="BodyText"/>
              <w:spacing w:line="240" w:lineRule="auto"/>
              <w:rPr>
                <w:rFonts w:ascii="宋体" w:hAnsi="宋体" w:cs="宋体"/>
                <w:b w:val="0"/>
                <w:bCs w:val="0"/>
              </w:rPr>
            </w:pPr>
            <w:r>
              <w:rPr>
                <w:rFonts w:ascii="宋体" w:hAnsi="宋体" w:cs="宋体" w:hint="eastAsia"/>
                <w:b w:val="0"/>
                <w:bCs w:val="0"/>
              </w:rPr>
              <w:t>3.2、甲醛含量：未检出≠0。</w:t>
            </w:r>
          </w:p>
        </w:tc>
      </w:tr>
      <w:tr>
        <w:tblPrEx>
          <w:tblW w:w="4998" w:type="pct"/>
          <w:tblInd w:w="0" w:type="dxa"/>
          <w:tblCellMar>
            <w:top w:w="0" w:type="dxa"/>
            <w:left w:w="108" w:type="dxa"/>
            <w:bottom w:w="0" w:type="dxa"/>
            <w:right w:w="108" w:type="dxa"/>
          </w:tblCellMar>
        </w:tblPrEx>
        <w:trPr>
          <w:trHeight w:val="90"/>
        </w:trPr>
        <w:tc>
          <w:tcPr>
            <w:tcW w:w="398" w:type="pct"/>
            <w:vAlign w:val="center"/>
          </w:tcPr>
          <w:p>
            <w:pPr>
              <w:jc w:val="left"/>
              <w:rPr>
                <w:rFonts w:ascii="宋体" w:hAnsi="宋体" w:cs="宋体"/>
                <w:color w:val="000000"/>
                <w:sz w:val="24"/>
              </w:rPr>
            </w:pPr>
            <w:r>
              <w:rPr>
                <w:rFonts w:ascii="宋体" w:hAnsi="宋体" w:cs="宋体" w:hint="eastAsia"/>
                <w:color w:val="000000"/>
                <w:sz w:val="24"/>
              </w:rPr>
              <w:t>37</w:t>
            </w:r>
          </w:p>
        </w:tc>
        <w:tc>
          <w:tcPr>
            <w:tcW w:w="1067" w:type="pct"/>
            <w:vMerge/>
            <w:vAlign w:val="center"/>
          </w:tcPr>
          <w:p>
            <w:pPr>
              <w:jc w:val="left"/>
              <w:textAlignment w:val="center"/>
              <w:rPr>
                <w:rFonts w:ascii="宋体" w:hAnsi="宋体" w:cs="宋体"/>
                <w:color w:val="000000"/>
                <w:sz w:val="24"/>
              </w:rPr>
            </w:pPr>
          </w:p>
        </w:tc>
        <w:tc>
          <w:tcPr>
            <w:tcW w:w="3534" w:type="pct"/>
          </w:tcPr>
          <w:p>
            <w:pPr>
              <w:pStyle w:val="BodyText"/>
              <w:spacing w:line="240" w:lineRule="auto"/>
              <w:rPr>
                <w:rFonts w:ascii="宋体" w:hAnsi="宋体" w:cs="宋体"/>
                <w:b w:val="0"/>
                <w:bCs w:val="0"/>
              </w:rPr>
            </w:pPr>
            <w:r>
              <w:rPr>
                <w:rFonts w:ascii="宋体" w:hAnsi="宋体" w:cs="宋体" w:hint="eastAsia"/>
                <w:b w:val="0"/>
                <w:bCs w:val="0"/>
              </w:rPr>
              <w:t>3.3、PH值：4.0-9.0。</w:t>
            </w:r>
          </w:p>
        </w:tc>
      </w:tr>
      <w:tr>
        <w:tblPrEx>
          <w:tblW w:w="4998" w:type="pct"/>
          <w:tblInd w:w="0" w:type="dxa"/>
          <w:tblCellMar>
            <w:top w:w="0" w:type="dxa"/>
            <w:left w:w="108" w:type="dxa"/>
            <w:bottom w:w="0" w:type="dxa"/>
            <w:right w:w="108" w:type="dxa"/>
          </w:tblCellMar>
        </w:tblPrEx>
        <w:trPr>
          <w:trHeight w:val="398"/>
        </w:trPr>
        <w:tc>
          <w:tcPr>
            <w:tcW w:w="398" w:type="pct"/>
            <w:vAlign w:val="center"/>
          </w:tcPr>
          <w:p>
            <w:pPr>
              <w:jc w:val="left"/>
              <w:rPr>
                <w:rFonts w:ascii="宋体" w:hAnsi="宋体" w:cs="宋体"/>
                <w:color w:val="000000"/>
                <w:sz w:val="24"/>
              </w:rPr>
            </w:pPr>
            <w:r>
              <w:rPr>
                <w:rFonts w:ascii="宋体" w:hAnsi="宋体" w:cs="宋体" w:hint="eastAsia"/>
                <w:color w:val="000000"/>
                <w:sz w:val="24"/>
              </w:rPr>
              <w:t>38</w:t>
            </w:r>
          </w:p>
        </w:tc>
        <w:tc>
          <w:tcPr>
            <w:tcW w:w="1067" w:type="pct"/>
            <w:vMerge/>
            <w:vAlign w:val="center"/>
          </w:tcPr>
          <w:p>
            <w:pPr>
              <w:jc w:val="left"/>
              <w:textAlignment w:val="center"/>
              <w:rPr>
                <w:rFonts w:ascii="宋体" w:hAnsi="宋体" w:cs="宋体"/>
                <w:color w:val="000000"/>
                <w:sz w:val="24"/>
              </w:rPr>
            </w:pPr>
          </w:p>
        </w:tc>
        <w:tc>
          <w:tcPr>
            <w:tcW w:w="3534" w:type="pct"/>
          </w:tcPr>
          <w:p>
            <w:pPr>
              <w:pStyle w:val="BodyText"/>
              <w:spacing w:line="240" w:lineRule="auto"/>
              <w:rPr>
                <w:rFonts w:ascii="宋体" w:hAnsi="宋体" w:cs="宋体"/>
                <w:b w:val="0"/>
                <w:bCs w:val="0"/>
              </w:rPr>
            </w:pPr>
            <w:r>
              <w:rPr>
                <w:rFonts w:ascii="宋体" w:hAnsi="宋体" w:cs="宋体" w:hint="eastAsia"/>
                <w:b w:val="0"/>
                <w:bCs w:val="0"/>
              </w:rPr>
              <w:t>3.4、经向密度</w:t>
            </w:r>
            <w:r>
              <w:rPr>
                <w:rFonts w:ascii="宋体" w:hAnsi="宋体" w:cs="宋体" w:hint="eastAsia"/>
                <w:b w:val="0"/>
                <w:bCs w:val="0"/>
                <w:color w:val="000000"/>
              </w:rPr>
              <w:t>1100-</w:t>
            </w:r>
            <w:r>
              <w:rPr>
                <w:rFonts w:ascii="宋体" w:hAnsi="宋体" w:cs="宋体" w:hint="eastAsia"/>
                <w:b w:val="0"/>
                <w:color w:val="000000"/>
              </w:rPr>
              <w:t>1200</w:t>
            </w:r>
            <w:r>
              <w:rPr>
                <w:rFonts w:ascii="宋体" w:hAnsi="宋体" w:cs="宋体" w:hint="eastAsia"/>
                <w:b w:val="0"/>
                <w:bCs w:val="0"/>
              </w:rPr>
              <w:t>根/10cm，纬向密度200-300根/10cm</w:t>
            </w:r>
            <w:r>
              <w:rPr>
                <w:rFonts w:ascii="宋体" w:hAnsi="宋体" w:cs="宋体" w:hint="eastAsia"/>
                <w:b w:val="0"/>
                <w:color w:val="000000"/>
              </w:rPr>
              <w:t>。</w:t>
            </w:r>
          </w:p>
        </w:tc>
      </w:tr>
      <w:tr>
        <w:tblPrEx>
          <w:tblW w:w="4998" w:type="pct"/>
          <w:tblInd w:w="0" w:type="dxa"/>
          <w:tblCellMar>
            <w:top w:w="0" w:type="dxa"/>
            <w:left w:w="108" w:type="dxa"/>
            <w:bottom w:w="0" w:type="dxa"/>
            <w:right w:w="108" w:type="dxa"/>
          </w:tblCellMar>
        </w:tblPrEx>
        <w:trPr>
          <w:trHeight w:val="313"/>
        </w:trPr>
        <w:tc>
          <w:tcPr>
            <w:tcW w:w="398" w:type="pct"/>
            <w:vMerge w:val="restart"/>
            <w:vAlign w:val="center"/>
          </w:tcPr>
          <w:p>
            <w:pPr>
              <w:jc w:val="left"/>
              <w:rPr>
                <w:rFonts w:ascii="宋体" w:hAnsi="宋体" w:cs="宋体"/>
                <w:color w:val="000000"/>
                <w:sz w:val="24"/>
              </w:rPr>
            </w:pPr>
            <w:r>
              <w:rPr>
                <w:rFonts w:ascii="宋体" w:hAnsi="宋体" w:cs="宋体" w:hint="eastAsia"/>
                <w:color w:val="000000"/>
                <w:sz w:val="24"/>
              </w:rPr>
              <w:t>39</w:t>
            </w:r>
          </w:p>
        </w:tc>
        <w:tc>
          <w:tcPr>
            <w:tcW w:w="1067" w:type="pct"/>
            <w:vMerge/>
            <w:vAlign w:val="center"/>
          </w:tcPr>
          <w:p>
            <w:pPr>
              <w:jc w:val="left"/>
              <w:textAlignment w:val="center"/>
              <w:rPr>
                <w:rFonts w:ascii="宋体" w:hAnsi="宋体" w:cs="宋体"/>
                <w:color w:val="000000"/>
                <w:sz w:val="24"/>
              </w:rPr>
            </w:pPr>
          </w:p>
        </w:tc>
        <w:tc>
          <w:tcPr>
            <w:tcW w:w="3534" w:type="pct"/>
          </w:tcPr>
          <w:p>
            <w:pPr>
              <w:pStyle w:val="BodyText"/>
              <w:spacing w:line="240" w:lineRule="auto"/>
              <w:rPr>
                <w:rFonts w:ascii="宋体" w:hAnsi="宋体" w:cs="宋体"/>
                <w:b w:val="0"/>
                <w:bCs w:val="0"/>
              </w:rPr>
            </w:pPr>
            <w:r>
              <w:rPr>
                <w:rFonts w:ascii="宋体" w:hAnsi="宋体" w:cs="宋体" w:hint="eastAsia"/>
                <w:b w:val="0"/>
                <w:bCs w:val="0"/>
              </w:rPr>
              <w:t>3.5、</w:t>
            </w:r>
            <w:r>
              <w:rPr>
                <w:rFonts w:ascii="宋体" w:hAnsi="宋体" w:cs="宋体" w:hint="eastAsia"/>
                <w:b w:val="0"/>
                <w:color w:val="000000"/>
              </w:rPr>
              <w:t>单位面积质量230-360克/㎡。</w:t>
            </w:r>
          </w:p>
        </w:tc>
      </w:tr>
      <w:tr>
        <w:tblPrEx>
          <w:tblW w:w="4998" w:type="pct"/>
          <w:tblInd w:w="0" w:type="dxa"/>
          <w:tblCellMar>
            <w:top w:w="0" w:type="dxa"/>
            <w:left w:w="108" w:type="dxa"/>
            <w:bottom w:w="0" w:type="dxa"/>
            <w:right w:w="108" w:type="dxa"/>
          </w:tblCellMar>
        </w:tblPrEx>
        <w:trPr>
          <w:trHeight w:val="129"/>
        </w:trPr>
        <w:tc>
          <w:tcPr>
            <w:tcW w:w="398" w:type="pct"/>
            <w:vMerge/>
            <w:vAlign w:val="center"/>
          </w:tcPr>
          <w:p>
            <w:pPr>
              <w:jc w:val="left"/>
              <w:rPr>
                <w:rFonts w:ascii="宋体" w:hAnsi="宋体" w:cs="宋体"/>
                <w:color w:val="000000"/>
                <w:sz w:val="24"/>
              </w:rPr>
            </w:pPr>
          </w:p>
        </w:tc>
        <w:tc>
          <w:tcPr>
            <w:tcW w:w="1067" w:type="pct"/>
            <w:vMerge/>
            <w:vAlign w:val="center"/>
          </w:tcPr>
          <w:p>
            <w:pPr>
              <w:jc w:val="left"/>
              <w:textAlignment w:val="center"/>
              <w:rPr>
                <w:rFonts w:ascii="宋体" w:hAnsi="宋体" w:cs="宋体"/>
                <w:color w:val="000000"/>
                <w:sz w:val="24"/>
              </w:rPr>
            </w:pPr>
          </w:p>
        </w:tc>
        <w:tc>
          <w:tcPr>
            <w:tcW w:w="3534" w:type="pct"/>
          </w:tcPr>
          <w:p>
            <w:pPr>
              <w:pStyle w:val="BodyText"/>
              <w:spacing w:line="240" w:lineRule="auto"/>
              <w:rPr>
                <w:rFonts w:ascii="宋体" w:hAnsi="宋体" w:cs="宋体"/>
                <w:b w:val="0"/>
                <w:bCs w:val="0"/>
              </w:rPr>
            </w:pPr>
            <w:r>
              <w:rPr>
                <w:rFonts w:ascii="宋体" w:hAnsi="宋体" w:cs="宋体" w:hint="eastAsia"/>
                <w:b w:val="0"/>
                <w:bCs w:val="0"/>
              </w:rPr>
              <w:t>3.6、可萃取的重金属：</w:t>
            </w:r>
            <w:r>
              <w:rPr>
                <w:rFonts w:ascii="宋体" w:eastAsia="宋体" w:hAnsi="宋体" w:cs="宋体" w:hint="eastAsia"/>
                <w:b w:val="0"/>
                <w:bCs w:val="0"/>
                <w:color w:val="000000"/>
                <w:szCs w:val="24"/>
              </w:rPr>
              <w:t>铅（Pb)</w:t>
            </w:r>
            <w:r>
              <w:rPr>
                <w:rFonts w:ascii="宋体" w:eastAsia="宋体" w:hAnsi="宋体" w:cs="宋体" w:hint="eastAsia"/>
                <w:b w:val="0"/>
                <w:bCs w:val="0"/>
                <w:color w:val="000000"/>
                <w:szCs w:val="24"/>
                <w:lang w:eastAsia="zh-CN"/>
              </w:rPr>
              <w:t>、</w:t>
            </w:r>
            <w:r>
              <w:rPr>
                <w:rFonts w:ascii="宋体" w:eastAsia="宋体" w:hAnsi="宋体" w:cs="宋体" w:hint="eastAsia"/>
                <w:b w:val="0"/>
                <w:bCs w:val="0"/>
                <w:color w:val="000000"/>
                <w:szCs w:val="24"/>
              </w:rPr>
              <w:t>镉（Cd)</w:t>
            </w:r>
            <w:r>
              <w:rPr>
                <w:rFonts w:ascii="宋体" w:eastAsia="宋体" w:hAnsi="宋体" w:cs="宋体" w:hint="eastAsia"/>
                <w:b w:val="0"/>
                <w:bCs w:val="0"/>
                <w:color w:val="000000"/>
                <w:szCs w:val="24"/>
                <w:lang w:eastAsia="zh-CN"/>
              </w:rPr>
              <w:t>、</w:t>
            </w:r>
            <w:r>
              <w:rPr>
                <w:rFonts w:ascii="宋体" w:eastAsia="宋体" w:hAnsi="宋体" w:cs="宋体" w:hint="eastAsia"/>
                <w:b w:val="0"/>
                <w:bCs w:val="0"/>
                <w:color w:val="000000"/>
                <w:szCs w:val="24"/>
              </w:rPr>
              <w:t>铜（Cu)</w:t>
            </w:r>
            <w:r>
              <w:rPr>
                <w:rFonts w:ascii="宋体" w:eastAsia="宋体" w:hAnsi="宋体" w:cs="宋体" w:hint="eastAsia"/>
                <w:b w:val="0"/>
                <w:bCs w:val="0"/>
                <w:color w:val="000000"/>
                <w:szCs w:val="24"/>
                <w:lang w:eastAsia="zh-CN"/>
              </w:rPr>
              <w:t>、</w:t>
            </w:r>
            <w:r>
              <w:rPr>
                <w:rFonts w:ascii="宋体" w:eastAsia="宋体" w:hAnsi="宋体" w:cs="宋体" w:hint="eastAsia"/>
                <w:b w:val="0"/>
                <w:bCs w:val="0"/>
                <w:color w:val="000000"/>
                <w:szCs w:val="24"/>
              </w:rPr>
              <w:t>钴(Co)</w:t>
            </w:r>
            <w:r>
              <w:rPr>
                <w:rFonts w:ascii="宋体" w:eastAsia="宋体" w:hAnsi="宋体" w:cs="宋体" w:hint="eastAsia"/>
                <w:b w:val="0"/>
                <w:bCs w:val="0"/>
                <w:color w:val="000000"/>
                <w:szCs w:val="24"/>
                <w:lang w:eastAsia="zh-CN"/>
              </w:rPr>
              <w:t>、</w:t>
            </w:r>
            <w:r>
              <w:rPr>
                <w:rFonts w:ascii="宋体" w:eastAsia="宋体" w:hAnsi="宋体" w:cs="宋体" w:hint="eastAsia"/>
                <w:b w:val="0"/>
                <w:bCs w:val="0"/>
                <w:color w:val="000000"/>
                <w:szCs w:val="24"/>
              </w:rPr>
              <w:t>镍（Ni)</w:t>
            </w:r>
            <w:r>
              <w:rPr>
                <w:rFonts w:ascii="宋体" w:eastAsia="宋体" w:hAnsi="宋体" w:cs="宋体" w:hint="eastAsia"/>
                <w:b w:val="0"/>
                <w:bCs w:val="0"/>
                <w:color w:val="000000"/>
                <w:szCs w:val="24"/>
                <w:lang w:eastAsia="zh-CN"/>
              </w:rPr>
              <w:t>、</w:t>
            </w:r>
            <w:r>
              <w:rPr>
                <w:rFonts w:ascii="宋体" w:eastAsia="宋体" w:hAnsi="宋体" w:cs="宋体" w:hint="eastAsia"/>
                <w:b w:val="0"/>
                <w:bCs w:val="0"/>
                <w:color w:val="000000"/>
                <w:szCs w:val="24"/>
              </w:rPr>
              <w:t>三价铬(Cr)</w:t>
            </w:r>
            <w:r>
              <w:rPr>
                <w:rFonts w:ascii="宋体" w:eastAsia="宋体" w:hAnsi="宋体" w:cs="宋体" w:hint="eastAsia"/>
                <w:b w:val="0"/>
                <w:bCs w:val="0"/>
                <w:color w:val="000000"/>
                <w:szCs w:val="24"/>
                <w:lang w:eastAsia="zh-CN"/>
              </w:rPr>
              <w:t>、</w:t>
            </w:r>
            <w:r>
              <w:rPr>
                <w:rFonts w:ascii="宋体" w:eastAsia="宋体" w:hAnsi="宋体" w:cs="宋体" w:hint="eastAsia"/>
                <w:b w:val="0"/>
                <w:bCs w:val="0"/>
                <w:color w:val="000000"/>
                <w:szCs w:val="24"/>
              </w:rPr>
              <w:t>锑(Sb)</w:t>
            </w:r>
            <w:r>
              <w:rPr>
                <w:rFonts w:ascii="宋体" w:eastAsia="宋体" w:hAnsi="宋体" w:cs="宋体" w:hint="eastAsia"/>
                <w:b w:val="0"/>
                <w:bCs w:val="0"/>
                <w:color w:val="000000"/>
                <w:szCs w:val="24"/>
                <w:lang w:eastAsia="zh-CN"/>
              </w:rPr>
              <w:t>、</w:t>
            </w:r>
            <w:r>
              <w:rPr>
                <w:rFonts w:ascii="宋体" w:eastAsia="宋体" w:hAnsi="宋体" w:cs="宋体" w:hint="eastAsia"/>
                <w:b w:val="0"/>
                <w:bCs w:val="0"/>
                <w:color w:val="000000"/>
                <w:szCs w:val="24"/>
              </w:rPr>
              <w:t>六价铬</w:t>
            </w:r>
            <w:r>
              <w:rPr>
                <w:rFonts w:ascii="宋体" w:eastAsia="宋体" w:hAnsi="宋体" w:cs="宋体" w:hint="eastAsia"/>
                <w:b w:val="0"/>
                <w:bCs w:val="0"/>
                <w:color w:val="000000"/>
                <w:szCs w:val="24"/>
                <w:lang w:eastAsia="zh-CN"/>
              </w:rPr>
              <w:t>、</w:t>
            </w:r>
            <w:r>
              <w:rPr>
                <w:rFonts w:ascii="宋体" w:eastAsia="宋体" w:hAnsi="宋体" w:cs="宋体" w:hint="eastAsia"/>
                <w:b w:val="0"/>
                <w:bCs w:val="0"/>
                <w:color w:val="000000"/>
                <w:szCs w:val="24"/>
              </w:rPr>
              <w:t>砷（As)</w:t>
            </w:r>
            <w:r>
              <w:rPr>
                <w:rFonts w:ascii="宋体" w:eastAsia="宋体" w:hAnsi="宋体" w:cs="宋体" w:hint="eastAsia"/>
                <w:b w:val="0"/>
                <w:bCs w:val="0"/>
                <w:color w:val="000000"/>
                <w:szCs w:val="24"/>
                <w:lang w:eastAsia="zh-CN"/>
              </w:rPr>
              <w:t>、</w:t>
            </w:r>
            <w:r>
              <w:rPr>
                <w:rFonts w:ascii="宋体" w:eastAsia="宋体" w:hAnsi="宋体" w:cs="宋体" w:hint="eastAsia"/>
                <w:b w:val="0"/>
                <w:bCs w:val="0"/>
                <w:color w:val="000000"/>
                <w:szCs w:val="24"/>
              </w:rPr>
              <w:t>汞（Hg)</w:t>
            </w:r>
            <w:r>
              <w:rPr>
                <w:rFonts w:ascii="宋体" w:hAnsi="宋体" w:cs="宋体" w:hint="eastAsia"/>
                <w:b w:val="0"/>
                <w:bCs w:val="0"/>
              </w:rPr>
              <w:t>未检出≠0。</w:t>
            </w:r>
          </w:p>
        </w:tc>
      </w:tr>
      <w:tr>
        <w:tblPrEx>
          <w:tblW w:w="4998" w:type="pct"/>
          <w:tblInd w:w="0" w:type="dxa"/>
          <w:tblCellMar>
            <w:top w:w="0" w:type="dxa"/>
            <w:left w:w="108" w:type="dxa"/>
            <w:bottom w:w="0" w:type="dxa"/>
            <w:right w:w="108" w:type="dxa"/>
          </w:tblCellMar>
        </w:tblPrEx>
        <w:trPr>
          <w:trHeight w:val="193"/>
        </w:trPr>
        <w:tc>
          <w:tcPr>
            <w:tcW w:w="398" w:type="pct"/>
            <w:vMerge/>
            <w:vAlign w:val="center"/>
          </w:tcPr>
          <w:p>
            <w:pPr>
              <w:jc w:val="left"/>
              <w:rPr>
                <w:rFonts w:ascii="宋体" w:hAnsi="宋体" w:cs="宋体"/>
                <w:color w:val="000000"/>
                <w:sz w:val="24"/>
              </w:rPr>
            </w:pPr>
          </w:p>
        </w:tc>
        <w:tc>
          <w:tcPr>
            <w:tcW w:w="1067" w:type="pct"/>
            <w:vMerge/>
            <w:vAlign w:val="center"/>
          </w:tcPr>
          <w:p>
            <w:pPr>
              <w:jc w:val="left"/>
              <w:textAlignment w:val="center"/>
              <w:rPr>
                <w:rFonts w:ascii="宋体" w:hAnsi="宋体" w:cs="宋体"/>
                <w:color w:val="000000"/>
                <w:sz w:val="24"/>
              </w:rPr>
            </w:pPr>
          </w:p>
        </w:tc>
        <w:tc>
          <w:tcPr>
            <w:tcW w:w="3534" w:type="pct"/>
          </w:tcPr>
          <w:p>
            <w:pPr>
              <w:pStyle w:val="BodyText"/>
              <w:spacing w:line="240" w:lineRule="auto"/>
              <w:rPr>
                <w:rFonts w:ascii="宋体" w:hAnsi="宋体" w:cs="宋体"/>
                <w:b w:val="0"/>
                <w:bCs w:val="0"/>
              </w:rPr>
            </w:pPr>
            <w:r>
              <w:rPr>
                <w:rFonts w:ascii="宋体" w:hAnsi="宋体" w:cs="宋体" w:hint="eastAsia"/>
                <w:b w:val="0"/>
                <w:bCs w:val="0"/>
              </w:rPr>
              <w:t>3.7、吸声系数：在空气厚度10cm标准下测试，频率250Hz时吸声系数≥0.4；频率500Hz时吸声系数≥0.9；频率1000Hz时吸声系数≥0.8。</w:t>
            </w:r>
          </w:p>
        </w:tc>
      </w:tr>
      <w:tr>
        <w:tblPrEx>
          <w:tblW w:w="4998" w:type="pct"/>
          <w:tblInd w:w="0" w:type="dxa"/>
          <w:tblCellMar>
            <w:top w:w="0" w:type="dxa"/>
            <w:left w:w="108" w:type="dxa"/>
            <w:bottom w:w="0" w:type="dxa"/>
            <w:right w:w="108" w:type="dxa"/>
          </w:tblCellMar>
        </w:tblPrEx>
        <w:trPr>
          <w:trHeight w:val="398"/>
        </w:trPr>
        <w:tc>
          <w:tcPr>
            <w:tcW w:w="398" w:type="pct"/>
            <w:vAlign w:val="center"/>
          </w:tcPr>
          <w:p>
            <w:pPr>
              <w:jc w:val="left"/>
              <w:rPr>
                <w:rFonts w:ascii="宋体" w:hAnsi="宋体" w:cs="宋体"/>
                <w:color w:val="000000"/>
                <w:sz w:val="24"/>
              </w:rPr>
            </w:pPr>
            <w:r>
              <w:rPr>
                <w:rFonts w:ascii="宋体" w:hAnsi="宋体" w:cs="宋体" w:hint="eastAsia"/>
                <w:color w:val="000000"/>
                <w:sz w:val="24"/>
              </w:rPr>
              <w:t>40</w:t>
            </w:r>
          </w:p>
        </w:tc>
        <w:tc>
          <w:tcPr>
            <w:tcW w:w="1067" w:type="pct"/>
            <w:vAlign w:val="center"/>
          </w:tcPr>
          <w:p>
            <w:pPr>
              <w:jc w:val="left"/>
              <w:textAlignment w:val="center"/>
              <w:rPr>
                <w:rFonts w:ascii="宋体" w:hAnsi="宋体" w:cs="宋体"/>
                <w:color w:val="000000"/>
                <w:sz w:val="24"/>
              </w:rPr>
            </w:pPr>
            <w:r>
              <w:rPr>
                <w:rFonts w:ascii="宋体" w:hAnsi="宋体" w:cs="宋体" w:hint="eastAsia"/>
                <w:color w:val="000000"/>
                <w:sz w:val="24"/>
              </w:rPr>
              <w:t>布艺窗帘轨道</w:t>
            </w:r>
          </w:p>
        </w:tc>
        <w:tc>
          <w:tcPr>
            <w:tcW w:w="3534" w:type="pct"/>
          </w:tcPr>
          <w:p>
            <w:pPr>
              <w:pStyle w:val="BodyText"/>
              <w:spacing w:line="240" w:lineRule="auto"/>
              <w:rPr>
                <w:rFonts w:ascii="宋体" w:hAnsi="宋体" w:cs="宋体"/>
                <w:b w:val="0"/>
                <w:bCs w:val="0"/>
              </w:rPr>
            </w:pPr>
            <w:r>
              <w:rPr>
                <w:rFonts w:ascii="宋体" w:hAnsi="宋体" w:cs="宋体" w:hint="eastAsia"/>
                <w:b w:val="0"/>
                <w:bCs w:val="0"/>
                <w:snapToGrid w:val="0"/>
                <w:kern w:val="0"/>
              </w:rPr>
              <w:t>4.1、铝合金轨道，规格≥20mm*18mm，壁厚≥1.00mm，韦氏硬度≥8HW，规定非比例延伸强度≥180N/mm2，抗拉强度，200N/mm2，，断后伸长率≥6%。</w:t>
            </w:r>
          </w:p>
        </w:tc>
      </w:tr>
      <w:tr>
        <w:tblPrEx>
          <w:tblW w:w="4998" w:type="pct"/>
          <w:tblInd w:w="0" w:type="dxa"/>
          <w:tblCellMar>
            <w:top w:w="0" w:type="dxa"/>
            <w:left w:w="108" w:type="dxa"/>
            <w:bottom w:w="0" w:type="dxa"/>
            <w:right w:w="108" w:type="dxa"/>
          </w:tblCellMar>
        </w:tblPrEx>
        <w:trPr>
          <w:trHeight w:val="398"/>
        </w:trPr>
        <w:tc>
          <w:tcPr>
            <w:tcW w:w="398" w:type="pct"/>
            <w:vAlign w:val="center"/>
          </w:tcPr>
          <w:p>
            <w:pPr>
              <w:jc w:val="left"/>
              <w:rPr>
                <w:rFonts w:ascii="宋体" w:hAnsi="宋体" w:cs="宋体"/>
                <w:color w:val="000000"/>
                <w:sz w:val="24"/>
              </w:rPr>
            </w:pPr>
            <w:r>
              <w:rPr>
                <w:rFonts w:ascii="宋体" w:hAnsi="宋体" w:cs="宋体" w:hint="eastAsia"/>
                <w:color w:val="000000"/>
                <w:sz w:val="24"/>
              </w:rPr>
              <w:t>41</w:t>
            </w:r>
          </w:p>
        </w:tc>
        <w:tc>
          <w:tcPr>
            <w:tcW w:w="1067" w:type="pct"/>
            <w:vMerge w:val="restart"/>
            <w:vAlign w:val="center"/>
          </w:tcPr>
          <w:p>
            <w:pPr>
              <w:jc w:val="left"/>
              <w:textAlignment w:val="center"/>
              <w:rPr>
                <w:rFonts w:ascii="宋体" w:hAnsi="宋体" w:cs="宋体"/>
                <w:color w:val="000000"/>
                <w:sz w:val="24"/>
              </w:rPr>
            </w:pPr>
            <w:r>
              <w:rPr>
                <w:rFonts w:ascii="宋体" w:hAnsi="宋体" w:cs="宋体"/>
                <w:color w:val="000000"/>
                <w:sz w:val="24"/>
              </w:rPr>
              <w:t>永久性阻燃抑菌抗病毒遮光</w:t>
            </w:r>
            <w:r>
              <w:rPr>
                <w:rFonts w:ascii="宋体" w:hAnsi="宋体" w:cs="宋体" w:hint="eastAsia"/>
                <w:color w:val="000000"/>
                <w:sz w:val="24"/>
              </w:rPr>
              <w:t>窗帘</w:t>
            </w:r>
          </w:p>
        </w:tc>
        <w:tc>
          <w:tcPr>
            <w:tcW w:w="3534" w:type="pct"/>
          </w:tcPr>
          <w:p>
            <w:pPr>
              <w:pStyle w:val="BodyText"/>
              <w:spacing w:line="240" w:lineRule="auto"/>
              <w:rPr>
                <w:rFonts w:ascii="宋体" w:hAnsi="宋体" w:cs="宋体"/>
                <w:b w:val="0"/>
                <w:bCs w:val="0"/>
              </w:rPr>
            </w:pPr>
            <w:r>
              <w:rPr>
                <w:rFonts w:ascii="宋体" w:hAnsi="宋体" w:cs="宋体" w:hint="eastAsia"/>
                <w:b w:val="0"/>
                <w:bCs w:val="0"/>
              </w:rPr>
              <w:t>5.1、成分</w:t>
            </w:r>
            <w:r>
              <w:rPr>
                <w:rFonts w:cs="宋体" w:hint="eastAsia"/>
                <w:b w:val="0"/>
                <w:bCs w:val="0"/>
              </w:rPr>
              <w:t>及密度、单位面积质量</w:t>
            </w:r>
            <w:r>
              <w:rPr>
                <w:rFonts w:ascii="宋体" w:hAnsi="宋体" w:cs="宋体" w:hint="eastAsia"/>
                <w:b w:val="0"/>
                <w:bCs w:val="0"/>
              </w:rPr>
              <w:t>：100%聚酯纤维。</w:t>
            </w:r>
            <w:r>
              <w:rPr>
                <w:rFonts w:cs="宋体" w:hint="eastAsia"/>
                <w:b w:val="0"/>
                <w:bCs w:val="0"/>
              </w:rPr>
              <w:t>经向密度</w:t>
            </w:r>
            <w:r>
              <w:rPr>
                <w:rFonts w:ascii="宋体" w:hAnsi="宋体" w:cs="宋体" w:hint="eastAsia"/>
                <w:b w:val="0"/>
                <w:bCs w:val="0"/>
                <w:color w:val="000000"/>
              </w:rPr>
              <w:t>1300-1380</w:t>
            </w:r>
            <w:r>
              <w:rPr>
                <w:rFonts w:ascii="Times New Roman" w:hAnsi="Times New Roman" w:cs="宋体" w:hint="eastAsia"/>
                <w:b w:val="0"/>
                <w:bCs w:val="0"/>
              </w:rPr>
              <w:t>根/10cm</w:t>
            </w:r>
            <w:r>
              <w:rPr>
                <w:rFonts w:ascii="Times New Roman" w:hAnsi="Times New Roman" w:cs="宋体" w:hint="eastAsia"/>
                <w:b w:val="0"/>
                <w:bCs w:val="0"/>
                <w:lang w:eastAsia="zh-CN"/>
              </w:rPr>
              <w:t>，</w:t>
            </w:r>
            <w:r>
              <w:rPr>
                <w:rFonts w:ascii="Times New Roman" w:hAnsi="Times New Roman" w:cs="宋体" w:hint="eastAsia"/>
                <w:b w:val="0"/>
                <w:bCs w:val="0"/>
              </w:rPr>
              <w:t>纬向密度200-260根/10cm。单位面积质量280-350克/㎡。</w:t>
            </w:r>
          </w:p>
        </w:tc>
      </w:tr>
      <w:tr>
        <w:tblPrEx>
          <w:tblW w:w="4998" w:type="pct"/>
          <w:tblInd w:w="0" w:type="dxa"/>
          <w:tblCellMar>
            <w:top w:w="0" w:type="dxa"/>
            <w:left w:w="108" w:type="dxa"/>
            <w:bottom w:w="0" w:type="dxa"/>
            <w:right w:w="108" w:type="dxa"/>
          </w:tblCellMar>
        </w:tblPrEx>
        <w:trPr>
          <w:trHeight w:val="398"/>
        </w:trPr>
        <w:tc>
          <w:tcPr>
            <w:tcW w:w="398" w:type="pct"/>
            <w:vAlign w:val="center"/>
          </w:tcPr>
          <w:p>
            <w:pPr>
              <w:jc w:val="left"/>
              <w:rPr>
                <w:rFonts w:ascii="宋体" w:hAnsi="宋体" w:cs="宋体"/>
                <w:color w:val="000000"/>
                <w:sz w:val="24"/>
              </w:rPr>
            </w:pPr>
            <w:r>
              <w:rPr>
                <w:rFonts w:ascii="宋体" w:hAnsi="宋体" w:cs="宋体" w:hint="eastAsia"/>
                <w:color w:val="000000"/>
                <w:sz w:val="24"/>
              </w:rPr>
              <w:t>42</w:t>
            </w:r>
          </w:p>
        </w:tc>
        <w:tc>
          <w:tcPr>
            <w:tcW w:w="1067" w:type="pct"/>
            <w:vMerge/>
            <w:vAlign w:val="center"/>
          </w:tcPr>
          <w:p>
            <w:pPr>
              <w:jc w:val="left"/>
              <w:textAlignment w:val="center"/>
              <w:rPr>
                <w:rFonts w:ascii="宋体" w:hAnsi="宋体" w:cs="宋体"/>
                <w:color w:val="000000"/>
                <w:sz w:val="24"/>
              </w:rPr>
            </w:pPr>
          </w:p>
        </w:tc>
        <w:tc>
          <w:tcPr>
            <w:tcW w:w="3534" w:type="pct"/>
          </w:tcPr>
          <w:p>
            <w:pPr>
              <w:pStyle w:val="BodyText"/>
              <w:spacing w:line="240" w:lineRule="auto"/>
              <w:rPr>
                <w:rFonts w:ascii="宋体" w:hAnsi="宋体" w:cs="宋体"/>
                <w:b w:val="0"/>
                <w:bCs w:val="0"/>
              </w:rPr>
            </w:pPr>
            <w:r>
              <w:rPr>
                <w:rFonts w:ascii="宋体" w:hAnsi="宋体" w:cs="宋体" w:hint="eastAsia"/>
                <w:b w:val="0"/>
                <w:bCs w:val="0"/>
              </w:rPr>
              <w:t>5.2、甲醛：未检出≠0。</w:t>
            </w:r>
          </w:p>
        </w:tc>
      </w:tr>
      <w:tr>
        <w:tblPrEx>
          <w:tblW w:w="4998" w:type="pct"/>
          <w:tblInd w:w="0" w:type="dxa"/>
          <w:tblCellMar>
            <w:top w:w="0" w:type="dxa"/>
            <w:left w:w="108" w:type="dxa"/>
            <w:bottom w:w="0" w:type="dxa"/>
            <w:right w:w="108" w:type="dxa"/>
          </w:tblCellMar>
        </w:tblPrEx>
        <w:trPr>
          <w:trHeight w:val="398"/>
        </w:trPr>
        <w:tc>
          <w:tcPr>
            <w:tcW w:w="398" w:type="pct"/>
            <w:vAlign w:val="center"/>
          </w:tcPr>
          <w:p>
            <w:pPr>
              <w:jc w:val="left"/>
              <w:rPr>
                <w:rFonts w:ascii="宋体" w:hAnsi="宋体" w:cs="宋体"/>
                <w:color w:val="000000"/>
                <w:sz w:val="24"/>
              </w:rPr>
            </w:pPr>
            <w:r>
              <w:rPr>
                <w:rFonts w:ascii="宋体" w:hAnsi="宋体" w:cs="宋体" w:hint="eastAsia"/>
                <w:color w:val="000000"/>
                <w:sz w:val="24"/>
              </w:rPr>
              <w:t>43</w:t>
            </w:r>
          </w:p>
        </w:tc>
        <w:tc>
          <w:tcPr>
            <w:tcW w:w="1067" w:type="pct"/>
            <w:vMerge/>
            <w:vAlign w:val="center"/>
          </w:tcPr>
          <w:p>
            <w:pPr>
              <w:jc w:val="left"/>
              <w:textAlignment w:val="center"/>
              <w:rPr>
                <w:rFonts w:ascii="宋体" w:hAnsi="宋体" w:cs="宋体"/>
                <w:color w:val="000000"/>
                <w:sz w:val="24"/>
              </w:rPr>
            </w:pPr>
          </w:p>
        </w:tc>
        <w:tc>
          <w:tcPr>
            <w:tcW w:w="3534" w:type="pct"/>
          </w:tcPr>
          <w:p>
            <w:pPr>
              <w:pStyle w:val="BodyText"/>
              <w:spacing w:line="240" w:lineRule="auto"/>
              <w:rPr>
                <w:rFonts w:ascii="宋体" w:hAnsi="宋体" w:cs="宋体"/>
                <w:b w:val="0"/>
                <w:bCs w:val="0"/>
              </w:rPr>
            </w:pPr>
            <w:r>
              <w:rPr>
                <w:rFonts w:ascii="宋体" w:hAnsi="宋体" w:cs="宋体" w:hint="eastAsia"/>
                <w:b w:val="0"/>
                <w:bCs w:val="0"/>
              </w:rPr>
              <w:t>5.3、PH值：4.0-9.0。</w:t>
            </w:r>
          </w:p>
        </w:tc>
      </w:tr>
      <w:tr>
        <w:tblPrEx>
          <w:tblW w:w="4998" w:type="pct"/>
          <w:tblInd w:w="0" w:type="dxa"/>
          <w:tblCellMar>
            <w:top w:w="0" w:type="dxa"/>
            <w:left w:w="108" w:type="dxa"/>
            <w:bottom w:w="0" w:type="dxa"/>
            <w:right w:w="108" w:type="dxa"/>
          </w:tblCellMar>
        </w:tblPrEx>
        <w:trPr>
          <w:trHeight w:val="398"/>
        </w:trPr>
        <w:tc>
          <w:tcPr>
            <w:tcW w:w="398" w:type="pct"/>
            <w:vAlign w:val="center"/>
          </w:tcPr>
          <w:p>
            <w:pPr>
              <w:jc w:val="left"/>
              <w:rPr>
                <w:rFonts w:ascii="宋体" w:hAnsi="宋体" w:cs="宋体"/>
                <w:color w:val="000000"/>
                <w:sz w:val="24"/>
              </w:rPr>
            </w:pPr>
            <w:r>
              <w:rPr>
                <w:rFonts w:ascii="宋体" w:hAnsi="宋体" w:cs="宋体" w:hint="eastAsia"/>
                <w:color w:val="000000"/>
                <w:sz w:val="24"/>
              </w:rPr>
              <w:t>44</w:t>
            </w:r>
          </w:p>
        </w:tc>
        <w:tc>
          <w:tcPr>
            <w:tcW w:w="1067" w:type="pct"/>
            <w:vMerge/>
            <w:vAlign w:val="center"/>
          </w:tcPr>
          <w:p>
            <w:pPr>
              <w:jc w:val="left"/>
              <w:textAlignment w:val="center"/>
              <w:rPr>
                <w:rFonts w:ascii="宋体" w:hAnsi="宋体" w:cs="宋体"/>
                <w:color w:val="000000"/>
                <w:sz w:val="24"/>
              </w:rPr>
            </w:pPr>
          </w:p>
        </w:tc>
        <w:tc>
          <w:tcPr>
            <w:tcW w:w="3534" w:type="pct"/>
          </w:tcPr>
          <w:p>
            <w:pPr>
              <w:pStyle w:val="BodyText"/>
              <w:spacing w:line="240" w:lineRule="auto"/>
              <w:rPr>
                <w:rFonts w:ascii="宋体" w:hAnsi="宋体" w:cs="宋体"/>
                <w:b w:val="0"/>
                <w:bCs w:val="0"/>
              </w:rPr>
            </w:pPr>
            <w:r>
              <w:rPr>
                <w:rFonts w:ascii="宋体" w:hAnsi="宋体" w:cs="宋体" w:hint="eastAsia"/>
                <w:b w:val="0"/>
                <w:bCs w:val="0"/>
              </w:rPr>
              <w:t>5.4、阻燃性能：</w:t>
            </w:r>
            <w:r>
              <w:rPr>
                <w:rFonts w:ascii="宋体" w:hAnsi="宋体" w:cs="宋体" w:hint="eastAsia"/>
                <w:b w:val="0"/>
                <w:bCs w:val="0"/>
                <w:color w:val="000000"/>
              </w:rPr>
              <w:t>耐水洗50次或以上后检测：氧指数≥32、损毁长度≤150mm、续燃时间≤5S、阴燃时间≤5S、燃烧滴落物未引起脱脂棉燃烧或阴燃、烟密度≤15、产烟毒性等级不低于ZA</w:t>
            </w:r>
            <w:r>
              <w:rPr>
                <w:rFonts w:ascii="宋体" w:hAnsi="宋体" w:cs="宋体" w:hint="eastAsia"/>
                <w:b w:val="0"/>
                <w:bCs w:val="0"/>
                <w:color w:val="000000"/>
                <w:vertAlign w:val="subscript"/>
              </w:rPr>
              <w:t xml:space="preserve">2 </w:t>
            </w:r>
            <w:r>
              <w:rPr>
                <w:rFonts w:ascii="宋体" w:hAnsi="宋体" w:cs="宋体" w:hint="eastAsia"/>
                <w:b w:val="0"/>
                <w:bCs w:val="0"/>
                <w:color w:val="000000"/>
              </w:rPr>
              <w:t>级。</w:t>
            </w:r>
          </w:p>
        </w:tc>
      </w:tr>
      <w:tr>
        <w:tblPrEx>
          <w:tblW w:w="4998" w:type="pct"/>
          <w:tblInd w:w="0" w:type="dxa"/>
          <w:tblCellMar>
            <w:top w:w="0" w:type="dxa"/>
            <w:left w:w="108" w:type="dxa"/>
            <w:bottom w:w="0" w:type="dxa"/>
            <w:right w:w="108" w:type="dxa"/>
          </w:tblCellMar>
        </w:tblPrEx>
        <w:trPr>
          <w:trHeight w:val="398"/>
        </w:trPr>
        <w:tc>
          <w:tcPr>
            <w:tcW w:w="398" w:type="pct"/>
            <w:vAlign w:val="center"/>
          </w:tcPr>
          <w:p>
            <w:pPr>
              <w:jc w:val="left"/>
              <w:rPr>
                <w:rFonts w:ascii="宋体" w:hAnsi="宋体" w:cs="宋体"/>
                <w:color w:val="000000"/>
                <w:sz w:val="24"/>
              </w:rPr>
            </w:pPr>
            <w:r>
              <w:rPr>
                <w:rFonts w:ascii="宋体" w:hAnsi="宋体" w:cs="宋体" w:hint="eastAsia"/>
                <w:color w:val="000000"/>
                <w:sz w:val="24"/>
              </w:rPr>
              <w:t>45</w:t>
            </w:r>
          </w:p>
        </w:tc>
        <w:tc>
          <w:tcPr>
            <w:tcW w:w="1067" w:type="pct"/>
            <w:vMerge/>
            <w:vAlign w:val="center"/>
          </w:tcPr>
          <w:p>
            <w:pPr>
              <w:jc w:val="left"/>
              <w:textAlignment w:val="center"/>
              <w:rPr>
                <w:rFonts w:ascii="宋体" w:hAnsi="宋体" w:cs="宋体"/>
                <w:color w:val="000000"/>
                <w:sz w:val="24"/>
              </w:rPr>
            </w:pPr>
          </w:p>
        </w:tc>
        <w:tc>
          <w:tcPr>
            <w:tcW w:w="3534" w:type="pct"/>
          </w:tcPr>
          <w:p>
            <w:pPr>
              <w:pStyle w:val="BodyText"/>
              <w:spacing w:line="240" w:lineRule="auto"/>
              <w:rPr>
                <w:rFonts w:cs="宋体" w:hint="eastAsia"/>
                <w:b w:val="0"/>
                <w:bCs w:val="0"/>
                <w:color w:val="000000"/>
              </w:rPr>
            </w:pPr>
            <w:r>
              <w:rPr>
                <w:rFonts w:ascii="宋体" w:hAnsi="宋体" w:cs="宋体" w:hint="eastAsia"/>
                <w:color w:val="000000"/>
              </w:rPr>
              <w:t>▲</w:t>
            </w:r>
            <w:r>
              <w:rPr>
                <w:rFonts w:ascii="宋体" w:hAnsi="宋体" w:cs="宋体" w:hint="eastAsia"/>
                <w:b w:val="0"/>
                <w:bCs w:val="0"/>
              </w:rPr>
              <w:t>5.5、</w:t>
            </w:r>
            <w:r>
              <w:rPr>
                <w:rFonts w:ascii="宋体" w:hAnsi="宋体" w:cs="宋体" w:hint="eastAsia"/>
                <w:b w:val="0"/>
                <w:bCs w:val="0"/>
                <w:snapToGrid w:val="0"/>
                <w:kern w:val="0"/>
              </w:rPr>
              <w:t>有害染料及有害物质：</w:t>
            </w:r>
            <w:r>
              <w:rPr>
                <w:rFonts w:ascii="宋体" w:hAnsi="宋体" w:cs="宋体" w:hint="eastAsia"/>
                <w:b w:val="0"/>
                <w:bCs w:val="0"/>
              </w:rPr>
              <w:t>未检出≠0</w:t>
            </w:r>
            <w:r>
              <w:rPr>
                <w:rFonts w:ascii="宋体" w:hAnsi="宋体" w:cs="宋体" w:hint="eastAsia"/>
                <w:b w:val="0"/>
                <w:bCs w:val="0"/>
                <w:snapToGrid w:val="0"/>
                <w:kern w:val="0"/>
              </w:rPr>
              <w:t>以下9种有害染料及物资：</w:t>
            </w:r>
            <w:r>
              <w:rPr>
                <w:rFonts w:ascii="宋体" w:hAnsi="宋体" w:cs="宋体" w:hint="eastAsia"/>
                <w:b w:val="0"/>
                <w:bCs w:val="0"/>
                <w:color w:val="000000"/>
              </w:rPr>
              <w:t>致敏</w:t>
            </w:r>
            <w:r>
              <w:rPr>
                <w:rFonts w:cs="宋体" w:hint="eastAsia"/>
                <w:b w:val="0"/>
                <w:bCs w:val="0"/>
                <w:color w:val="000000"/>
              </w:rPr>
              <w:t>性分散</w:t>
            </w:r>
            <w:r>
              <w:rPr>
                <w:rFonts w:ascii="宋体" w:hAnsi="宋体" w:cs="宋体" w:hint="eastAsia"/>
                <w:b w:val="0"/>
                <w:bCs w:val="0"/>
                <w:color w:val="000000"/>
              </w:rPr>
              <w:t>染料</w:t>
            </w:r>
            <w:r>
              <w:rPr>
                <w:rFonts w:cs="宋体" w:hint="eastAsia"/>
                <w:b w:val="0"/>
                <w:bCs w:val="0"/>
                <w:color w:val="000000"/>
              </w:rPr>
              <w:t>，可萃取</w:t>
            </w:r>
            <w:r>
              <w:rPr>
                <w:rFonts w:ascii="宋体" w:hAnsi="宋体" w:cs="宋体" w:hint="eastAsia"/>
                <w:b w:val="0"/>
                <w:bCs w:val="0"/>
                <w:color w:val="000000"/>
              </w:rPr>
              <w:t>重金属</w:t>
            </w:r>
            <w:r>
              <w:rPr>
                <w:rFonts w:cs="宋体" w:hint="eastAsia"/>
                <w:b w:val="0"/>
                <w:bCs w:val="0"/>
                <w:color w:val="000000"/>
              </w:rPr>
              <w:t>含量（</w:t>
            </w:r>
            <w:r>
              <w:rPr>
                <w:rFonts w:ascii="宋体" w:hAnsi="宋体" w:cs="宋体" w:hint="eastAsia"/>
                <w:b w:val="0"/>
                <w:bCs w:val="0"/>
                <w:color w:val="000000"/>
              </w:rPr>
              <w:t>锑</w:t>
            </w:r>
            <w:r>
              <w:rPr>
                <w:rFonts w:cs="宋体" w:hint="eastAsia"/>
                <w:b w:val="0"/>
                <w:bCs w:val="0"/>
                <w:color w:val="000000"/>
              </w:rPr>
              <w:t>、铅、</w:t>
            </w:r>
            <w:r>
              <w:rPr>
                <w:rFonts w:ascii="宋体" w:hAnsi="宋体" w:cs="宋体" w:hint="eastAsia"/>
                <w:b w:val="0"/>
                <w:bCs w:val="0"/>
                <w:color w:val="000000"/>
              </w:rPr>
              <w:t>镉、铬、六价铬</w:t>
            </w:r>
            <w:r>
              <w:rPr>
                <w:rFonts w:cs="宋体" w:hint="eastAsia"/>
                <w:b w:val="0"/>
                <w:bCs w:val="0"/>
                <w:color w:val="000000"/>
              </w:rPr>
              <w:t>、</w:t>
            </w:r>
            <w:r>
              <w:rPr>
                <w:rFonts w:ascii="宋体" w:hAnsi="宋体" w:cs="宋体" w:hint="eastAsia"/>
                <w:b w:val="0"/>
                <w:bCs w:val="0"/>
                <w:color w:val="000000"/>
              </w:rPr>
              <w:t>钴、铜、镍、</w:t>
            </w:r>
            <w:r>
              <w:rPr>
                <w:rFonts w:cs="宋体" w:hint="eastAsia"/>
                <w:b w:val="0"/>
                <w:bCs w:val="0"/>
                <w:color w:val="000000"/>
              </w:rPr>
              <w:t>砷、汞），邻</w:t>
            </w:r>
            <w:r>
              <w:rPr>
                <w:rFonts w:ascii="宋体" w:hAnsi="宋体" w:cs="宋体" w:hint="eastAsia"/>
                <w:b w:val="0"/>
                <w:bCs w:val="0"/>
                <w:color w:val="000000"/>
              </w:rPr>
              <w:t>苯基</w:t>
            </w:r>
            <w:r>
              <w:rPr>
                <w:rFonts w:cs="宋体" w:hint="eastAsia"/>
                <w:b w:val="0"/>
                <w:bCs w:val="0"/>
                <w:color w:val="000000"/>
              </w:rPr>
              <w:t>苯</w:t>
            </w:r>
            <w:r>
              <w:rPr>
                <w:rFonts w:ascii="宋体" w:hAnsi="宋体" w:cs="宋体" w:hint="eastAsia"/>
                <w:b w:val="0"/>
                <w:bCs w:val="0"/>
                <w:color w:val="000000"/>
              </w:rPr>
              <w:t>酚</w:t>
            </w:r>
            <w:r>
              <w:rPr>
                <w:rFonts w:cs="宋体" w:hint="eastAsia"/>
                <w:b w:val="0"/>
                <w:bCs w:val="0"/>
                <w:color w:val="000000"/>
              </w:rPr>
              <w:t>，</w:t>
            </w:r>
            <w:r>
              <w:rPr>
                <w:rFonts w:ascii="宋体" w:hAnsi="宋体" w:cs="宋体" w:hint="eastAsia"/>
                <w:b w:val="0"/>
                <w:bCs w:val="0"/>
                <w:color w:val="000000"/>
              </w:rPr>
              <w:t>氯</w:t>
            </w:r>
            <w:r>
              <w:rPr>
                <w:rFonts w:cs="宋体" w:hint="eastAsia"/>
                <w:b w:val="0"/>
                <w:bCs w:val="0"/>
                <w:color w:val="000000"/>
              </w:rPr>
              <w:t>化</w:t>
            </w:r>
            <w:r>
              <w:rPr>
                <w:rFonts w:ascii="宋体" w:hAnsi="宋体" w:cs="宋体" w:hint="eastAsia"/>
                <w:b w:val="0"/>
                <w:bCs w:val="0"/>
                <w:color w:val="000000"/>
              </w:rPr>
              <w:t>苯和氯化钾</w:t>
            </w:r>
            <w:r>
              <w:rPr>
                <w:rFonts w:cs="宋体" w:hint="eastAsia"/>
                <w:b w:val="0"/>
                <w:bCs w:val="0"/>
                <w:color w:val="000000"/>
              </w:rPr>
              <w:t>苯，致癌染料，邻</w:t>
            </w:r>
            <w:r>
              <w:rPr>
                <w:rFonts w:ascii="宋体" w:hAnsi="宋体" w:cs="宋体" w:hint="eastAsia"/>
                <w:b w:val="0"/>
                <w:bCs w:val="0"/>
                <w:color w:val="000000"/>
              </w:rPr>
              <w:t>苯二甲酸脂总量</w:t>
            </w:r>
            <w:r>
              <w:rPr>
                <w:rFonts w:cs="宋体" w:hint="eastAsia"/>
                <w:b w:val="0"/>
                <w:bCs w:val="0"/>
                <w:color w:val="000000"/>
              </w:rPr>
              <w:t>，含</w:t>
            </w:r>
            <w:r>
              <w:rPr>
                <w:rFonts w:ascii="宋体" w:hAnsi="宋体" w:cs="宋体" w:hint="eastAsia"/>
                <w:b w:val="0"/>
                <w:bCs w:val="0"/>
                <w:color w:val="000000"/>
              </w:rPr>
              <w:t>氯</w:t>
            </w:r>
            <w:r>
              <w:rPr>
                <w:rFonts w:cs="宋体" w:hint="eastAsia"/>
                <w:b w:val="0"/>
                <w:bCs w:val="0"/>
                <w:color w:val="000000"/>
              </w:rPr>
              <w:t>苯</w:t>
            </w:r>
            <w:r>
              <w:rPr>
                <w:rFonts w:ascii="宋体" w:hAnsi="宋体" w:cs="宋体" w:hint="eastAsia"/>
                <w:b w:val="0"/>
                <w:bCs w:val="0"/>
                <w:color w:val="000000"/>
              </w:rPr>
              <w:t>酚</w:t>
            </w:r>
            <w:r>
              <w:rPr>
                <w:rFonts w:cs="宋体" w:hint="eastAsia"/>
                <w:b w:val="0"/>
                <w:bCs w:val="0"/>
                <w:color w:val="000000"/>
              </w:rPr>
              <w:t>，总铅，总镉。</w:t>
            </w:r>
          </w:p>
          <w:p>
            <w:pPr>
              <w:pStyle w:val="Quote"/>
            </w:pPr>
            <w:r>
              <w:rPr>
                <w:rFonts w:ascii="宋体" w:eastAsia="宋体" w:hAnsi="宋体" w:cs="宋体" w:hint="eastAsia"/>
                <w:b/>
                <w:bCs/>
                <w:i w:val="0"/>
                <w:iCs w:val="0"/>
                <w:color w:val="FF0000"/>
                <w:sz w:val="24"/>
                <w:szCs w:val="24"/>
              </w:rPr>
              <w:t>（提供2020年1月1日至本项目投标截止日前第三方检测机构出具的带有CMA或CNAS标识合格的检验检测报告，报告内容能体现满足上述参数要求）</w:t>
            </w:r>
          </w:p>
        </w:tc>
      </w:tr>
      <w:tr>
        <w:tblPrEx>
          <w:tblW w:w="4998" w:type="pct"/>
          <w:tblInd w:w="0" w:type="dxa"/>
          <w:tblCellMar>
            <w:top w:w="0" w:type="dxa"/>
            <w:left w:w="108" w:type="dxa"/>
            <w:bottom w:w="0" w:type="dxa"/>
            <w:right w:w="108" w:type="dxa"/>
          </w:tblCellMar>
        </w:tblPrEx>
        <w:trPr>
          <w:trHeight w:val="398"/>
        </w:trPr>
        <w:tc>
          <w:tcPr>
            <w:tcW w:w="398" w:type="pct"/>
            <w:vAlign w:val="center"/>
          </w:tcPr>
          <w:p>
            <w:pPr>
              <w:jc w:val="left"/>
              <w:rPr>
                <w:rFonts w:ascii="宋体" w:hAnsi="宋体" w:cs="宋体"/>
                <w:color w:val="000000"/>
                <w:sz w:val="24"/>
              </w:rPr>
            </w:pPr>
            <w:r>
              <w:rPr>
                <w:rFonts w:ascii="宋体" w:hAnsi="宋体" w:cs="宋体" w:hint="eastAsia"/>
                <w:color w:val="000000"/>
                <w:sz w:val="24"/>
              </w:rPr>
              <w:t>46</w:t>
            </w:r>
          </w:p>
        </w:tc>
        <w:tc>
          <w:tcPr>
            <w:tcW w:w="1067" w:type="pct"/>
            <w:vMerge/>
            <w:vAlign w:val="center"/>
          </w:tcPr>
          <w:p>
            <w:pPr>
              <w:jc w:val="left"/>
              <w:textAlignment w:val="center"/>
              <w:rPr>
                <w:rFonts w:ascii="宋体" w:hAnsi="宋体" w:cs="宋体"/>
                <w:color w:val="000000"/>
                <w:sz w:val="24"/>
              </w:rPr>
            </w:pPr>
          </w:p>
        </w:tc>
        <w:tc>
          <w:tcPr>
            <w:tcW w:w="3534" w:type="pct"/>
          </w:tcPr>
          <w:p>
            <w:pPr>
              <w:pStyle w:val="BodyText"/>
              <w:spacing w:line="240" w:lineRule="auto"/>
              <w:rPr>
                <w:rFonts w:ascii="宋体" w:hAnsi="宋体" w:cs="宋体"/>
                <w:b w:val="0"/>
                <w:bCs w:val="0"/>
              </w:rPr>
            </w:pPr>
            <w:r>
              <w:rPr>
                <w:rFonts w:ascii="宋体" w:hAnsi="宋体" w:cs="宋体" w:hint="eastAsia"/>
                <w:b w:val="0"/>
                <w:bCs w:val="0"/>
              </w:rPr>
              <w:t>5.6、色牢度：耐唾液色牢度、耐碱汗渍色牢度、耐酸汗渍色牢度、耐水色牢度、耐干摩擦色牢度、</w:t>
            </w:r>
            <w:r>
              <w:rPr>
                <w:rFonts w:ascii="宋体" w:hAnsi="宋体" w:cs="宋体" w:hint="eastAsia"/>
                <w:b w:val="0"/>
                <w:bCs w:val="0"/>
                <w:color w:val="000000"/>
              </w:rPr>
              <w:t>耐酸斑色牢度、耐热压色牢度、耐刷洗色牢度、酚黄变≥3级。</w:t>
            </w:r>
          </w:p>
        </w:tc>
      </w:tr>
      <w:tr>
        <w:tblPrEx>
          <w:tblW w:w="4998" w:type="pct"/>
          <w:tblInd w:w="0" w:type="dxa"/>
          <w:tblCellMar>
            <w:top w:w="0" w:type="dxa"/>
            <w:left w:w="108" w:type="dxa"/>
            <w:bottom w:w="0" w:type="dxa"/>
            <w:right w:w="108" w:type="dxa"/>
          </w:tblCellMar>
        </w:tblPrEx>
        <w:trPr>
          <w:trHeight w:val="398"/>
        </w:trPr>
        <w:tc>
          <w:tcPr>
            <w:tcW w:w="398" w:type="pct"/>
            <w:vAlign w:val="center"/>
          </w:tcPr>
          <w:p>
            <w:pPr>
              <w:jc w:val="left"/>
              <w:rPr>
                <w:rFonts w:ascii="宋体" w:hAnsi="宋体" w:cs="宋体"/>
                <w:color w:val="000000"/>
                <w:sz w:val="24"/>
              </w:rPr>
            </w:pPr>
            <w:r>
              <w:rPr>
                <w:rFonts w:ascii="宋体" w:hAnsi="宋体" w:cs="宋体" w:hint="eastAsia"/>
                <w:color w:val="000000"/>
                <w:sz w:val="24"/>
              </w:rPr>
              <w:t>47</w:t>
            </w:r>
          </w:p>
        </w:tc>
        <w:tc>
          <w:tcPr>
            <w:tcW w:w="1067" w:type="pct"/>
            <w:vMerge/>
            <w:vAlign w:val="center"/>
          </w:tcPr>
          <w:p>
            <w:pPr>
              <w:jc w:val="left"/>
              <w:textAlignment w:val="center"/>
              <w:rPr>
                <w:rFonts w:ascii="宋体" w:hAnsi="宋体" w:cs="宋体"/>
                <w:color w:val="000000"/>
                <w:sz w:val="24"/>
              </w:rPr>
            </w:pPr>
          </w:p>
        </w:tc>
        <w:tc>
          <w:tcPr>
            <w:tcW w:w="3534" w:type="pct"/>
          </w:tcPr>
          <w:p>
            <w:pPr>
              <w:pStyle w:val="BodyText"/>
              <w:spacing w:line="240" w:lineRule="auto"/>
              <w:rPr>
                <w:rFonts w:ascii="宋体" w:hAnsi="宋体" w:cs="宋体" w:hint="eastAsia"/>
                <w:b w:val="0"/>
                <w:color w:val="000000"/>
              </w:rPr>
            </w:pPr>
            <w:r>
              <w:rPr>
                <w:rFonts w:ascii="宋体" w:hAnsi="宋体" w:cs="宋体" w:hint="eastAsia"/>
                <w:color w:val="000000"/>
              </w:rPr>
              <w:t>▲</w:t>
            </w:r>
            <w:r>
              <w:rPr>
                <w:rFonts w:ascii="宋体" w:hAnsi="宋体" w:cs="宋体" w:hint="eastAsia"/>
                <w:b w:val="0"/>
                <w:bCs w:val="0"/>
              </w:rPr>
              <w:t>5.7、</w:t>
            </w:r>
            <w:r>
              <w:rPr>
                <w:rFonts w:ascii="宋体" w:hAnsi="宋体" w:cs="宋体" w:hint="eastAsia"/>
                <w:b w:val="0"/>
                <w:color w:val="000000"/>
              </w:rPr>
              <w:t>挥发性物质（mg/㎡）：氯乙烯、1-3丁二烯、乙烯基环己烯、苯乙烯、4-苯基环己烯，五种有害物质</w:t>
            </w:r>
            <w:r>
              <w:rPr>
                <w:rFonts w:ascii="宋体" w:hAnsi="宋体" w:cs="宋体" w:hint="eastAsia"/>
                <w:b w:val="0"/>
                <w:bCs w:val="0"/>
              </w:rPr>
              <w:t>未检出≠0</w:t>
            </w:r>
            <w:r>
              <w:rPr>
                <w:rFonts w:ascii="宋体" w:hAnsi="宋体" w:cs="宋体" w:hint="eastAsia"/>
                <w:b w:val="0"/>
                <w:color w:val="000000"/>
              </w:rPr>
              <w:t>。</w:t>
            </w:r>
          </w:p>
          <w:p>
            <w:pPr>
              <w:pStyle w:val="Quote"/>
            </w:pPr>
            <w:r>
              <w:rPr>
                <w:rFonts w:ascii="宋体" w:eastAsia="宋体" w:hAnsi="宋体" w:cs="宋体" w:hint="eastAsia"/>
                <w:b/>
                <w:bCs/>
                <w:i w:val="0"/>
                <w:iCs w:val="0"/>
                <w:color w:val="FF0000"/>
                <w:sz w:val="24"/>
                <w:szCs w:val="24"/>
              </w:rPr>
              <w:t>（提供2020年1月1日至本项目投标截止日前第三方检测机构出具的带有CMA或CNAS标识合格的检验检测报告，报告内容能体现满足上述参数要求）</w:t>
            </w:r>
          </w:p>
        </w:tc>
      </w:tr>
      <w:tr>
        <w:tblPrEx>
          <w:tblW w:w="4998" w:type="pct"/>
          <w:tblInd w:w="0" w:type="dxa"/>
          <w:tblCellMar>
            <w:top w:w="0" w:type="dxa"/>
            <w:left w:w="108" w:type="dxa"/>
            <w:bottom w:w="0" w:type="dxa"/>
            <w:right w:w="108" w:type="dxa"/>
          </w:tblCellMar>
        </w:tblPrEx>
        <w:trPr>
          <w:trHeight w:val="398"/>
        </w:trPr>
        <w:tc>
          <w:tcPr>
            <w:tcW w:w="398" w:type="pct"/>
            <w:vAlign w:val="center"/>
          </w:tcPr>
          <w:p>
            <w:pPr>
              <w:jc w:val="left"/>
              <w:rPr>
                <w:rFonts w:ascii="宋体" w:hAnsi="宋体" w:cs="宋体"/>
                <w:color w:val="000000"/>
                <w:sz w:val="24"/>
              </w:rPr>
            </w:pPr>
            <w:r>
              <w:rPr>
                <w:rFonts w:ascii="宋体" w:hAnsi="宋体" w:cs="宋体" w:hint="eastAsia"/>
                <w:color w:val="000000"/>
                <w:sz w:val="24"/>
              </w:rPr>
              <w:t>48</w:t>
            </w:r>
          </w:p>
        </w:tc>
        <w:tc>
          <w:tcPr>
            <w:tcW w:w="1067" w:type="pct"/>
            <w:vMerge/>
            <w:vAlign w:val="center"/>
          </w:tcPr>
          <w:p>
            <w:pPr>
              <w:jc w:val="left"/>
              <w:textAlignment w:val="center"/>
              <w:rPr>
                <w:rFonts w:ascii="宋体" w:hAnsi="宋体" w:cs="宋体"/>
                <w:color w:val="000000"/>
                <w:sz w:val="24"/>
              </w:rPr>
            </w:pPr>
          </w:p>
        </w:tc>
        <w:tc>
          <w:tcPr>
            <w:tcW w:w="3534" w:type="pct"/>
          </w:tcPr>
          <w:p>
            <w:pPr>
              <w:pStyle w:val="BodyText"/>
              <w:spacing w:line="240" w:lineRule="auto"/>
              <w:rPr>
                <w:rFonts w:ascii="宋体" w:hAnsi="宋体" w:cs="宋体"/>
                <w:b w:val="0"/>
                <w:bCs w:val="0"/>
              </w:rPr>
            </w:pPr>
            <w:r>
              <w:rPr>
                <w:rFonts w:ascii="宋体" w:hAnsi="宋体" w:cs="宋体" w:hint="eastAsia"/>
                <w:b w:val="0"/>
                <w:bCs w:val="0"/>
              </w:rPr>
              <w:t>5.8、</w:t>
            </w:r>
            <w:r>
              <w:rPr>
                <w:rFonts w:ascii="宋体" w:hAnsi="宋体" w:cs="宋体" w:hint="eastAsia"/>
                <w:b w:val="0"/>
                <w:bCs w:val="0"/>
                <w:color w:val="000000"/>
              </w:rPr>
              <w:t>有机锡化合物（mg/kg）：</w:t>
            </w:r>
            <w:r>
              <w:rPr>
                <w:rFonts w:ascii="宋体" w:hAnsi="宋体" w:cs="宋体" w:hint="eastAsia"/>
                <w:b w:val="0"/>
                <w:bCs w:val="0"/>
              </w:rPr>
              <w:t>未检出≠0</w:t>
            </w:r>
            <w:r>
              <w:rPr>
                <w:rFonts w:ascii="宋体" w:hAnsi="宋体" w:cs="宋体" w:hint="eastAsia"/>
                <w:b w:val="0"/>
                <w:bCs w:val="0"/>
                <w:color w:val="000000"/>
              </w:rPr>
              <w:t>。</w:t>
            </w:r>
          </w:p>
        </w:tc>
      </w:tr>
      <w:tr>
        <w:tblPrEx>
          <w:tblW w:w="4998" w:type="pct"/>
          <w:tblInd w:w="0" w:type="dxa"/>
          <w:tblCellMar>
            <w:top w:w="0" w:type="dxa"/>
            <w:left w:w="108" w:type="dxa"/>
            <w:bottom w:w="0" w:type="dxa"/>
            <w:right w:w="108" w:type="dxa"/>
          </w:tblCellMar>
        </w:tblPrEx>
        <w:trPr>
          <w:trHeight w:val="398"/>
        </w:trPr>
        <w:tc>
          <w:tcPr>
            <w:tcW w:w="398" w:type="pct"/>
            <w:vAlign w:val="center"/>
          </w:tcPr>
          <w:p>
            <w:pPr>
              <w:jc w:val="left"/>
              <w:rPr>
                <w:rFonts w:ascii="宋体" w:hAnsi="宋体" w:cs="宋体"/>
                <w:color w:val="000000"/>
                <w:sz w:val="24"/>
              </w:rPr>
            </w:pPr>
            <w:r>
              <w:rPr>
                <w:rFonts w:ascii="宋体" w:hAnsi="宋体" w:cs="宋体" w:hint="eastAsia"/>
                <w:color w:val="000000"/>
                <w:sz w:val="24"/>
              </w:rPr>
              <w:t>49</w:t>
            </w:r>
          </w:p>
        </w:tc>
        <w:tc>
          <w:tcPr>
            <w:tcW w:w="1067" w:type="pct"/>
            <w:vMerge/>
            <w:vAlign w:val="center"/>
          </w:tcPr>
          <w:p>
            <w:pPr>
              <w:jc w:val="left"/>
              <w:textAlignment w:val="center"/>
              <w:rPr>
                <w:rFonts w:ascii="宋体" w:hAnsi="宋体" w:cs="宋体"/>
                <w:color w:val="000000"/>
                <w:sz w:val="24"/>
              </w:rPr>
            </w:pPr>
          </w:p>
        </w:tc>
        <w:tc>
          <w:tcPr>
            <w:tcW w:w="3534" w:type="pct"/>
          </w:tcPr>
          <w:p>
            <w:pPr>
              <w:pStyle w:val="BodyText"/>
              <w:spacing w:line="240" w:lineRule="auto"/>
              <w:rPr>
                <w:rFonts w:ascii="宋体" w:hAnsi="宋体" w:cs="宋体"/>
                <w:b w:val="0"/>
                <w:bCs w:val="0"/>
              </w:rPr>
            </w:pPr>
            <w:r>
              <w:rPr>
                <w:rFonts w:ascii="宋体" w:hAnsi="宋体" w:cs="宋体" w:hint="eastAsia"/>
                <w:b w:val="0"/>
                <w:bCs w:val="0"/>
              </w:rPr>
              <w:t>5.9、尺寸变化率：</w:t>
            </w:r>
            <w:r>
              <w:rPr>
                <w:rFonts w:hint="eastAsia"/>
                <w:b w:val="0"/>
                <w:bCs w:val="0"/>
              </w:rPr>
              <w:t>干洗尺寸变化率、水洗尺寸变化率、水浸尺寸变化率、汽蒸尺寸变化率，经纬向</w:t>
            </w:r>
            <w:r>
              <w:rPr>
                <w:rFonts w:ascii="宋体" w:hAnsi="宋体" w:cs="宋体" w:hint="eastAsia"/>
                <w:b w:val="0"/>
                <w:bCs w:val="0"/>
              </w:rPr>
              <w:t>±</w:t>
            </w:r>
            <w:r>
              <w:rPr>
                <w:rFonts w:hint="eastAsia"/>
                <w:b w:val="0"/>
                <w:bCs w:val="0"/>
              </w:rPr>
              <w:t>2%。</w:t>
            </w:r>
          </w:p>
        </w:tc>
      </w:tr>
      <w:tr>
        <w:tblPrEx>
          <w:tblW w:w="4998" w:type="pct"/>
          <w:tblInd w:w="0" w:type="dxa"/>
          <w:tblCellMar>
            <w:top w:w="0" w:type="dxa"/>
            <w:left w:w="108" w:type="dxa"/>
            <w:bottom w:w="0" w:type="dxa"/>
            <w:right w:w="108" w:type="dxa"/>
          </w:tblCellMar>
        </w:tblPrEx>
        <w:trPr>
          <w:trHeight w:val="398"/>
        </w:trPr>
        <w:tc>
          <w:tcPr>
            <w:tcW w:w="398" w:type="pct"/>
            <w:vAlign w:val="center"/>
          </w:tcPr>
          <w:p>
            <w:pPr>
              <w:jc w:val="left"/>
              <w:rPr>
                <w:rFonts w:ascii="宋体" w:hAnsi="宋体" w:cs="宋体"/>
                <w:color w:val="000000"/>
                <w:sz w:val="24"/>
              </w:rPr>
            </w:pPr>
            <w:r>
              <w:rPr>
                <w:rFonts w:ascii="宋体" w:hAnsi="宋体" w:cs="宋体" w:hint="eastAsia"/>
                <w:color w:val="000000"/>
                <w:sz w:val="24"/>
              </w:rPr>
              <w:t>50</w:t>
            </w:r>
          </w:p>
        </w:tc>
        <w:tc>
          <w:tcPr>
            <w:tcW w:w="1067" w:type="pct"/>
            <w:vMerge/>
            <w:vAlign w:val="center"/>
          </w:tcPr>
          <w:p>
            <w:pPr>
              <w:jc w:val="left"/>
              <w:textAlignment w:val="center"/>
              <w:rPr>
                <w:rFonts w:ascii="宋体" w:hAnsi="宋体" w:cs="宋体"/>
                <w:color w:val="000000"/>
                <w:sz w:val="24"/>
              </w:rPr>
            </w:pPr>
          </w:p>
        </w:tc>
        <w:tc>
          <w:tcPr>
            <w:tcW w:w="3534" w:type="pct"/>
          </w:tcPr>
          <w:p>
            <w:pPr>
              <w:pStyle w:val="BodyText"/>
              <w:spacing w:line="240" w:lineRule="auto"/>
              <w:rPr>
                <w:rFonts w:ascii="宋体" w:hAnsi="宋体" w:cs="宋体"/>
                <w:b w:val="0"/>
                <w:bCs w:val="0"/>
              </w:rPr>
            </w:pPr>
            <w:r>
              <w:rPr>
                <w:rFonts w:ascii="宋体" w:hAnsi="宋体" w:cs="宋体" w:hint="eastAsia"/>
                <w:b w:val="0"/>
                <w:bCs w:val="0"/>
              </w:rPr>
              <w:t>5.10、污物去除率（%）：甲醛≥20。</w:t>
            </w:r>
          </w:p>
        </w:tc>
      </w:tr>
      <w:tr>
        <w:tblPrEx>
          <w:tblW w:w="4998" w:type="pct"/>
          <w:tblInd w:w="0" w:type="dxa"/>
          <w:tblCellMar>
            <w:top w:w="0" w:type="dxa"/>
            <w:left w:w="108" w:type="dxa"/>
            <w:bottom w:w="0" w:type="dxa"/>
            <w:right w:w="108" w:type="dxa"/>
          </w:tblCellMar>
        </w:tblPrEx>
        <w:trPr>
          <w:trHeight w:val="398"/>
        </w:trPr>
        <w:tc>
          <w:tcPr>
            <w:tcW w:w="398" w:type="pct"/>
            <w:vAlign w:val="center"/>
          </w:tcPr>
          <w:p>
            <w:pPr>
              <w:jc w:val="left"/>
              <w:rPr>
                <w:rFonts w:ascii="宋体" w:hAnsi="宋体" w:cs="宋体"/>
                <w:color w:val="000000"/>
                <w:sz w:val="24"/>
              </w:rPr>
            </w:pPr>
            <w:r>
              <w:rPr>
                <w:rFonts w:ascii="宋体" w:hAnsi="宋体" w:cs="宋体" w:hint="eastAsia"/>
                <w:color w:val="000000"/>
                <w:sz w:val="24"/>
              </w:rPr>
              <w:t>51</w:t>
            </w:r>
          </w:p>
        </w:tc>
        <w:tc>
          <w:tcPr>
            <w:tcW w:w="1067" w:type="pct"/>
            <w:vMerge/>
            <w:vAlign w:val="center"/>
          </w:tcPr>
          <w:p>
            <w:pPr>
              <w:jc w:val="left"/>
              <w:textAlignment w:val="center"/>
              <w:rPr>
                <w:rFonts w:ascii="宋体" w:hAnsi="宋体" w:cs="宋体"/>
                <w:color w:val="000000"/>
                <w:sz w:val="24"/>
              </w:rPr>
            </w:pPr>
          </w:p>
        </w:tc>
        <w:tc>
          <w:tcPr>
            <w:tcW w:w="3534" w:type="pct"/>
          </w:tcPr>
          <w:p>
            <w:pPr>
              <w:pStyle w:val="BodyText"/>
              <w:spacing w:line="240" w:lineRule="auto"/>
              <w:rPr>
                <w:rFonts w:ascii="宋体" w:hAnsi="宋体" w:cs="宋体"/>
                <w:b w:val="0"/>
                <w:bCs w:val="0"/>
              </w:rPr>
            </w:pPr>
            <w:r>
              <w:rPr>
                <w:rFonts w:cs="宋体" w:hint="eastAsia"/>
                <w:b w:val="0"/>
                <w:bCs w:val="0"/>
              </w:rPr>
              <w:t>5.11、负离子发生量</w:t>
            </w:r>
            <w:r>
              <w:rPr>
                <w:rFonts w:ascii="宋体" w:hAnsi="宋体" w:cs="宋体" w:hint="eastAsia"/>
                <w:b w:val="0"/>
                <w:bCs w:val="0"/>
              </w:rPr>
              <w:t>（个/C㎡）：≥400。</w:t>
            </w:r>
          </w:p>
        </w:tc>
      </w:tr>
      <w:tr>
        <w:tblPrEx>
          <w:tblW w:w="4998" w:type="pct"/>
          <w:tblInd w:w="0" w:type="dxa"/>
          <w:tblCellMar>
            <w:top w:w="0" w:type="dxa"/>
            <w:left w:w="108" w:type="dxa"/>
            <w:bottom w:w="0" w:type="dxa"/>
            <w:right w:w="108" w:type="dxa"/>
          </w:tblCellMar>
        </w:tblPrEx>
        <w:trPr>
          <w:trHeight w:val="398"/>
        </w:trPr>
        <w:tc>
          <w:tcPr>
            <w:tcW w:w="398" w:type="pct"/>
            <w:vAlign w:val="center"/>
          </w:tcPr>
          <w:p>
            <w:pPr>
              <w:jc w:val="left"/>
              <w:rPr>
                <w:rFonts w:ascii="宋体" w:hAnsi="宋体" w:cs="宋体"/>
                <w:color w:val="000000"/>
                <w:sz w:val="24"/>
              </w:rPr>
            </w:pPr>
            <w:r>
              <w:rPr>
                <w:rFonts w:ascii="宋体" w:hAnsi="宋体" w:cs="宋体" w:hint="eastAsia"/>
                <w:color w:val="000000"/>
                <w:sz w:val="24"/>
              </w:rPr>
              <w:t>52</w:t>
            </w:r>
          </w:p>
        </w:tc>
        <w:tc>
          <w:tcPr>
            <w:tcW w:w="1067" w:type="pct"/>
            <w:vMerge/>
            <w:vAlign w:val="center"/>
          </w:tcPr>
          <w:p>
            <w:pPr>
              <w:jc w:val="left"/>
              <w:textAlignment w:val="center"/>
              <w:rPr>
                <w:rFonts w:ascii="宋体" w:hAnsi="宋体" w:cs="宋体"/>
                <w:color w:val="000000"/>
                <w:sz w:val="24"/>
              </w:rPr>
            </w:pPr>
          </w:p>
        </w:tc>
        <w:tc>
          <w:tcPr>
            <w:tcW w:w="3534" w:type="pct"/>
          </w:tcPr>
          <w:p>
            <w:pPr>
              <w:pStyle w:val="BodyText"/>
              <w:spacing w:line="240" w:lineRule="auto"/>
              <w:rPr>
                <w:rFonts w:ascii="宋体" w:hAnsi="宋体" w:cs="宋体"/>
                <w:b w:val="0"/>
                <w:bCs w:val="0"/>
              </w:rPr>
            </w:pPr>
            <w:r>
              <w:rPr>
                <w:rFonts w:cs="宋体" w:hint="eastAsia"/>
                <w:b w:val="0"/>
                <w:bCs w:val="0"/>
              </w:rPr>
              <w:t>5.12、消臭性能（%）：异味成分浓度减少率/氨气</w:t>
            </w:r>
            <w:r>
              <w:rPr>
                <w:rFonts w:ascii="宋体" w:hAnsi="宋体" w:cs="宋体" w:hint="eastAsia"/>
                <w:b w:val="0"/>
                <w:bCs w:val="0"/>
              </w:rPr>
              <w:t>≥50。</w:t>
            </w:r>
          </w:p>
        </w:tc>
      </w:tr>
      <w:tr>
        <w:tblPrEx>
          <w:tblW w:w="4998" w:type="pct"/>
          <w:tblInd w:w="0" w:type="dxa"/>
          <w:tblCellMar>
            <w:top w:w="0" w:type="dxa"/>
            <w:left w:w="108" w:type="dxa"/>
            <w:bottom w:w="0" w:type="dxa"/>
            <w:right w:w="108" w:type="dxa"/>
          </w:tblCellMar>
        </w:tblPrEx>
        <w:trPr>
          <w:trHeight w:val="398"/>
        </w:trPr>
        <w:tc>
          <w:tcPr>
            <w:tcW w:w="398" w:type="pct"/>
            <w:vAlign w:val="center"/>
          </w:tcPr>
          <w:p>
            <w:pPr>
              <w:jc w:val="left"/>
              <w:rPr>
                <w:rFonts w:ascii="宋体" w:hAnsi="宋体" w:cs="宋体"/>
                <w:color w:val="000000"/>
                <w:sz w:val="24"/>
              </w:rPr>
            </w:pPr>
            <w:r>
              <w:rPr>
                <w:rFonts w:ascii="宋体" w:hAnsi="宋体" w:cs="宋体" w:hint="eastAsia"/>
                <w:color w:val="000000"/>
                <w:sz w:val="24"/>
              </w:rPr>
              <w:t>53</w:t>
            </w:r>
          </w:p>
        </w:tc>
        <w:tc>
          <w:tcPr>
            <w:tcW w:w="1067" w:type="pct"/>
            <w:vMerge/>
            <w:vAlign w:val="center"/>
          </w:tcPr>
          <w:p>
            <w:pPr>
              <w:jc w:val="left"/>
              <w:textAlignment w:val="center"/>
              <w:rPr>
                <w:rFonts w:ascii="宋体" w:hAnsi="宋体" w:cs="宋体"/>
                <w:color w:val="000000"/>
                <w:sz w:val="24"/>
              </w:rPr>
            </w:pPr>
          </w:p>
        </w:tc>
        <w:tc>
          <w:tcPr>
            <w:tcW w:w="3534" w:type="pct"/>
          </w:tcPr>
          <w:p>
            <w:pPr>
              <w:pStyle w:val="BodyText"/>
              <w:spacing w:line="240" w:lineRule="auto"/>
              <w:rPr>
                <w:rFonts w:hint="eastAsia"/>
                <w:b w:val="0"/>
                <w:bCs w:val="0"/>
              </w:rPr>
            </w:pPr>
            <w:r>
              <w:rPr>
                <w:rFonts w:ascii="宋体" w:hAnsi="宋体" w:cs="宋体" w:hint="eastAsia"/>
                <w:color w:val="000000"/>
              </w:rPr>
              <w:t>▲</w:t>
            </w:r>
            <w:r>
              <w:rPr>
                <w:rFonts w:ascii="宋体" w:hAnsi="宋体" w:cs="宋体" w:hint="eastAsia"/>
                <w:b w:val="0"/>
                <w:bCs w:val="0"/>
              </w:rPr>
              <w:t>5.13安全防护性能1：</w:t>
            </w:r>
            <w:r>
              <w:rPr>
                <w:rFonts w:hint="eastAsia"/>
                <w:b w:val="0"/>
                <w:bCs w:val="0"/>
              </w:rPr>
              <w:t>样品水洗≥80次2h(小时)试验经检测冠状病毒229E ATCC-VR-740，其抗病毒活性值≥1.00，抗病毒活性率（%）≥90。</w:t>
            </w:r>
          </w:p>
          <w:p>
            <w:pPr>
              <w:pStyle w:val="Quote"/>
            </w:pPr>
            <w:r>
              <w:rPr>
                <w:rFonts w:ascii="宋体" w:eastAsia="宋体" w:hAnsi="宋体" w:cs="宋体" w:hint="eastAsia"/>
                <w:b/>
                <w:bCs/>
                <w:i w:val="0"/>
                <w:iCs w:val="0"/>
                <w:color w:val="FF0000"/>
                <w:sz w:val="24"/>
                <w:szCs w:val="24"/>
              </w:rPr>
              <w:t>（提供2020年1月1日至本项目投标截止日前第三方检测机构出具的带有CMA或CNAS标识合格的检验检测报告，报告内容能体现满足上述参数要求）</w:t>
            </w:r>
          </w:p>
        </w:tc>
      </w:tr>
      <w:tr>
        <w:tblPrEx>
          <w:tblW w:w="4998" w:type="pct"/>
          <w:tblInd w:w="0" w:type="dxa"/>
          <w:tblCellMar>
            <w:top w:w="0" w:type="dxa"/>
            <w:left w:w="108" w:type="dxa"/>
            <w:bottom w:w="0" w:type="dxa"/>
            <w:right w:w="108" w:type="dxa"/>
          </w:tblCellMar>
        </w:tblPrEx>
        <w:trPr>
          <w:trHeight w:val="398"/>
        </w:trPr>
        <w:tc>
          <w:tcPr>
            <w:tcW w:w="398" w:type="pct"/>
            <w:vAlign w:val="center"/>
          </w:tcPr>
          <w:p>
            <w:pPr>
              <w:jc w:val="left"/>
              <w:rPr>
                <w:rFonts w:ascii="宋体" w:hAnsi="宋体" w:cs="宋体"/>
                <w:color w:val="000000"/>
                <w:sz w:val="24"/>
              </w:rPr>
            </w:pPr>
            <w:r>
              <w:rPr>
                <w:rFonts w:ascii="宋体" w:hAnsi="宋体" w:cs="宋体" w:hint="eastAsia"/>
                <w:color w:val="000000"/>
                <w:sz w:val="24"/>
              </w:rPr>
              <w:t>54</w:t>
            </w:r>
          </w:p>
        </w:tc>
        <w:tc>
          <w:tcPr>
            <w:tcW w:w="1067" w:type="pct"/>
            <w:vMerge/>
            <w:vAlign w:val="center"/>
          </w:tcPr>
          <w:p>
            <w:pPr>
              <w:jc w:val="left"/>
              <w:textAlignment w:val="center"/>
              <w:rPr>
                <w:rFonts w:ascii="宋体" w:hAnsi="宋体" w:cs="宋体"/>
                <w:color w:val="000000"/>
                <w:sz w:val="24"/>
              </w:rPr>
            </w:pPr>
          </w:p>
        </w:tc>
        <w:tc>
          <w:tcPr>
            <w:tcW w:w="3534" w:type="pct"/>
          </w:tcPr>
          <w:p>
            <w:pPr>
              <w:pStyle w:val="BodyText"/>
              <w:spacing w:line="240" w:lineRule="auto"/>
              <w:rPr>
                <w:rFonts w:hint="eastAsia"/>
                <w:b w:val="0"/>
                <w:bCs w:val="0"/>
              </w:rPr>
            </w:pPr>
            <w:r>
              <w:rPr>
                <w:rFonts w:ascii="宋体" w:hAnsi="宋体" w:cs="宋体" w:hint="eastAsia"/>
                <w:color w:val="000000"/>
              </w:rPr>
              <w:t>▲</w:t>
            </w:r>
            <w:r>
              <w:rPr>
                <w:rFonts w:ascii="宋体" w:hAnsi="宋体" w:cs="宋体" w:hint="eastAsia"/>
                <w:b w:val="0"/>
                <w:bCs w:val="0"/>
              </w:rPr>
              <w:t>5.14、安全防护性能2：</w:t>
            </w:r>
            <w:r>
              <w:rPr>
                <w:rFonts w:hint="eastAsia"/>
                <w:b w:val="0"/>
                <w:bCs w:val="0"/>
              </w:rPr>
              <w:t>样品水洗≥80次2h(小时)试验经检测肠道病毒71型ATCC VR-1432，其抗病毒活性值≥1.00，抗病毒活性率（%）≥90。</w:t>
            </w:r>
          </w:p>
          <w:p>
            <w:pPr>
              <w:pStyle w:val="Quote"/>
            </w:pPr>
            <w:r>
              <w:rPr>
                <w:rFonts w:ascii="宋体" w:eastAsia="宋体" w:hAnsi="宋体" w:cs="宋体" w:hint="eastAsia"/>
                <w:b/>
                <w:bCs/>
                <w:i w:val="0"/>
                <w:iCs w:val="0"/>
                <w:color w:val="FF0000"/>
                <w:sz w:val="24"/>
                <w:szCs w:val="24"/>
              </w:rPr>
              <w:t>（提供2020年1月1日至本项目投标截止日前第三方检测机构出具的带有CMA或CNAS标识合格的检验检测报告，报告内容能体现满足上述参数要求）</w:t>
            </w:r>
          </w:p>
        </w:tc>
      </w:tr>
      <w:tr>
        <w:tblPrEx>
          <w:tblW w:w="4998" w:type="pct"/>
          <w:tblInd w:w="0" w:type="dxa"/>
          <w:tblCellMar>
            <w:top w:w="0" w:type="dxa"/>
            <w:left w:w="108" w:type="dxa"/>
            <w:bottom w:w="0" w:type="dxa"/>
            <w:right w:w="108" w:type="dxa"/>
          </w:tblCellMar>
        </w:tblPrEx>
        <w:trPr>
          <w:trHeight w:val="367"/>
        </w:trPr>
        <w:tc>
          <w:tcPr>
            <w:tcW w:w="398" w:type="pct"/>
            <w:vAlign w:val="center"/>
          </w:tcPr>
          <w:p>
            <w:pPr>
              <w:jc w:val="left"/>
              <w:rPr>
                <w:rFonts w:ascii="宋体" w:hAnsi="宋体" w:cs="宋体"/>
                <w:color w:val="000000"/>
                <w:sz w:val="24"/>
              </w:rPr>
            </w:pPr>
            <w:r>
              <w:rPr>
                <w:rFonts w:ascii="宋体" w:hAnsi="宋体" w:cs="宋体" w:hint="eastAsia"/>
                <w:color w:val="000000"/>
                <w:sz w:val="24"/>
              </w:rPr>
              <w:t>55</w:t>
            </w:r>
          </w:p>
        </w:tc>
        <w:tc>
          <w:tcPr>
            <w:tcW w:w="1067" w:type="pct"/>
            <w:vMerge/>
            <w:vAlign w:val="center"/>
          </w:tcPr>
          <w:p>
            <w:pPr>
              <w:jc w:val="left"/>
              <w:textAlignment w:val="center"/>
              <w:rPr>
                <w:rFonts w:ascii="宋体" w:hAnsi="宋体" w:cs="宋体"/>
                <w:color w:val="000000"/>
                <w:sz w:val="24"/>
              </w:rPr>
            </w:pPr>
          </w:p>
        </w:tc>
        <w:tc>
          <w:tcPr>
            <w:tcW w:w="3534" w:type="pct"/>
          </w:tcPr>
          <w:p>
            <w:pPr>
              <w:pStyle w:val="BodyText"/>
              <w:spacing w:line="240" w:lineRule="auto"/>
              <w:rPr>
                <w:rFonts w:ascii="宋体" w:hAnsi="宋体" w:cs="宋体"/>
                <w:b w:val="0"/>
                <w:bCs w:val="0"/>
              </w:rPr>
            </w:pPr>
            <w:r>
              <w:rPr>
                <w:rFonts w:ascii="宋体" w:hAnsi="宋体" w:cs="宋体" w:hint="eastAsia"/>
                <w:b w:val="0"/>
                <w:bCs w:val="0"/>
              </w:rPr>
              <w:t>5.15、</w:t>
            </w:r>
            <w:r>
              <w:rPr>
                <w:rFonts w:hint="eastAsia"/>
                <w:b w:val="0"/>
                <w:bCs w:val="0"/>
                <w:color w:val="000000"/>
              </w:rPr>
              <w:t>防紫外线性能：UPF</w:t>
            </w:r>
            <w:r>
              <w:rPr>
                <w:rFonts w:ascii="宋体" w:hAnsi="宋体" w:cs="宋体" w:hint="eastAsia"/>
                <w:b w:val="0"/>
                <w:bCs w:val="0"/>
                <w:color w:val="000000"/>
              </w:rPr>
              <w:t>＞</w:t>
            </w:r>
            <w:r>
              <w:rPr>
                <w:rFonts w:hint="eastAsia"/>
                <w:b w:val="0"/>
                <w:bCs w:val="0"/>
                <w:color w:val="000000"/>
              </w:rPr>
              <w:t>40、T（UVA）</w:t>
            </w:r>
            <w:r>
              <w:rPr>
                <w:rFonts w:hint="eastAsia"/>
                <w:b w:val="0"/>
                <w:bCs w:val="0"/>
                <w:color w:val="000000"/>
                <w:vertAlign w:val="subscript"/>
              </w:rPr>
              <w:t xml:space="preserve">AV </w:t>
            </w:r>
            <w:r>
              <w:rPr>
                <w:rFonts w:ascii="宋体" w:hAnsi="宋体" w:cs="宋体" w:hint="eastAsia"/>
                <w:b w:val="0"/>
                <w:bCs w:val="0"/>
                <w:color w:val="000000"/>
              </w:rPr>
              <w:t>＜</w:t>
            </w:r>
            <w:r>
              <w:rPr>
                <w:rFonts w:cs="宋体" w:hint="eastAsia"/>
                <w:b w:val="0"/>
                <w:bCs w:val="0"/>
                <w:color w:val="000000"/>
              </w:rPr>
              <w:t>5%、</w:t>
            </w:r>
            <w:r>
              <w:rPr>
                <w:rFonts w:hint="eastAsia"/>
                <w:b w:val="0"/>
                <w:bCs w:val="0"/>
                <w:color w:val="000000"/>
              </w:rPr>
              <w:t>T（UVB）</w:t>
            </w:r>
            <w:r>
              <w:rPr>
                <w:rFonts w:hint="eastAsia"/>
                <w:b w:val="0"/>
                <w:bCs w:val="0"/>
                <w:color w:val="000000"/>
                <w:vertAlign w:val="subscript"/>
              </w:rPr>
              <w:t xml:space="preserve">AV </w:t>
            </w:r>
            <w:r>
              <w:rPr>
                <w:rFonts w:ascii="宋体" w:hAnsi="宋体" w:cs="宋体" w:hint="eastAsia"/>
                <w:b w:val="0"/>
                <w:bCs w:val="0"/>
                <w:color w:val="000000"/>
              </w:rPr>
              <w:t>＜</w:t>
            </w:r>
            <w:r>
              <w:rPr>
                <w:rFonts w:cs="宋体" w:hint="eastAsia"/>
                <w:b w:val="0"/>
                <w:bCs w:val="0"/>
                <w:color w:val="000000"/>
              </w:rPr>
              <w:t>5%。</w:t>
            </w:r>
          </w:p>
        </w:tc>
      </w:tr>
      <w:tr>
        <w:tblPrEx>
          <w:tblW w:w="4998" w:type="pct"/>
          <w:tblInd w:w="0" w:type="dxa"/>
          <w:tblCellMar>
            <w:top w:w="0" w:type="dxa"/>
            <w:left w:w="108" w:type="dxa"/>
            <w:bottom w:w="0" w:type="dxa"/>
            <w:right w:w="108" w:type="dxa"/>
          </w:tblCellMar>
        </w:tblPrEx>
        <w:trPr>
          <w:trHeight w:val="398"/>
        </w:trPr>
        <w:tc>
          <w:tcPr>
            <w:tcW w:w="398" w:type="pct"/>
            <w:vAlign w:val="center"/>
          </w:tcPr>
          <w:p>
            <w:pPr>
              <w:jc w:val="left"/>
              <w:rPr>
                <w:rFonts w:ascii="宋体" w:hAnsi="宋体" w:cs="宋体"/>
                <w:color w:val="000000"/>
                <w:sz w:val="24"/>
              </w:rPr>
            </w:pPr>
            <w:r>
              <w:rPr>
                <w:rFonts w:ascii="宋体" w:hAnsi="宋体" w:cs="宋体" w:hint="eastAsia"/>
                <w:color w:val="000000"/>
                <w:sz w:val="24"/>
              </w:rPr>
              <w:t>56</w:t>
            </w:r>
          </w:p>
        </w:tc>
        <w:tc>
          <w:tcPr>
            <w:tcW w:w="1067" w:type="pct"/>
            <w:vMerge w:val="restart"/>
            <w:vAlign w:val="center"/>
          </w:tcPr>
          <w:p>
            <w:pPr>
              <w:jc w:val="left"/>
              <w:textAlignment w:val="center"/>
              <w:rPr>
                <w:rFonts w:ascii="宋体" w:hAnsi="宋体" w:cs="宋体"/>
                <w:color w:val="000000"/>
                <w:sz w:val="24"/>
              </w:rPr>
            </w:pPr>
            <w:r>
              <w:rPr>
                <w:rFonts w:ascii="宋体" w:hAnsi="宋体" w:cs="宋体"/>
                <w:color w:val="000000"/>
                <w:sz w:val="24"/>
              </w:rPr>
              <w:t>抑菌抗病毒卷帘</w:t>
            </w:r>
          </w:p>
        </w:tc>
        <w:tc>
          <w:tcPr>
            <w:tcW w:w="3534" w:type="pct"/>
          </w:tcPr>
          <w:p>
            <w:pPr>
              <w:pStyle w:val="BodyText"/>
              <w:spacing w:line="240" w:lineRule="auto"/>
              <w:rPr>
                <w:rFonts w:ascii="宋体" w:hAnsi="宋体" w:cs="宋体"/>
                <w:b w:val="0"/>
                <w:bCs w:val="0"/>
              </w:rPr>
            </w:pPr>
            <w:r>
              <w:rPr>
                <w:rFonts w:ascii="宋体" w:hAnsi="宋体" w:cs="宋体" w:hint="eastAsia"/>
                <w:b w:val="0"/>
                <w:bCs w:val="0"/>
                <w:snapToGrid w:val="0"/>
                <w:kern w:val="0"/>
              </w:rPr>
              <w:t>6.1、成份：100%聚酯纤维。</w:t>
            </w:r>
          </w:p>
        </w:tc>
      </w:tr>
      <w:tr>
        <w:tblPrEx>
          <w:tblW w:w="4998" w:type="pct"/>
          <w:tblInd w:w="0" w:type="dxa"/>
          <w:tblCellMar>
            <w:top w:w="0" w:type="dxa"/>
            <w:left w:w="108" w:type="dxa"/>
            <w:bottom w:w="0" w:type="dxa"/>
            <w:right w:w="108" w:type="dxa"/>
          </w:tblCellMar>
        </w:tblPrEx>
        <w:trPr>
          <w:trHeight w:val="398"/>
        </w:trPr>
        <w:tc>
          <w:tcPr>
            <w:tcW w:w="398" w:type="pct"/>
            <w:vAlign w:val="center"/>
          </w:tcPr>
          <w:p>
            <w:pPr>
              <w:jc w:val="left"/>
              <w:rPr>
                <w:rFonts w:ascii="宋体" w:hAnsi="宋体" w:cs="宋体"/>
                <w:color w:val="000000"/>
                <w:sz w:val="24"/>
              </w:rPr>
            </w:pPr>
            <w:r>
              <w:rPr>
                <w:rFonts w:ascii="宋体" w:hAnsi="宋体" w:cs="宋体" w:hint="eastAsia"/>
                <w:color w:val="000000"/>
                <w:sz w:val="24"/>
              </w:rPr>
              <w:t>57</w:t>
            </w:r>
          </w:p>
        </w:tc>
        <w:tc>
          <w:tcPr>
            <w:tcW w:w="1067" w:type="pct"/>
            <w:vMerge/>
            <w:vAlign w:val="center"/>
          </w:tcPr>
          <w:p>
            <w:pPr>
              <w:jc w:val="left"/>
              <w:textAlignment w:val="center"/>
              <w:rPr>
                <w:rFonts w:ascii="宋体" w:hAnsi="宋体" w:cs="宋体"/>
                <w:color w:val="000000"/>
                <w:sz w:val="24"/>
              </w:rPr>
            </w:pPr>
          </w:p>
        </w:tc>
        <w:tc>
          <w:tcPr>
            <w:tcW w:w="3534" w:type="pct"/>
          </w:tcPr>
          <w:p>
            <w:pPr>
              <w:pStyle w:val="BodyText"/>
              <w:spacing w:line="240" w:lineRule="auto"/>
              <w:rPr>
                <w:rFonts w:ascii="宋体" w:hAnsi="宋体" w:cs="宋体"/>
                <w:b w:val="0"/>
                <w:bCs w:val="0"/>
              </w:rPr>
            </w:pPr>
            <w:r>
              <w:rPr>
                <w:rFonts w:ascii="宋体" w:hAnsi="宋体" w:cs="宋体" w:hint="eastAsia"/>
                <w:b w:val="0"/>
                <w:bCs w:val="0"/>
                <w:snapToGrid w:val="0"/>
                <w:kern w:val="0"/>
              </w:rPr>
              <w:t>6.2、单位面积质量：≥170克/平方米。</w:t>
            </w:r>
          </w:p>
        </w:tc>
      </w:tr>
      <w:tr>
        <w:tblPrEx>
          <w:tblW w:w="4998" w:type="pct"/>
          <w:tblInd w:w="0" w:type="dxa"/>
          <w:tblCellMar>
            <w:top w:w="0" w:type="dxa"/>
            <w:left w:w="108" w:type="dxa"/>
            <w:bottom w:w="0" w:type="dxa"/>
            <w:right w:w="108" w:type="dxa"/>
          </w:tblCellMar>
        </w:tblPrEx>
        <w:trPr>
          <w:trHeight w:val="398"/>
        </w:trPr>
        <w:tc>
          <w:tcPr>
            <w:tcW w:w="398" w:type="pct"/>
            <w:vAlign w:val="center"/>
          </w:tcPr>
          <w:p>
            <w:pPr>
              <w:jc w:val="left"/>
              <w:rPr>
                <w:rFonts w:ascii="宋体" w:hAnsi="宋体" w:cs="宋体"/>
                <w:color w:val="000000"/>
                <w:sz w:val="24"/>
              </w:rPr>
            </w:pPr>
            <w:r>
              <w:rPr>
                <w:rFonts w:ascii="宋体" w:hAnsi="宋体" w:cs="宋体" w:hint="eastAsia"/>
                <w:color w:val="000000"/>
                <w:sz w:val="24"/>
              </w:rPr>
              <w:t>58</w:t>
            </w:r>
          </w:p>
        </w:tc>
        <w:tc>
          <w:tcPr>
            <w:tcW w:w="1067" w:type="pct"/>
            <w:vMerge/>
            <w:vAlign w:val="center"/>
          </w:tcPr>
          <w:p>
            <w:pPr>
              <w:jc w:val="left"/>
              <w:textAlignment w:val="center"/>
              <w:rPr>
                <w:rFonts w:ascii="宋体" w:hAnsi="宋体" w:cs="宋体"/>
                <w:color w:val="000000"/>
                <w:sz w:val="24"/>
              </w:rPr>
            </w:pPr>
          </w:p>
        </w:tc>
        <w:tc>
          <w:tcPr>
            <w:tcW w:w="3534" w:type="pct"/>
          </w:tcPr>
          <w:p>
            <w:pPr>
              <w:pStyle w:val="BodyText"/>
              <w:spacing w:line="240" w:lineRule="auto"/>
              <w:rPr>
                <w:rFonts w:ascii="宋体" w:hAnsi="宋体" w:cs="宋体"/>
                <w:b w:val="0"/>
                <w:bCs w:val="0"/>
              </w:rPr>
            </w:pPr>
            <w:r>
              <w:rPr>
                <w:rFonts w:ascii="宋体" w:hAnsi="宋体" w:cs="宋体" w:hint="eastAsia"/>
                <w:b w:val="0"/>
                <w:bCs w:val="0"/>
                <w:snapToGrid w:val="0"/>
                <w:kern w:val="0"/>
              </w:rPr>
              <w:t>6.3、安全性能：甲醛≤300mg/kg，PH值：4.0-9.0，可分解致癌芳香胺染料：禁用，无异味。</w:t>
            </w:r>
          </w:p>
        </w:tc>
      </w:tr>
      <w:tr>
        <w:tblPrEx>
          <w:tblW w:w="4998" w:type="pct"/>
          <w:tblInd w:w="0" w:type="dxa"/>
          <w:tblCellMar>
            <w:top w:w="0" w:type="dxa"/>
            <w:left w:w="108" w:type="dxa"/>
            <w:bottom w:w="0" w:type="dxa"/>
            <w:right w:w="108" w:type="dxa"/>
          </w:tblCellMar>
        </w:tblPrEx>
        <w:trPr>
          <w:trHeight w:val="398"/>
        </w:trPr>
        <w:tc>
          <w:tcPr>
            <w:tcW w:w="398" w:type="pct"/>
            <w:vAlign w:val="center"/>
          </w:tcPr>
          <w:p>
            <w:pPr>
              <w:jc w:val="left"/>
              <w:rPr>
                <w:rFonts w:ascii="宋体" w:hAnsi="宋体" w:cs="宋体"/>
                <w:color w:val="000000"/>
                <w:sz w:val="24"/>
              </w:rPr>
            </w:pPr>
            <w:r>
              <w:rPr>
                <w:rFonts w:ascii="宋体" w:hAnsi="宋体" w:cs="宋体" w:hint="eastAsia"/>
                <w:color w:val="000000"/>
                <w:sz w:val="24"/>
              </w:rPr>
              <w:t>59</w:t>
            </w:r>
          </w:p>
        </w:tc>
        <w:tc>
          <w:tcPr>
            <w:tcW w:w="1067" w:type="pct"/>
            <w:vMerge/>
            <w:vAlign w:val="center"/>
          </w:tcPr>
          <w:p>
            <w:pPr>
              <w:jc w:val="left"/>
              <w:textAlignment w:val="center"/>
              <w:rPr>
                <w:rFonts w:ascii="宋体" w:hAnsi="宋体" w:cs="宋体"/>
                <w:color w:val="000000"/>
                <w:sz w:val="24"/>
              </w:rPr>
            </w:pPr>
          </w:p>
        </w:tc>
        <w:tc>
          <w:tcPr>
            <w:tcW w:w="3534" w:type="pct"/>
          </w:tcPr>
          <w:p>
            <w:pPr>
              <w:pStyle w:val="BodyText"/>
              <w:spacing w:line="240" w:lineRule="auto"/>
              <w:rPr>
                <w:rFonts w:cs="宋体" w:hint="eastAsia"/>
                <w:b w:val="0"/>
                <w:bCs w:val="0"/>
                <w:color w:val="000000"/>
              </w:rPr>
            </w:pPr>
            <w:r>
              <w:rPr>
                <w:rFonts w:ascii="宋体" w:hAnsi="宋体" w:cs="宋体" w:hint="eastAsia"/>
                <w:color w:val="000000"/>
              </w:rPr>
              <w:t>▲</w:t>
            </w:r>
            <w:r>
              <w:rPr>
                <w:rFonts w:ascii="宋体" w:hAnsi="宋体" w:cs="宋体" w:hint="eastAsia"/>
                <w:b w:val="0"/>
                <w:bCs w:val="0"/>
                <w:snapToGrid w:val="0"/>
                <w:kern w:val="0"/>
              </w:rPr>
              <w:t>6.4、有害染料及有害物质：</w:t>
            </w:r>
            <w:r>
              <w:rPr>
                <w:rFonts w:ascii="宋体" w:hAnsi="宋体" w:cs="宋体" w:hint="eastAsia"/>
                <w:b w:val="0"/>
                <w:bCs w:val="0"/>
              </w:rPr>
              <w:t>未检出≠0</w:t>
            </w:r>
            <w:r>
              <w:rPr>
                <w:rFonts w:ascii="宋体" w:hAnsi="宋体" w:cs="宋体" w:hint="eastAsia"/>
                <w:b w:val="0"/>
                <w:bCs w:val="0"/>
                <w:snapToGrid w:val="0"/>
                <w:kern w:val="0"/>
              </w:rPr>
              <w:t>以下15种有害染料及物资：</w:t>
            </w:r>
            <w:r>
              <w:rPr>
                <w:rFonts w:cs="宋体" w:hint="eastAsia"/>
                <w:b w:val="0"/>
                <w:bCs w:val="0"/>
                <w:color w:val="000000"/>
              </w:rPr>
              <w:t>致癌染料，致敏染料，其他染料，含</w:t>
            </w:r>
            <w:r>
              <w:rPr>
                <w:rFonts w:ascii="宋体" w:hAnsi="宋体" w:cs="宋体" w:hint="eastAsia"/>
                <w:b w:val="0"/>
                <w:bCs w:val="0"/>
                <w:color w:val="000000"/>
              </w:rPr>
              <w:t>氯</w:t>
            </w:r>
            <w:r>
              <w:rPr>
                <w:rFonts w:cs="宋体" w:hint="eastAsia"/>
                <w:b w:val="0"/>
                <w:bCs w:val="0"/>
                <w:color w:val="000000"/>
              </w:rPr>
              <w:t>苯</w:t>
            </w:r>
            <w:r>
              <w:rPr>
                <w:rFonts w:ascii="宋体" w:hAnsi="宋体" w:cs="宋体" w:hint="eastAsia"/>
                <w:b w:val="0"/>
                <w:bCs w:val="0"/>
                <w:color w:val="000000"/>
              </w:rPr>
              <w:t>酚</w:t>
            </w:r>
            <w:r>
              <w:rPr>
                <w:rFonts w:cs="宋体" w:hint="eastAsia"/>
                <w:b w:val="0"/>
                <w:bCs w:val="0"/>
                <w:color w:val="000000"/>
              </w:rPr>
              <w:t>，邻</w:t>
            </w:r>
            <w:r>
              <w:rPr>
                <w:rFonts w:ascii="宋体" w:hAnsi="宋体" w:cs="宋体" w:hint="eastAsia"/>
                <w:b w:val="0"/>
                <w:bCs w:val="0"/>
                <w:color w:val="000000"/>
              </w:rPr>
              <w:t>苯二甲酸脂总量，多环芳烃，富马酸二甲脂， 邻苯基</w:t>
            </w:r>
            <w:r>
              <w:rPr>
                <w:rFonts w:cs="宋体" w:hint="eastAsia"/>
                <w:b w:val="0"/>
                <w:bCs w:val="0"/>
                <w:color w:val="000000"/>
              </w:rPr>
              <w:t>苯</w:t>
            </w:r>
            <w:r>
              <w:rPr>
                <w:rFonts w:ascii="宋体" w:hAnsi="宋体" w:cs="宋体" w:hint="eastAsia"/>
                <w:b w:val="0"/>
                <w:bCs w:val="0"/>
                <w:color w:val="000000"/>
              </w:rPr>
              <w:t>酚</w:t>
            </w:r>
            <w:r>
              <w:rPr>
                <w:rFonts w:cs="宋体" w:hint="eastAsia"/>
                <w:b w:val="0"/>
                <w:bCs w:val="0"/>
                <w:color w:val="000000"/>
              </w:rPr>
              <w:t>，</w:t>
            </w:r>
            <w:r>
              <w:rPr>
                <w:rFonts w:ascii="宋体" w:hAnsi="宋体" w:cs="宋体" w:hint="eastAsia"/>
                <w:b w:val="0"/>
                <w:bCs w:val="0"/>
                <w:color w:val="000000"/>
              </w:rPr>
              <w:t>氯</w:t>
            </w:r>
            <w:r>
              <w:rPr>
                <w:rFonts w:cs="宋体" w:hint="eastAsia"/>
                <w:b w:val="0"/>
                <w:bCs w:val="0"/>
                <w:color w:val="000000"/>
              </w:rPr>
              <w:t>化</w:t>
            </w:r>
            <w:r>
              <w:rPr>
                <w:rFonts w:ascii="宋体" w:hAnsi="宋体" w:cs="宋体" w:hint="eastAsia"/>
                <w:b w:val="0"/>
                <w:bCs w:val="0"/>
                <w:color w:val="000000"/>
              </w:rPr>
              <w:t>苯和氯化甲</w:t>
            </w:r>
            <w:r>
              <w:rPr>
                <w:rFonts w:cs="宋体" w:hint="eastAsia"/>
                <w:b w:val="0"/>
                <w:bCs w:val="0"/>
                <w:color w:val="000000"/>
              </w:rPr>
              <w:t>苯总量，全氟化合物，溶剂残留，残余表面活性剂、润湿剂，紫外光稳定剂，阻燃整理剂。</w:t>
            </w:r>
          </w:p>
          <w:p>
            <w:pPr>
              <w:pStyle w:val="Quote"/>
              <w:rPr>
                <w:rFonts w:hint="eastAsia"/>
                <w:lang w:val="en-US" w:eastAsia="zh-CN"/>
              </w:rPr>
            </w:pPr>
            <w:r>
              <w:rPr>
                <w:rFonts w:ascii="宋体" w:eastAsia="宋体" w:hAnsi="宋体" w:cs="宋体" w:hint="eastAsia"/>
                <w:b/>
                <w:bCs/>
                <w:i w:val="0"/>
                <w:iCs w:val="0"/>
                <w:color w:val="FF0000"/>
                <w:sz w:val="24"/>
                <w:szCs w:val="24"/>
              </w:rPr>
              <w:t>（提供2020年1月1日至本项目投标截止日前第三方检测机构出具的带有CMA或CNAS标识合格的检验检测报告，报告内容能体现满足上述参数要求）</w:t>
            </w:r>
          </w:p>
        </w:tc>
      </w:tr>
      <w:tr>
        <w:tblPrEx>
          <w:tblW w:w="4998" w:type="pct"/>
          <w:tblInd w:w="0" w:type="dxa"/>
          <w:tblCellMar>
            <w:top w:w="0" w:type="dxa"/>
            <w:left w:w="108" w:type="dxa"/>
            <w:bottom w:w="0" w:type="dxa"/>
            <w:right w:w="108" w:type="dxa"/>
          </w:tblCellMar>
        </w:tblPrEx>
        <w:trPr>
          <w:trHeight w:val="398"/>
        </w:trPr>
        <w:tc>
          <w:tcPr>
            <w:tcW w:w="398" w:type="pct"/>
            <w:vAlign w:val="center"/>
          </w:tcPr>
          <w:p>
            <w:pPr>
              <w:jc w:val="left"/>
              <w:rPr>
                <w:rFonts w:ascii="宋体" w:hAnsi="宋体" w:cs="宋体"/>
                <w:color w:val="000000"/>
                <w:sz w:val="24"/>
              </w:rPr>
            </w:pPr>
            <w:r>
              <w:rPr>
                <w:rFonts w:ascii="宋体" w:hAnsi="宋体" w:cs="宋体" w:hint="eastAsia"/>
                <w:color w:val="000000"/>
                <w:sz w:val="24"/>
              </w:rPr>
              <w:t>60</w:t>
            </w:r>
          </w:p>
        </w:tc>
        <w:tc>
          <w:tcPr>
            <w:tcW w:w="1067" w:type="pct"/>
            <w:vMerge/>
            <w:vAlign w:val="center"/>
          </w:tcPr>
          <w:p>
            <w:pPr>
              <w:jc w:val="left"/>
              <w:textAlignment w:val="center"/>
              <w:rPr>
                <w:rFonts w:ascii="宋体" w:hAnsi="宋体" w:cs="宋体"/>
                <w:color w:val="000000"/>
                <w:sz w:val="24"/>
              </w:rPr>
            </w:pPr>
          </w:p>
        </w:tc>
        <w:tc>
          <w:tcPr>
            <w:tcW w:w="3534" w:type="pct"/>
          </w:tcPr>
          <w:p>
            <w:pPr>
              <w:pStyle w:val="BodyText"/>
              <w:spacing w:line="240" w:lineRule="auto"/>
              <w:rPr>
                <w:rFonts w:ascii="宋体" w:hAnsi="宋体" w:cs="宋体"/>
                <w:b w:val="0"/>
                <w:bCs w:val="0"/>
                <w:snapToGrid w:val="0"/>
                <w:kern w:val="0"/>
              </w:rPr>
            </w:pPr>
            <w:r>
              <w:rPr>
                <w:rFonts w:ascii="宋体" w:hAnsi="宋体" w:cs="宋体" w:hint="eastAsia"/>
                <w:color w:val="000000"/>
              </w:rPr>
              <w:t>▲</w:t>
            </w:r>
            <w:r>
              <w:rPr>
                <w:rFonts w:ascii="宋体" w:hAnsi="宋体" w:cs="宋体" w:hint="eastAsia"/>
                <w:b w:val="0"/>
                <w:bCs w:val="0"/>
                <w:snapToGrid w:val="0"/>
                <w:kern w:val="0"/>
              </w:rPr>
              <w:t>6.5、其他性能：</w:t>
            </w:r>
          </w:p>
          <w:p>
            <w:pPr>
              <w:pStyle w:val="BodyText"/>
              <w:spacing w:line="240" w:lineRule="auto"/>
              <w:rPr>
                <w:rFonts w:ascii="宋体" w:hAnsi="宋体" w:cs="宋体"/>
                <w:b w:val="0"/>
                <w:bCs w:val="0"/>
              </w:rPr>
            </w:pPr>
            <w:r>
              <w:rPr>
                <w:rFonts w:hint="eastAsia"/>
                <w:b w:val="0"/>
                <w:bCs w:val="0"/>
              </w:rPr>
              <w:t>污物去除率（%）：去除甲醛</w:t>
            </w:r>
            <w:r>
              <w:rPr>
                <w:rFonts w:ascii="宋体" w:hAnsi="宋体" w:cs="宋体" w:hint="eastAsia"/>
                <w:b w:val="0"/>
                <w:bCs w:val="0"/>
              </w:rPr>
              <w:t>≥</w:t>
            </w:r>
            <w:r>
              <w:rPr>
                <w:rFonts w:hint="eastAsia"/>
                <w:b w:val="0"/>
                <w:bCs w:val="0"/>
              </w:rPr>
              <w:t>90、苯</w:t>
            </w:r>
            <w:r>
              <w:rPr>
                <w:rFonts w:ascii="宋体" w:hAnsi="宋体" w:cs="宋体" w:hint="eastAsia"/>
                <w:b w:val="0"/>
                <w:bCs w:val="0"/>
              </w:rPr>
              <w:t>≥70、甲苯≥70、二甲苯≥70；</w:t>
            </w:r>
          </w:p>
          <w:p>
            <w:pPr>
              <w:pStyle w:val="BodyText"/>
              <w:spacing w:line="240" w:lineRule="auto"/>
              <w:rPr>
                <w:rFonts w:ascii="宋体" w:hAnsi="宋体" w:cs="宋体"/>
                <w:b w:val="0"/>
                <w:bCs w:val="0"/>
                <w:color w:val="000000"/>
              </w:rPr>
            </w:pPr>
            <w:r>
              <w:rPr>
                <w:rFonts w:ascii="宋体" w:hAnsi="宋体" w:cs="宋体" w:hint="eastAsia"/>
                <w:b w:val="0"/>
                <w:bCs w:val="0"/>
              </w:rPr>
              <w:t>有机锡化合物（mg/kg）：未检出≠0</w:t>
            </w:r>
            <w:r>
              <w:rPr>
                <w:rFonts w:ascii="宋体" w:hAnsi="宋体" w:cs="宋体" w:hint="eastAsia"/>
                <w:b w:val="0"/>
                <w:bCs w:val="0"/>
                <w:color w:val="000000"/>
              </w:rPr>
              <w:t>以下有机锡化合物//三丁基锡、二丁基锡、单丁基锡；</w:t>
            </w:r>
          </w:p>
          <w:p>
            <w:pPr>
              <w:pStyle w:val="BodyText"/>
              <w:spacing w:line="240" w:lineRule="auto"/>
              <w:rPr>
                <w:rFonts w:ascii="宋体" w:hAnsi="宋体" w:cs="宋体" w:hint="eastAsia"/>
                <w:b w:val="0"/>
                <w:bCs w:val="0"/>
              </w:rPr>
            </w:pPr>
            <w:r>
              <w:rPr>
                <w:rFonts w:ascii="宋体" w:hAnsi="宋体" w:cs="宋体" w:hint="eastAsia"/>
                <w:b w:val="0"/>
                <w:bCs w:val="0"/>
                <w:color w:val="000000"/>
              </w:rPr>
              <w:t>消臭性能（%）：醋酸异味成分浓度减少率</w:t>
            </w:r>
            <w:r>
              <w:rPr>
                <w:rFonts w:ascii="宋体" w:hAnsi="宋体" w:cs="宋体" w:hint="eastAsia"/>
                <w:b w:val="0"/>
                <w:bCs w:val="0"/>
              </w:rPr>
              <w:t>≥50，氨气异味</w:t>
            </w:r>
            <w:r>
              <w:rPr>
                <w:rFonts w:ascii="宋体" w:hAnsi="宋体" w:cs="宋体" w:hint="eastAsia"/>
                <w:b w:val="0"/>
                <w:bCs w:val="0"/>
                <w:color w:val="000000"/>
              </w:rPr>
              <w:t>成分浓度减少率</w:t>
            </w:r>
            <w:r>
              <w:rPr>
                <w:rFonts w:ascii="宋体" w:hAnsi="宋体" w:cs="宋体" w:hint="eastAsia"/>
                <w:b w:val="0"/>
                <w:bCs w:val="0"/>
              </w:rPr>
              <w:t>≥30。</w:t>
            </w:r>
          </w:p>
          <w:p>
            <w:pPr>
              <w:pStyle w:val="Quote"/>
            </w:pPr>
            <w:r>
              <w:rPr>
                <w:rFonts w:ascii="宋体" w:eastAsia="宋体" w:hAnsi="宋体" w:cs="宋体" w:hint="eastAsia"/>
                <w:b/>
                <w:bCs/>
                <w:i w:val="0"/>
                <w:iCs w:val="0"/>
                <w:color w:val="FF0000"/>
                <w:sz w:val="24"/>
                <w:szCs w:val="24"/>
              </w:rPr>
              <w:t>（提供2020年1月1日至本项目投标截止日前第三方检测机构出具的带有CMA或CNAS标识合格的检验检测报告，报告内容能体现满足上述参数要求）</w:t>
            </w:r>
          </w:p>
        </w:tc>
      </w:tr>
      <w:tr>
        <w:tblPrEx>
          <w:tblW w:w="4998" w:type="pct"/>
          <w:tblInd w:w="0" w:type="dxa"/>
          <w:tblCellMar>
            <w:top w:w="0" w:type="dxa"/>
            <w:left w:w="108" w:type="dxa"/>
            <w:bottom w:w="0" w:type="dxa"/>
            <w:right w:w="108" w:type="dxa"/>
          </w:tblCellMar>
        </w:tblPrEx>
        <w:trPr>
          <w:trHeight w:val="398"/>
        </w:trPr>
        <w:tc>
          <w:tcPr>
            <w:tcW w:w="398" w:type="pct"/>
            <w:vAlign w:val="center"/>
          </w:tcPr>
          <w:p>
            <w:pPr>
              <w:jc w:val="left"/>
              <w:rPr>
                <w:rFonts w:ascii="宋体" w:hAnsi="宋体" w:cs="宋体"/>
                <w:color w:val="000000"/>
                <w:sz w:val="24"/>
              </w:rPr>
            </w:pPr>
            <w:r>
              <w:rPr>
                <w:rFonts w:ascii="宋体" w:hAnsi="宋体" w:cs="宋体" w:hint="eastAsia"/>
                <w:color w:val="000000"/>
                <w:sz w:val="24"/>
              </w:rPr>
              <w:t>61</w:t>
            </w:r>
          </w:p>
        </w:tc>
        <w:tc>
          <w:tcPr>
            <w:tcW w:w="1067" w:type="pct"/>
            <w:vMerge/>
            <w:vAlign w:val="center"/>
          </w:tcPr>
          <w:p>
            <w:pPr>
              <w:jc w:val="left"/>
              <w:textAlignment w:val="center"/>
              <w:rPr>
                <w:rFonts w:ascii="宋体" w:hAnsi="宋体" w:cs="宋体"/>
                <w:color w:val="000000"/>
                <w:sz w:val="24"/>
              </w:rPr>
            </w:pPr>
          </w:p>
        </w:tc>
        <w:tc>
          <w:tcPr>
            <w:tcW w:w="3534" w:type="pct"/>
          </w:tcPr>
          <w:p>
            <w:pPr>
              <w:pStyle w:val="BodyText"/>
              <w:spacing w:line="240" w:lineRule="auto"/>
              <w:rPr>
                <w:rFonts w:cs="宋体" w:hint="eastAsia"/>
                <w:b w:val="0"/>
                <w:bCs w:val="0"/>
                <w:color w:val="000000"/>
              </w:rPr>
            </w:pPr>
            <w:r>
              <w:rPr>
                <w:rFonts w:ascii="宋体" w:hAnsi="宋体" w:cs="宋体" w:hint="eastAsia"/>
                <w:color w:val="000000"/>
              </w:rPr>
              <w:t>▲</w:t>
            </w:r>
            <w:r>
              <w:rPr>
                <w:rFonts w:ascii="宋体" w:hAnsi="宋体" w:cs="宋体" w:hint="eastAsia"/>
                <w:b w:val="0"/>
                <w:bCs w:val="0"/>
              </w:rPr>
              <w:t>6.6、有害重金属物质：未检出≠0</w:t>
            </w:r>
            <w:r>
              <w:rPr>
                <w:rFonts w:cs="宋体" w:hint="eastAsia"/>
                <w:b w:val="0"/>
                <w:bCs w:val="0"/>
                <w:color w:val="000000"/>
              </w:rPr>
              <w:t>以下</w:t>
            </w:r>
            <w:r>
              <w:rPr>
                <w:rFonts w:ascii="宋体" w:hAnsi="宋体" w:cs="宋体" w:hint="eastAsia"/>
                <w:b w:val="0"/>
                <w:bCs w:val="0"/>
                <w:color w:val="000000"/>
              </w:rPr>
              <w:t>重金属</w:t>
            </w:r>
            <w:r>
              <w:rPr>
                <w:rFonts w:cs="宋体" w:hint="eastAsia"/>
                <w:b w:val="0"/>
                <w:bCs w:val="0"/>
                <w:color w:val="000000"/>
              </w:rPr>
              <w:t>（铅、</w:t>
            </w:r>
            <w:r>
              <w:rPr>
                <w:rFonts w:ascii="宋体" w:hAnsi="宋体" w:cs="宋体" w:hint="eastAsia"/>
                <w:b w:val="0"/>
                <w:bCs w:val="0"/>
                <w:color w:val="000000"/>
              </w:rPr>
              <w:t>镉、</w:t>
            </w:r>
            <w:r>
              <w:rPr>
                <w:rFonts w:cs="宋体" w:hint="eastAsia"/>
                <w:b w:val="0"/>
                <w:bCs w:val="0"/>
                <w:color w:val="000000"/>
              </w:rPr>
              <w:t>砷、</w:t>
            </w:r>
            <w:r>
              <w:rPr>
                <w:rFonts w:ascii="宋体" w:hAnsi="宋体" w:cs="宋体" w:hint="eastAsia"/>
                <w:b w:val="0"/>
                <w:bCs w:val="0"/>
                <w:color w:val="000000"/>
              </w:rPr>
              <w:t>铜、钴、镍、铬、锑</w:t>
            </w:r>
            <w:r>
              <w:rPr>
                <w:rFonts w:cs="宋体" w:hint="eastAsia"/>
                <w:b w:val="0"/>
                <w:bCs w:val="0"/>
                <w:color w:val="000000"/>
              </w:rPr>
              <w:t>、</w:t>
            </w:r>
            <w:r>
              <w:rPr>
                <w:rFonts w:ascii="宋体" w:hAnsi="宋体" w:cs="宋体" w:hint="eastAsia"/>
                <w:b w:val="0"/>
                <w:bCs w:val="0"/>
                <w:color w:val="000000"/>
              </w:rPr>
              <w:t>六价铬</w:t>
            </w:r>
            <w:r>
              <w:rPr>
                <w:rFonts w:cs="宋体" w:hint="eastAsia"/>
                <w:b w:val="0"/>
                <w:bCs w:val="0"/>
                <w:color w:val="000000"/>
              </w:rPr>
              <w:t>、汞），总铅，总镉。</w:t>
            </w:r>
          </w:p>
          <w:p>
            <w:pPr>
              <w:pStyle w:val="Quote"/>
            </w:pPr>
            <w:r>
              <w:rPr>
                <w:rFonts w:ascii="宋体" w:eastAsia="宋体" w:hAnsi="宋体" w:cs="宋体" w:hint="eastAsia"/>
                <w:b/>
                <w:bCs/>
                <w:i w:val="0"/>
                <w:iCs w:val="0"/>
                <w:color w:val="FF0000"/>
                <w:sz w:val="24"/>
                <w:szCs w:val="24"/>
              </w:rPr>
              <w:t>（提供2020年1月1日至本项目投标截止日前第三方检测机构出具的带有CMA或CNAS标识合格的检验检测报告，报告内容能体现满足上述参数要求）</w:t>
            </w:r>
          </w:p>
        </w:tc>
      </w:tr>
      <w:tr>
        <w:tblPrEx>
          <w:tblW w:w="4998" w:type="pct"/>
          <w:tblInd w:w="0" w:type="dxa"/>
          <w:tblCellMar>
            <w:top w:w="0" w:type="dxa"/>
            <w:left w:w="108" w:type="dxa"/>
            <w:bottom w:w="0" w:type="dxa"/>
            <w:right w:w="108" w:type="dxa"/>
          </w:tblCellMar>
        </w:tblPrEx>
        <w:trPr>
          <w:trHeight w:val="398"/>
        </w:trPr>
        <w:tc>
          <w:tcPr>
            <w:tcW w:w="398" w:type="pct"/>
            <w:vAlign w:val="center"/>
          </w:tcPr>
          <w:p>
            <w:pPr>
              <w:jc w:val="left"/>
              <w:rPr>
                <w:rFonts w:ascii="宋体" w:hAnsi="宋体" w:cs="宋体"/>
                <w:color w:val="000000"/>
                <w:sz w:val="24"/>
              </w:rPr>
            </w:pPr>
            <w:r>
              <w:rPr>
                <w:rFonts w:ascii="宋体" w:hAnsi="宋体" w:cs="宋体" w:hint="eastAsia"/>
                <w:color w:val="000000"/>
                <w:sz w:val="24"/>
              </w:rPr>
              <w:t>62</w:t>
            </w:r>
          </w:p>
        </w:tc>
        <w:tc>
          <w:tcPr>
            <w:tcW w:w="1067" w:type="pct"/>
            <w:vMerge/>
            <w:vAlign w:val="center"/>
          </w:tcPr>
          <w:p>
            <w:pPr>
              <w:jc w:val="left"/>
              <w:textAlignment w:val="center"/>
              <w:rPr>
                <w:rFonts w:ascii="宋体" w:hAnsi="宋体" w:cs="宋体"/>
                <w:color w:val="000000"/>
                <w:sz w:val="24"/>
              </w:rPr>
            </w:pPr>
          </w:p>
        </w:tc>
        <w:tc>
          <w:tcPr>
            <w:tcW w:w="3534" w:type="pct"/>
          </w:tcPr>
          <w:p>
            <w:pPr>
              <w:pStyle w:val="BodyText"/>
              <w:spacing w:line="240" w:lineRule="auto"/>
              <w:rPr>
                <w:rFonts w:cs="宋体" w:hint="eastAsia"/>
                <w:b w:val="0"/>
                <w:bCs w:val="0"/>
              </w:rPr>
            </w:pPr>
            <w:r>
              <w:rPr>
                <w:rFonts w:ascii="宋体" w:hAnsi="宋体" w:cs="宋体" w:hint="eastAsia"/>
                <w:b w:val="0"/>
                <w:bCs w:val="0"/>
                <w:color w:val="000000"/>
              </w:rPr>
              <w:t>▲</w:t>
            </w:r>
            <w:r>
              <w:rPr>
                <w:rFonts w:ascii="宋体" w:hAnsi="宋体" w:cs="宋体" w:hint="eastAsia"/>
                <w:b w:val="0"/>
                <w:bCs w:val="0"/>
              </w:rPr>
              <w:t>6.7、安全防护性能1：样品</w:t>
            </w:r>
            <w:r>
              <w:rPr>
                <w:rFonts w:cs="宋体" w:hint="eastAsia"/>
                <w:b w:val="0"/>
                <w:bCs w:val="0"/>
              </w:rPr>
              <w:t>水洗</w:t>
            </w:r>
            <w:r>
              <w:rPr>
                <w:rFonts w:ascii="宋体" w:hAnsi="宋体" w:cs="宋体" w:hint="eastAsia"/>
                <w:b w:val="0"/>
                <w:bCs w:val="0"/>
              </w:rPr>
              <w:t>≥80次，</w:t>
            </w:r>
            <w:r>
              <w:rPr>
                <w:rFonts w:hint="eastAsia"/>
                <w:b w:val="0"/>
                <w:bCs w:val="0"/>
              </w:rPr>
              <w:t>2h(小时)试验经检测</w:t>
            </w:r>
            <w:r>
              <w:rPr>
                <w:rFonts w:ascii="宋体" w:hAnsi="宋体" w:cs="宋体" w:hint="eastAsia"/>
                <w:b w:val="0"/>
                <w:bCs w:val="0"/>
              </w:rPr>
              <w:t>抗</w:t>
            </w:r>
            <w:r>
              <w:rPr>
                <w:rFonts w:cs="宋体" w:hint="eastAsia"/>
                <w:b w:val="0"/>
                <w:bCs w:val="0"/>
              </w:rPr>
              <w:t>HCoV-0C43病毒</w:t>
            </w:r>
            <w:r>
              <w:rPr>
                <w:rFonts w:ascii="宋体" w:hAnsi="宋体" w:cs="宋体" w:hint="eastAsia"/>
                <w:b w:val="0"/>
                <w:bCs w:val="0"/>
              </w:rPr>
              <w:t>活性率≥9</w:t>
            </w:r>
            <w:r>
              <w:rPr>
                <w:rFonts w:cs="宋体" w:hint="eastAsia"/>
                <w:b w:val="0"/>
                <w:bCs w:val="0"/>
              </w:rPr>
              <w:t>0%。</w:t>
            </w:r>
          </w:p>
          <w:p>
            <w:pPr>
              <w:pStyle w:val="Quote"/>
            </w:pPr>
            <w:r>
              <w:rPr>
                <w:rFonts w:ascii="宋体" w:eastAsia="宋体" w:hAnsi="宋体" w:cs="宋体" w:hint="eastAsia"/>
                <w:b/>
                <w:bCs/>
                <w:i w:val="0"/>
                <w:iCs w:val="0"/>
                <w:color w:val="FF0000"/>
                <w:sz w:val="24"/>
                <w:szCs w:val="24"/>
              </w:rPr>
              <w:t>（提供2020年1月1日至本项目投标截止日前第三方检测机构出具的带有CMA或CNAS标识合格的检验检测报告，报告内容能体现满足上述参数要求）</w:t>
            </w:r>
          </w:p>
        </w:tc>
      </w:tr>
      <w:tr>
        <w:tblPrEx>
          <w:tblW w:w="4998" w:type="pct"/>
          <w:tblInd w:w="0" w:type="dxa"/>
          <w:tblCellMar>
            <w:top w:w="0" w:type="dxa"/>
            <w:left w:w="108" w:type="dxa"/>
            <w:bottom w:w="0" w:type="dxa"/>
            <w:right w:w="108" w:type="dxa"/>
          </w:tblCellMar>
        </w:tblPrEx>
        <w:trPr>
          <w:trHeight w:val="398"/>
        </w:trPr>
        <w:tc>
          <w:tcPr>
            <w:tcW w:w="398" w:type="pct"/>
            <w:vAlign w:val="center"/>
          </w:tcPr>
          <w:p>
            <w:pPr>
              <w:jc w:val="left"/>
              <w:rPr>
                <w:rFonts w:ascii="宋体" w:hAnsi="宋体" w:cs="宋体"/>
                <w:color w:val="000000"/>
                <w:sz w:val="24"/>
              </w:rPr>
            </w:pPr>
            <w:r>
              <w:rPr>
                <w:rFonts w:ascii="宋体" w:hAnsi="宋体" w:cs="宋体" w:hint="eastAsia"/>
                <w:color w:val="000000"/>
                <w:sz w:val="24"/>
              </w:rPr>
              <w:t>63</w:t>
            </w:r>
          </w:p>
        </w:tc>
        <w:tc>
          <w:tcPr>
            <w:tcW w:w="1067" w:type="pct"/>
            <w:vMerge/>
            <w:vAlign w:val="center"/>
          </w:tcPr>
          <w:p>
            <w:pPr>
              <w:jc w:val="left"/>
              <w:textAlignment w:val="center"/>
              <w:rPr>
                <w:rFonts w:ascii="宋体" w:hAnsi="宋体" w:cs="宋体"/>
                <w:color w:val="000000"/>
                <w:sz w:val="24"/>
              </w:rPr>
            </w:pPr>
          </w:p>
        </w:tc>
        <w:tc>
          <w:tcPr>
            <w:tcW w:w="3534" w:type="pct"/>
          </w:tcPr>
          <w:p>
            <w:pPr>
              <w:pStyle w:val="BodyText"/>
              <w:spacing w:line="240" w:lineRule="auto"/>
              <w:rPr>
                <w:rFonts w:cs="宋体" w:hint="eastAsia"/>
                <w:b w:val="0"/>
                <w:bCs w:val="0"/>
              </w:rPr>
            </w:pPr>
            <w:r>
              <w:rPr>
                <w:rFonts w:ascii="宋体" w:hAnsi="宋体" w:cs="宋体" w:hint="eastAsia"/>
                <w:b w:val="0"/>
                <w:bCs w:val="0"/>
                <w:color w:val="000000"/>
              </w:rPr>
              <w:t>▲</w:t>
            </w:r>
            <w:r>
              <w:rPr>
                <w:rFonts w:ascii="宋体" w:hAnsi="宋体" w:cs="宋体" w:hint="eastAsia"/>
                <w:b w:val="0"/>
                <w:bCs w:val="0"/>
              </w:rPr>
              <w:t>6.8、安全防护性能2：样品</w:t>
            </w:r>
            <w:r>
              <w:rPr>
                <w:rFonts w:cs="宋体" w:hint="eastAsia"/>
                <w:b w:val="0"/>
                <w:bCs w:val="0"/>
              </w:rPr>
              <w:t>水洗</w:t>
            </w:r>
            <w:r>
              <w:rPr>
                <w:rFonts w:ascii="宋体" w:hAnsi="宋体" w:cs="宋体" w:hint="eastAsia"/>
                <w:b w:val="0"/>
                <w:bCs w:val="0"/>
              </w:rPr>
              <w:t>≥80次，</w:t>
            </w:r>
            <w:r>
              <w:rPr>
                <w:rFonts w:hint="eastAsia"/>
                <w:b w:val="0"/>
                <w:bCs w:val="0"/>
              </w:rPr>
              <w:t>2h(小时)试验经检测</w:t>
            </w:r>
            <w:r>
              <w:rPr>
                <w:rFonts w:ascii="宋体" w:hAnsi="宋体" w:cs="宋体" w:hint="eastAsia"/>
                <w:b w:val="0"/>
                <w:bCs w:val="0"/>
              </w:rPr>
              <w:t>抗H3N2病毒活性率≥9</w:t>
            </w:r>
            <w:r>
              <w:rPr>
                <w:rFonts w:cs="宋体" w:hint="eastAsia"/>
                <w:b w:val="0"/>
                <w:bCs w:val="0"/>
              </w:rPr>
              <w:t>0%。</w:t>
            </w:r>
          </w:p>
          <w:p>
            <w:pPr>
              <w:pStyle w:val="Quote"/>
            </w:pPr>
            <w:r>
              <w:rPr>
                <w:rFonts w:ascii="宋体" w:eastAsia="宋体" w:hAnsi="宋体" w:cs="宋体" w:hint="eastAsia"/>
                <w:b/>
                <w:bCs/>
                <w:i w:val="0"/>
                <w:iCs w:val="0"/>
                <w:color w:val="FF0000"/>
                <w:sz w:val="24"/>
                <w:szCs w:val="24"/>
              </w:rPr>
              <w:t>（提供2020年1月1日至本项目投标截止日前第三方检测机构出具的带有CMA或CNAS标识合格的检验检测报告，报告内容能体现满足上述参数要求）</w:t>
            </w:r>
          </w:p>
        </w:tc>
      </w:tr>
      <w:tr>
        <w:tblPrEx>
          <w:tblW w:w="4998" w:type="pct"/>
          <w:tblInd w:w="0" w:type="dxa"/>
          <w:tblCellMar>
            <w:top w:w="0" w:type="dxa"/>
            <w:left w:w="108" w:type="dxa"/>
            <w:bottom w:w="0" w:type="dxa"/>
            <w:right w:w="108" w:type="dxa"/>
          </w:tblCellMar>
        </w:tblPrEx>
        <w:trPr>
          <w:trHeight w:val="398"/>
        </w:trPr>
        <w:tc>
          <w:tcPr>
            <w:tcW w:w="398" w:type="pct"/>
            <w:vAlign w:val="center"/>
          </w:tcPr>
          <w:p>
            <w:pPr>
              <w:jc w:val="left"/>
              <w:rPr>
                <w:rFonts w:ascii="宋体" w:hAnsi="宋体" w:cs="宋体"/>
                <w:color w:val="000000"/>
                <w:sz w:val="24"/>
              </w:rPr>
            </w:pPr>
            <w:r>
              <w:rPr>
                <w:rFonts w:ascii="宋体" w:hAnsi="宋体" w:cs="宋体" w:hint="eastAsia"/>
                <w:color w:val="000000"/>
                <w:sz w:val="24"/>
              </w:rPr>
              <w:t>64</w:t>
            </w:r>
          </w:p>
        </w:tc>
        <w:tc>
          <w:tcPr>
            <w:tcW w:w="1067" w:type="pct"/>
            <w:vMerge/>
            <w:vAlign w:val="center"/>
          </w:tcPr>
          <w:p>
            <w:pPr>
              <w:jc w:val="left"/>
              <w:textAlignment w:val="center"/>
              <w:rPr>
                <w:rFonts w:ascii="宋体" w:hAnsi="宋体" w:cs="宋体"/>
                <w:color w:val="000000"/>
                <w:sz w:val="24"/>
              </w:rPr>
            </w:pPr>
          </w:p>
        </w:tc>
        <w:tc>
          <w:tcPr>
            <w:tcW w:w="3534" w:type="pct"/>
          </w:tcPr>
          <w:p>
            <w:pPr>
              <w:widowControl/>
              <w:jc w:val="left"/>
              <w:rPr>
                <w:rFonts w:ascii="宋体" w:hAnsi="宋体" w:cs="宋体"/>
                <w:sz w:val="24"/>
              </w:rPr>
            </w:pPr>
            <w:r>
              <w:rPr>
                <w:rFonts w:ascii="宋体" w:hAnsi="宋体" w:cs="宋体" w:hint="eastAsia"/>
                <w:snapToGrid w:val="0"/>
                <w:kern w:val="0"/>
                <w:sz w:val="24"/>
              </w:rPr>
              <w:t>6.9、卷管:铝合金材质，外径≥38mm，壁厚≥1.0mm；底槽：铝合金材质，壁厚≥1.0mm，方形型底槽≥18mm*35mm， 底部带有防撞静音条，保证帘布平整挺括。</w:t>
            </w:r>
          </w:p>
        </w:tc>
      </w:tr>
      <w:tr>
        <w:tblPrEx>
          <w:tblW w:w="4998" w:type="pct"/>
          <w:tblInd w:w="0" w:type="dxa"/>
          <w:tblCellMar>
            <w:top w:w="0" w:type="dxa"/>
            <w:left w:w="108" w:type="dxa"/>
            <w:bottom w:w="0" w:type="dxa"/>
            <w:right w:w="108" w:type="dxa"/>
          </w:tblCellMar>
        </w:tblPrEx>
        <w:trPr>
          <w:trHeight w:val="322"/>
        </w:trPr>
        <w:tc>
          <w:tcPr>
            <w:tcW w:w="398" w:type="pct"/>
            <w:vAlign w:val="center"/>
          </w:tcPr>
          <w:p>
            <w:pPr>
              <w:jc w:val="left"/>
              <w:rPr>
                <w:rFonts w:ascii="宋体" w:hAnsi="宋体" w:cs="宋体"/>
                <w:color w:val="000000"/>
                <w:sz w:val="24"/>
              </w:rPr>
            </w:pPr>
            <w:r>
              <w:rPr>
                <w:rFonts w:ascii="宋体" w:hAnsi="宋体" w:cs="宋体" w:hint="eastAsia"/>
                <w:color w:val="000000"/>
                <w:sz w:val="24"/>
              </w:rPr>
              <w:t>65</w:t>
            </w:r>
          </w:p>
        </w:tc>
        <w:tc>
          <w:tcPr>
            <w:tcW w:w="1067" w:type="pct"/>
            <w:vMerge/>
            <w:vAlign w:val="center"/>
          </w:tcPr>
          <w:p>
            <w:pPr>
              <w:jc w:val="left"/>
              <w:textAlignment w:val="center"/>
              <w:rPr>
                <w:rFonts w:ascii="宋体" w:hAnsi="宋体" w:cs="宋体"/>
                <w:color w:val="000000"/>
                <w:sz w:val="24"/>
              </w:rPr>
            </w:pPr>
          </w:p>
        </w:tc>
        <w:tc>
          <w:tcPr>
            <w:tcW w:w="3534" w:type="pct"/>
          </w:tcPr>
          <w:p>
            <w:pPr>
              <w:widowControl/>
              <w:jc w:val="left"/>
              <w:rPr>
                <w:rFonts w:ascii="宋体" w:hAnsi="宋体" w:cs="宋体"/>
                <w:sz w:val="24"/>
              </w:rPr>
            </w:pPr>
            <w:r>
              <w:rPr>
                <w:rFonts w:ascii="宋体" w:hAnsi="宋体" w:cs="宋体" w:hint="eastAsia"/>
                <w:snapToGrid w:val="0"/>
                <w:kern w:val="0"/>
                <w:sz w:val="24"/>
              </w:rPr>
              <w:t>6.10、帘布与顶底槽的连接方式：帘布的顶、底部要求采用透明 PVC 胶条连接（不接受普通包装带装订）。</w:t>
            </w:r>
          </w:p>
        </w:tc>
      </w:tr>
      <w:tr>
        <w:tblPrEx>
          <w:tblW w:w="4998" w:type="pct"/>
          <w:tblInd w:w="0" w:type="dxa"/>
          <w:tblCellMar>
            <w:top w:w="0" w:type="dxa"/>
            <w:left w:w="108" w:type="dxa"/>
            <w:bottom w:w="0" w:type="dxa"/>
            <w:right w:w="108" w:type="dxa"/>
          </w:tblCellMar>
        </w:tblPrEx>
        <w:trPr>
          <w:trHeight w:val="398"/>
        </w:trPr>
        <w:tc>
          <w:tcPr>
            <w:tcW w:w="398" w:type="pct"/>
            <w:vAlign w:val="center"/>
          </w:tcPr>
          <w:p>
            <w:pPr>
              <w:jc w:val="left"/>
              <w:rPr>
                <w:rFonts w:ascii="宋体" w:hAnsi="宋体" w:cs="宋体"/>
                <w:color w:val="000000"/>
                <w:sz w:val="24"/>
              </w:rPr>
            </w:pPr>
            <w:r>
              <w:rPr>
                <w:rFonts w:ascii="宋体" w:hAnsi="宋体" w:cs="宋体" w:hint="eastAsia"/>
                <w:color w:val="000000"/>
                <w:sz w:val="24"/>
              </w:rPr>
              <w:t>66</w:t>
            </w:r>
          </w:p>
        </w:tc>
        <w:tc>
          <w:tcPr>
            <w:tcW w:w="1067" w:type="pct"/>
            <w:vMerge w:val="restart"/>
            <w:vAlign w:val="center"/>
          </w:tcPr>
          <w:p>
            <w:pPr>
              <w:jc w:val="left"/>
              <w:textAlignment w:val="center"/>
              <w:rPr>
                <w:rFonts w:ascii="宋体" w:hAnsi="宋体" w:cs="宋体"/>
                <w:color w:val="000000"/>
                <w:sz w:val="24"/>
              </w:rPr>
            </w:pPr>
            <w:r>
              <w:rPr>
                <w:rFonts w:ascii="宋体" w:hAnsi="宋体" w:cs="宋体"/>
                <w:color w:val="000000"/>
                <w:sz w:val="24"/>
              </w:rPr>
              <w:t>医用永久性阻燃抑菌抗病毒隔帘</w:t>
            </w:r>
          </w:p>
        </w:tc>
        <w:tc>
          <w:tcPr>
            <w:tcW w:w="3534" w:type="pct"/>
          </w:tcPr>
          <w:p>
            <w:pPr>
              <w:pStyle w:val="BodyText"/>
              <w:spacing w:line="240" w:lineRule="auto"/>
              <w:rPr>
                <w:rFonts w:ascii="宋体" w:hAnsi="宋体" w:cs="宋体"/>
                <w:b w:val="0"/>
                <w:bCs w:val="0"/>
              </w:rPr>
            </w:pPr>
            <w:r>
              <w:rPr>
                <w:rFonts w:ascii="宋体" w:hAnsi="宋体" w:cs="宋体" w:hint="eastAsia"/>
                <w:b w:val="0"/>
                <w:bCs w:val="0"/>
                <w:snapToGrid w:val="0"/>
                <w:kern w:val="0"/>
              </w:rPr>
              <w:t>7.1、成份：100%聚酯纤维。</w:t>
            </w:r>
          </w:p>
        </w:tc>
      </w:tr>
      <w:tr>
        <w:tblPrEx>
          <w:tblW w:w="4998" w:type="pct"/>
          <w:tblInd w:w="0" w:type="dxa"/>
          <w:tblCellMar>
            <w:top w:w="0" w:type="dxa"/>
            <w:left w:w="108" w:type="dxa"/>
            <w:bottom w:w="0" w:type="dxa"/>
            <w:right w:w="108" w:type="dxa"/>
          </w:tblCellMar>
        </w:tblPrEx>
        <w:trPr>
          <w:trHeight w:val="398"/>
        </w:trPr>
        <w:tc>
          <w:tcPr>
            <w:tcW w:w="398" w:type="pct"/>
            <w:vAlign w:val="center"/>
          </w:tcPr>
          <w:p>
            <w:pPr>
              <w:jc w:val="left"/>
              <w:rPr>
                <w:rFonts w:ascii="宋体" w:hAnsi="宋体" w:cs="宋体"/>
                <w:color w:val="000000"/>
                <w:sz w:val="24"/>
              </w:rPr>
            </w:pPr>
            <w:r>
              <w:rPr>
                <w:rFonts w:ascii="宋体" w:hAnsi="宋体" w:cs="宋体" w:hint="eastAsia"/>
                <w:color w:val="000000"/>
                <w:sz w:val="24"/>
              </w:rPr>
              <w:t>67</w:t>
            </w:r>
          </w:p>
        </w:tc>
        <w:tc>
          <w:tcPr>
            <w:tcW w:w="1067" w:type="pct"/>
            <w:vMerge/>
            <w:vAlign w:val="center"/>
          </w:tcPr>
          <w:p>
            <w:pPr>
              <w:jc w:val="left"/>
              <w:textAlignment w:val="center"/>
              <w:rPr>
                <w:rFonts w:ascii="宋体" w:hAnsi="宋体" w:cs="宋体"/>
                <w:color w:val="000000"/>
                <w:sz w:val="24"/>
              </w:rPr>
            </w:pPr>
          </w:p>
        </w:tc>
        <w:tc>
          <w:tcPr>
            <w:tcW w:w="3534" w:type="pct"/>
          </w:tcPr>
          <w:p>
            <w:pPr>
              <w:pStyle w:val="BodyText"/>
              <w:spacing w:line="240" w:lineRule="auto"/>
              <w:rPr>
                <w:rFonts w:ascii="宋体" w:hAnsi="宋体" w:cs="宋体"/>
                <w:b w:val="0"/>
                <w:bCs w:val="0"/>
              </w:rPr>
            </w:pPr>
            <w:r>
              <w:rPr>
                <w:rFonts w:ascii="宋体" w:hAnsi="宋体" w:cs="宋体" w:hint="eastAsia"/>
                <w:b w:val="0"/>
                <w:bCs w:val="0"/>
              </w:rPr>
              <w:t>7.2、阻燃性能：</w:t>
            </w:r>
            <w:r>
              <w:rPr>
                <w:rFonts w:ascii="宋体" w:hAnsi="宋体" w:cs="宋体" w:hint="eastAsia"/>
                <w:b w:val="0"/>
                <w:bCs w:val="0"/>
                <w:color w:val="000000"/>
              </w:rPr>
              <w:t>耐水洗50次或以上后检测：氧指数≥32、损毁长度≤150mm、续燃时间≤5S、阴燃时间≤5S、燃烧滴落物未引起脱脂棉燃烧或阴燃、烟密度≤15、产烟毒性等级不低于ZA</w:t>
            </w:r>
            <w:r>
              <w:rPr>
                <w:rFonts w:ascii="宋体" w:hAnsi="宋体" w:cs="宋体" w:hint="eastAsia"/>
                <w:b w:val="0"/>
                <w:bCs w:val="0"/>
                <w:color w:val="000000"/>
                <w:vertAlign w:val="subscript"/>
              </w:rPr>
              <w:t xml:space="preserve">2 </w:t>
            </w:r>
            <w:r>
              <w:rPr>
                <w:rFonts w:ascii="宋体" w:hAnsi="宋体" w:cs="宋体" w:hint="eastAsia"/>
                <w:b w:val="0"/>
                <w:bCs w:val="0"/>
                <w:color w:val="000000"/>
              </w:rPr>
              <w:t>级。</w:t>
            </w:r>
          </w:p>
        </w:tc>
      </w:tr>
      <w:tr>
        <w:tblPrEx>
          <w:tblW w:w="4998" w:type="pct"/>
          <w:tblInd w:w="0" w:type="dxa"/>
          <w:tblCellMar>
            <w:top w:w="0" w:type="dxa"/>
            <w:left w:w="108" w:type="dxa"/>
            <w:bottom w:w="0" w:type="dxa"/>
            <w:right w:w="108" w:type="dxa"/>
          </w:tblCellMar>
        </w:tblPrEx>
        <w:trPr>
          <w:trHeight w:val="398"/>
        </w:trPr>
        <w:tc>
          <w:tcPr>
            <w:tcW w:w="398" w:type="pct"/>
            <w:vAlign w:val="center"/>
          </w:tcPr>
          <w:p>
            <w:pPr>
              <w:jc w:val="left"/>
              <w:rPr>
                <w:rFonts w:ascii="宋体" w:hAnsi="宋体" w:cs="宋体"/>
                <w:color w:val="000000"/>
                <w:sz w:val="24"/>
              </w:rPr>
            </w:pPr>
            <w:r>
              <w:rPr>
                <w:rFonts w:ascii="宋体" w:hAnsi="宋体" w:cs="宋体" w:hint="eastAsia"/>
                <w:color w:val="000000"/>
                <w:sz w:val="24"/>
              </w:rPr>
              <w:t>68</w:t>
            </w:r>
          </w:p>
        </w:tc>
        <w:tc>
          <w:tcPr>
            <w:tcW w:w="1067" w:type="pct"/>
            <w:vMerge/>
            <w:vAlign w:val="center"/>
          </w:tcPr>
          <w:p>
            <w:pPr>
              <w:jc w:val="left"/>
              <w:textAlignment w:val="center"/>
              <w:rPr>
                <w:rFonts w:ascii="宋体" w:hAnsi="宋体" w:cs="宋体"/>
                <w:color w:val="000000"/>
                <w:sz w:val="24"/>
              </w:rPr>
            </w:pPr>
          </w:p>
        </w:tc>
        <w:tc>
          <w:tcPr>
            <w:tcW w:w="3534" w:type="pct"/>
          </w:tcPr>
          <w:p>
            <w:pPr>
              <w:pStyle w:val="BodyText"/>
              <w:spacing w:line="240" w:lineRule="auto"/>
              <w:rPr>
                <w:rFonts w:ascii="宋体" w:hAnsi="宋体" w:cs="宋体"/>
                <w:b w:val="0"/>
                <w:bCs w:val="0"/>
              </w:rPr>
            </w:pPr>
            <w:r>
              <w:rPr>
                <w:rFonts w:ascii="宋体" w:hAnsi="宋体" w:cs="宋体" w:hint="eastAsia"/>
                <w:b w:val="0"/>
                <w:bCs w:val="0"/>
                <w:snapToGrid w:val="0"/>
                <w:kern w:val="0"/>
              </w:rPr>
              <w:t>7.3、安全性能：甲醛≤300mg/kg，PH值：4.0-9.0，可分解致癌芳香胺染料：禁用，无异味。</w:t>
            </w:r>
          </w:p>
        </w:tc>
      </w:tr>
      <w:tr>
        <w:tblPrEx>
          <w:tblW w:w="4998" w:type="pct"/>
          <w:tblInd w:w="0" w:type="dxa"/>
          <w:tblCellMar>
            <w:top w:w="0" w:type="dxa"/>
            <w:left w:w="108" w:type="dxa"/>
            <w:bottom w:w="0" w:type="dxa"/>
            <w:right w:w="108" w:type="dxa"/>
          </w:tblCellMar>
        </w:tblPrEx>
        <w:trPr>
          <w:trHeight w:val="398"/>
        </w:trPr>
        <w:tc>
          <w:tcPr>
            <w:tcW w:w="398" w:type="pct"/>
            <w:vAlign w:val="center"/>
          </w:tcPr>
          <w:p>
            <w:pPr>
              <w:jc w:val="left"/>
              <w:rPr>
                <w:rFonts w:ascii="宋体" w:hAnsi="宋体" w:cs="宋体"/>
                <w:color w:val="000000"/>
                <w:sz w:val="24"/>
              </w:rPr>
            </w:pPr>
            <w:r>
              <w:rPr>
                <w:rFonts w:ascii="宋体" w:hAnsi="宋体" w:cs="宋体" w:hint="eastAsia"/>
                <w:color w:val="000000"/>
                <w:sz w:val="24"/>
              </w:rPr>
              <w:t>69</w:t>
            </w:r>
          </w:p>
        </w:tc>
        <w:tc>
          <w:tcPr>
            <w:tcW w:w="1067" w:type="pct"/>
            <w:vMerge/>
            <w:vAlign w:val="center"/>
          </w:tcPr>
          <w:p>
            <w:pPr>
              <w:jc w:val="left"/>
              <w:textAlignment w:val="center"/>
              <w:rPr>
                <w:rFonts w:ascii="宋体" w:hAnsi="宋体" w:cs="宋体"/>
                <w:color w:val="000000"/>
                <w:sz w:val="24"/>
              </w:rPr>
            </w:pPr>
          </w:p>
        </w:tc>
        <w:tc>
          <w:tcPr>
            <w:tcW w:w="3534" w:type="pct"/>
          </w:tcPr>
          <w:p>
            <w:pPr>
              <w:pStyle w:val="BodyText"/>
              <w:spacing w:line="240" w:lineRule="auto"/>
              <w:rPr>
                <w:rFonts w:ascii="宋体" w:hAnsi="宋体" w:cs="宋体" w:hint="eastAsia"/>
                <w:b w:val="0"/>
                <w:bCs w:val="0"/>
              </w:rPr>
            </w:pPr>
            <w:r>
              <w:rPr>
                <w:rFonts w:ascii="宋体" w:hAnsi="宋体" w:cs="宋体" w:hint="eastAsia"/>
                <w:b w:val="0"/>
                <w:bCs w:val="0"/>
                <w:color w:val="000000"/>
              </w:rPr>
              <w:t>▲7</w:t>
            </w:r>
            <w:r>
              <w:rPr>
                <w:rFonts w:ascii="宋体" w:hAnsi="宋体" w:cs="宋体" w:hint="eastAsia"/>
                <w:b w:val="0"/>
                <w:bCs w:val="0"/>
                <w:snapToGrid w:val="0"/>
                <w:kern w:val="0"/>
              </w:rPr>
              <w:t>.4、有害染料及有害物质：</w:t>
            </w:r>
            <w:r>
              <w:rPr>
                <w:rFonts w:ascii="宋体" w:hAnsi="宋体" w:cs="宋体" w:hint="eastAsia"/>
                <w:b w:val="0"/>
                <w:bCs w:val="0"/>
              </w:rPr>
              <w:t>未检出≠0</w:t>
            </w:r>
            <w:r>
              <w:rPr>
                <w:rFonts w:ascii="宋体" w:hAnsi="宋体" w:cs="宋体" w:hint="eastAsia"/>
                <w:b w:val="0"/>
                <w:bCs w:val="0"/>
                <w:snapToGrid w:val="0"/>
                <w:kern w:val="0"/>
              </w:rPr>
              <w:t>以下11种有害染料及物资：</w:t>
            </w:r>
            <w:r>
              <w:rPr>
                <w:rFonts w:cs="宋体" w:hint="eastAsia"/>
                <w:b w:val="0"/>
                <w:bCs w:val="0"/>
                <w:color w:val="000000"/>
              </w:rPr>
              <w:t>邻</w:t>
            </w:r>
            <w:r>
              <w:rPr>
                <w:rFonts w:ascii="宋体" w:hAnsi="宋体" w:cs="宋体" w:hint="eastAsia"/>
                <w:b w:val="0"/>
                <w:bCs w:val="0"/>
                <w:color w:val="000000"/>
              </w:rPr>
              <w:t>苯二甲酸脂总量</w:t>
            </w:r>
            <w:r>
              <w:rPr>
                <w:rFonts w:cs="宋体" w:hint="eastAsia"/>
                <w:b w:val="0"/>
                <w:bCs w:val="0"/>
                <w:color w:val="000000"/>
              </w:rPr>
              <w:t>，</w:t>
            </w:r>
            <w:r>
              <w:rPr>
                <w:rFonts w:ascii="宋体" w:hAnsi="宋体" w:cs="宋体" w:hint="eastAsia"/>
                <w:b w:val="0"/>
                <w:bCs w:val="0"/>
                <w:color w:val="000000"/>
              </w:rPr>
              <w:t>致敏染料</w:t>
            </w:r>
            <w:r>
              <w:rPr>
                <w:rFonts w:cs="宋体" w:hint="eastAsia"/>
                <w:b w:val="0"/>
                <w:bCs w:val="0"/>
                <w:color w:val="000000"/>
              </w:rPr>
              <w:t>，</w:t>
            </w:r>
            <w:r>
              <w:rPr>
                <w:rFonts w:ascii="宋体" w:hAnsi="宋体" w:cs="宋体" w:hint="eastAsia"/>
                <w:b w:val="0"/>
                <w:bCs w:val="0"/>
                <w:color w:val="000000"/>
              </w:rPr>
              <w:t>重金属</w:t>
            </w:r>
            <w:r>
              <w:rPr>
                <w:rFonts w:cs="宋体" w:hint="eastAsia"/>
                <w:b w:val="0"/>
                <w:bCs w:val="0"/>
                <w:color w:val="000000"/>
              </w:rPr>
              <w:t>/铅</w:t>
            </w:r>
            <w:r>
              <w:rPr>
                <w:rFonts w:ascii="宋体" w:hAnsi="宋体" w:cs="宋体" w:hint="eastAsia"/>
                <w:b w:val="0"/>
                <w:bCs w:val="0"/>
                <w:color w:val="000000"/>
              </w:rPr>
              <w:t>(原子吸收分光光度法）</w:t>
            </w:r>
            <w:r>
              <w:rPr>
                <w:rFonts w:cs="宋体" w:hint="eastAsia"/>
                <w:b w:val="0"/>
                <w:bCs w:val="0"/>
                <w:color w:val="000000"/>
              </w:rPr>
              <w:t>，</w:t>
            </w:r>
            <w:r>
              <w:rPr>
                <w:rFonts w:ascii="宋体" w:hAnsi="宋体" w:cs="宋体" w:hint="eastAsia"/>
                <w:b w:val="0"/>
                <w:bCs w:val="0"/>
                <w:color w:val="000000"/>
              </w:rPr>
              <w:t>重金属</w:t>
            </w:r>
            <w:r>
              <w:rPr>
                <w:rFonts w:cs="宋体" w:hint="eastAsia"/>
                <w:b w:val="0"/>
                <w:bCs w:val="0"/>
                <w:color w:val="000000"/>
              </w:rPr>
              <w:t>/</w:t>
            </w:r>
            <w:r>
              <w:rPr>
                <w:rFonts w:ascii="宋体" w:hAnsi="宋体" w:cs="宋体" w:hint="eastAsia"/>
                <w:b w:val="0"/>
                <w:bCs w:val="0"/>
                <w:color w:val="000000"/>
              </w:rPr>
              <w:t>镉、铜、钴、镍、铬、锑（电感耦合等离子体原子发射光谱法）</w:t>
            </w:r>
            <w:r>
              <w:rPr>
                <w:rFonts w:cs="宋体" w:hint="eastAsia"/>
                <w:b w:val="0"/>
                <w:bCs w:val="0"/>
                <w:color w:val="000000"/>
              </w:rPr>
              <w:t>，</w:t>
            </w:r>
            <w:r>
              <w:rPr>
                <w:rFonts w:ascii="宋体" w:hAnsi="宋体" w:cs="宋体" w:hint="eastAsia"/>
                <w:b w:val="0"/>
                <w:bCs w:val="0"/>
                <w:color w:val="000000"/>
              </w:rPr>
              <w:t>六价铬含量</w:t>
            </w:r>
            <w:r>
              <w:rPr>
                <w:rFonts w:cs="宋体" w:hint="eastAsia"/>
                <w:b w:val="0"/>
                <w:bCs w:val="0"/>
                <w:color w:val="000000"/>
              </w:rPr>
              <w:t>，</w:t>
            </w:r>
            <w:r>
              <w:rPr>
                <w:rFonts w:ascii="宋体" w:hAnsi="宋体" w:cs="宋体" w:hint="eastAsia"/>
                <w:b w:val="0"/>
                <w:bCs w:val="0"/>
                <w:color w:val="000000"/>
              </w:rPr>
              <w:t>重金属</w:t>
            </w:r>
            <w:r>
              <w:rPr>
                <w:rFonts w:cs="宋体" w:hint="eastAsia"/>
                <w:b w:val="0"/>
                <w:bCs w:val="0"/>
                <w:color w:val="000000"/>
              </w:rPr>
              <w:t>/砷、汞（原子荧光分光度法），</w:t>
            </w:r>
            <w:r>
              <w:rPr>
                <w:rFonts w:ascii="宋体" w:hAnsi="宋体" w:cs="宋体" w:hint="eastAsia"/>
                <w:b w:val="0"/>
                <w:bCs w:val="0"/>
                <w:color w:val="000000"/>
              </w:rPr>
              <w:t>含氯苯酚</w:t>
            </w:r>
            <w:r>
              <w:rPr>
                <w:rFonts w:cs="宋体" w:hint="eastAsia"/>
                <w:b w:val="0"/>
                <w:bCs w:val="0"/>
                <w:color w:val="000000"/>
              </w:rPr>
              <w:t>，</w:t>
            </w:r>
            <w:r>
              <w:rPr>
                <w:rFonts w:ascii="宋体" w:hAnsi="宋体" w:cs="宋体" w:hint="eastAsia"/>
                <w:b w:val="0"/>
                <w:bCs w:val="0"/>
                <w:color w:val="000000"/>
              </w:rPr>
              <w:t>领苯基</w:t>
            </w:r>
            <w:r>
              <w:rPr>
                <w:rFonts w:cs="宋体" w:hint="eastAsia"/>
                <w:b w:val="0"/>
                <w:bCs w:val="0"/>
                <w:color w:val="000000"/>
              </w:rPr>
              <w:t>苯</w:t>
            </w:r>
            <w:r>
              <w:rPr>
                <w:rFonts w:ascii="宋体" w:hAnsi="宋体" w:cs="宋体" w:hint="eastAsia"/>
                <w:b w:val="0"/>
                <w:bCs w:val="0"/>
                <w:color w:val="000000"/>
              </w:rPr>
              <w:t>酚</w:t>
            </w:r>
            <w:r>
              <w:rPr>
                <w:rFonts w:cs="宋体" w:hint="eastAsia"/>
                <w:b w:val="0"/>
                <w:bCs w:val="0"/>
                <w:color w:val="000000"/>
              </w:rPr>
              <w:t>，</w:t>
            </w:r>
            <w:r>
              <w:rPr>
                <w:rFonts w:ascii="宋体" w:hAnsi="宋体" w:cs="宋体" w:hint="eastAsia"/>
                <w:b w:val="0"/>
                <w:bCs w:val="0"/>
                <w:color w:val="000000"/>
              </w:rPr>
              <w:t>氯苯和氯化钾</w:t>
            </w:r>
            <w:r>
              <w:rPr>
                <w:rFonts w:cs="宋体" w:hint="eastAsia"/>
                <w:b w:val="0"/>
                <w:bCs w:val="0"/>
                <w:color w:val="000000"/>
              </w:rPr>
              <w:t>苯，</w:t>
            </w:r>
            <w:r>
              <w:rPr>
                <w:rFonts w:ascii="宋体" w:hAnsi="宋体" w:cs="宋体" w:hint="eastAsia"/>
                <w:b w:val="0"/>
                <w:bCs w:val="0"/>
                <w:color w:val="000000"/>
              </w:rPr>
              <w:t>总铅和总镉的含量、</w:t>
            </w:r>
            <w:r>
              <w:rPr>
                <w:rFonts w:ascii="宋体" w:hAnsi="宋体" w:cs="宋体" w:hint="eastAsia"/>
                <w:b w:val="0"/>
                <w:bCs w:val="0"/>
              </w:rPr>
              <w:t>可分解致癌芳香胺染料。</w:t>
            </w:r>
          </w:p>
          <w:p>
            <w:pPr>
              <w:pStyle w:val="Quote"/>
            </w:pPr>
            <w:r>
              <w:rPr>
                <w:rFonts w:ascii="宋体" w:eastAsia="宋体" w:hAnsi="宋体" w:cs="宋体" w:hint="eastAsia"/>
                <w:b/>
                <w:bCs/>
                <w:i w:val="0"/>
                <w:iCs w:val="0"/>
                <w:color w:val="FF0000"/>
                <w:sz w:val="24"/>
                <w:szCs w:val="24"/>
              </w:rPr>
              <w:t>（提供2020年1月1日至本项目投标截止日前第三方检测机构出具的带有CMA或CNAS标识合格的检验检测报告，报告内容能体现满足上述参数要求）</w:t>
            </w:r>
          </w:p>
        </w:tc>
      </w:tr>
      <w:tr>
        <w:tblPrEx>
          <w:tblW w:w="4998" w:type="pct"/>
          <w:tblInd w:w="0" w:type="dxa"/>
          <w:tblCellMar>
            <w:top w:w="0" w:type="dxa"/>
            <w:left w:w="108" w:type="dxa"/>
            <w:bottom w:w="0" w:type="dxa"/>
            <w:right w:w="108" w:type="dxa"/>
          </w:tblCellMar>
        </w:tblPrEx>
        <w:trPr>
          <w:trHeight w:val="398"/>
        </w:trPr>
        <w:tc>
          <w:tcPr>
            <w:tcW w:w="398" w:type="pct"/>
            <w:vAlign w:val="center"/>
          </w:tcPr>
          <w:p>
            <w:pPr>
              <w:jc w:val="left"/>
              <w:rPr>
                <w:rFonts w:ascii="宋体" w:hAnsi="宋体" w:cs="宋体"/>
                <w:color w:val="000000"/>
                <w:sz w:val="24"/>
              </w:rPr>
            </w:pPr>
            <w:r>
              <w:rPr>
                <w:rFonts w:ascii="宋体" w:hAnsi="宋体" w:cs="宋体" w:hint="eastAsia"/>
                <w:color w:val="000000"/>
                <w:sz w:val="24"/>
              </w:rPr>
              <w:t>70</w:t>
            </w:r>
          </w:p>
        </w:tc>
        <w:tc>
          <w:tcPr>
            <w:tcW w:w="1067" w:type="pct"/>
            <w:vMerge/>
            <w:vAlign w:val="center"/>
          </w:tcPr>
          <w:p>
            <w:pPr>
              <w:jc w:val="left"/>
              <w:textAlignment w:val="center"/>
              <w:rPr>
                <w:rFonts w:ascii="宋体" w:hAnsi="宋体" w:cs="宋体"/>
                <w:color w:val="000000"/>
                <w:sz w:val="24"/>
              </w:rPr>
            </w:pPr>
          </w:p>
        </w:tc>
        <w:tc>
          <w:tcPr>
            <w:tcW w:w="3534" w:type="pct"/>
          </w:tcPr>
          <w:p>
            <w:pPr>
              <w:pStyle w:val="BodyText"/>
              <w:spacing w:line="240" w:lineRule="auto"/>
              <w:rPr>
                <w:rFonts w:ascii="宋体" w:hAnsi="宋体" w:cs="宋体"/>
                <w:b w:val="0"/>
                <w:bCs w:val="0"/>
              </w:rPr>
            </w:pPr>
            <w:r>
              <w:rPr>
                <w:rFonts w:ascii="宋体" w:hAnsi="宋体" w:cs="宋体" w:hint="eastAsia"/>
                <w:b w:val="0"/>
                <w:bCs w:val="0"/>
                <w:color w:val="000000"/>
              </w:rPr>
              <w:t>▲</w:t>
            </w:r>
            <w:r>
              <w:rPr>
                <w:rFonts w:ascii="宋体" w:hAnsi="宋体" w:cs="宋体" w:hint="eastAsia"/>
                <w:b w:val="0"/>
                <w:bCs w:val="0"/>
              </w:rPr>
              <w:t>7.5、其它性能：</w:t>
            </w:r>
          </w:p>
          <w:p>
            <w:pPr>
              <w:pStyle w:val="Quote"/>
              <w:rPr>
                <w:rFonts w:ascii="宋体" w:eastAsia="宋体" w:hAnsi="宋体" w:cs="宋体"/>
                <w:i w:val="0"/>
                <w:iCs w:val="0"/>
                <w:snapToGrid w:val="0"/>
                <w:color w:val="auto"/>
                <w:kern w:val="0"/>
                <w:sz w:val="24"/>
                <w:szCs w:val="24"/>
              </w:rPr>
            </w:pPr>
            <w:r>
              <w:rPr>
                <w:rFonts w:ascii="宋体" w:eastAsia="宋体" w:hAnsi="宋体" w:cs="宋体" w:hint="eastAsia"/>
                <w:i w:val="0"/>
                <w:iCs w:val="0"/>
                <w:snapToGrid w:val="0"/>
                <w:color w:val="auto"/>
                <w:kern w:val="0"/>
                <w:sz w:val="24"/>
                <w:szCs w:val="24"/>
              </w:rPr>
              <w:t>消臭性能（%）：浓度减少率，硫化氢≥1.5，甲硫醇≥5.0，氨气≥45，醋酸≥55；</w:t>
            </w:r>
          </w:p>
          <w:p>
            <w:pPr>
              <w:pStyle w:val="Quote"/>
              <w:rPr>
                <w:rFonts w:ascii="宋体" w:eastAsia="宋体" w:hAnsi="宋体" w:cs="宋体"/>
                <w:i w:val="0"/>
                <w:iCs w:val="0"/>
                <w:snapToGrid w:val="0"/>
                <w:color w:val="auto"/>
                <w:kern w:val="0"/>
                <w:sz w:val="24"/>
                <w:szCs w:val="24"/>
              </w:rPr>
            </w:pPr>
            <w:r>
              <w:rPr>
                <w:rFonts w:ascii="宋体" w:eastAsia="宋体" w:hAnsi="宋体" w:cs="宋体" w:hint="eastAsia"/>
                <w:i w:val="0"/>
                <w:iCs w:val="0"/>
                <w:snapToGrid w:val="0"/>
                <w:color w:val="auto"/>
                <w:kern w:val="0"/>
                <w:sz w:val="24"/>
                <w:szCs w:val="24"/>
              </w:rPr>
              <w:t>污染物去除率（%）：甲醛≥40，苯≥70，甲苯≥70，二甲苯≥80；</w:t>
            </w:r>
          </w:p>
          <w:p>
            <w:pPr>
              <w:pStyle w:val="BodyText"/>
              <w:spacing w:line="240" w:lineRule="auto"/>
              <w:rPr>
                <w:rFonts w:ascii="宋体" w:hAnsi="宋体" w:cs="宋体"/>
                <w:b w:val="0"/>
                <w:bCs w:val="0"/>
                <w:color w:val="000000"/>
              </w:rPr>
            </w:pPr>
            <w:r>
              <w:rPr>
                <w:rFonts w:ascii="宋体" w:hAnsi="宋体" w:cs="宋体" w:hint="eastAsia"/>
                <w:b w:val="0"/>
                <w:bCs w:val="0"/>
              </w:rPr>
              <w:t>有机锡化合物（mg/kg）：未检出≠0</w:t>
            </w:r>
            <w:r>
              <w:rPr>
                <w:rFonts w:ascii="宋体" w:hAnsi="宋体" w:cs="宋体" w:hint="eastAsia"/>
                <w:b w:val="0"/>
                <w:bCs w:val="0"/>
                <w:color w:val="000000"/>
              </w:rPr>
              <w:t>以下有机锡化合物//三丁基锡、二丁基锡、单丁基锡；</w:t>
            </w:r>
          </w:p>
          <w:p>
            <w:pPr>
              <w:pStyle w:val="Quote"/>
              <w:rPr>
                <w:rFonts w:ascii="宋体" w:eastAsia="宋体" w:hAnsi="宋体" w:cs="宋体" w:hint="eastAsia"/>
                <w:bCs/>
                <w:i w:val="0"/>
                <w:iCs w:val="0"/>
                <w:sz w:val="24"/>
                <w:szCs w:val="24"/>
              </w:rPr>
            </w:pPr>
            <w:r>
              <w:rPr>
                <w:rFonts w:ascii="宋体" w:eastAsia="宋体" w:hAnsi="宋体" w:cs="宋体" w:hint="eastAsia"/>
                <w:bCs/>
                <w:i w:val="0"/>
                <w:iCs w:val="0"/>
                <w:sz w:val="24"/>
                <w:szCs w:val="24"/>
              </w:rPr>
              <w:t>挥发性物质（mg/㎡）：</w:t>
            </w:r>
            <w:r>
              <w:rPr>
                <w:rFonts w:ascii="宋体" w:eastAsia="宋体" w:hAnsi="宋体" w:cs="宋体" w:hint="eastAsia"/>
                <w:b w:val="0"/>
                <w:bCs w:val="0"/>
                <w:i w:val="0"/>
                <w:iCs w:val="0"/>
                <w:color w:val="auto"/>
                <w:sz w:val="24"/>
                <w:szCs w:val="24"/>
              </w:rPr>
              <w:t>未检出≠0</w:t>
            </w:r>
            <w:r>
              <w:rPr>
                <w:rFonts w:ascii="宋体" w:eastAsia="宋体" w:hAnsi="宋体" w:cs="宋体" w:hint="eastAsia"/>
                <w:bCs/>
                <w:i w:val="0"/>
                <w:iCs w:val="0"/>
                <w:sz w:val="24"/>
                <w:szCs w:val="24"/>
              </w:rPr>
              <w:t>以下挥发性物质//氯乙烯、1-3丁二烯、乙烯基环己烯、苯乙烯、4-苯基环己烯。</w:t>
            </w:r>
          </w:p>
          <w:p>
            <w:r>
              <w:rPr>
                <w:rFonts w:ascii="宋体" w:eastAsia="宋体" w:hAnsi="宋体" w:cs="宋体" w:hint="eastAsia"/>
                <w:b/>
                <w:bCs/>
                <w:i w:val="0"/>
                <w:iCs w:val="0"/>
                <w:color w:val="FF0000"/>
                <w:sz w:val="24"/>
                <w:szCs w:val="24"/>
              </w:rPr>
              <w:t>（提供2020年1月1日至本项目投标截止日前第三方检测机构出具的带有CMA或CNAS标识合格的检验检测报告，报告内容能体现满足上述参数要求）</w:t>
            </w:r>
          </w:p>
        </w:tc>
      </w:tr>
      <w:tr>
        <w:tblPrEx>
          <w:tblW w:w="4998" w:type="pct"/>
          <w:tblInd w:w="0" w:type="dxa"/>
          <w:tblCellMar>
            <w:top w:w="0" w:type="dxa"/>
            <w:left w:w="108" w:type="dxa"/>
            <w:bottom w:w="0" w:type="dxa"/>
            <w:right w:w="108" w:type="dxa"/>
          </w:tblCellMar>
        </w:tblPrEx>
        <w:trPr>
          <w:trHeight w:val="398"/>
        </w:trPr>
        <w:tc>
          <w:tcPr>
            <w:tcW w:w="398" w:type="pct"/>
            <w:vAlign w:val="center"/>
          </w:tcPr>
          <w:p>
            <w:pPr>
              <w:jc w:val="left"/>
              <w:rPr>
                <w:rFonts w:ascii="宋体" w:hAnsi="宋体" w:cs="宋体"/>
                <w:color w:val="000000"/>
                <w:sz w:val="24"/>
              </w:rPr>
            </w:pPr>
            <w:r>
              <w:rPr>
                <w:rFonts w:ascii="宋体" w:hAnsi="宋体" w:cs="宋体" w:hint="eastAsia"/>
                <w:color w:val="000000"/>
                <w:sz w:val="24"/>
              </w:rPr>
              <w:t>71</w:t>
            </w:r>
          </w:p>
        </w:tc>
        <w:tc>
          <w:tcPr>
            <w:tcW w:w="1067" w:type="pct"/>
            <w:vMerge/>
            <w:vAlign w:val="center"/>
          </w:tcPr>
          <w:p>
            <w:pPr>
              <w:jc w:val="left"/>
              <w:textAlignment w:val="center"/>
              <w:rPr>
                <w:rFonts w:ascii="宋体" w:hAnsi="宋体" w:cs="宋体"/>
                <w:color w:val="000000"/>
                <w:sz w:val="24"/>
              </w:rPr>
            </w:pPr>
          </w:p>
        </w:tc>
        <w:tc>
          <w:tcPr>
            <w:tcW w:w="3534" w:type="pct"/>
          </w:tcPr>
          <w:p>
            <w:pPr>
              <w:pStyle w:val="BodyText"/>
              <w:spacing w:line="240" w:lineRule="auto"/>
              <w:rPr>
                <w:rFonts w:ascii="宋体" w:hAnsi="宋体" w:cs="宋体"/>
                <w:b w:val="0"/>
                <w:bCs w:val="0"/>
              </w:rPr>
            </w:pPr>
            <w:r>
              <w:rPr>
                <w:rFonts w:ascii="宋体" w:hAnsi="宋体" w:cs="宋体" w:hint="eastAsia"/>
                <w:b w:val="0"/>
                <w:bCs w:val="0"/>
              </w:rPr>
              <w:t>7.6、物理性能：接缝强力：长度方向≥550N，宽度方向≥350N，厚度≥0.7mm，透气率：≥700mm/s，织物耐磨性能：≥80000次未破损。</w:t>
            </w:r>
          </w:p>
        </w:tc>
      </w:tr>
      <w:tr>
        <w:tblPrEx>
          <w:tblW w:w="4998" w:type="pct"/>
          <w:tblInd w:w="0" w:type="dxa"/>
          <w:tblCellMar>
            <w:top w:w="0" w:type="dxa"/>
            <w:left w:w="108" w:type="dxa"/>
            <w:bottom w:w="0" w:type="dxa"/>
            <w:right w:w="108" w:type="dxa"/>
          </w:tblCellMar>
        </w:tblPrEx>
        <w:trPr>
          <w:trHeight w:val="398"/>
        </w:trPr>
        <w:tc>
          <w:tcPr>
            <w:tcW w:w="398" w:type="pct"/>
            <w:vAlign w:val="center"/>
          </w:tcPr>
          <w:p>
            <w:pPr>
              <w:jc w:val="left"/>
              <w:rPr>
                <w:rFonts w:ascii="宋体" w:hAnsi="宋体" w:cs="宋体"/>
                <w:color w:val="000000"/>
                <w:sz w:val="24"/>
              </w:rPr>
            </w:pPr>
            <w:r>
              <w:rPr>
                <w:rFonts w:ascii="宋体" w:hAnsi="宋体" w:cs="宋体" w:hint="eastAsia"/>
                <w:color w:val="000000"/>
                <w:sz w:val="24"/>
              </w:rPr>
              <w:t>72</w:t>
            </w:r>
          </w:p>
        </w:tc>
        <w:tc>
          <w:tcPr>
            <w:tcW w:w="1067" w:type="pct"/>
            <w:vMerge/>
            <w:vAlign w:val="center"/>
          </w:tcPr>
          <w:p>
            <w:pPr>
              <w:jc w:val="left"/>
              <w:textAlignment w:val="center"/>
              <w:rPr>
                <w:rFonts w:ascii="宋体" w:hAnsi="宋体" w:cs="宋体"/>
                <w:color w:val="000000"/>
                <w:sz w:val="24"/>
              </w:rPr>
            </w:pPr>
          </w:p>
        </w:tc>
        <w:tc>
          <w:tcPr>
            <w:tcW w:w="3534" w:type="pct"/>
          </w:tcPr>
          <w:p>
            <w:pPr>
              <w:pStyle w:val="BodyText"/>
              <w:spacing w:line="240" w:lineRule="auto"/>
              <w:rPr>
                <w:rFonts w:ascii="宋体" w:hAnsi="宋体" w:cs="宋体"/>
                <w:b w:val="0"/>
                <w:bCs w:val="0"/>
              </w:rPr>
            </w:pPr>
            <w:r>
              <w:rPr>
                <w:rFonts w:ascii="宋体" w:hAnsi="宋体" w:cs="宋体" w:hint="eastAsia"/>
                <w:b w:val="0"/>
                <w:bCs w:val="0"/>
              </w:rPr>
              <w:t>7.7、色牢度：耐唾液色牢度、耐碱汗渍色牢度、耐酸汗渍色牢度、耐水色牢度、耐干摩擦色牢度、</w:t>
            </w:r>
            <w:r>
              <w:rPr>
                <w:rFonts w:ascii="宋体" w:hAnsi="宋体" w:cs="宋体" w:hint="eastAsia"/>
                <w:b w:val="0"/>
                <w:bCs w:val="0"/>
                <w:color w:val="000000"/>
              </w:rPr>
              <w:t>耐酸斑色牢度、耐热压色牢度、耐刷洗色牢度、酚黄变≥3级。</w:t>
            </w:r>
          </w:p>
        </w:tc>
      </w:tr>
      <w:tr>
        <w:tblPrEx>
          <w:tblW w:w="4998" w:type="pct"/>
          <w:tblInd w:w="0" w:type="dxa"/>
          <w:tblCellMar>
            <w:top w:w="0" w:type="dxa"/>
            <w:left w:w="108" w:type="dxa"/>
            <w:bottom w:w="0" w:type="dxa"/>
            <w:right w:w="108" w:type="dxa"/>
          </w:tblCellMar>
        </w:tblPrEx>
        <w:trPr>
          <w:trHeight w:val="398"/>
        </w:trPr>
        <w:tc>
          <w:tcPr>
            <w:tcW w:w="398" w:type="pct"/>
            <w:vAlign w:val="center"/>
          </w:tcPr>
          <w:p>
            <w:pPr>
              <w:jc w:val="left"/>
              <w:rPr>
                <w:rFonts w:ascii="宋体" w:hAnsi="宋体" w:cs="宋体"/>
                <w:color w:val="000000"/>
                <w:sz w:val="24"/>
              </w:rPr>
            </w:pPr>
            <w:r>
              <w:rPr>
                <w:rFonts w:ascii="宋体" w:hAnsi="宋体" w:cs="宋体" w:hint="eastAsia"/>
                <w:color w:val="000000"/>
                <w:sz w:val="24"/>
              </w:rPr>
              <w:t>73</w:t>
            </w:r>
          </w:p>
        </w:tc>
        <w:tc>
          <w:tcPr>
            <w:tcW w:w="1067" w:type="pct"/>
            <w:vMerge/>
            <w:vAlign w:val="center"/>
          </w:tcPr>
          <w:p>
            <w:pPr>
              <w:jc w:val="left"/>
              <w:textAlignment w:val="center"/>
              <w:rPr>
                <w:rFonts w:ascii="宋体" w:hAnsi="宋体" w:cs="宋体"/>
                <w:color w:val="000000"/>
                <w:sz w:val="24"/>
              </w:rPr>
            </w:pPr>
          </w:p>
        </w:tc>
        <w:tc>
          <w:tcPr>
            <w:tcW w:w="3534" w:type="pct"/>
          </w:tcPr>
          <w:p>
            <w:pPr>
              <w:pStyle w:val="BodyText"/>
              <w:spacing w:line="240" w:lineRule="auto"/>
              <w:rPr>
                <w:rFonts w:ascii="宋体" w:hAnsi="宋体" w:cs="宋体"/>
                <w:b w:val="0"/>
                <w:bCs w:val="0"/>
              </w:rPr>
            </w:pPr>
            <w:r>
              <w:rPr>
                <w:rFonts w:ascii="宋体" w:hAnsi="宋体" w:cs="宋体" w:hint="eastAsia"/>
                <w:b w:val="0"/>
                <w:bCs w:val="0"/>
              </w:rPr>
              <w:t>7.8、</w:t>
            </w:r>
            <w:r>
              <w:rPr>
                <w:rFonts w:hint="eastAsia"/>
                <w:b w:val="0"/>
                <w:bCs w:val="0"/>
              </w:rPr>
              <w:t>断裂强力和断裂伸长率：直向（长度方向）</w:t>
            </w:r>
            <w:r>
              <w:rPr>
                <w:rFonts w:ascii="宋体" w:hAnsi="宋体" w:cs="宋体" w:hint="eastAsia"/>
                <w:b w:val="0"/>
                <w:color w:val="000000"/>
              </w:rPr>
              <w:t>≥1000N、横向（宽度方向）≥400N；</w:t>
            </w:r>
            <w:r>
              <w:rPr>
                <w:rFonts w:hint="eastAsia"/>
                <w:b w:val="0"/>
                <w:bCs w:val="0"/>
              </w:rPr>
              <w:t>断裂伸长率直向（长度方向）</w:t>
            </w:r>
            <w:r>
              <w:rPr>
                <w:rFonts w:ascii="宋体" w:hAnsi="宋体" w:cs="宋体" w:hint="eastAsia"/>
                <w:b w:val="0"/>
                <w:color w:val="000000"/>
              </w:rPr>
              <w:t>≥150%、横向（宽度方向）≥50%；</w:t>
            </w:r>
          </w:p>
        </w:tc>
      </w:tr>
      <w:tr>
        <w:tblPrEx>
          <w:tblW w:w="4998" w:type="pct"/>
          <w:tblInd w:w="0" w:type="dxa"/>
          <w:tblCellMar>
            <w:top w:w="0" w:type="dxa"/>
            <w:left w:w="108" w:type="dxa"/>
            <w:bottom w:w="0" w:type="dxa"/>
            <w:right w:w="108" w:type="dxa"/>
          </w:tblCellMar>
        </w:tblPrEx>
        <w:trPr>
          <w:trHeight w:val="398"/>
        </w:trPr>
        <w:tc>
          <w:tcPr>
            <w:tcW w:w="398" w:type="pct"/>
            <w:vAlign w:val="center"/>
          </w:tcPr>
          <w:p>
            <w:pPr>
              <w:jc w:val="left"/>
              <w:rPr>
                <w:rFonts w:ascii="宋体" w:hAnsi="宋体" w:cs="宋体"/>
                <w:color w:val="000000"/>
                <w:sz w:val="24"/>
              </w:rPr>
            </w:pPr>
            <w:r>
              <w:rPr>
                <w:rFonts w:ascii="宋体" w:hAnsi="宋体" w:cs="宋体" w:hint="eastAsia"/>
                <w:color w:val="000000"/>
                <w:sz w:val="24"/>
              </w:rPr>
              <w:t>74</w:t>
            </w:r>
          </w:p>
        </w:tc>
        <w:tc>
          <w:tcPr>
            <w:tcW w:w="1067" w:type="pct"/>
            <w:vMerge/>
            <w:vAlign w:val="center"/>
          </w:tcPr>
          <w:p>
            <w:pPr>
              <w:jc w:val="left"/>
              <w:textAlignment w:val="center"/>
              <w:rPr>
                <w:rFonts w:ascii="宋体" w:hAnsi="宋体" w:cs="宋体"/>
                <w:color w:val="000000"/>
                <w:sz w:val="24"/>
              </w:rPr>
            </w:pPr>
          </w:p>
        </w:tc>
        <w:tc>
          <w:tcPr>
            <w:tcW w:w="3534" w:type="pct"/>
          </w:tcPr>
          <w:p>
            <w:pPr>
              <w:pStyle w:val="BodyText"/>
              <w:spacing w:line="240" w:lineRule="auto"/>
              <w:rPr>
                <w:rFonts w:hint="eastAsia"/>
                <w:b w:val="0"/>
                <w:bCs w:val="0"/>
              </w:rPr>
            </w:pPr>
            <w:r>
              <w:rPr>
                <w:rFonts w:ascii="宋体" w:hAnsi="宋体" w:cs="宋体" w:hint="eastAsia"/>
                <w:b w:val="0"/>
                <w:bCs w:val="0"/>
                <w:color w:val="000000"/>
              </w:rPr>
              <w:t>▲</w:t>
            </w:r>
            <w:r>
              <w:rPr>
                <w:rFonts w:ascii="宋体" w:hAnsi="宋体" w:cs="宋体" w:hint="eastAsia"/>
                <w:b w:val="0"/>
                <w:bCs w:val="0"/>
              </w:rPr>
              <w:t>7.9、安全防护性能1：</w:t>
            </w:r>
            <w:r>
              <w:rPr>
                <w:rFonts w:hint="eastAsia"/>
                <w:b w:val="0"/>
                <w:bCs w:val="0"/>
              </w:rPr>
              <w:t>样品水洗≥80次2h(小时)试验经检测冠状病毒229E ATCC-VR-740，其抗病毒活性值≥1.00，抗病毒活性率（%）≥90。</w:t>
            </w:r>
          </w:p>
          <w:p>
            <w:pPr>
              <w:pStyle w:val="Quote"/>
            </w:pPr>
            <w:r>
              <w:rPr>
                <w:rFonts w:ascii="宋体" w:eastAsia="宋体" w:hAnsi="宋体" w:cs="宋体" w:hint="eastAsia"/>
                <w:b/>
                <w:bCs/>
                <w:i w:val="0"/>
                <w:iCs w:val="0"/>
                <w:color w:val="FF0000"/>
                <w:sz w:val="24"/>
                <w:szCs w:val="24"/>
              </w:rPr>
              <w:t>（提供2020年1月1日至本项目投标截止日前第三方检测机构出具的带有CMA或CNAS标识合格的检验检测报告，报告内容能体现满足上述参数要求）</w:t>
            </w:r>
          </w:p>
        </w:tc>
      </w:tr>
      <w:tr>
        <w:tblPrEx>
          <w:tblW w:w="4998" w:type="pct"/>
          <w:tblInd w:w="0" w:type="dxa"/>
          <w:tblCellMar>
            <w:top w:w="0" w:type="dxa"/>
            <w:left w:w="108" w:type="dxa"/>
            <w:bottom w:w="0" w:type="dxa"/>
            <w:right w:w="108" w:type="dxa"/>
          </w:tblCellMar>
        </w:tblPrEx>
        <w:trPr>
          <w:trHeight w:val="682"/>
        </w:trPr>
        <w:tc>
          <w:tcPr>
            <w:tcW w:w="398" w:type="pct"/>
            <w:vAlign w:val="center"/>
          </w:tcPr>
          <w:p>
            <w:pPr>
              <w:jc w:val="left"/>
              <w:rPr>
                <w:rFonts w:ascii="宋体" w:hAnsi="宋体" w:cs="宋体"/>
                <w:color w:val="000000"/>
                <w:sz w:val="24"/>
              </w:rPr>
            </w:pPr>
            <w:r>
              <w:rPr>
                <w:rFonts w:ascii="宋体" w:hAnsi="宋体" w:cs="宋体" w:hint="eastAsia"/>
                <w:color w:val="000000"/>
                <w:sz w:val="24"/>
              </w:rPr>
              <w:t>75</w:t>
            </w:r>
          </w:p>
        </w:tc>
        <w:tc>
          <w:tcPr>
            <w:tcW w:w="1067" w:type="pct"/>
            <w:vMerge/>
            <w:vAlign w:val="center"/>
          </w:tcPr>
          <w:p>
            <w:pPr>
              <w:jc w:val="left"/>
              <w:textAlignment w:val="center"/>
              <w:rPr>
                <w:rFonts w:ascii="宋体" w:hAnsi="宋体" w:cs="宋体"/>
                <w:color w:val="000000"/>
                <w:sz w:val="24"/>
              </w:rPr>
            </w:pPr>
          </w:p>
        </w:tc>
        <w:tc>
          <w:tcPr>
            <w:tcW w:w="3534" w:type="pct"/>
          </w:tcPr>
          <w:p>
            <w:pPr>
              <w:pStyle w:val="BodyText"/>
              <w:spacing w:line="240" w:lineRule="auto"/>
              <w:rPr>
                <w:rFonts w:hint="eastAsia"/>
                <w:b w:val="0"/>
                <w:bCs w:val="0"/>
              </w:rPr>
            </w:pPr>
            <w:r>
              <w:rPr>
                <w:rFonts w:ascii="宋体" w:hAnsi="宋体" w:cs="宋体" w:hint="eastAsia"/>
                <w:b w:val="0"/>
                <w:bCs w:val="0"/>
                <w:color w:val="000000"/>
              </w:rPr>
              <w:t>▲</w:t>
            </w:r>
            <w:r>
              <w:rPr>
                <w:rFonts w:ascii="宋体" w:hAnsi="宋体" w:cs="宋体" w:hint="eastAsia"/>
                <w:b w:val="0"/>
                <w:bCs w:val="0"/>
              </w:rPr>
              <w:t>7.10、安全防护性能2：</w:t>
            </w:r>
            <w:r>
              <w:rPr>
                <w:rFonts w:hint="eastAsia"/>
                <w:b w:val="0"/>
                <w:bCs w:val="0"/>
              </w:rPr>
              <w:t>样品水洗≥80次2h(小时)试验经检测甲型流感病毒H1N1 ATCC VR-1469，其抗病毒活性值≥1.00，抗病毒活性率（%）≥90。</w:t>
            </w:r>
          </w:p>
          <w:p>
            <w:pPr>
              <w:pStyle w:val="Quote"/>
            </w:pPr>
            <w:r>
              <w:rPr>
                <w:rFonts w:ascii="宋体" w:eastAsia="宋体" w:hAnsi="宋体" w:cs="宋体" w:hint="eastAsia"/>
                <w:b/>
                <w:bCs/>
                <w:i w:val="0"/>
                <w:iCs w:val="0"/>
                <w:color w:val="FF0000"/>
                <w:sz w:val="24"/>
                <w:szCs w:val="24"/>
              </w:rPr>
              <w:t>（提供2020年1月1日至本项目投标截止日前第三方检测机构出具的带有CMA或CNAS标识合格的检验检测报告，报告内容能体现满足上述参数要求）</w:t>
            </w:r>
          </w:p>
        </w:tc>
      </w:tr>
      <w:tr>
        <w:tblPrEx>
          <w:tblW w:w="4998" w:type="pct"/>
          <w:tblInd w:w="0" w:type="dxa"/>
          <w:tblCellMar>
            <w:top w:w="0" w:type="dxa"/>
            <w:left w:w="108" w:type="dxa"/>
            <w:bottom w:w="0" w:type="dxa"/>
            <w:right w:w="108" w:type="dxa"/>
          </w:tblCellMar>
        </w:tblPrEx>
        <w:trPr>
          <w:trHeight w:val="398"/>
        </w:trPr>
        <w:tc>
          <w:tcPr>
            <w:tcW w:w="398" w:type="pct"/>
            <w:vAlign w:val="center"/>
          </w:tcPr>
          <w:p>
            <w:pPr>
              <w:jc w:val="left"/>
              <w:rPr>
                <w:rFonts w:ascii="宋体" w:hAnsi="宋体" w:cs="宋体"/>
                <w:color w:val="000000"/>
                <w:sz w:val="24"/>
              </w:rPr>
            </w:pPr>
            <w:r>
              <w:rPr>
                <w:rFonts w:ascii="宋体" w:hAnsi="宋体" w:cs="宋体" w:hint="eastAsia"/>
                <w:color w:val="000000"/>
                <w:sz w:val="24"/>
              </w:rPr>
              <w:t>76</w:t>
            </w:r>
          </w:p>
        </w:tc>
        <w:tc>
          <w:tcPr>
            <w:tcW w:w="1067" w:type="pct"/>
            <w:vAlign w:val="center"/>
          </w:tcPr>
          <w:p>
            <w:pPr>
              <w:jc w:val="left"/>
              <w:textAlignment w:val="center"/>
              <w:rPr>
                <w:rFonts w:ascii="宋体" w:hAnsi="宋体" w:cs="宋体"/>
                <w:color w:val="000000"/>
                <w:sz w:val="24"/>
              </w:rPr>
            </w:pPr>
            <w:r>
              <w:rPr>
                <w:rFonts w:ascii="宋体" w:hAnsi="宋体" w:cs="宋体" w:hint="eastAsia"/>
                <w:color w:val="000000"/>
                <w:sz w:val="24"/>
              </w:rPr>
              <w:t>医用隔帘滑珠</w:t>
            </w:r>
          </w:p>
        </w:tc>
        <w:tc>
          <w:tcPr>
            <w:tcW w:w="3534" w:type="pct"/>
          </w:tcPr>
          <w:p>
            <w:pPr>
              <w:pStyle w:val="BodyText"/>
              <w:spacing w:line="240" w:lineRule="auto"/>
              <w:rPr>
                <w:rFonts w:ascii="宋体" w:hAnsi="宋体" w:cs="宋体"/>
                <w:b w:val="0"/>
                <w:bCs w:val="0"/>
              </w:rPr>
            </w:pPr>
            <w:r>
              <w:rPr>
                <w:rFonts w:ascii="宋体" w:hAnsi="宋体" w:cs="宋体" w:hint="eastAsia"/>
                <w:b w:val="0"/>
                <w:bCs w:val="0"/>
                <w:color w:val="000000"/>
                <w:kern w:val="0"/>
              </w:rPr>
              <w:t>每米轨道配不少于8个滑轮，吊环采用不锈钢材质。</w:t>
            </w:r>
          </w:p>
        </w:tc>
      </w:tr>
      <w:tr>
        <w:tblPrEx>
          <w:tblW w:w="4998" w:type="pct"/>
          <w:tblInd w:w="0" w:type="dxa"/>
          <w:tblCellMar>
            <w:top w:w="0" w:type="dxa"/>
            <w:left w:w="108" w:type="dxa"/>
            <w:bottom w:w="0" w:type="dxa"/>
            <w:right w:w="108" w:type="dxa"/>
          </w:tblCellMar>
        </w:tblPrEx>
        <w:trPr>
          <w:trHeight w:val="398"/>
        </w:trPr>
        <w:tc>
          <w:tcPr>
            <w:tcW w:w="398" w:type="pct"/>
            <w:vAlign w:val="center"/>
          </w:tcPr>
          <w:p>
            <w:pPr>
              <w:jc w:val="left"/>
              <w:rPr>
                <w:rFonts w:ascii="宋体" w:hAnsi="宋体" w:cs="宋体"/>
                <w:color w:val="000000"/>
                <w:sz w:val="24"/>
              </w:rPr>
            </w:pPr>
            <w:r>
              <w:rPr>
                <w:rFonts w:ascii="宋体" w:hAnsi="宋体" w:cs="宋体" w:hint="eastAsia"/>
                <w:color w:val="000000"/>
                <w:sz w:val="24"/>
              </w:rPr>
              <w:t>77</w:t>
            </w:r>
          </w:p>
        </w:tc>
        <w:tc>
          <w:tcPr>
            <w:tcW w:w="1067" w:type="pct"/>
            <w:vMerge w:val="restart"/>
            <w:vAlign w:val="center"/>
          </w:tcPr>
          <w:p>
            <w:pPr>
              <w:jc w:val="left"/>
              <w:textAlignment w:val="center"/>
              <w:rPr>
                <w:rFonts w:ascii="宋体" w:hAnsi="宋体" w:cs="宋体"/>
                <w:color w:val="000000"/>
                <w:sz w:val="24"/>
              </w:rPr>
            </w:pPr>
            <w:r>
              <w:rPr>
                <w:rFonts w:ascii="宋体" w:hAnsi="宋体" w:cs="宋体" w:hint="eastAsia"/>
                <w:color w:val="000000"/>
                <w:sz w:val="24"/>
              </w:rPr>
              <w:t>医用输液吊杆</w:t>
            </w:r>
          </w:p>
        </w:tc>
        <w:tc>
          <w:tcPr>
            <w:tcW w:w="3534" w:type="pct"/>
          </w:tcPr>
          <w:p>
            <w:pPr>
              <w:pStyle w:val="BodyText"/>
              <w:spacing w:line="240" w:lineRule="auto"/>
              <w:rPr>
                <w:rFonts w:ascii="宋体" w:hAnsi="宋体" w:cs="宋体"/>
                <w:b w:val="0"/>
                <w:bCs w:val="0"/>
              </w:rPr>
            </w:pPr>
            <w:r>
              <w:rPr>
                <w:rStyle w:val="font21"/>
                <w:rFonts w:ascii="宋体" w:eastAsia="宋体" w:hAnsi="宋体" w:cs="宋体" w:hint="default"/>
                <w:b w:val="0"/>
                <w:bCs w:val="0"/>
                <w:sz w:val="24"/>
                <w:szCs w:val="24"/>
              </w:rPr>
              <w:t>8.1、</w:t>
            </w:r>
            <w:r>
              <w:rPr>
                <w:rStyle w:val="font21"/>
                <w:rFonts w:ascii="宋体" w:hAnsi="宋体" w:cs="宋体" w:hint="default"/>
                <w:b w:val="0"/>
                <w:bCs w:val="0"/>
                <w:sz w:val="24"/>
                <w:szCs w:val="24"/>
              </w:rPr>
              <w:t>材质</w:t>
            </w:r>
            <w:r>
              <w:rPr>
                <w:rStyle w:val="font21"/>
                <w:rFonts w:ascii="宋体" w:eastAsia="宋体" w:hAnsi="宋体" w:cs="宋体" w:hint="default"/>
                <w:b w:val="0"/>
                <w:bCs w:val="0"/>
                <w:sz w:val="24"/>
                <w:szCs w:val="24"/>
              </w:rPr>
              <w:t>：304不锈钢。</w:t>
            </w:r>
          </w:p>
        </w:tc>
      </w:tr>
      <w:tr>
        <w:tblPrEx>
          <w:tblW w:w="4998" w:type="pct"/>
          <w:tblInd w:w="0" w:type="dxa"/>
          <w:tblCellMar>
            <w:top w:w="0" w:type="dxa"/>
            <w:left w:w="108" w:type="dxa"/>
            <w:bottom w:w="0" w:type="dxa"/>
            <w:right w:w="108" w:type="dxa"/>
          </w:tblCellMar>
        </w:tblPrEx>
        <w:trPr>
          <w:trHeight w:val="398"/>
        </w:trPr>
        <w:tc>
          <w:tcPr>
            <w:tcW w:w="398" w:type="pct"/>
            <w:vAlign w:val="center"/>
          </w:tcPr>
          <w:p>
            <w:pPr>
              <w:jc w:val="left"/>
              <w:rPr>
                <w:rFonts w:ascii="宋体" w:hAnsi="宋体" w:cs="宋体"/>
                <w:color w:val="000000"/>
                <w:sz w:val="24"/>
              </w:rPr>
            </w:pPr>
            <w:r>
              <w:rPr>
                <w:rFonts w:ascii="宋体" w:hAnsi="宋体" w:cs="宋体" w:hint="eastAsia"/>
                <w:color w:val="000000"/>
                <w:sz w:val="24"/>
              </w:rPr>
              <w:t>78</w:t>
            </w:r>
          </w:p>
        </w:tc>
        <w:tc>
          <w:tcPr>
            <w:tcW w:w="1067" w:type="pct"/>
            <w:vMerge/>
            <w:vAlign w:val="center"/>
          </w:tcPr>
          <w:p>
            <w:pPr>
              <w:jc w:val="left"/>
              <w:textAlignment w:val="center"/>
              <w:rPr>
                <w:rFonts w:ascii="宋体" w:hAnsi="宋体" w:cs="宋体"/>
                <w:color w:val="000000"/>
                <w:sz w:val="24"/>
              </w:rPr>
            </w:pPr>
          </w:p>
        </w:tc>
        <w:tc>
          <w:tcPr>
            <w:tcW w:w="3534" w:type="pct"/>
          </w:tcPr>
          <w:p>
            <w:pPr>
              <w:pStyle w:val="BodyText"/>
              <w:spacing w:line="240" w:lineRule="auto"/>
              <w:jc w:val="left"/>
              <w:rPr>
                <w:rFonts w:ascii="宋体" w:hAnsi="宋体" w:cs="宋体"/>
                <w:b w:val="0"/>
                <w:bCs w:val="0"/>
              </w:rPr>
            </w:pPr>
            <w:r>
              <w:rPr>
                <w:rStyle w:val="font21"/>
                <w:rFonts w:ascii="宋体" w:eastAsia="宋体" w:hAnsi="宋体" w:cs="宋体" w:hint="default"/>
                <w:b w:val="0"/>
                <w:bCs w:val="0"/>
                <w:sz w:val="24"/>
                <w:szCs w:val="24"/>
              </w:rPr>
              <w:t>8.2、尺寸规格：600mm-2000mm，双杆无极伸缩，</w:t>
            </w:r>
            <w:r>
              <w:rPr>
                <w:b w:val="0"/>
                <w:bCs w:val="0"/>
              </w:rPr>
              <w:t>外φ16mm/φ13mm,内φ13mm/φ9.5mm。</w:t>
            </w:r>
          </w:p>
        </w:tc>
      </w:tr>
      <w:tr>
        <w:tblPrEx>
          <w:tblW w:w="4998" w:type="pct"/>
          <w:tblInd w:w="0" w:type="dxa"/>
          <w:tblCellMar>
            <w:top w:w="0" w:type="dxa"/>
            <w:left w:w="108" w:type="dxa"/>
            <w:bottom w:w="0" w:type="dxa"/>
            <w:right w:w="108" w:type="dxa"/>
          </w:tblCellMar>
        </w:tblPrEx>
        <w:trPr>
          <w:trHeight w:val="398"/>
        </w:trPr>
        <w:tc>
          <w:tcPr>
            <w:tcW w:w="398" w:type="pct"/>
            <w:vAlign w:val="center"/>
          </w:tcPr>
          <w:p>
            <w:pPr>
              <w:jc w:val="left"/>
              <w:rPr>
                <w:rFonts w:ascii="宋体" w:hAnsi="宋体" w:cs="宋体"/>
                <w:color w:val="000000"/>
                <w:sz w:val="24"/>
              </w:rPr>
            </w:pPr>
            <w:r>
              <w:rPr>
                <w:rFonts w:ascii="宋体" w:hAnsi="宋体" w:cs="宋体" w:hint="eastAsia"/>
                <w:color w:val="000000"/>
                <w:sz w:val="24"/>
              </w:rPr>
              <w:t>79</w:t>
            </w:r>
          </w:p>
        </w:tc>
        <w:tc>
          <w:tcPr>
            <w:tcW w:w="1067" w:type="pct"/>
            <w:vMerge/>
            <w:vAlign w:val="center"/>
          </w:tcPr>
          <w:p>
            <w:pPr>
              <w:jc w:val="left"/>
              <w:textAlignment w:val="center"/>
              <w:rPr>
                <w:rFonts w:ascii="宋体" w:hAnsi="宋体" w:cs="宋体"/>
                <w:color w:val="000000"/>
                <w:sz w:val="24"/>
              </w:rPr>
            </w:pPr>
          </w:p>
        </w:tc>
        <w:tc>
          <w:tcPr>
            <w:tcW w:w="3534" w:type="pct"/>
          </w:tcPr>
          <w:p>
            <w:pPr>
              <w:pStyle w:val="BodyText"/>
              <w:spacing w:line="240" w:lineRule="auto"/>
              <w:rPr>
                <w:rFonts w:ascii="宋体" w:hAnsi="宋体" w:cs="宋体"/>
                <w:b w:val="0"/>
                <w:bCs w:val="0"/>
              </w:rPr>
            </w:pPr>
            <w:r>
              <w:rPr>
                <w:rStyle w:val="font21"/>
                <w:rFonts w:ascii="宋体" w:eastAsia="宋体" w:hAnsi="宋体" w:cs="宋体" w:hint="default"/>
                <w:b w:val="0"/>
                <w:bCs w:val="0"/>
                <w:sz w:val="24"/>
                <w:szCs w:val="24"/>
              </w:rPr>
              <w:t>8.3、力学性能：抗拉强度525Rm(MPa)。</w:t>
            </w:r>
          </w:p>
        </w:tc>
      </w:tr>
      <w:tr>
        <w:tblPrEx>
          <w:tblW w:w="4998" w:type="pct"/>
          <w:tblInd w:w="0" w:type="dxa"/>
          <w:tblCellMar>
            <w:top w:w="0" w:type="dxa"/>
            <w:left w:w="108" w:type="dxa"/>
            <w:bottom w:w="0" w:type="dxa"/>
            <w:right w:w="108" w:type="dxa"/>
          </w:tblCellMar>
        </w:tblPrEx>
        <w:trPr>
          <w:trHeight w:val="398"/>
        </w:trPr>
        <w:tc>
          <w:tcPr>
            <w:tcW w:w="398" w:type="pct"/>
            <w:vAlign w:val="center"/>
          </w:tcPr>
          <w:p>
            <w:pPr>
              <w:jc w:val="left"/>
              <w:rPr>
                <w:rFonts w:ascii="宋体" w:hAnsi="宋体" w:cs="宋体"/>
                <w:color w:val="000000"/>
                <w:sz w:val="24"/>
              </w:rPr>
            </w:pPr>
            <w:r>
              <w:rPr>
                <w:rFonts w:ascii="宋体" w:hAnsi="宋体" w:cs="宋体" w:hint="eastAsia"/>
                <w:color w:val="000000"/>
                <w:sz w:val="24"/>
              </w:rPr>
              <w:t>80</w:t>
            </w:r>
          </w:p>
        </w:tc>
        <w:tc>
          <w:tcPr>
            <w:tcW w:w="1067" w:type="pct"/>
            <w:vMerge/>
            <w:vAlign w:val="center"/>
          </w:tcPr>
          <w:p>
            <w:pPr>
              <w:jc w:val="left"/>
              <w:textAlignment w:val="center"/>
              <w:rPr>
                <w:rFonts w:ascii="宋体" w:hAnsi="宋体" w:cs="宋体"/>
                <w:color w:val="000000"/>
                <w:sz w:val="24"/>
              </w:rPr>
            </w:pPr>
          </w:p>
        </w:tc>
        <w:tc>
          <w:tcPr>
            <w:tcW w:w="3534" w:type="pct"/>
          </w:tcPr>
          <w:p>
            <w:pPr>
              <w:pStyle w:val="BodyText"/>
              <w:spacing w:line="240" w:lineRule="auto"/>
              <w:rPr>
                <w:rFonts w:ascii="宋体" w:hAnsi="宋体" w:cs="宋体"/>
                <w:b w:val="0"/>
                <w:bCs w:val="0"/>
              </w:rPr>
            </w:pPr>
            <w:r>
              <w:rPr>
                <w:rStyle w:val="font21"/>
                <w:rFonts w:ascii="宋体" w:eastAsia="宋体" w:hAnsi="宋体" w:cs="宋体" w:hint="default"/>
                <w:b w:val="0"/>
                <w:bCs w:val="0"/>
                <w:sz w:val="24"/>
                <w:szCs w:val="24"/>
              </w:rPr>
              <w:t>8.4、规定非比例延伸强度：240Rp0.2(MPa)。</w:t>
            </w:r>
          </w:p>
        </w:tc>
      </w:tr>
      <w:tr>
        <w:tblPrEx>
          <w:tblW w:w="4998" w:type="pct"/>
          <w:tblInd w:w="0" w:type="dxa"/>
          <w:tblCellMar>
            <w:top w:w="0" w:type="dxa"/>
            <w:left w:w="108" w:type="dxa"/>
            <w:bottom w:w="0" w:type="dxa"/>
            <w:right w:w="108" w:type="dxa"/>
          </w:tblCellMar>
        </w:tblPrEx>
        <w:trPr>
          <w:trHeight w:val="398"/>
        </w:trPr>
        <w:tc>
          <w:tcPr>
            <w:tcW w:w="398" w:type="pct"/>
            <w:vAlign w:val="center"/>
          </w:tcPr>
          <w:p>
            <w:pPr>
              <w:jc w:val="left"/>
              <w:rPr>
                <w:rFonts w:ascii="宋体" w:hAnsi="宋体" w:cs="宋体"/>
                <w:color w:val="000000"/>
                <w:sz w:val="24"/>
              </w:rPr>
            </w:pPr>
            <w:r>
              <w:rPr>
                <w:rFonts w:ascii="宋体" w:hAnsi="宋体" w:cs="宋体" w:hint="eastAsia"/>
                <w:color w:val="000000"/>
                <w:sz w:val="24"/>
              </w:rPr>
              <w:t>81</w:t>
            </w:r>
          </w:p>
        </w:tc>
        <w:tc>
          <w:tcPr>
            <w:tcW w:w="1067" w:type="pct"/>
            <w:vMerge/>
            <w:vAlign w:val="center"/>
          </w:tcPr>
          <w:p>
            <w:pPr>
              <w:jc w:val="left"/>
              <w:textAlignment w:val="center"/>
              <w:rPr>
                <w:rFonts w:ascii="宋体" w:hAnsi="宋体" w:cs="宋体"/>
                <w:color w:val="000000"/>
                <w:sz w:val="24"/>
              </w:rPr>
            </w:pPr>
          </w:p>
        </w:tc>
        <w:tc>
          <w:tcPr>
            <w:tcW w:w="3534" w:type="pct"/>
          </w:tcPr>
          <w:p>
            <w:pPr>
              <w:pStyle w:val="BodyText"/>
              <w:spacing w:line="240" w:lineRule="auto"/>
              <w:rPr>
                <w:rFonts w:ascii="宋体" w:hAnsi="宋体" w:cs="宋体"/>
                <w:b w:val="0"/>
                <w:bCs w:val="0"/>
              </w:rPr>
            </w:pPr>
            <w:r>
              <w:rPr>
                <w:rStyle w:val="font21"/>
                <w:rFonts w:ascii="宋体" w:eastAsia="宋体" w:hAnsi="宋体" w:cs="宋体" w:hint="default"/>
                <w:b w:val="0"/>
                <w:bCs w:val="0"/>
                <w:sz w:val="24"/>
                <w:szCs w:val="24"/>
              </w:rPr>
              <w:t>8.5、断后伸长率A50mm（%）：41。</w:t>
            </w:r>
          </w:p>
        </w:tc>
      </w:tr>
    </w:tbl>
    <w:p>
      <w:pPr>
        <w:rPr>
          <w:rFonts w:ascii="宋体" w:hAnsi="宋体" w:cs="宋体"/>
          <w:b/>
          <w:sz w:val="24"/>
        </w:rPr>
      </w:pPr>
    </w:p>
    <w:p>
      <w:pPr>
        <w:keepNext/>
        <w:keepLines/>
        <w:adjustRightInd w:val="0"/>
        <w:spacing w:before="120" w:beforeLines="50" w:after="120" w:afterLines="50"/>
        <w:jc w:val="center"/>
        <w:textAlignment w:val="baseline"/>
        <w:outlineLvl w:val="1"/>
        <w:rPr>
          <w:rFonts w:ascii="宋体" w:hAnsi="宋体" w:cs="宋体"/>
          <w:b/>
          <w:bCs/>
          <w:kern w:val="0"/>
          <w:sz w:val="24"/>
        </w:rPr>
      </w:pPr>
      <w:r>
        <w:rPr>
          <w:rFonts w:ascii="宋体" w:hAnsi="宋体" w:cs="宋体" w:hint="eastAsia"/>
          <w:b/>
          <w:bCs/>
          <w:kern w:val="0"/>
          <w:sz w:val="24"/>
        </w:rPr>
        <w:t>五、商务要求</w:t>
      </w:r>
    </w:p>
    <w:p>
      <w:pPr>
        <w:ind w:firstLine="420" w:firstLineChars="200"/>
        <w:rPr>
          <w:rFonts w:ascii="宋体" w:hAnsi="宋体" w:cs="宋体"/>
          <w:b/>
          <w:sz w:val="24"/>
        </w:rPr>
      </w:pPr>
      <w:r>
        <w:rPr>
          <w:rFonts w:ascii="宋体" w:hAnsi="宋体" w:cs="宋体" w:hint="eastAsia"/>
          <w:b/>
          <w:sz w:val="24"/>
        </w:rPr>
        <w:t>说明：1、评分时，如对一项招标商务要求（以划分框为准）中的内容存在两处（或以上）负偏离的，在评分时只作一项负偏离扣分。</w:t>
      </w:r>
    </w:p>
    <w:p>
      <w:pPr>
        <w:ind w:firstLine="420" w:firstLineChars="200"/>
        <w:rPr>
          <w:rFonts w:ascii="宋体" w:hAnsi="宋体" w:cs="宋体"/>
          <w:b/>
          <w:sz w:val="24"/>
        </w:rPr>
      </w:pPr>
      <w:r>
        <w:rPr>
          <w:rFonts w:ascii="宋体" w:hAnsi="宋体" w:cs="宋体" w:hint="eastAsia"/>
          <w:b/>
          <w:sz w:val="24"/>
        </w:rPr>
        <w:t>2、带“★”指标项为实质性条款，如出现负偏离，将被视为未实质性满足招标文件要求作投标无效处理；带“</w:t>
      </w:r>
      <w:r>
        <w:rPr>
          <w:rFonts w:ascii="宋体" w:hAnsi="宋体" w:cs="宋体" w:hint="eastAsia"/>
          <w:sz w:val="24"/>
        </w:rPr>
        <w:t>▲</w:t>
      </w:r>
      <w:r>
        <w:rPr>
          <w:rFonts w:ascii="宋体" w:hAnsi="宋体" w:cs="宋体" w:hint="eastAsia"/>
          <w:b/>
          <w:sz w:val="24"/>
        </w:rPr>
        <w:t>”指标项为重要参数，负偏离时依相关评分准则内容作重点扣分处理。</w:t>
      </w:r>
    </w:p>
    <w:tbl>
      <w:tblPr>
        <w:tblStyle w:val="TableNormal"/>
        <w:tblW w:w="5000"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1218"/>
        <w:gridCol w:w="1554"/>
        <w:gridCol w:w="5757"/>
      </w:tblGrid>
      <w:tr>
        <w:tblPrEx>
          <w:tblW w:w="5000"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rPr>
          <w:trHeight w:val="397"/>
        </w:trPr>
        <w:tc>
          <w:tcPr>
            <w:tcW w:w="1423" w:type="dxa"/>
            <w:tcBorders>
              <w:top w:val="single" w:sz="4" w:space="0" w:color="auto"/>
              <w:left w:val="single" w:sz="4" w:space="0" w:color="auto"/>
              <w:bottom w:val="single" w:sz="4" w:space="0" w:color="auto"/>
              <w:right w:val="single" w:sz="4" w:space="0" w:color="auto"/>
            </w:tcBorders>
            <w:vAlign w:val="center"/>
          </w:tcPr>
          <w:p>
            <w:pPr>
              <w:jc w:val="center"/>
              <w:rPr>
                <w:rFonts w:ascii="宋体" w:hAnsi="宋体"/>
                <w:b/>
                <w:color w:val="000000"/>
                <w:sz w:val="24"/>
              </w:rPr>
            </w:pPr>
            <w:r>
              <w:rPr>
                <w:rFonts w:ascii="宋体" w:hAnsi="宋体" w:cs="宋体" w:hint="eastAsia"/>
                <w:b/>
                <w:sz w:val="24"/>
              </w:rPr>
              <w:t>序号</w:t>
            </w:r>
          </w:p>
        </w:tc>
        <w:tc>
          <w:tcPr>
            <w:tcW w:w="1815" w:type="dxa"/>
            <w:tcBorders>
              <w:top w:val="single" w:sz="4" w:space="0" w:color="auto"/>
              <w:left w:val="single" w:sz="4" w:space="0" w:color="auto"/>
              <w:bottom w:val="single" w:sz="4" w:space="0" w:color="auto"/>
              <w:right w:val="single" w:sz="4" w:space="0" w:color="auto"/>
            </w:tcBorders>
            <w:vAlign w:val="center"/>
          </w:tcPr>
          <w:p>
            <w:pPr>
              <w:jc w:val="center"/>
              <w:rPr>
                <w:rFonts w:ascii="宋体" w:hAnsi="宋体"/>
                <w:b/>
                <w:color w:val="000000"/>
                <w:sz w:val="24"/>
              </w:rPr>
            </w:pPr>
            <w:r>
              <w:rPr>
                <w:rFonts w:ascii="宋体" w:hAnsi="宋体" w:cs="宋体" w:hint="eastAsia"/>
                <w:b/>
                <w:sz w:val="24"/>
              </w:rPr>
              <w:t>商务需求项</w:t>
            </w:r>
          </w:p>
        </w:tc>
        <w:tc>
          <w:tcPr>
            <w:tcW w:w="6724" w:type="dxa"/>
            <w:tcBorders>
              <w:top w:val="single" w:sz="4" w:space="0" w:color="auto"/>
              <w:left w:val="single" w:sz="4" w:space="0" w:color="auto"/>
              <w:bottom w:val="single" w:sz="4" w:space="0" w:color="auto"/>
              <w:right w:val="single" w:sz="4" w:space="0" w:color="auto"/>
            </w:tcBorders>
            <w:vAlign w:val="center"/>
          </w:tcPr>
          <w:p>
            <w:pPr>
              <w:jc w:val="center"/>
              <w:rPr>
                <w:rFonts w:ascii="宋体" w:hAnsi="宋体"/>
                <w:b/>
                <w:color w:val="000000"/>
                <w:sz w:val="24"/>
              </w:rPr>
            </w:pPr>
            <w:r>
              <w:rPr>
                <w:rFonts w:ascii="宋体" w:hAnsi="宋体" w:cs="宋体" w:hint="eastAsia"/>
                <w:b/>
                <w:sz w:val="24"/>
              </w:rPr>
              <w:t>招标商务要求</w:t>
            </w:r>
          </w:p>
        </w:tc>
      </w:tr>
      <w:tr>
        <w:tblPrEx>
          <w:tblW w:w="5000" w:type="pct"/>
          <w:tblInd w:w="0" w:type="dxa"/>
          <w:tblCellMar>
            <w:top w:w="0" w:type="dxa"/>
            <w:left w:w="108" w:type="dxa"/>
            <w:bottom w:w="0" w:type="dxa"/>
            <w:right w:w="108" w:type="dxa"/>
          </w:tblCellMar>
        </w:tblPrEx>
        <w:trPr>
          <w:trHeight w:val="280"/>
        </w:trPr>
        <w:tc>
          <w:tcPr>
            <w:tcW w:w="5000" w:type="pct"/>
            <w:gridSpan w:val="3"/>
            <w:vAlign w:val="center"/>
          </w:tcPr>
          <w:p>
            <w:pPr>
              <w:snapToGrid w:val="0"/>
              <w:spacing w:line="276" w:lineRule="auto"/>
              <w:rPr>
                <w:rFonts w:ascii="宋体" w:hAnsi="宋体"/>
                <w:b/>
                <w:color w:val="000000"/>
                <w:sz w:val="24"/>
              </w:rPr>
            </w:pPr>
            <w:r>
              <w:rPr>
                <w:rFonts w:ascii="宋体" w:hAnsi="宋体" w:hint="eastAsia"/>
                <w:b/>
                <w:color w:val="000000"/>
                <w:sz w:val="24"/>
              </w:rPr>
              <w:t>（一）免费保修期内售后服务要求</w:t>
            </w:r>
          </w:p>
        </w:tc>
      </w:tr>
      <w:tr>
        <w:tblPrEx>
          <w:tblW w:w="5000" w:type="pct"/>
          <w:tblInd w:w="0" w:type="dxa"/>
          <w:tblCellMar>
            <w:top w:w="0" w:type="dxa"/>
            <w:left w:w="108" w:type="dxa"/>
            <w:bottom w:w="0" w:type="dxa"/>
            <w:right w:w="108" w:type="dxa"/>
          </w:tblCellMar>
        </w:tblPrEx>
        <w:trPr>
          <w:trHeight w:val="150"/>
        </w:trPr>
        <w:tc>
          <w:tcPr>
            <w:tcW w:w="714" w:type="pct"/>
            <w:vAlign w:val="center"/>
          </w:tcPr>
          <w:p>
            <w:pPr>
              <w:snapToGrid w:val="0"/>
              <w:spacing w:line="276" w:lineRule="auto"/>
              <w:jc w:val="center"/>
              <w:rPr>
                <w:rFonts w:ascii="宋体" w:hAnsi="宋体"/>
                <w:b/>
                <w:color w:val="000000"/>
                <w:sz w:val="24"/>
              </w:rPr>
            </w:pPr>
            <w:r>
              <w:rPr>
                <w:rFonts w:ascii="宋体" w:hAnsi="宋体" w:hint="eastAsia"/>
                <w:b/>
                <w:color w:val="000000"/>
                <w:sz w:val="24"/>
              </w:rPr>
              <w:t>1</w:t>
            </w:r>
          </w:p>
        </w:tc>
        <w:tc>
          <w:tcPr>
            <w:tcW w:w="911" w:type="pct"/>
            <w:vAlign w:val="center"/>
          </w:tcPr>
          <w:p>
            <w:pPr>
              <w:snapToGrid w:val="0"/>
              <w:spacing w:line="276" w:lineRule="auto"/>
              <w:rPr>
                <w:rFonts w:ascii="宋体" w:hAnsi="宋体"/>
                <w:color w:val="000000"/>
                <w:sz w:val="24"/>
              </w:rPr>
            </w:pPr>
            <w:r>
              <w:rPr>
                <w:rFonts w:ascii="宋体" w:hAnsi="宋体" w:hint="eastAsia"/>
                <w:color w:val="000000"/>
                <w:sz w:val="24"/>
              </w:rPr>
              <w:t>免费保修期</w:t>
            </w:r>
          </w:p>
        </w:tc>
        <w:tc>
          <w:tcPr>
            <w:tcW w:w="3373" w:type="pct"/>
            <w:vAlign w:val="center"/>
          </w:tcPr>
          <w:p>
            <w:pPr>
              <w:snapToGrid w:val="0"/>
              <w:spacing w:line="276" w:lineRule="auto"/>
              <w:ind w:firstLine="420" w:firstLineChars="200"/>
              <w:rPr>
                <w:sz w:val="24"/>
              </w:rPr>
            </w:pPr>
            <w:r>
              <w:rPr>
                <w:rFonts w:ascii="宋体" w:hAnsi="宋体" w:cs="宋体" w:hint="eastAsia"/>
                <w:b/>
                <w:bCs w:val="0"/>
                <w:color w:val="FF0000"/>
                <w:sz w:val="24"/>
              </w:rPr>
              <w:t>★产品全部验收合格后，中标人向采购人免费提供1年上门保修服务，产品保修期自验收合格之日起算。保修承担方为：中标人，技术支持方为：中标人。免费保修期内，所有货物保修服务方式均为中标人派员到采购人货物使用现场进行保修，保修期内产生的一切费用均由中标人承担（含需要返原厂修理的所有费用）。</w:t>
            </w:r>
          </w:p>
        </w:tc>
      </w:tr>
      <w:tr>
        <w:tblPrEx>
          <w:tblW w:w="5000" w:type="pct"/>
          <w:tblInd w:w="0" w:type="dxa"/>
          <w:tblCellMar>
            <w:top w:w="0" w:type="dxa"/>
            <w:left w:w="108" w:type="dxa"/>
            <w:bottom w:w="0" w:type="dxa"/>
            <w:right w:w="108" w:type="dxa"/>
          </w:tblCellMar>
        </w:tblPrEx>
        <w:trPr>
          <w:trHeight w:val="150"/>
        </w:trPr>
        <w:tc>
          <w:tcPr>
            <w:tcW w:w="714" w:type="pct"/>
            <w:vAlign w:val="center"/>
          </w:tcPr>
          <w:p>
            <w:pPr>
              <w:snapToGrid w:val="0"/>
              <w:spacing w:line="276" w:lineRule="auto"/>
              <w:jc w:val="center"/>
              <w:rPr>
                <w:rFonts w:ascii="宋体" w:hAnsi="宋体"/>
                <w:b/>
                <w:color w:val="000000"/>
                <w:sz w:val="24"/>
              </w:rPr>
            </w:pPr>
            <w:r>
              <w:rPr>
                <w:rFonts w:ascii="宋体" w:hAnsi="宋体" w:hint="eastAsia"/>
                <w:b/>
                <w:color w:val="000000"/>
                <w:sz w:val="24"/>
              </w:rPr>
              <w:t>2</w:t>
            </w:r>
          </w:p>
        </w:tc>
        <w:tc>
          <w:tcPr>
            <w:tcW w:w="911" w:type="pct"/>
            <w:vAlign w:val="center"/>
          </w:tcPr>
          <w:p>
            <w:pPr>
              <w:snapToGrid w:val="0"/>
              <w:spacing w:line="276" w:lineRule="auto"/>
              <w:rPr>
                <w:rFonts w:ascii="宋体" w:hAnsi="宋体"/>
                <w:color w:val="000000"/>
                <w:sz w:val="24"/>
              </w:rPr>
            </w:pPr>
            <w:r>
              <w:rPr>
                <w:rFonts w:ascii="宋体" w:hAnsi="宋体" w:hint="eastAsia"/>
                <w:color w:val="000000"/>
                <w:sz w:val="24"/>
              </w:rPr>
              <w:t>保修期</w:t>
            </w:r>
            <w:r>
              <w:rPr>
                <w:rFonts w:ascii="宋体" w:hAnsi="宋体"/>
                <w:color w:val="000000"/>
                <w:sz w:val="24"/>
              </w:rPr>
              <w:t>内</w:t>
            </w:r>
            <w:r>
              <w:rPr>
                <w:rFonts w:ascii="宋体" w:hAnsi="宋体" w:hint="eastAsia"/>
                <w:color w:val="000000"/>
                <w:sz w:val="24"/>
              </w:rPr>
              <w:t>年度维护保养</w:t>
            </w:r>
          </w:p>
        </w:tc>
        <w:tc>
          <w:tcPr>
            <w:tcW w:w="3373" w:type="pct"/>
            <w:vAlign w:val="center"/>
          </w:tcPr>
          <w:p>
            <w:pPr>
              <w:snapToGrid w:val="0"/>
              <w:spacing w:line="276" w:lineRule="auto"/>
              <w:ind w:firstLine="420" w:firstLineChars="200"/>
              <w:rPr>
                <w:rFonts w:ascii="宋体" w:hAnsi="宋体"/>
                <w:bCs/>
                <w:color w:val="000000"/>
                <w:sz w:val="24"/>
              </w:rPr>
            </w:pPr>
            <w:r>
              <w:rPr>
                <w:rFonts w:ascii="宋体" w:hAnsi="宋体" w:cs="宋体" w:hint="eastAsia"/>
                <w:b/>
                <w:bCs w:val="0"/>
                <w:color w:val="FF0000"/>
                <w:sz w:val="24"/>
              </w:rPr>
              <w:t>★中标人应定期对产品进行预维护保养，每半年1次，以防患于未然。在整个产品使用过程中，中标人帮助采购人解决在应用过程中遇到的各种技术问题。</w:t>
            </w:r>
          </w:p>
        </w:tc>
      </w:tr>
      <w:tr>
        <w:tblPrEx>
          <w:tblW w:w="5000" w:type="pct"/>
          <w:tblInd w:w="0" w:type="dxa"/>
          <w:tblCellMar>
            <w:top w:w="0" w:type="dxa"/>
            <w:left w:w="108" w:type="dxa"/>
            <w:bottom w:w="0" w:type="dxa"/>
            <w:right w:w="108" w:type="dxa"/>
          </w:tblCellMar>
        </w:tblPrEx>
        <w:trPr>
          <w:trHeight w:val="320"/>
        </w:trPr>
        <w:tc>
          <w:tcPr>
            <w:tcW w:w="714" w:type="pct"/>
            <w:vAlign w:val="center"/>
          </w:tcPr>
          <w:p>
            <w:pPr>
              <w:snapToGrid w:val="0"/>
              <w:spacing w:line="276" w:lineRule="auto"/>
              <w:jc w:val="center"/>
              <w:rPr>
                <w:rFonts w:ascii="宋体" w:hAnsi="宋体"/>
                <w:b/>
                <w:color w:val="000000"/>
                <w:sz w:val="24"/>
              </w:rPr>
            </w:pPr>
            <w:r>
              <w:rPr>
                <w:rFonts w:ascii="宋体" w:hAnsi="宋体" w:hint="eastAsia"/>
                <w:b/>
                <w:color w:val="000000"/>
                <w:sz w:val="24"/>
              </w:rPr>
              <w:t>3</w:t>
            </w:r>
          </w:p>
        </w:tc>
        <w:tc>
          <w:tcPr>
            <w:tcW w:w="911" w:type="pct"/>
            <w:vAlign w:val="center"/>
          </w:tcPr>
          <w:p>
            <w:pPr>
              <w:snapToGrid w:val="0"/>
              <w:spacing w:line="276" w:lineRule="auto"/>
              <w:rPr>
                <w:rFonts w:ascii="宋体" w:hAnsi="宋体"/>
                <w:color w:val="000000"/>
                <w:sz w:val="24"/>
              </w:rPr>
            </w:pPr>
            <w:r>
              <w:rPr>
                <w:rFonts w:ascii="宋体" w:hAnsi="宋体" w:hint="eastAsia"/>
                <w:color w:val="000000"/>
                <w:sz w:val="24"/>
              </w:rPr>
              <w:t>维修响应及故障解决时间</w:t>
            </w:r>
          </w:p>
        </w:tc>
        <w:tc>
          <w:tcPr>
            <w:tcW w:w="3373" w:type="pct"/>
            <w:vAlign w:val="center"/>
          </w:tcPr>
          <w:p>
            <w:pPr>
              <w:snapToGrid w:val="0"/>
              <w:spacing w:line="276" w:lineRule="auto"/>
              <w:ind w:firstLine="420" w:firstLineChars="200"/>
              <w:rPr>
                <w:rFonts w:ascii="宋体" w:hAnsi="宋体"/>
                <w:color w:val="000000"/>
                <w:sz w:val="24"/>
              </w:rPr>
            </w:pPr>
            <w:r>
              <w:rPr>
                <w:rFonts w:ascii="宋体" w:hAnsi="宋体" w:cs="宋体" w:hint="eastAsia"/>
                <w:color w:val="000000"/>
                <w:sz w:val="24"/>
              </w:rPr>
              <w:t>质保期内，中标人将向采购人提供优质的售后技术支持服务，开通热线电话接受采购人的电话技术咨询，1小时内响应；如故障不能排除，中标人应在 24小时内提供现场维修服务。</w:t>
            </w:r>
          </w:p>
        </w:tc>
      </w:tr>
      <w:tr>
        <w:tblPrEx>
          <w:tblW w:w="5000" w:type="pct"/>
          <w:tblInd w:w="0" w:type="dxa"/>
          <w:tblCellMar>
            <w:top w:w="0" w:type="dxa"/>
            <w:left w:w="108" w:type="dxa"/>
            <w:bottom w:w="0" w:type="dxa"/>
            <w:right w:w="108" w:type="dxa"/>
          </w:tblCellMar>
        </w:tblPrEx>
        <w:trPr>
          <w:trHeight w:val="320"/>
        </w:trPr>
        <w:tc>
          <w:tcPr>
            <w:tcW w:w="714" w:type="pct"/>
            <w:vAlign w:val="center"/>
          </w:tcPr>
          <w:p>
            <w:pPr>
              <w:snapToGrid w:val="0"/>
              <w:spacing w:line="276" w:lineRule="auto"/>
              <w:jc w:val="center"/>
              <w:rPr>
                <w:rFonts w:ascii="宋体" w:hAnsi="宋体"/>
                <w:b/>
                <w:color w:val="000000"/>
                <w:sz w:val="24"/>
              </w:rPr>
            </w:pPr>
            <w:r>
              <w:rPr>
                <w:rFonts w:ascii="宋体" w:hAnsi="宋体" w:hint="eastAsia"/>
                <w:b/>
                <w:color w:val="000000"/>
                <w:sz w:val="24"/>
              </w:rPr>
              <w:t>4</w:t>
            </w:r>
          </w:p>
        </w:tc>
        <w:tc>
          <w:tcPr>
            <w:tcW w:w="911" w:type="pct"/>
            <w:vAlign w:val="center"/>
          </w:tcPr>
          <w:p>
            <w:pPr>
              <w:snapToGrid w:val="0"/>
              <w:spacing w:line="276" w:lineRule="auto"/>
              <w:rPr>
                <w:rFonts w:ascii="宋体" w:hAnsi="宋体"/>
                <w:color w:val="000000"/>
                <w:sz w:val="24"/>
              </w:rPr>
            </w:pPr>
            <w:r>
              <w:rPr>
                <w:rFonts w:ascii="宋体" w:hAnsi="宋体" w:hint="eastAsia"/>
                <w:color w:val="000000"/>
                <w:sz w:val="24"/>
              </w:rPr>
              <w:t>发生</w:t>
            </w:r>
            <w:r>
              <w:rPr>
                <w:rFonts w:ascii="宋体" w:hAnsi="宋体"/>
                <w:color w:val="000000"/>
                <w:sz w:val="24"/>
              </w:rPr>
              <w:t>质量问题</w:t>
            </w:r>
            <w:r>
              <w:rPr>
                <w:rFonts w:ascii="宋体" w:hAnsi="宋体" w:hint="eastAsia"/>
                <w:color w:val="000000"/>
                <w:sz w:val="24"/>
              </w:rPr>
              <w:t>的</w:t>
            </w:r>
            <w:r>
              <w:rPr>
                <w:rFonts w:ascii="宋体" w:hAnsi="宋体"/>
                <w:color w:val="000000"/>
                <w:sz w:val="24"/>
              </w:rPr>
              <w:t>处理方式</w:t>
            </w:r>
          </w:p>
        </w:tc>
        <w:tc>
          <w:tcPr>
            <w:tcW w:w="3373" w:type="pct"/>
            <w:vAlign w:val="center"/>
          </w:tcPr>
          <w:p>
            <w:pPr>
              <w:snapToGrid w:val="0"/>
              <w:spacing w:line="276" w:lineRule="auto"/>
              <w:ind w:firstLine="420" w:firstLineChars="200"/>
              <w:rPr>
                <w:rFonts w:ascii="宋体" w:hAnsi="宋体"/>
                <w:bCs/>
                <w:color w:val="000000"/>
                <w:sz w:val="24"/>
              </w:rPr>
            </w:pPr>
            <w:r>
              <w:rPr>
                <w:rFonts w:ascii="宋体" w:hAnsi="宋体" w:hint="eastAsia"/>
                <w:bCs/>
                <w:color w:val="000000"/>
                <w:sz w:val="24"/>
              </w:rPr>
              <w:t>免费</w:t>
            </w:r>
            <w:r>
              <w:rPr>
                <w:rFonts w:ascii="宋体" w:hAnsi="宋体"/>
                <w:bCs/>
                <w:color w:val="000000"/>
                <w:sz w:val="24"/>
              </w:rPr>
              <w:t>保修</w:t>
            </w:r>
            <w:r>
              <w:rPr>
                <w:rFonts w:ascii="宋体" w:hAnsi="宋体" w:hint="eastAsia"/>
                <w:bCs/>
                <w:color w:val="000000"/>
                <w:sz w:val="24"/>
              </w:rPr>
              <w:t>期内，如果有因质量问题而引起的损坏，中标人应对产品予以维修或更换，全部服务费和更换产品或配件的费用由中标人承担，中标人如不能修理或不能调换，按产品原价赔偿处理。</w:t>
            </w:r>
          </w:p>
        </w:tc>
      </w:tr>
      <w:tr>
        <w:tblPrEx>
          <w:tblW w:w="5000" w:type="pct"/>
          <w:tblInd w:w="0" w:type="dxa"/>
          <w:tblCellMar>
            <w:top w:w="0" w:type="dxa"/>
            <w:left w:w="108" w:type="dxa"/>
            <w:bottom w:w="0" w:type="dxa"/>
            <w:right w:w="108" w:type="dxa"/>
          </w:tblCellMar>
        </w:tblPrEx>
        <w:trPr>
          <w:trHeight w:val="523"/>
        </w:trPr>
        <w:tc>
          <w:tcPr>
            <w:tcW w:w="714" w:type="pct"/>
            <w:vAlign w:val="center"/>
          </w:tcPr>
          <w:p>
            <w:pPr>
              <w:snapToGrid w:val="0"/>
              <w:spacing w:line="276" w:lineRule="auto"/>
              <w:jc w:val="center"/>
              <w:rPr>
                <w:rFonts w:ascii="宋体" w:hAnsi="宋体"/>
                <w:b/>
                <w:color w:val="000000"/>
                <w:sz w:val="24"/>
              </w:rPr>
            </w:pPr>
            <w:r>
              <w:rPr>
                <w:rFonts w:ascii="宋体" w:hAnsi="宋体" w:hint="eastAsia"/>
                <w:b/>
                <w:color w:val="000000"/>
                <w:sz w:val="24"/>
              </w:rPr>
              <w:t>5</w:t>
            </w:r>
          </w:p>
        </w:tc>
        <w:tc>
          <w:tcPr>
            <w:tcW w:w="911" w:type="pct"/>
            <w:vAlign w:val="center"/>
          </w:tcPr>
          <w:p>
            <w:pPr>
              <w:snapToGrid w:val="0"/>
              <w:spacing w:line="276" w:lineRule="auto"/>
              <w:rPr>
                <w:rFonts w:ascii="宋体" w:hAnsi="宋体"/>
                <w:b/>
                <w:color w:val="000000"/>
                <w:sz w:val="24"/>
              </w:rPr>
            </w:pPr>
            <w:r>
              <w:rPr>
                <w:rFonts w:ascii="宋体" w:hAnsi="宋体" w:hint="eastAsia"/>
                <w:color w:val="000000"/>
                <w:sz w:val="24"/>
              </w:rPr>
              <w:t>其他</w:t>
            </w:r>
          </w:p>
        </w:tc>
        <w:tc>
          <w:tcPr>
            <w:tcW w:w="3373" w:type="pct"/>
            <w:vAlign w:val="center"/>
          </w:tcPr>
          <w:p>
            <w:pPr>
              <w:snapToGrid w:val="0"/>
              <w:spacing w:line="276" w:lineRule="auto"/>
              <w:ind w:firstLine="420" w:firstLineChars="200"/>
              <w:rPr>
                <w:rFonts w:ascii="宋体" w:hAnsi="宋体"/>
                <w:b/>
                <w:color w:val="000000"/>
                <w:sz w:val="24"/>
              </w:rPr>
            </w:pPr>
            <w:r>
              <w:rPr>
                <w:rFonts w:ascii="宋体" w:hAnsi="宋体" w:hint="eastAsia"/>
                <w:bCs/>
                <w:color w:val="000000"/>
                <w:sz w:val="24"/>
              </w:rPr>
              <w:t>投标人应按其投标文件中的承诺，进行其他售后服务工作。</w:t>
            </w:r>
          </w:p>
        </w:tc>
      </w:tr>
      <w:tr>
        <w:tblPrEx>
          <w:tblW w:w="5000" w:type="pct"/>
          <w:tblInd w:w="0" w:type="dxa"/>
          <w:tblCellMar>
            <w:top w:w="0" w:type="dxa"/>
            <w:left w:w="108" w:type="dxa"/>
            <w:bottom w:w="0" w:type="dxa"/>
            <w:right w:w="108" w:type="dxa"/>
          </w:tblCellMar>
        </w:tblPrEx>
        <w:trPr>
          <w:trHeight w:val="280"/>
        </w:trPr>
        <w:tc>
          <w:tcPr>
            <w:tcW w:w="5000" w:type="pct"/>
            <w:gridSpan w:val="3"/>
            <w:vAlign w:val="center"/>
          </w:tcPr>
          <w:p>
            <w:pPr>
              <w:snapToGrid w:val="0"/>
              <w:spacing w:line="276" w:lineRule="auto"/>
              <w:rPr>
                <w:rFonts w:ascii="宋体" w:hAnsi="宋体"/>
                <w:b/>
                <w:color w:val="000000"/>
                <w:sz w:val="24"/>
              </w:rPr>
            </w:pPr>
            <w:r>
              <w:rPr>
                <w:rFonts w:ascii="宋体" w:hAnsi="宋体" w:hint="eastAsia"/>
                <w:b/>
                <w:color w:val="000000"/>
                <w:sz w:val="24"/>
              </w:rPr>
              <w:t>（二）免费保修期外售后服务要求</w:t>
            </w:r>
          </w:p>
        </w:tc>
      </w:tr>
      <w:tr>
        <w:tblPrEx>
          <w:tblW w:w="5000" w:type="pct"/>
          <w:tblInd w:w="0" w:type="dxa"/>
          <w:tblCellMar>
            <w:top w:w="0" w:type="dxa"/>
            <w:left w:w="108" w:type="dxa"/>
            <w:bottom w:w="0" w:type="dxa"/>
            <w:right w:w="108" w:type="dxa"/>
          </w:tblCellMar>
        </w:tblPrEx>
        <w:trPr>
          <w:trHeight w:val="350"/>
        </w:trPr>
        <w:tc>
          <w:tcPr>
            <w:tcW w:w="714" w:type="pct"/>
            <w:vMerge w:val="restart"/>
            <w:vAlign w:val="center"/>
          </w:tcPr>
          <w:p>
            <w:pPr>
              <w:snapToGrid w:val="0"/>
              <w:spacing w:line="276" w:lineRule="auto"/>
              <w:jc w:val="center"/>
              <w:rPr>
                <w:rFonts w:ascii="宋体" w:hAnsi="宋体"/>
                <w:b/>
                <w:color w:val="000000"/>
                <w:sz w:val="24"/>
              </w:rPr>
            </w:pPr>
            <w:r>
              <w:rPr>
                <w:rFonts w:ascii="宋体" w:hAnsi="宋体" w:hint="eastAsia"/>
                <w:b/>
                <w:color w:val="000000"/>
                <w:sz w:val="24"/>
              </w:rPr>
              <w:t>1</w:t>
            </w:r>
          </w:p>
        </w:tc>
        <w:tc>
          <w:tcPr>
            <w:tcW w:w="911" w:type="pct"/>
            <w:vMerge w:val="restart"/>
            <w:vAlign w:val="center"/>
          </w:tcPr>
          <w:p>
            <w:pPr>
              <w:snapToGrid w:val="0"/>
              <w:spacing w:line="276" w:lineRule="auto"/>
              <w:rPr>
                <w:rFonts w:ascii="宋体" w:hAnsi="宋体"/>
                <w:color w:val="000000"/>
                <w:sz w:val="24"/>
              </w:rPr>
            </w:pPr>
            <w:r>
              <w:rPr>
                <w:rFonts w:ascii="宋体" w:hAnsi="宋体" w:hint="eastAsia"/>
                <w:color w:val="000000"/>
                <w:sz w:val="24"/>
              </w:rPr>
              <w:t>保修期外售后服务要求</w:t>
            </w:r>
          </w:p>
        </w:tc>
        <w:tc>
          <w:tcPr>
            <w:tcW w:w="3373" w:type="pct"/>
            <w:vAlign w:val="center"/>
          </w:tcPr>
          <w:p>
            <w:pPr>
              <w:snapToGrid w:val="0"/>
              <w:spacing w:line="276" w:lineRule="auto"/>
              <w:ind w:firstLine="420" w:firstLineChars="200"/>
              <w:rPr>
                <w:rFonts w:ascii="宋体" w:hAnsi="宋体"/>
                <w:color w:val="000000"/>
                <w:sz w:val="24"/>
              </w:rPr>
            </w:pPr>
            <w:r>
              <w:rPr>
                <w:rFonts w:ascii="宋体" w:hAnsi="宋体" w:hint="eastAsia"/>
                <w:color w:val="000000"/>
                <w:sz w:val="24"/>
              </w:rPr>
              <w:t>保修期满后，</w:t>
            </w:r>
            <w:r>
              <w:rPr>
                <w:rFonts w:ascii="宋体" w:hAnsi="宋体" w:hint="eastAsia"/>
                <w:bCs/>
                <w:color w:val="000000"/>
                <w:sz w:val="24"/>
              </w:rPr>
              <w:t>一旦发生质量问题，投标人保证在接到通知</w:t>
            </w:r>
            <w:r>
              <w:rPr>
                <w:rFonts w:ascii="宋体" w:hAnsi="宋体" w:hint="eastAsia"/>
                <w:b/>
                <w:color w:val="000000"/>
                <w:sz w:val="24"/>
              </w:rPr>
              <w:t xml:space="preserve">24小时内 </w:t>
            </w:r>
            <w:r>
              <w:rPr>
                <w:rFonts w:ascii="宋体" w:hAnsi="宋体" w:hint="eastAsia"/>
                <w:bCs/>
                <w:color w:val="000000"/>
                <w:sz w:val="24"/>
              </w:rPr>
              <w:t>赶到现场进行修理或更换</w:t>
            </w:r>
            <w:r>
              <w:rPr>
                <w:rFonts w:ascii="宋体" w:hAnsi="宋体" w:cs="宋体" w:hint="eastAsia"/>
                <w:color w:val="000000"/>
                <w:sz w:val="24"/>
              </w:rPr>
              <w:t>，并按成本价标准收取维修及零件费用。</w:t>
            </w:r>
          </w:p>
        </w:tc>
      </w:tr>
      <w:tr>
        <w:tblPrEx>
          <w:tblW w:w="5000" w:type="pct"/>
          <w:tblInd w:w="0" w:type="dxa"/>
          <w:tblCellMar>
            <w:top w:w="0" w:type="dxa"/>
            <w:left w:w="108" w:type="dxa"/>
            <w:bottom w:w="0" w:type="dxa"/>
            <w:right w:w="108" w:type="dxa"/>
          </w:tblCellMar>
        </w:tblPrEx>
        <w:trPr>
          <w:trHeight w:val="350"/>
        </w:trPr>
        <w:tc>
          <w:tcPr>
            <w:tcW w:w="714" w:type="pct"/>
            <w:vMerge/>
            <w:vAlign w:val="center"/>
          </w:tcPr>
          <w:p>
            <w:pPr>
              <w:snapToGrid w:val="0"/>
              <w:spacing w:line="276" w:lineRule="auto"/>
              <w:jc w:val="center"/>
              <w:rPr>
                <w:rFonts w:ascii="宋体" w:hAnsi="宋体"/>
                <w:b/>
                <w:color w:val="000000"/>
                <w:sz w:val="24"/>
              </w:rPr>
            </w:pPr>
          </w:p>
        </w:tc>
        <w:tc>
          <w:tcPr>
            <w:tcW w:w="911" w:type="pct"/>
            <w:vMerge/>
            <w:vAlign w:val="center"/>
          </w:tcPr>
          <w:p>
            <w:pPr>
              <w:snapToGrid w:val="0"/>
              <w:spacing w:line="276" w:lineRule="auto"/>
              <w:rPr>
                <w:rFonts w:ascii="宋体" w:hAnsi="宋体"/>
                <w:b/>
                <w:color w:val="000000"/>
                <w:sz w:val="24"/>
              </w:rPr>
            </w:pPr>
          </w:p>
        </w:tc>
        <w:tc>
          <w:tcPr>
            <w:tcW w:w="3373" w:type="pct"/>
            <w:vAlign w:val="center"/>
          </w:tcPr>
          <w:p>
            <w:pPr>
              <w:snapToGrid w:val="0"/>
              <w:spacing w:line="276" w:lineRule="auto"/>
              <w:ind w:firstLine="420" w:firstLineChars="200"/>
              <w:rPr>
                <w:rFonts w:ascii="宋体" w:hAnsi="宋体"/>
                <w:color w:val="000000"/>
                <w:sz w:val="24"/>
              </w:rPr>
            </w:pPr>
            <w:r>
              <w:rPr>
                <w:rFonts w:ascii="宋体" w:hAnsi="宋体" w:hint="eastAsia"/>
                <w:color w:val="000000"/>
                <w:sz w:val="24"/>
              </w:rPr>
              <w:t>投标人及货物制</w:t>
            </w:r>
            <w:r>
              <w:rPr>
                <w:rFonts w:ascii="宋体" w:hAnsi="宋体" w:hint="eastAsia"/>
                <w:bCs/>
                <w:color w:val="000000"/>
                <w:sz w:val="24"/>
              </w:rPr>
              <w:t>造商不得以任何理由不按时进行维修，不得要求采购人购买所谓“保修服务”（即：不论</w:t>
            </w:r>
            <w:r>
              <w:rPr>
                <w:rFonts w:ascii="宋体" w:hAnsi="宋体" w:hint="eastAsia"/>
                <w:color w:val="000000"/>
                <w:sz w:val="24"/>
              </w:rPr>
              <w:t>货物有无故障先买保修服务），不得在货物中嵌设任何不利于采购人使用与维修货物的障碍。</w:t>
            </w:r>
          </w:p>
        </w:tc>
      </w:tr>
      <w:tr>
        <w:tblPrEx>
          <w:tblW w:w="5000" w:type="pct"/>
          <w:tblInd w:w="0" w:type="dxa"/>
          <w:tblCellMar>
            <w:top w:w="0" w:type="dxa"/>
            <w:left w:w="108" w:type="dxa"/>
            <w:bottom w:w="0" w:type="dxa"/>
            <w:right w:w="108" w:type="dxa"/>
          </w:tblCellMar>
        </w:tblPrEx>
        <w:trPr>
          <w:trHeight w:val="350"/>
        </w:trPr>
        <w:tc>
          <w:tcPr>
            <w:tcW w:w="5000" w:type="pct"/>
            <w:gridSpan w:val="3"/>
            <w:vAlign w:val="center"/>
          </w:tcPr>
          <w:p>
            <w:pPr>
              <w:snapToGrid w:val="0"/>
              <w:spacing w:line="276" w:lineRule="auto"/>
              <w:rPr>
                <w:b/>
                <w:color w:val="000000"/>
                <w:sz w:val="24"/>
              </w:rPr>
            </w:pPr>
            <w:r>
              <w:rPr>
                <w:rFonts w:hint="eastAsia"/>
                <w:b/>
                <w:color w:val="000000"/>
                <w:sz w:val="24"/>
              </w:rPr>
              <w:t>（三）其他商务要求</w:t>
            </w:r>
          </w:p>
        </w:tc>
      </w:tr>
      <w:tr>
        <w:tblPrEx>
          <w:tblW w:w="5000" w:type="pct"/>
          <w:tblInd w:w="0" w:type="dxa"/>
          <w:tblCellMar>
            <w:top w:w="0" w:type="dxa"/>
            <w:left w:w="108" w:type="dxa"/>
            <w:bottom w:w="0" w:type="dxa"/>
            <w:right w:w="108" w:type="dxa"/>
          </w:tblCellMar>
        </w:tblPrEx>
        <w:trPr>
          <w:trHeight w:val="90"/>
        </w:trPr>
        <w:tc>
          <w:tcPr>
            <w:tcW w:w="714" w:type="pct"/>
            <w:vMerge w:val="restart"/>
            <w:vAlign w:val="center"/>
          </w:tcPr>
          <w:p>
            <w:pPr>
              <w:snapToGrid w:val="0"/>
              <w:spacing w:line="276" w:lineRule="auto"/>
              <w:jc w:val="center"/>
              <w:rPr>
                <w:rFonts w:ascii="宋体" w:hAnsi="宋体"/>
                <w:b/>
                <w:color w:val="000000"/>
                <w:sz w:val="24"/>
              </w:rPr>
            </w:pPr>
            <w:r>
              <w:rPr>
                <w:rFonts w:ascii="宋体" w:hAnsi="宋体" w:hint="eastAsia"/>
                <w:b/>
                <w:color w:val="000000"/>
                <w:sz w:val="24"/>
              </w:rPr>
              <w:t>1</w:t>
            </w:r>
          </w:p>
        </w:tc>
        <w:tc>
          <w:tcPr>
            <w:tcW w:w="911" w:type="pct"/>
            <w:vMerge w:val="restart"/>
            <w:vAlign w:val="center"/>
          </w:tcPr>
          <w:p>
            <w:pPr>
              <w:snapToGrid w:val="0"/>
              <w:spacing w:line="276" w:lineRule="auto"/>
              <w:jc w:val="center"/>
              <w:rPr>
                <w:rFonts w:ascii="宋体" w:hAnsi="宋体"/>
                <w:color w:val="000000"/>
                <w:sz w:val="24"/>
              </w:rPr>
            </w:pPr>
            <w:r>
              <w:rPr>
                <w:rFonts w:ascii="宋体" w:hAnsi="宋体" w:hint="eastAsia"/>
                <w:color w:val="000000"/>
                <w:sz w:val="24"/>
              </w:rPr>
              <w:t>关于交货</w:t>
            </w:r>
          </w:p>
        </w:tc>
        <w:tc>
          <w:tcPr>
            <w:tcW w:w="3373" w:type="pct"/>
            <w:vAlign w:val="center"/>
          </w:tcPr>
          <w:p>
            <w:pPr>
              <w:snapToGrid w:val="0"/>
              <w:spacing w:line="276" w:lineRule="auto"/>
              <w:ind w:firstLine="420" w:firstLineChars="200"/>
              <w:rPr>
                <w:rFonts w:ascii="宋体" w:hAnsi="宋体"/>
                <w:b/>
                <w:bCs/>
                <w:color w:val="000000"/>
                <w:sz w:val="24"/>
              </w:rPr>
            </w:pPr>
            <w:r>
              <w:rPr>
                <w:rFonts w:ascii="宋体" w:hAnsi="宋体" w:cs="宋体" w:hint="eastAsia"/>
                <w:b/>
                <w:bCs w:val="0"/>
                <w:color w:val="FF0000"/>
                <w:sz w:val="24"/>
              </w:rPr>
              <w:t>★</w:t>
            </w:r>
            <w:r>
              <w:rPr>
                <w:rFonts w:ascii="宋体" w:hAnsi="宋体" w:hint="eastAsia"/>
                <w:b/>
                <w:bCs w:val="0"/>
                <w:color w:val="FF0000"/>
                <w:sz w:val="24"/>
              </w:rPr>
              <w:t>合同签订后，根据开办区域分批次供货，在接到甲方供货指令后，30日内将货物安装在指定位置。</w:t>
            </w:r>
          </w:p>
        </w:tc>
      </w:tr>
      <w:tr>
        <w:tblPrEx>
          <w:tblW w:w="5000" w:type="pct"/>
          <w:tblInd w:w="0" w:type="dxa"/>
          <w:tblCellMar>
            <w:top w:w="0" w:type="dxa"/>
            <w:left w:w="108" w:type="dxa"/>
            <w:bottom w:w="0" w:type="dxa"/>
            <w:right w:w="108" w:type="dxa"/>
          </w:tblCellMar>
        </w:tblPrEx>
        <w:trPr>
          <w:trHeight w:val="451"/>
        </w:trPr>
        <w:tc>
          <w:tcPr>
            <w:tcW w:w="714" w:type="pct"/>
            <w:vMerge/>
            <w:vAlign w:val="center"/>
          </w:tcPr>
          <w:p>
            <w:pPr>
              <w:snapToGrid w:val="0"/>
              <w:spacing w:line="276" w:lineRule="auto"/>
              <w:jc w:val="center"/>
              <w:rPr>
                <w:rFonts w:ascii="宋体" w:hAnsi="宋体"/>
                <w:b/>
                <w:color w:val="000000"/>
                <w:sz w:val="24"/>
              </w:rPr>
            </w:pPr>
          </w:p>
        </w:tc>
        <w:tc>
          <w:tcPr>
            <w:tcW w:w="911" w:type="pct"/>
            <w:vMerge/>
            <w:vAlign w:val="center"/>
          </w:tcPr>
          <w:p>
            <w:pPr>
              <w:snapToGrid w:val="0"/>
              <w:spacing w:line="276" w:lineRule="auto"/>
              <w:jc w:val="center"/>
              <w:rPr>
                <w:rFonts w:ascii="宋体" w:hAnsi="宋体"/>
                <w:color w:val="000000"/>
                <w:sz w:val="24"/>
              </w:rPr>
            </w:pPr>
          </w:p>
        </w:tc>
        <w:tc>
          <w:tcPr>
            <w:tcW w:w="3373" w:type="pct"/>
            <w:vAlign w:val="center"/>
          </w:tcPr>
          <w:p>
            <w:pPr>
              <w:snapToGrid w:val="0"/>
              <w:spacing w:line="276" w:lineRule="auto"/>
              <w:ind w:firstLine="420" w:firstLineChars="200"/>
              <w:rPr>
                <w:rFonts w:ascii="宋体" w:hAnsi="宋体"/>
                <w:bCs/>
                <w:color w:val="000000"/>
                <w:sz w:val="24"/>
              </w:rPr>
            </w:pPr>
            <w:r>
              <w:rPr>
                <w:rFonts w:ascii="宋体" w:hAnsi="宋体" w:hint="eastAsia"/>
                <w:bCs/>
                <w:color w:val="000000"/>
                <w:sz w:val="24"/>
              </w:rPr>
              <w:t>投标人承担设备运输、安装调试、验收检测和提供设备操作说明书、图纸等其他类似的义务。交货（具体）地点：</w:t>
            </w:r>
            <w:r>
              <w:rPr>
                <w:rFonts w:ascii="宋体" w:hAnsi="宋体" w:cs="宋体" w:hint="eastAsia"/>
                <w:color w:val="000000"/>
                <w:sz w:val="24"/>
              </w:rPr>
              <w:t>采购人指定地点。</w:t>
            </w:r>
          </w:p>
        </w:tc>
      </w:tr>
      <w:tr>
        <w:tblPrEx>
          <w:tblW w:w="5000" w:type="pct"/>
          <w:tblInd w:w="0" w:type="dxa"/>
          <w:tblCellMar>
            <w:top w:w="0" w:type="dxa"/>
            <w:left w:w="108" w:type="dxa"/>
            <w:bottom w:w="0" w:type="dxa"/>
            <w:right w:w="108" w:type="dxa"/>
          </w:tblCellMar>
        </w:tblPrEx>
        <w:trPr>
          <w:trHeight w:val="451"/>
        </w:trPr>
        <w:tc>
          <w:tcPr>
            <w:tcW w:w="714" w:type="pct"/>
            <w:vMerge/>
            <w:vAlign w:val="center"/>
          </w:tcPr>
          <w:p>
            <w:pPr>
              <w:snapToGrid w:val="0"/>
              <w:spacing w:line="276" w:lineRule="auto"/>
              <w:jc w:val="center"/>
              <w:rPr>
                <w:rFonts w:ascii="宋体" w:hAnsi="宋体"/>
                <w:b/>
                <w:color w:val="000000"/>
                <w:sz w:val="24"/>
              </w:rPr>
            </w:pPr>
          </w:p>
        </w:tc>
        <w:tc>
          <w:tcPr>
            <w:tcW w:w="911" w:type="pct"/>
            <w:vMerge/>
            <w:vAlign w:val="center"/>
          </w:tcPr>
          <w:p>
            <w:pPr>
              <w:snapToGrid w:val="0"/>
              <w:spacing w:line="276" w:lineRule="auto"/>
              <w:jc w:val="center"/>
              <w:rPr>
                <w:rFonts w:ascii="宋体" w:hAnsi="宋体"/>
                <w:color w:val="000000"/>
                <w:sz w:val="24"/>
              </w:rPr>
            </w:pPr>
          </w:p>
        </w:tc>
        <w:tc>
          <w:tcPr>
            <w:tcW w:w="3373" w:type="pct"/>
            <w:vAlign w:val="center"/>
          </w:tcPr>
          <w:p>
            <w:pPr>
              <w:snapToGrid w:val="0"/>
              <w:spacing w:line="276" w:lineRule="auto"/>
              <w:ind w:firstLine="420" w:firstLineChars="200"/>
              <w:rPr>
                <w:rFonts w:ascii="宋体" w:hAnsi="宋体"/>
                <w:bCs/>
                <w:color w:val="000000"/>
                <w:sz w:val="24"/>
              </w:rPr>
            </w:pPr>
            <w:r>
              <w:rPr>
                <w:rFonts w:ascii="宋体" w:hAnsi="宋体" w:hint="eastAsia"/>
                <w:bCs/>
                <w:color w:val="000000"/>
                <w:sz w:val="24"/>
              </w:rPr>
              <w:t>中标人应委派技术人员进行现场安装、调试，并提供货物安装调试的一切技术支持。</w:t>
            </w:r>
          </w:p>
        </w:tc>
      </w:tr>
      <w:tr>
        <w:tblPrEx>
          <w:tblW w:w="5000" w:type="pct"/>
          <w:tblInd w:w="0" w:type="dxa"/>
          <w:tblCellMar>
            <w:top w:w="0" w:type="dxa"/>
            <w:left w:w="108" w:type="dxa"/>
            <w:bottom w:w="0" w:type="dxa"/>
            <w:right w:w="108" w:type="dxa"/>
          </w:tblCellMar>
        </w:tblPrEx>
        <w:trPr>
          <w:trHeight w:val="350"/>
        </w:trPr>
        <w:tc>
          <w:tcPr>
            <w:tcW w:w="714" w:type="pct"/>
            <w:vMerge/>
            <w:vAlign w:val="center"/>
          </w:tcPr>
          <w:p>
            <w:pPr>
              <w:snapToGrid w:val="0"/>
              <w:spacing w:line="276" w:lineRule="auto"/>
              <w:jc w:val="center"/>
              <w:rPr>
                <w:rFonts w:ascii="宋体" w:hAnsi="宋体"/>
                <w:b/>
                <w:color w:val="000000"/>
                <w:sz w:val="24"/>
              </w:rPr>
            </w:pPr>
          </w:p>
        </w:tc>
        <w:tc>
          <w:tcPr>
            <w:tcW w:w="911" w:type="pct"/>
            <w:vMerge/>
            <w:vAlign w:val="center"/>
          </w:tcPr>
          <w:p>
            <w:pPr>
              <w:snapToGrid w:val="0"/>
              <w:spacing w:line="276" w:lineRule="auto"/>
              <w:jc w:val="center"/>
              <w:rPr>
                <w:rFonts w:ascii="宋体" w:hAnsi="宋体"/>
                <w:color w:val="000000"/>
                <w:sz w:val="24"/>
              </w:rPr>
            </w:pPr>
          </w:p>
        </w:tc>
        <w:tc>
          <w:tcPr>
            <w:tcW w:w="3373" w:type="pct"/>
            <w:vAlign w:val="center"/>
          </w:tcPr>
          <w:p>
            <w:pPr>
              <w:snapToGrid w:val="0"/>
              <w:spacing w:line="276" w:lineRule="auto"/>
              <w:ind w:firstLine="420" w:firstLineChars="200"/>
              <w:rPr>
                <w:rFonts w:ascii="宋体" w:hAnsi="宋体" w:cs="宋体"/>
                <w:color w:val="000000"/>
                <w:sz w:val="24"/>
              </w:rPr>
            </w:pPr>
            <w:r>
              <w:rPr>
                <w:rFonts w:ascii="宋体" w:hAnsi="宋体" w:cs="宋体" w:hint="eastAsia"/>
                <w:color w:val="000000"/>
                <w:sz w:val="24"/>
              </w:rPr>
              <w:t>货物的随机技术资料应齐全，提供但不限于如下技术文件和资料：</w:t>
            </w:r>
          </w:p>
          <w:p>
            <w:pPr>
              <w:snapToGrid w:val="0"/>
              <w:spacing w:line="276" w:lineRule="auto"/>
              <w:ind w:firstLine="420" w:firstLineChars="200"/>
              <w:rPr>
                <w:rFonts w:ascii="宋体" w:hAnsi="宋体" w:cs="宋体"/>
                <w:color w:val="000000"/>
                <w:sz w:val="24"/>
              </w:rPr>
            </w:pPr>
            <w:r>
              <w:rPr>
                <w:rFonts w:ascii="宋体" w:hAnsi="宋体" w:cs="宋体" w:hint="eastAsia"/>
                <w:color w:val="000000"/>
                <w:sz w:val="24"/>
              </w:rPr>
              <w:t>（1）产品到货清单；</w:t>
            </w:r>
          </w:p>
          <w:p>
            <w:pPr>
              <w:snapToGrid w:val="0"/>
              <w:spacing w:line="276" w:lineRule="auto"/>
              <w:ind w:firstLine="420" w:firstLineChars="200"/>
              <w:rPr>
                <w:rFonts w:ascii="宋体" w:hAnsi="宋体"/>
                <w:bCs/>
                <w:color w:val="000000"/>
                <w:sz w:val="24"/>
              </w:rPr>
            </w:pPr>
            <w:r>
              <w:rPr>
                <w:rFonts w:ascii="宋体" w:hAnsi="宋体" w:cs="宋体" w:hint="eastAsia"/>
                <w:color w:val="000000"/>
                <w:sz w:val="24"/>
              </w:rPr>
              <w:t>（2）招标文件要求提供的检测报告复印件。</w:t>
            </w:r>
          </w:p>
        </w:tc>
      </w:tr>
      <w:tr>
        <w:tblPrEx>
          <w:tblW w:w="5000" w:type="pct"/>
          <w:tblInd w:w="0" w:type="dxa"/>
          <w:tblCellMar>
            <w:top w:w="0" w:type="dxa"/>
            <w:left w:w="108" w:type="dxa"/>
            <w:bottom w:w="0" w:type="dxa"/>
            <w:right w:w="108" w:type="dxa"/>
          </w:tblCellMar>
        </w:tblPrEx>
        <w:trPr>
          <w:trHeight w:val="350"/>
        </w:trPr>
        <w:tc>
          <w:tcPr>
            <w:tcW w:w="714" w:type="pct"/>
            <w:vAlign w:val="center"/>
          </w:tcPr>
          <w:p>
            <w:pPr>
              <w:snapToGrid w:val="0"/>
              <w:spacing w:line="276" w:lineRule="auto"/>
              <w:jc w:val="center"/>
              <w:rPr>
                <w:rFonts w:ascii="宋体" w:hAnsi="宋体"/>
                <w:b/>
                <w:color w:val="000000"/>
                <w:sz w:val="24"/>
              </w:rPr>
            </w:pPr>
            <w:r>
              <w:rPr>
                <w:rFonts w:ascii="宋体" w:hAnsi="宋体" w:hint="eastAsia"/>
                <w:b/>
                <w:color w:val="000000"/>
                <w:sz w:val="24"/>
              </w:rPr>
              <w:t>2</w:t>
            </w:r>
          </w:p>
        </w:tc>
        <w:tc>
          <w:tcPr>
            <w:tcW w:w="911" w:type="pct"/>
            <w:vAlign w:val="center"/>
          </w:tcPr>
          <w:p>
            <w:pPr>
              <w:snapToGrid w:val="0"/>
              <w:spacing w:line="276" w:lineRule="auto"/>
              <w:jc w:val="center"/>
              <w:rPr>
                <w:rFonts w:ascii="宋体" w:hAnsi="宋体"/>
                <w:color w:val="000000"/>
                <w:sz w:val="24"/>
              </w:rPr>
            </w:pPr>
            <w:r>
              <w:rPr>
                <w:rFonts w:ascii="宋体" w:hAnsi="宋体" w:hint="eastAsia"/>
                <w:color w:val="000000"/>
                <w:sz w:val="24"/>
              </w:rPr>
              <w:t>质量保证</w:t>
            </w:r>
          </w:p>
        </w:tc>
        <w:tc>
          <w:tcPr>
            <w:tcW w:w="3373" w:type="pct"/>
            <w:vAlign w:val="center"/>
          </w:tcPr>
          <w:p>
            <w:pPr>
              <w:snapToGrid w:val="0"/>
              <w:spacing w:line="276" w:lineRule="auto"/>
              <w:ind w:firstLine="420" w:firstLineChars="200"/>
              <w:rPr>
                <w:rFonts w:ascii="宋体" w:hAnsi="宋体"/>
                <w:bCs/>
                <w:color w:val="000000"/>
                <w:sz w:val="24"/>
              </w:rPr>
            </w:pPr>
            <w:r>
              <w:rPr>
                <w:rFonts w:ascii="宋体" w:hAnsi="宋体" w:hint="eastAsia"/>
                <w:color w:val="000000"/>
                <w:sz w:val="24"/>
              </w:rPr>
              <w:t>中标人所供产品为原厂全新正品。</w:t>
            </w:r>
          </w:p>
        </w:tc>
      </w:tr>
      <w:tr>
        <w:tblPrEx>
          <w:tblW w:w="5000" w:type="pct"/>
          <w:tblInd w:w="0" w:type="dxa"/>
          <w:tblCellMar>
            <w:top w:w="0" w:type="dxa"/>
            <w:left w:w="108" w:type="dxa"/>
            <w:bottom w:w="0" w:type="dxa"/>
            <w:right w:w="108" w:type="dxa"/>
          </w:tblCellMar>
        </w:tblPrEx>
        <w:trPr>
          <w:trHeight w:val="350"/>
        </w:trPr>
        <w:tc>
          <w:tcPr>
            <w:tcW w:w="714" w:type="pct"/>
            <w:vMerge w:val="restart"/>
            <w:vAlign w:val="center"/>
          </w:tcPr>
          <w:p>
            <w:pPr>
              <w:snapToGrid w:val="0"/>
              <w:spacing w:line="276" w:lineRule="auto"/>
              <w:jc w:val="center"/>
              <w:rPr>
                <w:rFonts w:ascii="宋体" w:hAnsi="宋体"/>
                <w:b/>
                <w:color w:val="000000"/>
                <w:sz w:val="24"/>
              </w:rPr>
            </w:pPr>
            <w:r>
              <w:rPr>
                <w:rFonts w:ascii="宋体" w:hAnsi="宋体"/>
                <w:b/>
                <w:color w:val="000000"/>
                <w:sz w:val="24"/>
              </w:rPr>
              <w:t>3</w:t>
            </w:r>
          </w:p>
        </w:tc>
        <w:tc>
          <w:tcPr>
            <w:tcW w:w="911" w:type="pct"/>
            <w:vMerge w:val="restart"/>
            <w:vAlign w:val="center"/>
          </w:tcPr>
          <w:p>
            <w:pPr>
              <w:snapToGrid w:val="0"/>
              <w:spacing w:line="276" w:lineRule="auto"/>
              <w:jc w:val="center"/>
              <w:rPr>
                <w:rFonts w:ascii="宋体" w:hAnsi="宋体"/>
                <w:color w:val="000000"/>
                <w:sz w:val="24"/>
              </w:rPr>
            </w:pPr>
            <w:r>
              <w:rPr>
                <w:rFonts w:ascii="宋体" w:hAnsi="宋体" w:hint="eastAsia"/>
                <w:color w:val="000000"/>
                <w:sz w:val="24"/>
              </w:rPr>
              <w:t>关于验收</w:t>
            </w:r>
          </w:p>
        </w:tc>
        <w:tc>
          <w:tcPr>
            <w:tcW w:w="3373" w:type="pct"/>
            <w:vAlign w:val="center"/>
          </w:tcPr>
          <w:p>
            <w:pPr>
              <w:snapToGrid w:val="0"/>
              <w:spacing w:line="276" w:lineRule="auto"/>
              <w:ind w:firstLine="420" w:firstLineChars="200"/>
              <w:rPr>
                <w:rFonts w:ascii="宋体" w:hAnsi="宋体"/>
                <w:bCs/>
                <w:color w:val="000000"/>
                <w:sz w:val="24"/>
              </w:rPr>
            </w:pPr>
            <w:r>
              <w:rPr>
                <w:rFonts w:ascii="宋体" w:hAnsi="宋体" w:hint="eastAsia"/>
                <w:bCs/>
                <w:color w:val="000000"/>
                <w:sz w:val="24"/>
              </w:rPr>
              <w:t>货物经过甲方验收后，签署验收报告。</w:t>
            </w:r>
          </w:p>
        </w:tc>
      </w:tr>
      <w:tr>
        <w:tblPrEx>
          <w:tblW w:w="5000" w:type="pct"/>
          <w:tblInd w:w="0" w:type="dxa"/>
          <w:tblCellMar>
            <w:top w:w="0" w:type="dxa"/>
            <w:left w:w="108" w:type="dxa"/>
            <w:bottom w:w="0" w:type="dxa"/>
            <w:right w:w="108" w:type="dxa"/>
          </w:tblCellMar>
        </w:tblPrEx>
        <w:trPr>
          <w:trHeight w:val="350"/>
        </w:trPr>
        <w:tc>
          <w:tcPr>
            <w:tcW w:w="714" w:type="pct"/>
            <w:vMerge/>
            <w:vAlign w:val="center"/>
          </w:tcPr>
          <w:p>
            <w:pPr>
              <w:snapToGrid w:val="0"/>
              <w:spacing w:line="276" w:lineRule="auto"/>
              <w:jc w:val="center"/>
              <w:rPr>
                <w:rFonts w:ascii="宋体" w:hAnsi="宋体"/>
                <w:b/>
                <w:color w:val="000000"/>
                <w:sz w:val="24"/>
              </w:rPr>
            </w:pPr>
          </w:p>
        </w:tc>
        <w:tc>
          <w:tcPr>
            <w:tcW w:w="911" w:type="pct"/>
            <w:vMerge/>
            <w:vAlign w:val="center"/>
          </w:tcPr>
          <w:p>
            <w:pPr>
              <w:snapToGrid w:val="0"/>
              <w:spacing w:line="276" w:lineRule="auto"/>
              <w:rPr>
                <w:rFonts w:ascii="宋体" w:hAnsi="宋体"/>
                <w:color w:val="000000"/>
                <w:sz w:val="24"/>
              </w:rPr>
            </w:pPr>
          </w:p>
        </w:tc>
        <w:tc>
          <w:tcPr>
            <w:tcW w:w="3373" w:type="pct"/>
            <w:vAlign w:val="center"/>
          </w:tcPr>
          <w:p>
            <w:pPr>
              <w:snapToGrid w:val="0"/>
              <w:spacing w:line="276" w:lineRule="auto"/>
              <w:ind w:firstLine="420" w:firstLineChars="200"/>
              <w:rPr>
                <w:rFonts w:ascii="宋体" w:hAnsi="宋体"/>
                <w:bCs/>
                <w:color w:val="000000"/>
                <w:sz w:val="24"/>
              </w:rPr>
            </w:pPr>
            <w:r>
              <w:rPr>
                <w:rFonts w:ascii="宋体" w:hAnsi="宋体" w:hint="eastAsia"/>
                <w:bCs/>
                <w:color w:val="000000"/>
                <w:sz w:val="24"/>
              </w:rPr>
              <w:t>当满足以下条件时，采购人才向中标人签发货物验收报告：</w:t>
            </w:r>
          </w:p>
          <w:p>
            <w:pPr>
              <w:snapToGrid w:val="0"/>
              <w:spacing w:line="276" w:lineRule="auto"/>
              <w:ind w:firstLine="420" w:firstLineChars="200"/>
              <w:rPr>
                <w:rFonts w:ascii="宋体" w:hAnsi="宋体"/>
                <w:color w:val="000000"/>
                <w:sz w:val="24"/>
              </w:rPr>
            </w:pPr>
            <w:r>
              <w:rPr>
                <w:rFonts w:ascii="宋体" w:hAnsi="宋体" w:hint="eastAsia"/>
                <w:color w:val="000000"/>
                <w:sz w:val="24"/>
              </w:rPr>
              <w:t>a.中标人已按照合同规定提供了全部产品,货物符合招标文件技术规格书的要求，性能满足要求。</w:t>
            </w:r>
          </w:p>
          <w:p>
            <w:pPr>
              <w:snapToGrid w:val="0"/>
              <w:spacing w:line="276" w:lineRule="auto"/>
              <w:ind w:firstLine="420" w:firstLineChars="200"/>
              <w:rPr>
                <w:rFonts w:ascii="宋体" w:hAnsi="宋体"/>
                <w:color w:val="000000"/>
                <w:sz w:val="24"/>
              </w:rPr>
            </w:pPr>
            <w:r>
              <w:rPr>
                <w:rFonts w:ascii="宋体" w:hAnsi="宋体" w:hint="eastAsia"/>
                <w:color w:val="000000"/>
                <w:sz w:val="24"/>
              </w:rPr>
              <w:t>b.货物安装调试完毕，能正常运行。</w:t>
            </w:r>
          </w:p>
          <w:p>
            <w:pPr>
              <w:snapToGrid w:val="0"/>
              <w:spacing w:line="276" w:lineRule="auto"/>
              <w:ind w:firstLine="420" w:firstLineChars="200"/>
              <w:rPr>
                <w:rFonts w:ascii="宋体" w:hAnsi="宋体" w:cs="宋体"/>
                <w:b/>
                <w:color w:val="000000"/>
                <w:sz w:val="24"/>
              </w:rPr>
            </w:pPr>
            <w:r>
              <w:rPr>
                <w:rFonts w:ascii="宋体" w:hAnsi="宋体" w:hint="eastAsia"/>
                <w:color w:val="000000"/>
                <w:sz w:val="24"/>
              </w:rPr>
              <w:t>c.出具厂合格证明（指窗帘成品制造厂家）。</w:t>
            </w:r>
          </w:p>
        </w:tc>
      </w:tr>
      <w:tr>
        <w:tblPrEx>
          <w:tblW w:w="5000" w:type="pct"/>
          <w:tblInd w:w="0" w:type="dxa"/>
          <w:tblCellMar>
            <w:top w:w="0" w:type="dxa"/>
            <w:left w:w="108" w:type="dxa"/>
            <w:bottom w:w="0" w:type="dxa"/>
            <w:right w:w="108" w:type="dxa"/>
          </w:tblCellMar>
        </w:tblPrEx>
        <w:trPr>
          <w:trHeight w:val="824"/>
        </w:trPr>
        <w:tc>
          <w:tcPr>
            <w:tcW w:w="714" w:type="pct"/>
            <w:vAlign w:val="center"/>
          </w:tcPr>
          <w:p>
            <w:pPr>
              <w:snapToGrid w:val="0"/>
              <w:spacing w:line="276" w:lineRule="auto"/>
              <w:jc w:val="center"/>
              <w:rPr>
                <w:rFonts w:ascii="宋体" w:hAnsi="宋体"/>
                <w:b/>
                <w:color w:val="000000"/>
                <w:sz w:val="24"/>
              </w:rPr>
            </w:pPr>
            <w:r>
              <w:rPr>
                <w:rFonts w:ascii="宋体" w:hAnsi="宋体"/>
                <w:b/>
                <w:color w:val="000000"/>
                <w:sz w:val="24"/>
              </w:rPr>
              <w:t>4</w:t>
            </w:r>
          </w:p>
        </w:tc>
        <w:tc>
          <w:tcPr>
            <w:tcW w:w="911" w:type="pct"/>
            <w:vAlign w:val="center"/>
          </w:tcPr>
          <w:p>
            <w:pPr>
              <w:snapToGrid w:val="0"/>
              <w:spacing w:line="276" w:lineRule="auto"/>
              <w:jc w:val="center"/>
              <w:rPr>
                <w:rFonts w:ascii="宋体" w:hAnsi="宋体"/>
                <w:color w:val="000000"/>
                <w:sz w:val="24"/>
              </w:rPr>
            </w:pPr>
            <w:r>
              <w:rPr>
                <w:rFonts w:ascii="宋体" w:hAnsi="宋体" w:hint="eastAsia"/>
                <w:color w:val="000000"/>
                <w:sz w:val="24"/>
              </w:rPr>
              <w:t>付款方式</w:t>
            </w:r>
          </w:p>
        </w:tc>
        <w:tc>
          <w:tcPr>
            <w:tcW w:w="3373" w:type="pct"/>
            <w:vAlign w:val="center"/>
          </w:tcPr>
          <w:p>
            <w:pPr>
              <w:snapToGrid w:val="0"/>
              <w:spacing w:line="276" w:lineRule="auto"/>
              <w:ind w:firstLine="420" w:firstLineChars="200"/>
              <w:rPr>
                <w:rFonts w:ascii="宋体" w:hAnsi="宋体"/>
                <w:color w:val="000000"/>
                <w:sz w:val="24"/>
              </w:rPr>
            </w:pPr>
            <w:r>
              <w:rPr>
                <w:rFonts w:ascii="宋体" w:hAnsi="宋体" w:cs="宋体" w:hint="eastAsia"/>
                <w:b/>
                <w:bCs w:val="0"/>
                <w:color w:val="FF0000"/>
                <w:sz w:val="24"/>
              </w:rPr>
              <w:t>★</w:t>
            </w:r>
            <w:r>
              <w:rPr>
                <w:rFonts w:ascii="宋体" w:hAnsi="宋体"/>
                <w:b/>
                <w:bCs w:val="0"/>
                <w:color w:val="FF0000"/>
                <w:sz w:val="24"/>
              </w:rPr>
              <w:t>合同签订后</w:t>
            </w:r>
            <w:r>
              <w:rPr>
                <w:rFonts w:ascii="宋体" w:hAnsi="宋体" w:hint="eastAsia"/>
                <w:b/>
                <w:bCs w:val="0"/>
                <w:color w:val="FF0000"/>
                <w:sz w:val="24"/>
              </w:rPr>
              <w:t>按采购单位流程</w:t>
            </w:r>
            <w:r>
              <w:rPr>
                <w:rFonts w:ascii="宋体" w:hAnsi="宋体"/>
                <w:b/>
                <w:bCs w:val="0"/>
                <w:color w:val="FF0000"/>
                <w:sz w:val="24"/>
              </w:rPr>
              <w:t>；</w:t>
            </w:r>
            <w:r>
              <w:rPr>
                <w:rFonts w:ascii="宋体" w:hAnsi="宋体" w:cs="宋体" w:hint="eastAsia"/>
                <w:b/>
                <w:bCs w:val="0"/>
                <w:color w:val="FF0000"/>
                <w:sz w:val="24"/>
              </w:rPr>
              <w:t>货物全部安装验收合格后,采购人支付100%合同款。</w:t>
            </w:r>
          </w:p>
        </w:tc>
      </w:tr>
      <w:tr>
        <w:tblPrEx>
          <w:tblW w:w="5000" w:type="pct"/>
          <w:tblInd w:w="0" w:type="dxa"/>
          <w:tblCellMar>
            <w:top w:w="0" w:type="dxa"/>
            <w:left w:w="108" w:type="dxa"/>
            <w:bottom w:w="0" w:type="dxa"/>
            <w:right w:w="108" w:type="dxa"/>
          </w:tblCellMar>
        </w:tblPrEx>
        <w:trPr>
          <w:trHeight w:val="350"/>
        </w:trPr>
        <w:tc>
          <w:tcPr>
            <w:tcW w:w="714" w:type="pct"/>
            <w:vAlign w:val="center"/>
          </w:tcPr>
          <w:p>
            <w:pPr>
              <w:snapToGrid w:val="0"/>
              <w:spacing w:line="276" w:lineRule="auto"/>
              <w:jc w:val="center"/>
              <w:rPr>
                <w:rFonts w:ascii="宋体" w:hAnsi="宋体"/>
                <w:b/>
                <w:color w:val="000000"/>
                <w:sz w:val="24"/>
              </w:rPr>
            </w:pPr>
            <w:r>
              <w:rPr>
                <w:rFonts w:ascii="宋体" w:hAnsi="宋体" w:hint="eastAsia"/>
                <w:b/>
                <w:color w:val="000000"/>
                <w:sz w:val="24"/>
              </w:rPr>
              <w:t>5</w:t>
            </w:r>
          </w:p>
        </w:tc>
        <w:tc>
          <w:tcPr>
            <w:tcW w:w="911" w:type="pct"/>
            <w:vAlign w:val="center"/>
          </w:tcPr>
          <w:p>
            <w:pPr>
              <w:snapToGrid w:val="0"/>
              <w:spacing w:line="276" w:lineRule="auto"/>
              <w:jc w:val="center"/>
              <w:rPr>
                <w:rFonts w:ascii="宋体" w:hAnsi="宋体"/>
                <w:color w:val="000000"/>
                <w:sz w:val="24"/>
              </w:rPr>
            </w:pPr>
            <w:r>
              <w:rPr>
                <w:rFonts w:ascii="宋体" w:hAnsi="宋体" w:hint="eastAsia"/>
                <w:color w:val="000000"/>
                <w:sz w:val="24"/>
              </w:rPr>
              <w:t>培训</w:t>
            </w:r>
          </w:p>
        </w:tc>
        <w:tc>
          <w:tcPr>
            <w:tcW w:w="3373" w:type="pct"/>
            <w:vAlign w:val="center"/>
          </w:tcPr>
          <w:p>
            <w:pPr>
              <w:snapToGrid w:val="0"/>
              <w:spacing w:line="276" w:lineRule="auto"/>
              <w:ind w:firstLine="418" w:firstLineChars="199"/>
              <w:rPr>
                <w:rFonts w:ascii="宋体" w:hAnsi="宋体"/>
                <w:b/>
                <w:color w:val="000000"/>
                <w:sz w:val="24"/>
              </w:rPr>
            </w:pPr>
            <w:r>
              <w:rPr>
                <w:rFonts w:ascii="宋体" w:hAnsi="宋体" w:hint="eastAsia"/>
                <w:color w:val="000000"/>
                <w:sz w:val="24"/>
              </w:rPr>
              <w:t>投标人应派专业技术人员免费对采购单位指定人员进行定期培训及指导，直至其完全掌握货物的功能应用及基本故障处理技术。</w:t>
            </w:r>
          </w:p>
        </w:tc>
      </w:tr>
      <w:tr>
        <w:tblPrEx>
          <w:tblW w:w="5000" w:type="pct"/>
          <w:tblInd w:w="0" w:type="dxa"/>
          <w:tblCellMar>
            <w:top w:w="0" w:type="dxa"/>
            <w:left w:w="108" w:type="dxa"/>
            <w:bottom w:w="0" w:type="dxa"/>
            <w:right w:w="108" w:type="dxa"/>
          </w:tblCellMar>
        </w:tblPrEx>
        <w:trPr>
          <w:trHeight w:val="710"/>
        </w:trPr>
        <w:tc>
          <w:tcPr>
            <w:tcW w:w="714" w:type="pct"/>
            <w:tcBorders>
              <w:bottom w:val="single" w:sz="4" w:space="0" w:color="auto"/>
            </w:tcBorders>
            <w:vAlign w:val="center"/>
          </w:tcPr>
          <w:p>
            <w:pPr>
              <w:snapToGrid w:val="0"/>
              <w:spacing w:line="276" w:lineRule="auto"/>
              <w:jc w:val="center"/>
              <w:rPr>
                <w:rFonts w:ascii="宋体" w:hAnsi="宋体"/>
                <w:b/>
                <w:color w:val="000000"/>
                <w:sz w:val="24"/>
              </w:rPr>
            </w:pPr>
            <w:r>
              <w:rPr>
                <w:rFonts w:ascii="宋体" w:hAnsi="宋体" w:hint="eastAsia"/>
                <w:b/>
                <w:color w:val="000000"/>
                <w:sz w:val="24"/>
              </w:rPr>
              <w:t>6</w:t>
            </w:r>
          </w:p>
        </w:tc>
        <w:tc>
          <w:tcPr>
            <w:tcW w:w="911" w:type="pct"/>
            <w:tcBorders>
              <w:bottom w:val="single" w:sz="4" w:space="0" w:color="auto"/>
            </w:tcBorders>
            <w:vAlign w:val="center"/>
          </w:tcPr>
          <w:p>
            <w:pPr>
              <w:snapToGrid w:val="0"/>
              <w:spacing w:line="276" w:lineRule="auto"/>
              <w:jc w:val="center"/>
              <w:rPr>
                <w:rFonts w:ascii="宋体" w:hAnsi="宋体" w:cs="宋体"/>
                <w:color w:val="000000"/>
                <w:sz w:val="24"/>
              </w:rPr>
            </w:pPr>
            <w:r>
              <w:rPr>
                <w:rFonts w:ascii="宋体" w:hAnsi="宋体" w:cs="宋体" w:hint="eastAsia"/>
                <w:color w:val="000000"/>
                <w:sz w:val="24"/>
              </w:rPr>
              <w:t>报价要求</w:t>
            </w:r>
          </w:p>
        </w:tc>
        <w:tc>
          <w:tcPr>
            <w:tcW w:w="3373" w:type="pct"/>
            <w:tcBorders>
              <w:bottom w:val="single" w:sz="4" w:space="0" w:color="auto"/>
            </w:tcBorders>
            <w:vAlign w:val="center"/>
          </w:tcPr>
          <w:p>
            <w:pPr>
              <w:snapToGrid w:val="0"/>
              <w:spacing w:line="276" w:lineRule="auto"/>
              <w:ind w:firstLine="420" w:firstLineChars="200"/>
              <w:rPr>
                <w:rFonts w:ascii="宋体" w:hAnsi="宋体" w:cs="宋体"/>
                <w:color w:val="000000"/>
                <w:sz w:val="24"/>
              </w:rPr>
            </w:pPr>
            <w:r>
              <w:rPr>
                <w:rFonts w:ascii="宋体" w:hAnsi="宋体" w:cs="宋体" w:hint="eastAsia"/>
                <w:color w:val="000000"/>
                <w:sz w:val="24"/>
              </w:rPr>
              <w:t>投标人应按货物需求的要求逐项报价。投标人提供的所有报价除另有约定外已包含购买货物费用及售后服务所发生的所有费用，包括但不限于代理费、税费、货物运至医院安装指定地点的如运输费、保险费、叉车费和装卸费；配套资料费、安装调试费、服务培训费、项目验收时的耗材、强制性第三方监督检验机构的验收检验费用以及免费保修期内的售后服务费用等。投标总价应为各分项合计价格之和。与总项目相关的上述安装调试等费用须分摊计入各分项，不得以单项计费。</w:t>
            </w:r>
          </w:p>
          <w:p>
            <w:pPr>
              <w:snapToGrid w:val="0"/>
              <w:spacing w:line="276" w:lineRule="auto"/>
              <w:rPr>
                <w:rFonts w:ascii="宋体" w:hAnsi="宋体" w:cs="宋体"/>
                <w:color w:val="000000"/>
                <w:sz w:val="24"/>
              </w:rPr>
            </w:pPr>
            <w:r>
              <w:rPr>
                <w:rFonts w:ascii="宋体" w:hAnsi="宋体" w:cs="宋体" w:hint="eastAsia"/>
                <w:color w:val="000000"/>
                <w:sz w:val="24"/>
              </w:rPr>
              <w:t>每一分项设备必须另附其详细配置清单及货号，包括附件和配件货物。</w:t>
            </w:r>
          </w:p>
        </w:tc>
      </w:tr>
      <w:tr>
        <w:tblPrEx>
          <w:tblW w:w="5000" w:type="pct"/>
          <w:tblInd w:w="0" w:type="dxa"/>
          <w:tblCellMar>
            <w:top w:w="0" w:type="dxa"/>
            <w:left w:w="108" w:type="dxa"/>
            <w:bottom w:w="0" w:type="dxa"/>
            <w:right w:w="108" w:type="dxa"/>
          </w:tblCellMar>
        </w:tblPrEx>
        <w:trPr>
          <w:trHeight w:val="710"/>
        </w:trPr>
        <w:tc>
          <w:tcPr>
            <w:tcW w:w="714" w:type="pct"/>
            <w:vMerge w:val="restart"/>
            <w:tcBorders>
              <w:bottom w:val="single" w:sz="4" w:space="0" w:color="auto"/>
            </w:tcBorders>
            <w:vAlign w:val="center"/>
          </w:tcPr>
          <w:p>
            <w:pPr>
              <w:snapToGrid w:val="0"/>
              <w:spacing w:line="276" w:lineRule="auto"/>
              <w:jc w:val="center"/>
              <w:rPr>
                <w:rFonts w:ascii="宋体" w:hAnsi="宋体"/>
                <w:b/>
                <w:color w:val="000000"/>
                <w:sz w:val="24"/>
              </w:rPr>
            </w:pPr>
            <w:r>
              <w:rPr>
                <w:rFonts w:ascii="宋体" w:hAnsi="宋体"/>
                <w:b/>
                <w:color w:val="000000"/>
                <w:sz w:val="24"/>
              </w:rPr>
              <w:t>7</w:t>
            </w:r>
          </w:p>
        </w:tc>
        <w:tc>
          <w:tcPr>
            <w:tcW w:w="911" w:type="pct"/>
            <w:vMerge w:val="restart"/>
            <w:tcBorders>
              <w:bottom w:val="single" w:sz="4" w:space="0" w:color="auto"/>
            </w:tcBorders>
            <w:vAlign w:val="center"/>
          </w:tcPr>
          <w:p>
            <w:pPr>
              <w:snapToGrid w:val="0"/>
              <w:spacing w:line="276" w:lineRule="auto"/>
              <w:jc w:val="center"/>
              <w:rPr>
                <w:rFonts w:ascii="宋体" w:hAnsi="宋体"/>
                <w:color w:val="000000"/>
                <w:sz w:val="24"/>
              </w:rPr>
            </w:pPr>
            <w:r>
              <w:rPr>
                <w:rFonts w:ascii="宋体" w:hAnsi="宋体" w:hint="eastAsia"/>
                <w:color w:val="000000"/>
                <w:sz w:val="24"/>
              </w:rPr>
              <w:t>关于</w:t>
            </w:r>
            <w:r>
              <w:rPr>
                <w:rFonts w:ascii="宋体" w:hAnsi="宋体"/>
                <w:color w:val="000000"/>
                <w:sz w:val="24"/>
              </w:rPr>
              <w:t>知识产权</w:t>
            </w:r>
          </w:p>
        </w:tc>
        <w:tc>
          <w:tcPr>
            <w:tcW w:w="3373" w:type="pct"/>
            <w:tcBorders>
              <w:bottom w:val="single" w:sz="4" w:space="0" w:color="auto"/>
            </w:tcBorders>
            <w:vAlign w:val="center"/>
          </w:tcPr>
          <w:p>
            <w:pPr>
              <w:snapToGrid w:val="0"/>
              <w:spacing w:line="276" w:lineRule="auto"/>
              <w:ind w:firstLine="420" w:firstLineChars="200"/>
              <w:rPr>
                <w:rFonts w:ascii="宋体" w:hAnsi="宋体"/>
                <w:b/>
                <w:color w:val="000000"/>
                <w:sz w:val="24"/>
              </w:rPr>
            </w:pPr>
            <w:r>
              <w:rPr>
                <w:rFonts w:ascii="宋体" w:hAnsi="宋体" w:hint="eastAsia"/>
                <w:color w:val="000000"/>
                <w:sz w:val="24"/>
              </w:rPr>
              <w:t>提供的货物必须是合法厂家生产和经销的原包装产品（包括零配件），必须具备生产日期、厂家、厂址、产品合格证等。</w:t>
            </w:r>
          </w:p>
        </w:tc>
      </w:tr>
      <w:tr>
        <w:tblPrEx>
          <w:tblW w:w="5000" w:type="pct"/>
          <w:tblInd w:w="0" w:type="dxa"/>
          <w:tblCellMar>
            <w:top w:w="0" w:type="dxa"/>
            <w:left w:w="108" w:type="dxa"/>
            <w:bottom w:w="0" w:type="dxa"/>
            <w:right w:w="108" w:type="dxa"/>
          </w:tblCellMar>
        </w:tblPrEx>
        <w:trPr>
          <w:trHeight w:val="350"/>
        </w:trPr>
        <w:tc>
          <w:tcPr>
            <w:tcW w:w="714" w:type="pct"/>
            <w:vMerge/>
            <w:vAlign w:val="center"/>
          </w:tcPr>
          <w:p>
            <w:pPr>
              <w:snapToGrid w:val="0"/>
              <w:spacing w:line="276" w:lineRule="auto"/>
              <w:jc w:val="center"/>
              <w:rPr>
                <w:rFonts w:ascii="宋体" w:hAnsi="宋体"/>
                <w:b/>
                <w:color w:val="000000"/>
                <w:sz w:val="24"/>
              </w:rPr>
            </w:pPr>
          </w:p>
        </w:tc>
        <w:tc>
          <w:tcPr>
            <w:tcW w:w="911" w:type="pct"/>
            <w:vMerge/>
            <w:vAlign w:val="center"/>
          </w:tcPr>
          <w:p>
            <w:pPr>
              <w:snapToGrid w:val="0"/>
              <w:spacing w:line="276" w:lineRule="auto"/>
              <w:jc w:val="center"/>
              <w:rPr>
                <w:rFonts w:ascii="宋体" w:hAnsi="宋体"/>
                <w:color w:val="000000"/>
                <w:sz w:val="24"/>
              </w:rPr>
            </w:pPr>
          </w:p>
        </w:tc>
        <w:tc>
          <w:tcPr>
            <w:tcW w:w="3373" w:type="pct"/>
            <w:vAlign w:val="center"/>
          </w:tcPr>
          <w:p>
            <w:pPr>
              <w:snapToGrid w:val="0"/>
              <w:spacing w:line="276" w:lineRule="auto"/>
              <w:ind w:firstLine="420" w:firstLineChars="200"/>
              <w:rPr>
                <w:rFonts w:ascii="宋体" w:hAnsi="宋体"/>
                <w:color w:val="000000"/>
                <w:sz w:val="24"/>
              </w:rPr>
            </w:pPr>
            <w:r>
              <w:rPr>
                <w:rFonts w:ascii="宋体" w:hAnsi="宋体" w:hint="eastAsia"/>
                <w:color w:val="000000"/>
                <w:sz w:val="24"/>
              </w:rPr>
              <w:t>投标人应保证采购人在使用货物或其任何一部分时，免受第三方提出的侵犯其专利权、商标权、著作权或其它知识产权的起诉或司法干预。投标人保证所提供软件的合法性，如果发生上述起诉或干预，则其法律责任均由中标人负责。所发生的任何知识产权纠纷与采购人无关。</w:t>
            </w:r>
          </w:p>
        </w:tc>
      </w:tr>
      <w:tr>
        <w:tblPrEx>
          <w:tblW w:w="5000" w:type="pct"/>
          <w:tblInd w:w="0" w:type="dxa"/>
          <w:tblCellMar>
            <w:top w:w="0" w:type="dxa"/>
            <w:left w:w="108" w:type="dxa"/>
            <w:bottom w:w="0" w:type="dxa"/>
            <w:right w:w="108" w:type="dxa"/>
          </w:tblCellMar>
        </w:tblPrEx>
        <w:trPr>
          <w:trHeight w:val="350"/>
        </w:trPr>
        <w:tc>
          <w:tcPr>
            <w:tcW w:w="714" w:type="pct"/>
            <w:vMerge/>
            <w:vAlign w:val="center"/>
          </w:tcPr>
          <w:p>
            <w:pPr>
              <w:snapToGrid w:val="0"/>
              <w:spacing w:line="276" w:lineRule="auto"/>
              <w:jc w:val="center"/>
              <w:rPr>
                <w:rFonts w:ascii="宋体" w:hAnsi="宋体"/>
                <w:b/>
                <w:color w:val="000000"/>
                <w:sz w:val="24"/>
              </w:rPr>
            </w:pPr>
          </w:p>
        </w:tc>
        <w:tc>
          <w:tcPr>
            <w:tcW w:w="911" w:type="pct"/>
            <w:vMerge/>
            <w:vAlign w:val="center"/>
          </w:tcPr>
          <w:p>
            <w:pPr>
              <w:snapToGrid w:val="0"/>
              <w:spacing w:line="276" w:lineRule="auto"/>
              <w:jc w:val="center"/>
              <w:rPr>
                <w:rFonts w:ascii="宋体" w:hAnsi="宋体"/>
                <w:color w:val="000000"/>
                <w:sz w:val="24"/>
              </w:rPr>
            </w:pPr>
          </w:p>
        </w:tc>
        <w:tc>
          <w:tcPr>
            <w:tcW w:w="3373" w:type="pct"/>
            <w:vAlign w:val="center"/>
          </w:tcPr>
          <w:p>
            <w:pPr>
              <w:snapToGrid w:val="0"/>
              <w:spacing w:line="276" w:lineRule="auto"/>
              <w:ind w:firstLine="420" w:firstLineChars="200"/>
              <w:rPr>
                <w:rFonts w:ascii="宋体" w:hAnsi="宋体"/>
                <w:color w:val="000000"/>
                <w:sz w:val="24"/>
              </w:rPr>
            </w:pPr>
            <w:r>
              <w:rPr>
                <w:rFonts w:ascii="宋体" w:hAnsi="宋体" w:hint="eastAsia"/>
                <w:color w:val="000000"/>
                <w:sz w:val="24"/>
              </w:rPr>
              <w:t>采购人购买货物后，有权对该货物与其他货物进行配套、整合或适当改进，而免受侵犯专利权的起诉。</w:t>
            </w:r>
          </w:p>
        </w:tc>
      </w:tr>
      <w:tr>
        <w:tblPrEx>
          <w:tblW w:w="5000" w:type="pct"/>
          <w:tblInd w:w="0" w:type="dxa"/>
          <w:tblCellMar>
            <w:top w:w="0" w:type="dxa"/>
            <w:left w:w="108" w:type="dxa"/>
            <w:bottom w:w="0" w:type="dxa"/>
            <w:right w:w="108" w:type="dxa"/>
          </w:tblCellMar>
        </w:tblPrEx>
        <w:trPr>
          <w:trHeight w:val="350"/>
        </w:trPr>
        <w:tc>
          <w:tcPr>
            <w:tcW w:w="714" w:type="pct"/>
            <w:vMerge w:val="restart"/>
            <w:vAlign w:val="center"/>
          </w:tcPr>
          <w:p>
            <w:pPr>
              <w:snapToGrid w:val="0"/>
              <w:spacing w:line="276" w:lineRule="auto"/>
              <w:jc w:val="center"/>
              <w:rPr>
                <w:rFonts w:ascii="宋体" w:hAnsi="宋体"/>
                <w:b/>
                <w:color w:val="000000"/>
                <w:sz w:val="24"/>
              </w:rPr>
            </w:pPr>
            <w:r>
              <w:rPr>
                <w:rFonts w:ascii="宋体" w:hAnsi="宋体" w:hint="eastAsia"/>
                <w:b/>
                <w:color w:val="000000"/>
                <w:sz w:val="24"/>
              </w:rPr>
              <w:t>8</w:t>
            </w:r>
          </w:p>
        </w:tc>
        <w:tc>
          <w:tcPr>
            <w:tcW w:w="911" w:type="pct"/>
            <w:vMerge w:val="restart"/>
            <w:vAlign w:val="center"/>
          </w:tcPr>
          <w:p>
            <w:pPr>
              <w:snapToGrid w:val="0"/>
              <w:spacing w:line="276" w:lineRule="auto"/>
              <w:jc w:val="center"/>
              <w:rPr>
                <w:rFonts w:ascii="宋体" w:hAnsi="宋体"/>
                <w:color w:val="000000"/>
                <w:sz w:val="24"/>
              </w:rPr>
            </w:pPr>
            <w:r>
              <w:rPr>
                <w:rFonts w:ascii="宋体" w:hAnsi="宋体" w:hint="eastAsia"/>
                <w:color w:val="000000"/>
                <w:sz w:val="24"/>
              </w:rPr>
              <w:t>关于违约</w:t>
            </w:r>
          </w:p>
        </w:tc>
        <w:tc>
          <w:tcPr>
            <w:tcW w:w="3373" w:type="pct"/>
            <w:vAlign w:val="center"/>
          </w:tcPr>
          <w:p>
            <w:pPr>
              <w:snapToGrid w:val="0"/>
              <w:spacing w:line="276" w:lineRule="auto"/>
              <w:ind w:firstLine="420" w:firstLineChars="200"/>
              <w:rPr>
                <w:rFonts w:ascii="宋体" w:hAnsi="宋体" w:cs="宋体"/>
                <w:b/>
                <w:bCs w:val="0"/>
                <w:color w:val="FF0000"/>
                <w:sz w:val="24"/>
              </w:rPr>
            </w:pPr>
            <w:r>
              <w:rPr>
                <w:rFonts w:ascii="宋体" w:hAnsi="宋体" w:cs="宋体" w:hint="eastAsia"/>
                <w:b/>
                <w:bCs w:val="0"/>
                <w:color w:val="FF0000"/>
                <w:sz w:val="24"/>
              </w:rPr>
              <w:t>★（1）投标人逾期未交货物的，投标人向采购人每日偿付该批次货物款 千分之十 的违约金。投标人超过交货期限 20 日仍未交货且无合理理由的，采购人有权解除合同。</w:t>
            </w:r>
          </w:p>
          <w:p>
            <w:pPr>
              <w:snapToGrid w:val="0"/>
              <w:spacing w:line="276" w:lineRule="auto"/>
              <w:ind w:firstLine="420" w:firstLineChars="200"/>
              <w:rPr>
                <w:rFonts w:ascii="宋体" w:hAnsi="宋体"/>
                <w:b/>
                <w:color w:val="000000"/>
                <w:sz w:val="24"/>
              </w:rPr>
            </w:pPr>
            <w:r>
              <w:rPr>
                <w:rFonts w:ascii="宋体" w:hAnsi="宋体" w:cs="宋体" w:hint="eastAsia"/>
                <w:b/>
                <w:bCs w:val="0"/>
                <w:color w:val="FF0000"/>
                <w:sz w:val="24"/>
              </w:rPr>
              <w:t>★（2）中标人不能交货的，需偿付不能交货部分货款的 30%的违约金并按主管部门相关规定处理。</w:t>
            </w:r>
          </w:p>
        </w:tc>
      </w:tr>
      <w:tr>
        <w:tblPrEx>
          <w:tblW w:w="5000" w:type="pct"/>
          <w:tblInd w:w="0" w:type="dxa"/>
          <w:tblCellMar>
            <w:top w:w="0" w:type="dxa"/>
            <w:left w:w="108" w:type="dxa"/>
            <w:bottom w:w="0" w:type="dxa"/>
            <w:right w:w="108" w:type="dxa"/>
          </w:tblCellMar>
        </w:tblPrEx>
        <w:trPr>
          <w:trHeight w:val="982"/>
        </w:trPr>
        <w:tc>
          <w:tcPr>
            <w:tcW w:w="714" w:type="pct"/>
            <w:vMerge/>
            <w:vAlign w:val="center"/>
          </w:tcPr>
          <w:p>
            <w:pPr>
              <w:snapToGrid w:val="0"/>
              <w:spacing w:line="276" w:lineRule="auto"/>
              <w:jc w:val="center"/>
              <w:rPr>
                <w:rFonts w:ascii="宋体" w:hAnsi="宋体"/>
                <w:b/>
                <w:color w:val="000000"/>
                <w:sz w:val="24"/>
              </w:rPr>
            </w:pPr>
          </w:p>
        </w:tc>
        <w:tc>
          <w:tcPr>
            <w:tcW w:w="911" w:type="pct"/>
            <w:vMerge/>
            <w:vAlign w:val="center"/>
          </w:tcPr>
          <w:p>
            <w:pPr>
              <w:snapToGrid w:val="0"/>
              <w:spacing w:line="276" w:lineRule="auto"/>
              <w:jc w:val="center"/>
              <w:rPr>
                <w:rFonts w:ascii="宋体" w:hAnsi="宋体"/>
                <w:color w:val="000000"/>
                <w:sz w:val="24"/>
              </w:rPr>
            </w:pPr>
          </w:p>
        </w:tc>
        <w:tc>
          <w:tcPr>
            <w:tcW w:w="3373" w:type="pct"/>
            <w:vAlign w:val="center"/>
          </w:tcPr>
          <w:p>
            <w:pPr>
              <w:snapToGrid w:val="0"/>
              <w:spacing w:line="276" w:lineRule="auto"/>
              <w:ind w:firstLine="420" w:firstLineChars="200"/>
              <w:rPr>
                <w:rFonts w:ascii="宋体" w:hAnsi="宋体"/>
                <w:color w:val="000000"/>
                <w:sz w:val="24"/>
              </w:rPr>
            </w:pPr>
            <w:r>
              <w:rPr>
                <w:rFonts w:ascii="宋体" w:hAnsi="宋体" w:hint="eastAsia"/>
                <w:color w:val="000000"/>
                <w:spacing w:val="-3"/>
                <w:sz w:val="24"/>
              </w:rPr>
              <w:t>中标人所交付产品、工程或服务不符合其投标承诺的，或在投标阶段为了中标而盲目虚假承诺、低价恶性竞争，在履约阶段则通过偷工减料、以次充好而获取利润的，按不能履约，并报主管部门处理。</w:t>
            </w:r>
          </w:p>
        </w:tc>
      </w:tr>
    </w:tbl>
    <w:p>
      <w:pPr>
        <w:rPr>
          <w:rFonts w:ascii="宋体" w:hAnsi="宋体" w:cs="宋体"/>
          <w:b/>
          <w:bCs/>
          <w:kern w:val="0"/>
          <w:sz w:val="24"/>
        </w:rPr>
      </w:pPr>
      <w:r>
        <w:rPr>
          <w:rFonts w:ascii="宋体" w:hAnsi="宋体" w:cs="宋体" w:hint="eastAsia"/>
          <w:b/>
          <w:bCs/>
          <w:kern w:val="0"/>
          <w:sz w:val="24"/>
        </w:rPr>
        <w:br w:type="page"/>
      </w:r>
    </w:p>
    <w:p>
      <w:pPr>
        <w:keepNext/>
        <w:keepLines/>
        <w:adjustRightInd w:val="0"/>
        <w:spacing w:before="120" w:beforeLines="50" w:after="120" w:afterLines="50"/>
        <w:jc w:val="center"/>
        <w:textAlignment w:val="baseline"/>
        <w:outlineLvl w:val="1"/>
        <w:rPr>
          <w:rFonts w:ascii="宋体" w:hAnsi="宋体" w:cs="宋体"/>
          <w:b/>
          <w:bCs/>
          <w:kern w:val="0"/>
          <w:sz w:val="24"/>
        </w:rPr>
      </w:pPr>
      <w:r>
        <w:rPr>
          <w:rFonts w:ascii="宋体" w:hAnsi="宋体" w:cs="宋体" w:hint="eastAsia"/>
          <w:b/>
          <w:bCs/>
          <w:kern w:val="0"/>
          <w:sz w:val="24"/>
        </w:rPr>
        <w:t>六、其他重要条款</w:t>
      </w:r>
    </w:p>
    <w:p>
      <w:pPr>
        <w:ind w:firstLine="420" w:firstLineChars="200"/>
        <w:rPr>
          <w:rFonts w:ascii="宋体" w:hAnsi="宋体" w:cs="宋体"/>
          <w:bCs/>
          <w:sz w:val="24"/>
        </w:rPr>
      </w:pPr>
      <w:r>
        <w:rPr>
          <w:rFonts w:ascii="宋体" w:hAnsi="宋体" w:cs="宋体" w:hint="eastAsia"/>
          <w:bCs/>
          <w:sz w:val="24"/>
        </w:rPr>
        <w:t>1、本项目投标报价采用包干制，应包括成本、法定税费和相应的利润，应涵盖本项目招标范围和招标文件所列的各项内容中所述的全部。由投标人根据招标需求自行测算投标报价；一经中标，投标报价即作为中标单位与采购人签订的合同金额。</w:t>
      </w:r>
    </w:p>
    <w:p>
      <w:pPr>
        <w:spacing w:before="60" w:beforeLines="25" w:after="60" w:afterLines="25"/>
        <w:ind w:firstLine="393" w:firstLineChars="187"/>
        <w:rPr>
          <w:rFonts w:ascii="宋体" w:hAnsi="宋体" w:cs="宋体"/>
          <w:sz w:val="24"/>
        </w:rPr>
      </w:pPr>
      <w:r>
        <w:rPr>
          <w:rFonts w:ascii="宋体" w:hAnsi="宋体" w:cs="宋体" w:hint="eastAsia"/>
          <w:bCs/>
          <w:sz w:val="24"/>
        </w:rPr>
        <w:t>2、投标人应充分了解项目的位置、情况、道路及任何其它足以影响投标报价的情况，任何因忽视或误解项目情况而导致的索赔或服务期限延长申请将不获批准。</w:t>
      </w:r>
    </w:p>
    <w:p>
      <w:pPr>
        <w:ind w:firstLine="420" w:firstLineChars="200"/>
        <w:rPr>
          <w:rFonts w:ascii="宋体" w:hAnsi="宋体" w:cs="宋体"/>
          <w:bCs/>
          <w:sz w:val="24"/>
        </w:rPr>
      </w:pPr>
      <w:r>
        <w:rPr>
          <w:rFonts w:ascii="宋体" w:hAnsi="宋体" w:cs="宋体" w:hint="eastAsia"/>
          <w:bCs/>
          <w:sz w:val="24"/>
        </w:rPr>
        <w:t>3、投标人不得期望通过索赔等方式获取补偿，否则，除可能遭到拒绝外，还可能将被作为不良行为记录在案，并可能影响其以后参加政府采购的项目投标。各投标人在投标报价时，应充分考虑投标报价的风险。</w:t>
      </w:r>
    </w:p>
    <w:p>
      <w:pPr>
        <w:ind w:firstLine="420" w:firstLineChars="200"/>
        <w:rPr>
          <w:rFonts w:ascii="宋体" w:hAnsi="宋体" w:cs="宋体"/>
          <w:bCs/>
          <w:sz w:val="24"/>
        </w:rPr>
      </w:pPr>
      <w:r>
        <w:rPr>
          <w:rFonts w:ascii="宋体" w:hAnsi="宋体" w:cs="宋体" w:hint="eastAsia"/>
          <w:bCs/>
          <w:sz w:val="24"/>
        </w:rPr>
        <w:t>4、鼓励采购人积极运用公共信用信息，明确对信用记录良好的供应商（特别是中小微企业）免收履约保证金，确需收取履约保证金的，列明通过保函等非现金方式收取。在采购合同中明确对上述企业加大首付款或预付款比例，具体由采购人根据项目实际情况确定。</w:t>
      </w:r>
    </w:p>
    <w:p>
      <w:pPr>
        <w:ind w:firstLine="420" w:firstLineChars="200"/>
        <w:rPr>
          <w:rFonts w:ascii="宋体" w:hAnsi="宋体" w:cs="宋体"/>
          <w:bCs/>
          <w:sz w:val="24"/>
        </w:rPr>
      </w:pPr>
      <w:r>
        <w:rPr>
          <w:rFonts w:ascii="宋体" w:hAnsi="宋体" w:cs="宋体" w:hint="eastAsia"/>
          <w:bCs/>
          <w:sz w:val="24"/>
        </w:rPr>
        <w:t>5、除政府采购合同继续履行将损害国家利益和社会公共利益外，双方当事人不得擅自变更、中止或者终止合同。</w:t>
      </w:r>
    </w:p>
    <w:p>
      <w:pPr>
        <w:ind w:firstLine="420" w:firstLineChars="200"/>
        <w:rPr>
          <w:rFonts w:ascii="宋体" w:hAnsi="宋体" w:cs="宋体"/>
          <w:kern w:val="0"/>
        </w:rPr>
      </w:pPr>
      <w:r>
        <w:rPr>
          <w:rFonts w:ascii="宋体" w:hAnsi="宋体" w:cs="宋体" w:hint="eastAsia"/>
          <w:bCs/>
          <w:sz w:val="24"/>
        </w:rPr>
        <w:t>6、“信用中国”、“中国政府采购网”、“深圳信用网”以及“深圳市政府采购监管网”为供应商信用信息的查询渠道，相关信息以开标当日的查询结果为准。</w:t>
      </w:r>
      <w:r>
        <w:rPr>
          <w:rFonts w:ascii="宋体" w:hAnsi="宋体" w:cs="宋体" w:hint="eastAsia"/>
          <w:kern w:val="0"/>
          <w:sz w:val="24"/>
        </w:rPr>
        <w:t>如开标当日“信用中国”、“中国政府采购网”、“深圳信用网”以及“深圳市政府采购监管网”四个网站出现网站无法打开的特殊情况，相关信息则以中标通知书发出前的查询结果为准。</w:t>
      </w:r>
    </w:p>
    <w:p>
      <w:pPr>
        <w:ind w:firstLine="420" w:firstLineChars="200"/>
      </w:pPr>
      <w:r>
        <w:rPr>
          <w:rFonts w:hint="eastAsia"/>
        </w:rPr>
        <w:br w:type="page"/>
      </w:r>
    </w:p>
    <w:p>
      <w:pPr>
        <w:pStyle w:val="Heading2"/>
        <w:rPr>
          <w:kern w:val="2"/>
        </w:rPr>
      </w:pPr>
      <w:r>
        <w:rPr>
          <w:rFonts w:hint="eastAsia"/>
          <w:kern w:val="2"/>
        </w:rPr>
        <w:t>第四章 投标文件组成要求及格式</w:t>
      </w:r>
    </w:p>
    <w:p>
      <w:pPr>
        <w:rPr>
          <w:rStyle w:val="3Char"/>
          <w:sz w:val="24"/>
        </w:rPr>
      </w:pPr>
      <w:r>
        <w:rPr>
          <w:rStyle w:val="3Char"/>
          <w:rFonts w:hint="eastAsia"/>
          <w:sz w:val="24"/>
        </w:rPr>
        <w:t>特别提醒：</w:t>
      </w:r>
    </w:p>
    <w:p>
      <w:pPr>
        <w:ind w:firstLine="420" w:firstLineChars="200"/>
        <w:rPr>
          <w:rFonts w:ascii="仿宋_GB2312" w:eastAsia="仿宋_GB2312"/>
          <w:sz w:val="24"/>
        </w:rPr>
      </w:pPr>
      <w:r>
        <w:rPr>
          <w:rFonts w:ascii="仿宋_GB2312" w:eastAsia="仿宋_GB2312" w:hint="eastAsia"/>
          <w:sz w:val="24"/>
        </w:rPr>
        <w:t>投标文件正文将对外公开，投标文件附件不公开。投标人在编辑投标文件时，在投标文件目录中属于本节点内容的必须在本节点中填写，填写到其他节点或附件的将可能导致投标无效，一切后果由供应商自行承担。</w:t>
      </w:r>
    </w:p>
    <w:p>
      <w:pPr>
        <w:widowControl/>
        <w:jc w:val="left"/>
        <w:rPr>
          <w:rFonts w:ascii="仿宋_GB2312" w:eastAsia="仿宋_GB2312"/>
          <w:kern w:val="0"/>
          <w:sz w:val="24"/>
          <w:highlight w:val="yellow"/>
        </w:rPr>
      </w:pPr>
      <w:r>
        <w:rPr>
          <w:rFonts w:ascii="仿宋_GB2312" w:eastAsia="仿宋_GB2312" w:hint="eastAsia"/>
          <w:sz w:val="24"/>
        </w:rPr>
        <w:t xml:space="preserve">    </w:t>
      </w:r>
      <w:r>
        <w:rPr>
          <w:rFonts w:ascii="仿宋_GB2312" w:eastAsia="仿宋_GB2312" w:hint="eastAsia"/>
          <w:kern w:val="0"/>
          <w:sz w:val="24"/>
          <w:highlight w:val="yellow"/>
        </w:rPr>
        <w:t>投标文件正文（信息公开部分）必须编制于“投标书目录”部分，投标文件附件（非信息公开部分）必须编制于“投标书附件”部分，如下图所示。</w:t>
      </w:r>
    </w:p>
    <w:p>
      <w:pPr>
        <w:widowControl/>
        <w:jc w:val="left"/>
        <w:rPr>
          <w:rFonts w:ascii="宋体" w:eastAsia="Times New Roman" w:hAnsi="宋体" w:cs="宋体"/>
          <w:kern w:val="0"/>
          <w:sz w:val="24"/>
          <w:highlight w:val="green"/>
        </w:rPr>
      </w:pPr>
      <w:r>
        <w:rPr>
          <w:rFonts w:ascii="仿宋_GB2312" w:eastAsia="仿宋_GB2312"/>
          <w:kern w:val="0"/>
          <w:sz w:val="24"/>
          <w:highlight w:val="green"/>
        </w:rPr>
        <w:drawing>
          <wp:inline distT="0" distB="0" distL="0" distR="0">
            <wp:extent cx="5278755" cy="4126230"/>
            <wp:effectExtent l="0" t="0" r="9525" b="3810"/>
            <wp:docPr id="3" name="图片 3" descr="图形用户界面,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图形用户界面, 应用程序&#10;&#10;描述已自动生成"/>
                    <pic:cNvPicPr>
                      <a:picLocks noChangeAspect="1" noChangeArrowheads="1"/>
                    </pic:cNvPicPr>
                  </pic:nvPicPr>
                  <pic:blipFill>
                    <a:blip xmlns:r="http://schemas.openxmlformats.org/officeDocument/2006/relationships" r:embed="rId5" cstate="print">
                      <a:extLst>
                        <a:ext xmlns:a="http://schemas.openxmlformats.org/drawingml/2006/main" uri="{28A0092B-C50C-407E-A947-70E740481C1C}">
                          <a14:useLocalDpi xmlns:a14="http://schemas.microsoft.com/office/drawing/2010/main" val="0"/>
                        </a:ext>
                      </a:extLst>
                    </a:blip>
                    <a:stretch>
                      <a:fillRect/>
                    </a:stretch>
                  </pic:blipFill>
                  <pic:spPr>
                    <a:xfrm>
                      <a:off x="0" y="0"/>
                      <a:ext cx="5278755" cy="4126230"/>
                    </a:xfrm>
                    <a:prstGeom prst="rect">
                      <a:avLst/>
                    </a:prstGeom>
                    <a:noFill/>
                    <a:ln>
                      <a:noFill/>
                    </a:ln>
                  </pic:spPr>
                </pic:pic>
              </a:graphicData>
            </a:graphic>
          </wp:inline>
        </w:drawing>
      </w:r>
    </w:p>
    <w:p>
      <w:pPr>
        <w:widowControl/>
        <w:jc w:val="left"/>
        <w:rPr>
          <w:rFonts w:ascii="宋体" w:hAnsi="宋体" w:cs="宋体"/>
          <w:kern w:val="0"/>
          <w:sz w:val="24"/>
        </w:rPr>
      </w:pPr>
      <w:r>
        <w:rPr>
          <w:rFonts w:ascii="仿宋_GB2312" w:eastAsia="仿宋_GB2312" w:hint="eastAsia"/>
          <w:sz w:val="24"/>
        </w:rPr>
        <w:t>注：投标文件编制操作指引请各投标人关注https://www.szggzy.com/xxgk/tzgg/content_201792.html</w:t>
      </w:r>
    </w:p>
    <w:p>
      <w:pPr>
        <w:ind w:firstLine="420" w:firstLineChars="200"/>
        <w:rPr>
          <w:rFonts w:ascii="仿宋_GB2312" w:eastAsia="仿宋_GB2312"/>
          <w:sz w:val="24"/>
        </w:rPr>
      </w:pPr>
      <w:r>
        <w:rPr>
          <w:rFonts w:ascii="仿宋_GB2312" w:eastAsia="仿宋_GB2312" w:hint="eastAsia"/>
          <w:sz w:val="24"/>
        </w:rPr>
        <w:t>政府集中采购机构公布投标文件正文（信息公开部分）时为计算机截取信息自动公布，</w:t>
      </w:r>
      <w:r>
        <w:rPr>
          <w:rFonts w:ascii="仿宋_GB2312" w:eastAsia="仿宋_GB2312" w:hint="eastAsia"/>
          <w:b/>
          <w:bCs/>
          <w:sz w:val="24"/>
        </w:rPr>
        <w:t>如投标人误将涉及个人隐私的信息放入投标文件正文，相关后果由投标人自负；</w:t>
      </w:r>
      <w:r>
        <w:rPr>
          <w:rFonts w:ascii="仿宋_GB2312" w:eastAsia="仿宋_GB2312" w:hint="eastAsia"/>
          <w:sz w:val="24"/>
          <w:highlight w:val="yellow"/>
        </w:rPr>
        <w:t>如投标人将必须放于投标文件正文（信息公开部分）的内容放入投标文件附件（非信息公开部分），将作投标无效处理。</w:t>
      </w:r>
    </w:p>
    <w:p>
      <w:pPr>
        <w:ind w:firstLine="420" w:firstLineChars="200"/>
        <w:rPr>
          <w:rFonts w:ascii="宋体" w:hAnsi="宋体"/>
          <w:b/>
          <w:sz w:val="24"/>
        </w:rPr>
      </w:pPr>
    </w:p>
    <w:p>
      <w:pPr>
        <w:rPr>
          <w:rFonts w:ascii="宋体" w:hAnsi="宋体"/>
          <w:sz w:val="24"/>
        </w:rPr>
      </w:pPr>
      <w:r>
        <w:rPr>
          <w:rFonts w:ascii="宋体" w:hAnsi="宋体" w:hint="eastAsia"/>
          <w:sz w:val="24"/>
        </w:rPr>
        <w:br w:type="page"/>
      </w:r>
    </w:p>
    <w:p>
      <w:pPr>
        <w:rPr>
          <w:rFonts w:ascii="宋体" w:hAnsi="宋体"/>
          <w:sz w:val="24"/>
        </w:rPr>
      </w:pPr>
      <w:r>
        <w:rPr>
          <w:rFonts w:ascii="宋体" w:hAnsi="宋体" w:hint="eastAsia"/>
          <w:sz w:val="24"/>
        </w:rPr>
        <w:t>投标文件组成：</w:t>
      </w:r>
    </w:p>
    <w:p>
      <w:pPr>
        <w:ind w:firstLine="1050" w:firstLineChars="500"/>
        <w:outlineLvl w:val="1"/>
        <w:rPr>
          <w:rFonts w:ascii="宋体" w:hAnsi="宋体"/>
          <w:sz w:val="24"/>
        </w:rPr>
      </w:pPr>
      <w:r>
        <w:rPr>
          <w:rFonts w:ascii="宋体" w:hAnsi="宋体" w:hint="eastAsia"/>
          <w:sz w:val="24"/>
        </w:rPr>
        <w:t>1.投标文件正文</w:t>
      </w:r>
      <w:r>
        <w:rPr>
          <w:rFonts w:ascii="宋体" w:hAnsi="宋体" w:hint="eastAsia"/>
          <w:b/>
          <w:color w:val="FF0000"/>
          <w:sz w:val="24"/>
        </w:rPr>
        <w:t>（信息公开部分）</w:t>
      </w:r>
      <w:r>
        <w:rPr>
          <w:rFonts w:ascii="宋体" w:hAnsi="宋体" w:hint="eastAsia"/>
          <w:sz w:val="24"/>
        </w:rPr>
        <w:t>，主要包括以下内容：</w:t>
      </w:r>
    </w:p>
    <w:p>
      <w:pPr>
        <w:ind w:left="718" w:firstLine="1418" w:leftChars="342" w:firstLineChars="675"/>
        <w:rPr>
          <w:sz w:val="24"/>
        </w:rPr>
      </w:pPr>
      <w:r>
        <w:rPr>
          <w:rFonts w:hint="eastAsia"/>
          <w:sz w:val="24"/>
        </w:rPr>
        <w:t>（1）</w:t>
      </w:r>
      <w:bookmarkStart w:id="41" w:name="_Hlk72070784"/>
      <w:r>
        <w:rPr>
          <w:rFonts w:hint="eastAsia"/>
          <w:sz w:val="24"/>
        </w:rPr>
        <w:t>投标函</w:t>
      </w:r>
      <w:bookmarkEnd w:id="41"/>
    </w:p>
    <w:p>
      <w:pPr>
        <w:ind w:left="718" w:firstLine="1418" w:leftChars="342" w:firstLineChars="675"/>
        <w:rPr>
          <w:sz w:val="24"/>
        </w:rPr>
      </w:pPr>
      <w:r>
        <w:rPr>
          <w:rFonts w:hint="eastAsia"/>
          <w:sz w:val="24"/>
        </w:rPr>
        <w:t>（2）</w:t>
      </w:r>
      <w:bookmarkStart w:id="42" w:name="_Hlk72062521"/>
      <w:r>
        <w:rPr>
          <w:rFonts w:hint="eastAsia"/>
          <w:sz w:val="24"/>
        </w:rPr>
        <w:t>政府采购投标及履约承诺函</w:t>
      </w:r>
      <w:bookmarkEnd w:id="42"/>
    </w:p>
    <w:p>
      <w:pPr>
        <w:ind w:left="718" w:firstLine="1418" w:leftChars="342" w:firstLineChars="675"/>
        <w:rPr>
          <w:sz w:val="24"/>
        </w:rPr>
      </w:pPr>
      <w:r>
        <w:rPr>
          <w:rFonts w:hint="eastAsia"/>
          <w:sz w:val="24"/>
        </w:rPr>
        <w:t>（</w:t>
      </w:r>
      <w:r>
        <w:rPr>
          <w:sz w:val="24"/>
        </w:rPr>
        <w:t>3</w:t>
      </w:r>
      <w:r>
        <w:rPr>
          <w:rFonts w:hint="eastAsia"/>
          <w:sz w:val="24"/>
        </w:rPr>
        <w:t>）投标人情况及资格证明文件</w:t>
      </w:r>
    </w:p>
    <w:p>
      <w:pPr>
        <w:ind w:left="718" w:firstLine="1418" w:leftChars="342" w:firstLineChars="675"/>
        <w:rPr>
          <w:sz w:val="24"/>
        </w:rPr>
      </w:pPr>
      <w:bookmarkStart w:id="43" w:name="_Hlk72257201"/>
      <w:r>
        <w:rPr>
          <w:rFonts w:hint="eastAsia"/>
          <w:sz w:val="24"/>
        </w:rPr>
        <w:t>（</w:t>
      </w:r>
      <w:r>
        <w:rPr>
          <w:sz w:val="24"/>
        </w:rPr>
        <w:t>4</w:t>
      </w:r>
      <w:r>
        <w:rPr>
          <w:rFonts w:hint="eastAsia"/>
          <w:sz w:val="24"/>
        </w:rPr>
        <w:t>）项目详细报价</w:t>
      </w:r>
    </w:p>
    <w:p>
      <w:pPr>
        <w:ind w:left="718" w:firstLine="1418" w:leftChars="342" w:firstLineChars="675"/>
        <w:rPr>
          <w:rFonts w:hint="eastAsia"/>
          <w:sz w:val="24"/>
        </w:rPr>
      </w:pPr>
      <w:r>
        <w:rPr>
          <w:rFonts w:hint="eastAsia"/>
          <w:sz w:val="24"/>
        </w:rPr>
        <w:t>（5）同类项目业绩</w:t>
      </w:r>
    </w:p>
    <w:p>
      <w:pPr>
        <w:ind w:left="718" w:firstLine="1418" w:leftChars="342" w:firstLineChars="675"/>
        <w:rPr>
          <w:sz w:val="24"/>
        </w:rPr>
      </w:pPr>
      <w:r>
        <w:rPr>
          <w:rFonts w:hint="eastAsia"/>
          <w:sz w:val="24"/>
        </w:rPr>
        <w:t>（</w:t>
      </w:r>
      <w:r>
        <w:rPr>
          <w:rFonts w:hint="eastAsia"/>
          <w:sz w:val="24"/>
          <w:lang w:val="en-US" w:eastAsia="zh-CN"/>
        </w:rPr>
        <w:t>6</w:t>
      </w:r>
      <w:r>
        <w:rPr>
          <w:rFonts w:hint="eastAsia"/>
          <w:sz w:val="24"/>
        </w:rPr>
        <w:t>）</w:t>
      </w:r>
      <w:r>
        <w:rPr>
          <w:rFonts w:hint="eastAsia"/>
          <w:sz w:val="24"/>
          <w:lang w:val="en-US" w:eastAsia="zh-CN"/>
        </w:rPr>
        <w:t>体系认证</w:t>
      </w:r>
    </w:p>
    <w:p>
      <w:pPr>
        <w:ind w:left="718" w:firstLine="1418" w:leftChars="342" w:firstLineChars="675"/>
        <w:rPr>
          <w:sz w:val="24"/>
        </w:rPr>
      </w:pPr>
      <w:r>
        <w:rPr>
          <w:rFonts w:hint="eastAsia"/>
          <w:sz w:val="24"/>
        </w:rPr>
        <w:t>（7）投标人认为需要加以说明的其他内容（公开）</w:t>
      </w:r>
    </w:p>
    <w:p>
      <w:pPr>
        <w:ind w:left="718" w:firstLine="1418" w:leftChars="342" w:firstLineChars="675"/>
        <w:rPr>
          <w:sz w:val="24"/>
        </w:rPr>
      </w:pPr>
    </w:p>
    <w:p>
      <w:pPr>
        <w:ind w:firstLine="1050" w:firstLineChars="500"/>
        <w:outlineLvl w:val="1"/>
        <w:rPr>
          <w:rFonts w:ascii="宋体" w:hAnsi="宋体"/>
          <w:sz w:val="24"/>
        </w:rPr>
      </w:pPr>
      <w:bookmarkEnd w:id="43"/>
      <w:r>
        <w:rPr>
          <w:rFonts w:ascii="宋体" w:hAnsi="宋体" w:hint="eastAsia"/>
          <w:sz w:val="24"/>
        </w:rPr>
        <w:t>2.投标文件附件</w:t>
      </w:r>
      <w:r>
        <w:rPr>
          <w:rFonts w:ascii="宋体" w:hAnsi="宋体" w:hint="eastAsia"/>
          <w:b/>
          <w:color w:val="FF0000"/>
          <w:sz w:val="24"/>
        </w:rPr>
        <w:t>（信息不公开部分）</w:t>
      </w:r>
      <w:r>
        <w:rPr>
          <w:rFonts w:ascii="宋体" w:hAnsi="宋体" w:hint="eastAsia"/>
          <w:sz w:val="24"/>
        </w:rPr>
        <w:t>：主要包括以下内容：</w:t>
      </w:r>
    </w:p>
    <w:p>
      <w:pPr>
        <w:ind w:firstLine="2100" w:firstLineChars="1000"/>
        <w:rPr>
          <w:sz w:val="24"/>
        </w:rPr>
      </w:pPr>
      <w:r>
        <w:rPr>
          <w:rFonts w:hint="eastAsia"/>
          <w:sz w:val="24"/>
        </w:rPr>
        <w:t>（1）法定代表人（负责人）证明书</w:t>
      </w:r>
    </w:p>
    <w:p>
      <w:pPr>
        <w:ind w:firstLine="2100" w:firstLineChars="1000"/>
        <w:rPr>
          <w:sz w:val="24"/>
        </w:rPr>
      </w:pPr>
      <w:r>
        <w:rPr>
          <w:rFonts w:hint="eastAsia"/>
          <w:sz w:val="24"/>
        </w:rPr>
        <w:t>（2）投标文件签署授权委托书</w:t>
      </w:r>
    </w:p>
    <w:p>
      <w:pPr>
        <w:ind w:firstLine="2100" w:firstLineChars="1000"/>
        <w:rPr>
          <w:sz w:val="24"/>
        </w:rPr>
      </w:pPr>
      <w:r>
        <w:rPr>
          <w:rFonts w:hint="eastAsia"/>
          <w:sz w:val="24"/>
        </w:rPr>
        <w:t>（3）</w:t>
      </w:r>
      <w:r>
        <w:rPr>
          <w:sz w:val="24"/>
        </w:rPr>
        <w:t>实质性条款响应情况表</w:t>
      </w:r>
    </w:p>
    <w:p>
      <w:pPr>
        <w:ind w:firstLine="2100" w:firstLineChars="1000"/>
        <w:rPr>
          <w:rFonts w:hint="eastAsia"/>
          <w:sz w:val="24"/>
        </w:rPr>
      </w:pPr>
      <w:r>
        <w:rPr>
          <w:rFonts w:hint="eastAsia"/>
          <w:sz w:val="24"/>
        </w:rPr>
        <w:t>（4）设备、设施</w:t>
      </w:r>
    </w:p>
    <w:p>
      <w:pPr>
        <w:ind w:firstLine="2100" w:firstLineChars="1000"/>
        <w:rPr>
          <w:rFonts w:eastAsia="宋体" w:hint="eastAsia"/>
          <w:sz w:val="24"/>
          <w:lang w:eastAsia="zh-CN"/>
        </w:rPr>
      </w:pPr>
      <w:r>
        <w:rPr>
          <w:rFonts w:hint="eastAsia"/>
          <w:sz w:val="24"/>
        </w:rPr>
        <w:t>（</w:t>
      </w:r>
      <w:r>
        <w:rPr>
          <w:rFonts w:hint="eastAsia"/>
          <w:sz w:val="24"/>
          <w:lang w:val="en-US" w:eastAsia="zh-CN"/>
        </w:rPr>
        <w:t>5</w:t>
      </w:r>
      <w:r>
        <w:rPr>
          <w:rFonts w:hint="eastAsia"/>
          <w:sz w:val="24"/>
        </w:rPr>
        <w:t>）</w:t>
      </w:r>
      <w:r>
        <w:rPr>
          <w:rFonts w:hint="eastAsia"/>
          <w:sz w:val="24"/>
          <w:lang w:val="en-US" w:eastAsia="zh-CN"/>
        </w:rPr>
        <w:t>项目服务方案</w:t>
      </w:r>
    </w:p>
    <w:p>
      <w:pPr>
        <w:ind w:firstLine="2100" w:firstLineChars="1000"/>
        <w:rPr>
          <w:rFonts w:hint="eastAsia"/>
          <w:sz w:val="24"/>
        </w:rPr>
      </w:pPr>
      <w:r>
        <w:rPr>
          <w:rFonts w:hint="eastAsia"/>
          <w:sz w:val="24"/>
        </w:rPr>
        <w:t>（</w:t>
      </w:r>
      <w:r>
        <w:rPr>
          <w:rFonts w:hint="eastAsia"/>
          <w:sz w:val="24"/>
          <w:lang w:val="en-US" w:eastAsia="zh-CN"/>
        </w:rPr>
        <w:t>6</w:t>
      </w:r>
      <w:r>
        <w:rPr>
          <w:rFonts w:hint="eastAsia"/>
          <w:sz w:val="24"/>
        </w:rPr>
        <w:t>）技术要求偏离表</w:t>
      </w:r>
    </w:p>
    <w:p>
      <w:pPr>
        <w:ind w:firstLine="2100" w:firstLineChars="1000"/>
        <w:rPr>
          <w:sz w:val="24"/>
        </w:rPr>
      </w:pPr>
      <w:r>
        <w:rPr>
          <w:rFonts w:hint="eastAsia"/>
          <w:sz w:val="24"/>
        </w:rPr>
        <w:t>（</w:t>
      </w:r>
      <w:r>
        <w:rPr>
          <w:rFonts w:hint="eastAsia"/>
          <w:sz w:val="24"/>
          <w:lang w:val="en-US" w:eastAsia="zh-CN"/>
        </w:rPr>
        <w:t>7</w:t>
      </w:r>
      <w:r>
        <w:rPr>
          <w:rFonts w:hint="eastAsia"/>
          <w:sz w:val="24"/>
        </w:rPr>
        <w:t>）政府采购违法行为风险知悉确认书</w:t>
      </w:r>
    </w:p>
    <w:p>
      <w:pPr>
        <w:ind w:firstLine="2100" w:firstLineChars="1000"/>
        <w:rPr>
          <w:sz w:val="24"/>
        </w:rPr>
      </w:pPr>
      <w:r>
        <w:rPr>
          <w:rFonts w:hint="eastAsia"/>
          <w:sz w:val="24"/>
        </w:rPr>
        <w:t>（</w:t>
      </w:r>
      <w:r>
        <w:rPr>
          <w:rFonts w:hint="eastAsia"/>
          <w:sz w:val="24"/>
          <w:lang w:val="en-US" w:eastAsia="zh-CN"/>
        </w:rPr>
        <w:t>8</w:t>
      </w:r>
      <w:r>
        <w:rPr>
          <w:rFonts w:hint="eastAsia"/>
          <w:sz w:val="24"/>
        </w:rPr>
        <w:t>）投标人认为需要加以说明的其他内容（非公开）</w:t>
      </w:r>
    </w:p>
    <w:p>
      <w:pPr>
        <w:pStyle w:val="NormalIndent"/>
        <w:ind w:left="210" w:firstLine="781" w:leftChars="100" w:firstLineChars="372"/>
        <w:rPr>
          <w:rFonts w:ascii="宋体" w:hAnsi="宋体"/>
          <w:szCs w:val="21"/>
        </w:rPr>
      </w:pPr>
    </w:p>
    <w:p>
      <w:pPr>
        <w:rPr>
          <w:rFonts w:ascii="仿宋_GB2312" w:eastAsia="仿宋_GB2312"/>
          <w:sz w:val="24"/>
        </w:rPr>
      </w:pPr>
    </w:p>
    <w:p>
      <w:pPr>
        <w:ind w:firstLine="424" w:firstLineChars="202"/>
        <w:rPr>
          <w:rFonts w:ascii="宋体" w:hAnsi="宋体"/>
          <w:b/>
          <w:szCs w:val="21"/>
        </w:rPr>
      </w:pPr>
      <w:r>
        <w:rPr>
          <w:rFonts w:ascii="宋体" w:hAnsi="宋体" w:hint="eastAsia"/>
          <w:b/>
          <w:szCs w:val="21"/>
        </w:rPr>
        <w:t>备注：</w:t>
      </w:r>
    </w:p>
    <w:p>
      <w:pPr>
        <w:ind w:firstLine="424" w:firstLineChars="202"/>
        <w:rPr>
          <w:rFonts w:ascii="宋体" w:hAnsi="宋体"/>
          <w:b/>
          <w:szCs w:val="21"/>
        </w:rPr>
      </w:pPr>
      <w:r>
        <w:rPr>
          <w:rFonts w:ascii="宋体" w:hAnsi="宋体" w:hint="eastAsia"/>
          <w:b/>
          <w:szCs w:val="21"/>
        </w:rPr>
        <w:t>1.本项目为网上电子投标项目，投标文件不需法人或授权委托人另行签字，无需加盖单位公章，招标文件专用条款另有规定的除外。</w:t>
      </w:r>
    </w:p>
    <w:p>
      <w:pPr>
        <w:ind w:firstLine="424" w:firstLineChars="202"/>
        <w:rPr>
          <w:rFonts w:ascii="宋体" w:hAnsi="宋体"/>
          <w:b/>
          <w:szCs w:val="21"/>
        </w:rPr>
      </w:pPr>
      <w:r>
        <w:rPr>
          <w:rFonts w:ascii="宋体" w:hAnsi="宋体" w:hint="eastAsia"/>
          <w:b/>
          <w:szCs w:val="21"/>
        </w:rPr>
        <w:t>2.关于填写“开标一览表”的说明：“开标一览表”中除“投标总价”外，其他信息不作评审依据。</w:t>
      </w:r>
    </w:p>
    <w:p>
      <w:pPr>
        <w:jc w:val="left"/>
        <w:rPr>
          <w:rFonts w:ascii="宋体" w:hAnsi="宋体"/>
          <w:b/>
          <w:color w:val="FF0000"/>
          <w:sz w:val="36"/>
          <w:szCs w:val="36"/>
        </w:rPr>
      </w:pPr>
      <w:r>
        <w:rPr>
          <w:rFonts w:ascii="宋体" w:hAnsi="宋体" w:hint="eastAsia"/>
          <w:b/>
          <w:color w:val="FF0000"/>
          <w:sz w:val="36"/>
          <w:szCs w:val="36"/>
        </w:rPr>
        <w:br w:type="page"/>
      </w:r>
    </w:p>
    <w:p>
      <w:pPr>
        <w:outlineLvl w:val="1"/>
        <w:rPr>
          <w:rFonts w:ascii="宋体" w:hAnsi="宋体"/>
          <w:b/>
          <w:color w:val="FF0000"/>
          <w:sz w:val="28"/>
          <w:szCs w:val="28"/>
        </w:rPr>
      </w:pPr>
      <w:r>
        <w:rPr>
          <w:rFonts w:ascii="宋体" w:hAnsi="宋体" w:hint="eastAsia"/>
          <w:b/>
          <w:color w:val="FF0000"/>
          <w:sz w:val="28"/>
          <w:szCs w:val="28"/>
        </w:rPr>
        <w:t>投标文件正文（信息公开部分）</w:t>
      </w:r>
    </w:p>
    <w:p>
      <w:pPr>
        <w:pStyle w:val="Heading2"/>
        <w:rPr>
          <w:rFonts w:ascii="黑体" w:eastAsia="黑体"/>
          <w:b w:val="0"/>
        </w:rPr>
      </w:pPr>
      <w:r>
        <w:rPr>
          <w:rFonts w:ascii="黑体" w:eastAsia="黑体" w:hint="eastAsia"/>
          <w:b w:val="0"/>
        </w:rPr>
        <w:t>一、投标函</w:t>
      </w:r>
    </w:p>
    <w:p>
      <w:pPr>
        <w:rPr>
          <w:sz w:val="24"/>
        </w:rPr>
      </w:pPr>
      <w:r>
        <w:rPr>
          <w:rFonts w:hint="eastAsia"/>
          <w:sz w:val="24"/>
        </w:rPr>
        <w:t>致：深圳公共资源交易中心（深圳交易集团有限公司坪山分公司）</w:t>
      </w:r>
    </w:p>
    <w:p>
      <w:pPr>
        <w:ind w:firstLine="420" w:firstLineChars="200"/>
        <w:rPr>
          <w:rFonts w:ascii="宋体" w:hAnsi="宋体"/>
          <w:sz w:val="24"/>
        </w:rPr>
      </w:pPr>
      <w:bookmarkStart w:id="44" w:name="_Hlk73818812"/>
      <w:r>
        <w:rPr>
          <w:rFonts w:hint="eastAsia"/>
          <w:sz w:val="24"/>
        </w:rPr>
        <w:t>1、根据已收到贵单位的项目编号为</w:t>
      </w:r>
      <w:r>
        <w:rPr>
          <w:rFonts w:hint="eastAsia"/>
          <w:sz w:val="24"/>
          <w:u w:val="single"/>
        </w:rPr>
        <w:t xml:space="preserve">        </w:t>
      </w:r>
      <w:r>
        <w:rPr>
          <w:rFonts w:hint="eastAsia"/>
          <w:sz w:val="24"/>
        </w:rPr>
        <w:t>的</w:t>
      </w:r>
      <w:r>
        <w:rPr>
          <w:rFonts w:hint="eastAsia"/>
          <w:sz w:val="24"/>
          <w:u w:val="single"/>
        </w:rPr>
        <w:t xml:space="preserve">               </w:t>
      </w:r>
      <w:r>
        <w:rPr>
          <w:rFonts w:hint="eastAsia"/>
          <w:sz w:val="24"/>
        </w:rPr>
        <w:t>项目的招标文件，遵照《深圳经济特区政府采购条例》和《深圳网上政府采购管理暂行办法》等有关规定，我单位经研究上述招标文件的专用条款及通用条款后，</w:t>
      </w:r>
      <w:bookmarkStart w:id="45" w:name="_Hlk72263588"/>
      <w:r>
        <w:rPr>
          <w:rFonts w:hint="eastAsia"/>
          <w:sz w:val="24"/>
        </w:rPr>
        <w:t>愿意按照招标文件要求承包上述项目并修补其任何缺陷。</w:t>
      </w:r>
      <w:bookmarkEnd w:id="45"/>
    </w:p>
    <w:p>
      <w:pPr>
        <w:ind w:firstLine="420" w:firstLineChars="200"/>
        <w:rPr>
          <w:rFonts w:ascii="宋体" w:hAnsi="宋体"/>
          <w:sz w:val="24"/>
        </w:rPr>
      </w:pPr>
      <w:r>
        <w:rPr>
          <w:rFonts w:ascii="宋体" w:hAnsi="宋体"/>
          <w:sz w:val="24"/>
        </w:rPr>
        <w:t>2</w:t>
      </w:r>
      <w:r>
        <w:rPr>
          <w:rFonts w:ascii="宋体" w:hAnsi="宋体" w:hint="eastAsia"/>
          <w:sz w:val="24"/>
        </w:rPr>
        <w:t>、投标价格见</w:t>
      </w:r>
      <w:r>
        <w:rPr>
          <w:rFonts w:hint="eastAsia"/>
          <w:sz w:val="24"/>
        </w:rPr>
        <w:t>投标书编制软件中《开标一览表》中填写的投标总价。</w:t>
      </w:r>
    </w:p>
    <w:p>
      <w:pPr>
        <w:ind w:firstLine="420" w:firstLineChars="200"/>
        <w:rPr>
          <w:rFonts w:ascii="宋体" w:hAnsi="宋体"/>
          <w:sz w:val="24"/>
        </w:rPr>
      </w:pPr>
      <w:r>
        <w:rPr>
          <w:rFonts w:ascii="宋体" w:hAnsi="宋体" w:hint="eastAsia"/>
          <w:sz w:val="24"/>
        </w:rPr>
        <w:t>3、如果我单位中标，我单位将按照招标文件的要求足额提交履约担保。</w:t>
      </w:r>
    </w:p>
    <w:p>
      <w:pPr>
        <w:ind w:firstLine="420" w:firstLineChars="200"/>
        <w:rPr>
          <w:rFonts w:ascii="宋体" w:hAnsi="宋体"/>
          <w:sz w:val="24"/>
        </w:rPr>
      </w:pPr>
      <w:r>
        <w:rPr>
          <w:rFonts w:ascii="宋体" w:hAnsi="宋体" w:hint="eastAsia"/>
          <w:sz w:val="24"/>
        </w:rPr>
        <w:t>4、我单位同意所递交的投标文件在“对通用条款的补充内容”中明确的投标有效期内有效，在此期间内我单位的投标有可能中标，我方将受此约束。</w:t>
      </w:r>
    </w:p>
    <w:p>
      <w:pPr>
        <w:ind w:firstLine="420" w:firstLineChars="200"/>
        <w:rPr>
          <w:rFonts w:ascii="宋体" w:hAnsi="宋体"/>
          <w:sz w:val="24"/>
        </w:rPr>
      </w:pPr>
      <w:r>
        <w:rPr>
          <w:rFonts w:ascii="宋体" w:hAnsi="宋体" w:hint="eastAsia"/>
          <w:sz w:val="24"/>
        </w:rPr>
        <w:t>5、除非另外达成协议并生效，贵单位的中标通知书和本投标文件将构成合同的重要内容。</w:t>
      </w:r>
    </w:p>
    <w:p>
      <w:pPr>
        <w:ind w:left="420" w:leftChars="200"/>
        <w:rPr>
          <w:rFonts w:ascii="宋体" w:hAnsi="宋体"/>
          <w:color w:val="000000"/>
          <w:sz w:val="24"/>
        </w:rPr>
      </w:pPr>
      <w:r>
        <w:rPr>
          <w:rFonts w:ascii="宋体" w:hAnsi="宋体" w:hint="eastAsia"/>
          <w:sz w:val="24"/>
        </w:rPr>
        <w:t>6、</w:t>
      </w:r>
      <w:r>
        <w:rPr>
          <w:rFonts w:ascii="宋体" w:hAnsi="宋体" w:hint="eastAsia"/>
          <w:color w:val="000000"/>
          <w:sz w:val="24"/>
        </w:rPr>
        <w:t>我</w:t>
      </w:r>
      <w:r>
        <w:rPr>
          <w:rFonts w:hint="eastAsia"/>
          <w:sz w:val="24"/>
        </w:rPr>
        <w:t>方</w:t>
      </w:r>
      <w:r>
        <w:rPr>
          <w:rFonts w:ascii="宋体" w:hAnsi="宋体" w:hint="eastAsia"/>
          <w:color w:val="000000"/>
          <w:sz w:val="24"/>
        </w:rPr>
        <w:t>完全理解贵方不一定要接受最低报价的投标或收到的任何投标。</w:t>
      </w:r>
      <w:bookmarkEnd w:id="44"/>
    </w:p>
    <w:p>
      <w:pPr>
        <w:ind w:firstLine="420" w:firstLineChars="200"/>
        <w:rPr>
          <w:sz w:val="24"/>
        </w:rPr>
      </w:pPr>
      <w:r>
        <w:rPr>
          <w:rFonts w:ascii="宋体" w:hAnsi="宋体" w:hint="eastAsia"/>
          <w:color w:val="FF0000"/>
          <w:sz w:val="24"/>
        </w:rPr>
        <w:t>7</w:t>
      </w:r>
      <w:r>
        <w:rPr>
          <w:rFonts w:ascii="宋体" w:hAnsi="宋体"/>
          <w:color w:val="FF0000"/>
          <w:sz w:val="24"/>
        </w:rPr>
        <w:t>、如我单位提交样品，且未在规定时间内取回样品的，视同放弃取回，同意</w:t>
      </w:r>
      <w:r>
        <w:rPr>
          <w:rFonts w:ascii="宋体" w:hAnsi="宋体" w:hint="eastAsia"/>
          <w:color w:val="FF0000"/>
          <w:sz w:val="24"/>
        </w:rPr>
        <w:t>深圳公共资源交易中心（深圳交易集团有限公司坪山分公司）</w:t>
      </w:r>
      <w:r>
        <w:rPr>
          <w:rFonts w:ascii="宋体" w:hAnsi="宋体"/>
          <w:color w:val="FF0000"/>
          <w:sz w:val="24"/>
        </w:rPr>
        <w:t>对我单位提交的样品进行清理。</w:t>
      </w:r>
    </w:p>
    <w:p>
      <w:pPr>
        <w:ind w:left="420" w:leftChars="200"/>
        <w:rPr>
          <w:sz w:val="24"/>
          <w:u w:val="single"/>
        </w:rPr>
      </w:pPr>
      <w:r>
        <w:rPr>
          <w:rFonts w:hint="eastAsia"/>
          <w:sz w:val="24"/>
        </w:rPr>
        <w:t>投标人：</w:t>
      </w:r>
      <w:r>
        <w:rPr>
          <w:rFonts w:hint="eastAsia"/>
          <w:sz w:val="24"/>
          <w:u w:val="single"/>
        </w:rPr>
        <w:t xml:space="preserve">                   </w:t>
      </w:r>
      <w:r>
        <w:rPr>
          <w:rFonts w:hint="eastAsia"/>
          <w:sz w:val="24"/>
        </w:rPr>
        <w:t xml:space="preserve">    单位地址：</w:t>
      </w:r>
      <w:r>
        <w:rPr>
          <w:rFonts w:hint="eastAsia"/>
          <w:sz w:val="24"/>
          <w:u w:val="single"/>
        </w:rPr>
        <w:t xml:space="preserve">               </w:t>
      </w:r>
    </w:p>
    <w:p>
      <w:pPr>
        <w:ind w:left="540" w:leftChars="257"/>
        <w:rPr>
          <w:sz w:val="24"/>
          <w:u w:val="single"/>
        </w:rPr>
      </w:pPr>
      <w:r>
        <w:rPr>
          <w:rFonts w:hint="eastAsia"/>
          <w:sz w:val="24"/>
        </w:rPr>
        <w:t>法定代表人（负责人）或其委托代理人：</w:t>
      </w:r>
      <w:r>
        <w:rPr>
          <w:rFonts w:hint="eastAsia"/>
          <w:sz w:val="24"/>
          <w:u w:val="single"/>
        </w:rPr>
        <w:t xml:space="preserve">                   </w:t>
      </w:r>
    </w:p>
    <w:p>
      <w:pPr>
        <w:ind w:left="540" w:leftChars="257"/>
        <w:rPr>
          <w:sz w:val="24"/>
          <w:u w:val="single"/>
        </w:rPr>
      </w:pPr>
      <w:r>
        <w:rPr>
          <w:rFonts w:hint="eastAsia"/>
          <w:sz w:val="24"/>
        </w:rPr>
        <w:t>邮政编码：</w:t>
      </w:r>
      <w:r>
        <w:rPr>
          <w:rFonts w:hint="eastAsia"/>
          <w:sz w:val="24"/>
          <w:u w:val="single"/>
        </w:rPr>
        <w:t xml:space="preserve">          </w:t>
      </w:r>
      <w:r>
        <w:rPr>
          <w:rFonts w:hint="eastAsia"/>
          <w:sz w:val="24"/>
        </w:rPr>
        <w:t xml:space="preserve">  电话：</w:t>
      </w:r>
      <w:r>
        <w:rPr>
          <w:rFonts w:hint="eastAsia"/>
          <w:sz w:val="24"/>
          <w:u w:val="single"/>
        </w:rPr>
        <w:t xml:space="preserve">          </w:t>
      </w:r>
      <w:r>
        <w:rPr>
          <w:rFonts w:hint="eastAsia"/>
          <w:sz w:val="24"/>
        </w:rPr>
        <w:t xml:space="preserve">  传真：</w:t>
      </w:r>
      <w:r>
        <w:rPr>
          <w:rFonts w:hint="eastAsia"/>
          <w:sz w:val="24"/>
          <w:u w:val="single"/>
        </w:rPr>
        <w:t xml:space="preserve">            </w:t>
      </w:r>
    </w:p>
    <w:p>
      <w:pPr>
        <w:ind w:left="540" w:leftChars="257"/>
        <w:rPr>
          <w:sz w:val="24"/>
        </w:rPr>
      </w:pPr>
      <w:r>
        <w:rPr>
          <w:rFonts w:hint="eastAsia"/>
          <w:sz w:val="24"/>
        </w:rPr>
        <w:t>开户银行名称：</w:t>
      </w:r>
      <w:r>
        <w:rPr>
          <w:rFonts w:hint="eastAsia"/>
          <w:sz w:val="24"/>
          <w:u w:val="single"/>
        </w:rPr>
        <w:tab/>
      </w:r>
      <w:r>
        <w:rPr>
          <w:rFonts w:hint="eastAsia"/>
          <w:sz w:val="24"/>
          <w:u w:val="single"/>
        </w:rPr>
        <w:tab/>
      </w:r>
      <w:r>
        <w:rPr>
          <w:rFonts w:hint="eastAsia"/>
          <w:sz w:val="24"/>
          <w:u w:val="single"/>
        </w:rPr>
        <w:tab/>
      </w:r>
      <w:r>
        <w:rPr>
          <w:rFonts w:hint="eastAsia"/>
          <w:sz w:val="24"/>
          <w:u w:val="single"/>
        </w:rPr>
        <w:tab/>
      </w:r>
      <w:r>
        <w:rPr>
          <w:rFonts w:hint="eastAsia"/>
          <w:sz w:val="24"/>
        </w:rPr>
        <w:tab/>
      </w:r>
      <w:r>
        <w:rPr>
          <w:rFonts w:hint="eastAsia"/>
          <w:sz w:val="24"/>
        </w:rPr>
        <w:t>开户银行账号：</w:t>
      </w:r>
      <w:r>
        <w:rPr>
          <w:rFonts w:hint="eastAsia"/>
          <w:sz w:val="24"/>
          <w:u w:val="single"/>
        </w:rPr>
        <w:tab/>
      </w:r>
      <w:r>
        <w:rPr>
          <w:rFonts w:hint="eastAsia"/>
          <w:sz w:val="24"/>
          <w:u w:val="single"/>
        </w:rPr>
        <w:tab/>
      </w:r>
      <w:r>
        <w:rPr>
          <w:rFonts w:hint="eastAsia"/>
          <w:sz w:val="24"/>
          <w:u w:val="single"/>
        </w:rPr>
        <w:tab/>
      </w:r>
      <w:r>
        <w:rPr>
          <w:rFonts w:hint="eastAsia"/>
          <w:sz w:val="24"/>
          <w:u w:val="single"/>
        </w:rPr>
        <w:tab/>
      </w:r>
    </w:p>
    <w:p>
      <w:pPr>
        <w:ind w:left="540" w:leftChars="257"/>
        <w:rPr>
          <w:sz w:val="24"/>
        </w:rPr>
      </w:pPr>
      <w:r>
        <w:rPr>
          <w:rFonts w:hint="eastAsia"/>
          <w:sz w:val="24"/>
        </w:rPr>
        <w:t>开户银行地址：</w:t>
      </w:r>
      <w:r>
        <w:rPr>
          <w:rFonts w:hint="eastAsia"/>
          <w:sz w:val="24"/>
          <w:u w:val="single"/>
        </w:rPr>
        <w:tab/>
      </w:r>
      <w:r>
        <w:rPr>
          <w:rFonts w:hint="eastAsia"/>
          <w:sz w:val="24"/>
          <w:u w:val="single"/>
        </w:rPr>
        <w:tab/>
      </w:r>
      <w:r>
        <w:rPr>
          <w:rFonts w:hint="eastAsia"/>
          <w:sz w:val="24"/>
          <w:u w:val="single"/>
        </w:rPr>
        <w:tab/>
      </w:r>
      <w:r>
        <w:rPr>
          <w:rFonts w:hint="eastAsia"/>
          <w:sz w:val="24"/>
          <w:u w:val="single"/>
        </w:rPr>
        <w:tab/>
      </w:r>
      <w:r>
        <w:rPr>
          <w:rFonts w:hint="eastAsia"/>
          <w:sz w:val="24"/>
        </w:rPr>
        <w:tab/>
      </w:r>
      <w:r>
        <w:rPr>
          <w:rFonts w:hint="eastAsia"/>
          <w:sz w:val="24"/>
        </w:rPr>
        <w:t>开户银行电话：</w:t>
      </w:r>
      <w:r>
        <w:rPr>
          <w:rFonts w:hint="eastAsia"/>
          <w:sz w:val="24"/>
          <w:u w:val="single"/>
        </w:rPr>
        <w:tab/>
      </w:r>
      <w:r>
        <w:rPr>
          <w:rFonts w:hint="eastAsia"/>
          <w:sz w:val="24"/>
          <w:u w:val="single"/>
        </w:rPr>
        <w:tab/>
      </w:r>
      <w:r>
        <w:rPr>
          <w:rFonts w:hint="eastAsia"/>
          <w:sz w:val="24"/>
          <w:u w:val="single"/>
        </w:rPr>
        <w:tab/>
      </w:r>
      <w:r>
        <w:rPr>
          <w:rFonts w:hint="eastAsia"/>
          <w:sz w:val="24"/>
          <w:u w:val="single"/>
        </w:rPr>
        <w:tab/>
      </w:r>
    </w:p>
    <w:p>
      <w:pPr>
        <w:ind w:firstLine="540" w:firstLineChars="257"/>
        <w:rPr>
          <w:sz w:val="24"/>
        </w:rPr>
      </w:pPr>
      <w:r>
        <w:rPr>
          <w:rFonts w:ascii="宋体" w:hAnsi="宋体" w:hint="eastAsia"/>
          <w:sz w:val="24"/>
        </w:rPr>
        <w:t>日期：</w:t>
      </w:r>
      <w:r>
        <w:rPr>
          <w:rFonts w:ascii="宋体" w:hAnsi="宋体" w:hint="eastAsia"/>
          <w:sz w:val="24"/>
          <w:u w:val="single"/>
        </w:rPr>
        <w:t xml:space="preserve">       </w:t>
      </w:r>
      <w:r>
        <w:rPr>
          <w:rFonts w:ascii="宋体" w:hAnsi="宋体" w:hint="eastAsia"/>
          <w:sz w:val="24"/>
        </w:rPr>
        <w:t>年</w:t>
      </w:r>
      <w:r>
        <w:rPr>
          <w:rFonts w:ascii="宋体" w:hAnsi="宋体" w:hint="eastAsia"/>
          <w:sz w:val="24"/>
          <w:u w:val="single"/>
        </w:rPr>
        <w:t xml:space="preserve">     </w:t>
      </w:r>
      <w:r>
        <w:rPr>
          <w:rFonts w:ascii="宋体" w:hAnsi="宋体" w:hint="eastAsia"/>
          <w:sz w:val="24"/>
        </w:rPr>
        <w:t>月</w:t>
      </w:r>
      <w:r>
        <w:rPr>
          <w:rFonts w:ascii="宋体" w:hAnsi="宋体" w:hint="eastAsia"/>
          <w:sz w:val="24"/>
          <w:u w:val="single"/>
        </w:rPr>
        <w:t xml:space="preserve">    </w:t>
      </w:r>
      <w:r>
        <w:rPr>
          <w:rFonts w:ascii="宋体" w:hAnsi="宋体" w:hint="eastAsia"/>
          <w:sz w:val="24"/>
        </w:rPr>
        <w:t>日</w:t>
      </w:r>
      <w:r>
        <w:rPr>
          <w:rFonts w:hint="eastAsia"/>
          <w:sz w:val="24"/>
        </w:rPr>
        <w:t xml:space="preserve">                                </w:t>
      </w:r>
    </w:p>
    <w:p>
      <w:pPr>
        <w:widowControl/>
        <w:jc w:val="left"/>
        <w:rPr>
          <w:rFonts w:ascii="黑体" w:eastAsia="黑体" w:hAnsi="宋体"/>
          <w:bCs/>
          <w:kern w:val="0"/>
          <w:sz w:val="24"/>
          <w:szCs w:val="20"/>
        </w:rPr>
      </w:pPr>
      <w:r>
        <w:rPr>
          <w:rFonts w:ascii="黑体" w:eastAsia="黑体"/>
          <w:b/>
        </w:rPr>
        <w:br w:type="page"/>
      </w:r>
    </w:p>
    <w:p>
      <w:pPr>
        <w:pStyle w:val="Heading2"/>
        <w:rPr>
          <w:rFonts w:ascii="黑体" w:eastAsia="黑体"/>
          <w:b w:val="0"/>
        </w:rPr>
      </w:pPr>
      <w:r>
        <w:rPr>
          <w:rFonts w:ascii="黑体" w:eastAsia="黑体" w:hint="eastAsia"/>
          <w:b w:val="0"/>
        </w:rPr>
        <w:t>二、政府采购投标及履约承诺函</w:t>
      </w:r>
    </w:p>
    <w:p>
      <w:pPr>
        <w:rPr>
          <w:rFonts w:ascii="宋体" w:hAnsi="宋体"/>
          <w:color w:val="FF0000"/>
          <w:szCs w:val="21"/>
        </w:rPr>
      </w:pPr>
      <w:r>
        <w:rPr>
          <w:rFonts w:ascii="宋体" w:hAnsi="宋体" w:hint="eastAsia"/>
          <w:color w:val="FF0000"/>
          <w:szCs w:val="21"/>
        </w:rPr>
        <w:t>致：</w:t>
      </w:r>
      <w:r>
        <w:rPr>
          <w:rFonts w:ascii="宋体" w:hAnsi="宋体" w:hint="eastAsia"/>
          <w:color w:val="FF0000"/>
          <w:szCs w:val="21"/>
          <w:u w:val="single"/>
        </w:rPr>
        <w:t>深圳公共资源交易中心</w:t>
      </w:r>
    </w:p>
    <w:p>
      <w:pPr>
        <w:ind w:right="-815" w:firstLine="420" w:firstLineChars="200"/>
        <w:rPr>
          <w:rFonts w:ascii="宋体" w:hAnsi="宋体"/>
          <w:szCs w:val="21"/>
        </w:rPr>
      </w:pPr>
      <w:r>
        <w:rPr>
          <w:rFonts w:ascii="宋体" w:hAnsi="宋体" w:hint="eastAsia"/>
          <w:szCs w:val="21"/>
        </w:rPr>
        <w:t>我单位承诺：</w:t>
      </w:r>
    </w:p>
    <w:p>
      <w:pPr>
        <w:ind w:firstLine="420" w:firstLineChars="200"/>
        <w:rPr>
          <w:rFonts w:ascii="宋体" w:hAnsi="宋体"/>
          <w:b/>
          <w:szCs w:val="21"/>
        </w:rPr>
      </w:pPr>
      <w:r>
        <w:rPr>
          <w:rFonts w:ascii="宋体" w:hAnsi="宋体" w:hint="eastAsia"/>
          <w:bCs/>
          <w:szCs w:val="21"/>
        </w:rPr>
        <w:t>1.我单位参与本项目所投标（响应）的货物、工程或服务，不存在侵犯知识产权的情况。</w:t>
      </w:r>
    </w:p>
    <w:p>
      <w:pPr>
        <w:ind w:firstLine="420" w:firstLineChars="200"/>
        <w:rPr>
          <w:rFonts w:ascii="宋体" w:hAnsi="宋体"/>
          <w:szCs w:val="21"/>
        </w:rPr>
      </w:pPr>
      <w:r>
        <w:rPr>
          <w:rFonts w:ascii="宋体" w:hAnsi="宋体" w:hint="eastAsia"/>
          <w:szCs w:val="21"/>
        </w:rPr>
        <w:t>2.我单位参与本项目</w:t>
      </w:r>
      <w:r>
        <w:rPr>
          <w:rFonts w:hint="eastAsia"/>
        </w:rPr>
        <w:t>政府采购活动时不存在被有关部门禁止参与政府采购活动且在有效期内的情况。</w:t>
      </w:r>
    </w:p>
    <w:p>
      <w:pPr>
        <w:ind w:firstLine="420" w:firstLineChars="200"/>
        <w:rPr>
          <w:rFonts w:ascii="宋体" w:hAnsi="宋体"/>
          <w:szCs w:val="21"/>
        </w:rPr>
      </w:pPr>
      <w:r>
        <w:rPr>
          <w:rFonts w:ascii="宋体" w:hAnsi="宋体" w:hint="eastAsia"/>
          <w:szCs w:val="21"/>
        </w:rPr>
        <w:t>3.我单位具备《中华人民共和国政府采购法》第二十二条第一款规定的六项条件。</w:t>
      </w:r>
    </w:p>
    <w:p>
      <w:pPr>
        <w:ind w:firstLine="420" w:firstLineChars="200"/>
        <w:rPr>
          <w:rFonts w:ascii="宋体" w:hAnsi="宋体"/>
          <w:szCs w:val="21"/>
        </w:rPr>
      </w:pPr>
      <w:r>
        <w:rPr>
          <w:rFonts w:ascii="宋体" w:hAnsi="宋体" w:hint="eastAsia"/>
          <w:szCs w:val="21"/>
        </w:rPr>
        <w:t>4.我单位</w:t>
      </w:r>
      <w:r>
        <w:rPr>
          <w:rFonts w:hint="eastAsia"/>
        </w:rPr>
        <w:t>未被列入失信被执行人、重大税收违法案件当事人名单（重大税收违法失信主体）、政府采购严重违法失信行为记录名单。</w:t>
      </w:r>
    </w:p>
    <w:p>
      <w:pPr>
        <w:ind w:firstLine="420" w:firstLineChars="200"/>
        <w:rPr>
          <w:rFonts w:ascii="宋体" w:hAnsi="宋体"/>
          <w:szCs w:val="21"/>
        </w:rPr>
      </w:pPr>
      <w:r>
        <w:rPr>
          <w:rFonts w:ascii="宋体" w:hAnsi="宋体" w:hint="eastAsia"/>
          <w:szCs w:val="21"/>
        </w:rPr>
        <w:t>5.</w:t>
      </w:r>
      <w:bookmarkStart w:id="46" w:name="_Hlk72587269"/>
      <w:bookmarkStart w:id="47" w:name="_Hlk72587299"/>
      <w:r>
        <w:rPr>
          <w:rFonts w:ascii="宋体" w:hAnsi="宋体" w:hint="eastAsia"/>
          <w:szCs w:val="21"/>
        </w:rPr>
        <w:t>我单位参与该项目投标，严格遵守政府采购相关法律，不造假，不围标、串标、陪标。我单位已清楚，如违反上述要求，投标将作无效处理，被列入不良记录名单并在网上曝光，同时将被提请政府采购主管部门给予一定年限内禁止参与政府采购活动或其他处罚</w:t>
      </w:r>
      <w:bookmarkEnd w:id="46"/>
      <w:r>
        <w:rPr>
          <w:rFonts w:ascii="宋体" w:hAnsi="宋体" w:hint="eastAsia"/>
          <w:szCs w:val="21"/>
        </w:rPr>
        <w:t>。</w:t>
      </w:r>
    </w:p>
    <w:p>
      <w:pPr>
        <w:ind w:firstLine="420" w:firstLineChars="200"/>
        <w:rPr>
          <w:rFonts w:ascii="宋体" w:hAnsi="宋体"/>
          <w:szCs w:val="21"/>
        </w:rPr>
      </w:pPr>
      <w:bookmarkEnd w:id="47"/>
      <w:r>
        <w:rPr>
          <w:rFonts w:ascii="宋体" w:hAnsi="宋体" w:hint="eastAsia"/>
          <w:szCs w:val="21"/>
        </w:rPr>
        <w:t>6.我单位如果中标，做到守信，不偷工减料，依照本项目招标文件需求内容、签署的采购合同及本单位在投标中所作的一切承诺履约。我单位对本项目的报价负责，中标后将严格按照本项目招标文件需求、签署的采购合同及我单位在投标中所作的全部承诺履行。</w:t>
      </w:r>
    </w:p>
    <w:p>
      <w:pPr>
        <w:ind w:firstLine="420" w:firstLineChars="200"/>
        <w:rPr>
          <w:rFonts w:ascii="宋体" w:hAnsi="宋体"/>
          <w:szCs w:val="21"/>
        </w:rPr>
      </w:pPr>
      <w:r>
        <w:rPr>
          <w:rFonts w:ascii="宋体" w:hAnsi="宋体" w:hint="eastAsia"/>
          <w:szCs w:val="21"/>
        </w:rPr>
        <w:t>我单位清楚，若以“报价太低而无法履约”为理由放弃本项目中标资格时，愿意接受主管部门的处理处罚。若我单位中标本项目，我单位的报价明显低于其他投标人的报价时，我单位清楚，本项目将成为重点监管、重点验收项目，我单位将按时保质保量完成，并全力配合有关监管、验收工作；若我单位未按上述要求履约，我单位愿意接受主管部门的处理处罚。</w:t>
      </w:r>
    </w:p>
    <w:p>
      <w:pPr>
        <w:ind w:firstLine="420" w:firstLineChars="200"/>
        <w:rPr>
          <w:rFonts w:ascii="宋体" w:hAnsi="宋体"/>
          <w:szCs w:val="21"/>
        </w:rPr>
      </w:pPr>
      <w:r>
        <w:rPr>
          <w:rFonts w:ascii="宋体" w:hAnsi="宋体" w:hint="eastAsia"/>
          <w:szCs w:val="21"/>
        </w:rPr>
        <w:t>7.我单位已认真核实了投标文件的全部内容，所有资料均为真实资料。我单位对投标文件中全部投标资料的真实性负责，如被证实我单位的投标文件中存在虚假资料的，则视为我单位隐瞒真实情况、提供虚假资料，我单位愿意接受主管部门作出的行政处罚。</w:t>
      </w:r>
    </w:p>
    <w:p>
      <w:pPr>
        <w:ind w:firstLine="420" w:firstLineChars="200"/>
        <w:rPr>
          <w:rFonts w:ascii="宋体" w:hAnsi="宋体"/>
          <w:szCs w:val="21"/>
        </w:rPr>
      </w:pPr>
      <w:r>
        <w:rPr>
          <w:rFonts w:ascii="宋体" w:hAnsi="宋体" w:hint="eastAsia"/>
          <w:szCs w:val="21"/>
        </w:rPr>
        <w:t>8.我单位承诺中标后项目不转包，未经采购人同意不进行分包。</w:t>
      </w:r>
    </w:p>
    <w:p>
      <w:pPr>
        <w:ind w:firstLine="420" w:firstLineChars="200"/>
        <w:rPr>
          <w:rFonts w:ascii="宋体" w:hAnsi="宋体"/>
        </w:rPr>
      </w:pPr>
      <w:r>
        <w:rPr>
          <w:rFonts w:ascii="宋体" w:hAnsi="宋体" w:hint="eastAsia"/>
          <w:szCs w:val="21"/>
        </w:rPr>
        <w:t>9</w:t>
      </w:r>
      <w:r>
        <w:rPr>
          <w:rFonts w:ascii="宋体" w:hAnsi="宋体"/>
          <w:szCs w:val="21"/>
        </w:rPr>
        <w:t>.</w:t>
      </w:r>
      <w:r>
        <w:rPr>
          <w:rFonts w:ascii="宋体" w:hAnsi="宋体" w:hint="eastAsia"/>
        </w:rPr>
        <w:t>我单位保证，其所提供的货物通过合法正规渠道供货，在提供给采购人前具有完全的所有权，采购人在中华人民共和国使用该货物或货物的任何一部分时，不会产生因第三方提出的包括但不限于侵犯其专利权、商标权、工业设计权等知识产权和侵犯其所有权、抵押权等物权及其他权利而引发的纠纷；如有纠纷，我单位承担全部责任。</w:t>
      </w:r>
    </w:p>
    <w:p>
      <w:pPr>
        <w:ind w:firstLine="420" w:firstLineChars="200"/>
        <w:rPr>
          <w:rFonts w:ascii="宋体" w:hAnsi="宋体"/>
        </w:rPr>
      </w:pPr>
      <w:r>
        <w:rPr>
          <w:rFonts w:ascii="宋体" w:hAnsi="宋体" w:hint="eastAsia"/>
        </w:rPr>
        <w:t>10</w:t>
      </w:r>
      <w:r>
        <w:rPr>
          <w:rFonts w:ascii="宋体" w:hAnsi="宋体"/>
        </w:rPr>
        <w:t>.</w:t>
      </w:r>
      <w:r>
        <w:rPr>
          <w:rFonts w:ascii="宋体" w:hAnsi="宋体" w:hint="eastAsia"/>
        </w:rPr>
        <w:t>我单位保证，若所投货物涉及</w:t>
      </w:r>
      <w:r>
        <w:rPr>
          <w:rFonts w:ascii="宋体" w:hAnsi="宋体"/>
        </w:rPr>
        <w:t>《</w:t>
      </w:r>
      <w:r>
        <w:rPr>
          <w:rFonts w:ascii="宋体" w:hAnsi="宋体" w:hint="eastAsia"/>
        </w:rPr>
        <w:t>财政部生态环境部关于印发节能产品政府采购品目清单的通知》（财库〔20</w:t>
      </w:r>
      <w:r>
        <w:rPr>
          <w:rFonts w:ascii="宋体" w:hAnsi="宋体"/>
        </w:rPr>
        <w:t>19</w:t>
      </w:r>
      <w:r>
        <w:rPr>
          <w:rFonts w:ascii="宋体" w:hAnsi="宋体" w:hint="eastAsia"/>
        </w:rPr>
        <w:t>〕</w:t>
      </w:r>
      <w:r>
        <w:rPr>
          <w:rFonts w:ascii="宋体" w:hAnsi="宋体"/>
        </w:rPr>
        <w:t>19</w:t>
      </w:r>
      <w:r>
        <w:rPr>
          <w:rFonts w:ascii="宋体" w:hAnsi="宋体" w:hint="eastAsia"/>
        </w:rPr>
        <w:t>号）列明的政府采购强制产品，则所投该产品符合节能产品的认证要求。</w:t>
      </w:r>
    </w:p>
    <w:p>
      <w:pPr>
        <w:ind w:firstLine="420" w:firstLineChars="200"/>
        <w:rPr>
          <w:rFonts w:ascii="宋体" w:hAnsi="宋体"/>
          <w:bCs/>
        </w:rPr>
      </w:pPr>
      <w:r>
        <w:rPr>
          <w:rFonts w:ascii="宋体" w:hAnsi="宋体" w:cs="宋体" w:hint="eastAsia"/>
          <w:bCs/>
          <w:kern w:val="0"/>
          <w:szCs w:val="21"/>
        </w:rPr>
        <w:t>11.</w:t>
      </w:r>
      <w:r>
        <w:rPr>
          <w:rFonts w:ascii="宋体" w:hAnsi="宋体" w:hint="eastAsia"/>
          <w:bCs/>
        </w:rPr>
        <w:t>我单位已知悉并同意中标（成交）结果信息公示（公开）的内容。</w:t>
      </w:r>
    </w:p>
    <w:p>
      <w:pPr>
        <w:ind w:firstLine="420" w:firstLineChars="200"/>
        <w:rPr>
          <w:rFonts w:ascii="宋体" w:hAnsi="宋体" w:cs="宋体"/>
          <w:b/>
          <w:kern w:val="0"/>
          <w:szCs w:val="21"/>
        </w:rPr>
      </w:pPr>
      <w:r>
        <w:rPr>
          <w:rFonts w:ascii="宋体" w:hAnsi="宋体" w:hint="eastAsia"/>
          <w:bCs/>
        </w:rPr>
        <w:t>12</w:t>
      </w:r>
      <w:r>
        <w:rPr>
          <w:rFonts w:ascii="宋体" w:hAnsi="宋体"/>
          <w:bCs/>
        </w:rPr>
        <w:t>.我单位保证，符合《中华人民共和国政府采购法实施条例》第十八条规定，与其他投标供应商不存在单位负责人为同一人或者存在直接控股、管理关系；未对本次采购项目提供整体设计、规范编制或者项目管理、监理、检测等服务的情形。</w:t>
      </w:r>
    </w:p>
    <w:p>
      <w:pPr>
        <w:ind w:firstLine="420" w:firstLineChars="200"/>
        <w:rPr>
          <w:rFonts w:ascii="宋体" w:hAnsi="宋体"/>
          <w:b/>
          <w:szCs w:val="21"/>
        </w:rPr>
      </w:pPr>
      <w:r>
        <w:rPr>
          <w:rFonts w:ascii="宋体" w:hAnsi="宋体" w:hint="eastAsia"/>
          <w:b/>
        </w:rPr>
        <w:t>13.我单位清楚，如存在违反投标承诺行为情节严重的，将根据《深圳市财政局关于印发&lt;深圳市财政局政府采购供应商信用信息管理办法&gt;的通知》，依法被列入失信信息。</w:t>
      </w:r>
    </w:p>
    <w:p>
      <w:pPr>
        <w:ind w:firstLine="420" w:firstLineChars="200"/>
        <w:rPr>
          <w:rFonts w:ascii="宋体" w:hAnsi="宋体"/>
        </w:rPr>
      </w:pPr>
    </w:p>
    <w:p>
      <w:pPr>
        <w:ind w:firstLine="420" w:firstLineChars="200"/>
        <w:rPr>
          <w:rFonts w:ascii="宋体" w:hAnsi="宋体"/>
          <w:szCs w:val="21"/>
        </w:rPr>
      </w:pPr>
      <w:r>
        <w:rPr>
          <w:rFonts w:ascii="宋体" w:hAnsi="宋体" w:hint="eastAsia"/>
          <w:szCs w:val="21"/>
        </w:rPr>
        <w:t>以上承诺，如有违反，愿依照国家相关法律法规处理，并承担由此给采购人带来的损失。</w:t>
      </w:r>
    </w:p>
    <w:p>
      <w:pPr>
        <w:spacing w:before="60" w:beforeLines="25" w:after="60" w:afterLines="25"/>
        <w:ind w:firstLine="5460" w:firstLineChars="2600"/>
        <w:rPr>
          <w:color w:val="FF0000"/>
        </w:rPr>
      </w:pPr>
      <w:r>
        <w:rPr>
          <w:rFonts w:hint="eastAsia"/>
          <w:color w:val="FF0000"/>
          <w:szCs w:val="21"/>
        </w:rPr>
        <w:t>投标人：</w:t>
      </w:r>
      <w:r>
        <w:rPr>
          <w:rFonts w:hint="eastAsia"/>
          <w:color w:val="FF0000"/>
          <w:szCs w:val="21"/>
          <w:u w:val="single"/>
        </w:rPr>
        <w:t xml:space="preserve">              </w:t>
      </w:r>
    </w:p>
    <w:p>
      <w:pPr>
        <w:jc w:val="right"/>
      </w:pPr>
      <w:r>
        <w:rPr>
          <w:rFonts w:ascii="宋体" w:hAnsi="宋体" w:hint="eastAsia"/>
          <w:color w:val="FF0000"/>
          <w:szCs w:val="21"/>
        </w:rPr>
        <w:t xml:space="preserve">                                              日期：</w:t>
      </w:r>
      <w:r>
        <w:rPr>
          <w:rFonts w:ascii="宋体" w:hAnsi="宋体" w:hint="eastAsia"/>
          <w:color w:val="FF0000"/>
          <w:szCs w:val="21"/>
          <w:u w:val="single"/>
        </w:rPr>
        <w:t xml:space="preserve">    </w:t>
      </w:r>
      <w:r>
        <w:rPr>
          <w:rFonts w:ascii="宋体" w:hAnsi="宋体" w:hint="eastAsia"/>
          <w:color w:val="FF0000"/>
          <w:szCs w:val="21"/>
        </w:rPr>
        <w:t>年</w:t>
      </w:r>
      <w:r>
        <w:rPr>
          <w:rFonts w:ascii="宋体" w:hAnsi="宋体" w:hint="eastAsia"/>
          <w:color w:val="FF0000"/>
          <w:szCs w:val="21"/>
          <w:u w:val="single"/>
        </w:rPr>
        <w:t xml:space="preserve">   </w:t>
      </w:r>
      <w:r>
        <w:rPr>
          <w:rFonts w:ascii="宋体" w:hAnsi="宋体" w:hint="eastAsia"/>
          <w:color w:val="FF0000"/>
          <w:szCs w:val="21"/>
        </w:rPr>
        <w:t>月</w:t>
      </w:r>
      <w:r>
        <w:rPr>
          <w:rFonts w:ascii="宋体" w:hAnsi="宋体" w:hint="eastAsia"/>
          <w:color w:val="FF0000"/>
          <w:szCs w:val="21"/>
          <w:u w:val="single"/>
        </w:rPr>
        <w:t xml:space="preserve">   </w:t>
      </w:r>
      <w:r>
        <w:rPr>
          <w:rFonts w:ascii="宋体" w:hAnsi="宋体" w:hint="eastAsia"/>
          <w:color w:val="FF0000"/>
          <w:szCs w:val="21"/>
        </w:rPr>
        <w:t>日</w:t>
      </w:r>
    </w:p>
    <w:p>
      <w:pPr>
        <w:widowControl/>
        <w:jc w:val="left"/>
        <w:rPr>
          <w:rFonts w:ascii="黑体" w:eastAsia="黑体" w:hAnsi="宋体"/>
          <w:bCs/>
          <w:kern w:val="0"/>
          <w:sz w:val="24"/>
          <w:szCs w:val="20"/>
        </w:rPr>
      </w:pPr>
      <w:r>
        <w:rPr>
          <w:rFonts w:ascii="黑体" w:eastAsia="黑体"/>
          <w:b/>
        </w:rPr>
        <w:br w:type="page"/>
      </w:r>
    </w:p>
    <w:p>
      <w:pPr>
        <w:pStyle w:val="Heading2"/>
        <w:rPr>
          <w:rFonts w:ascii="黑体" w:eastAsia="黑体"/>
          <w:b w:val="0"/>
        </w:rPr>
      </w:pPr>
      <w:r>
        <w:rPr>
          <w:rFonts w:ascii="黑体" w:eastAsia="黑体" w:hint="eastAsia"/>
          <w:b w:val="0"/>
        </w:rPr>
        <w:t>三、投标人情况及资格证明文件</w:t>
      </w:r>
    </w:p>
    <w:p>
      <w:pPr>
        <w:ind w:firstLine="2310" w:firstLineChars="1100"/>
        <w:outlineLvl w:val="3"/>
        <w:rPr>
          <w:rFonts w:ascii="黑体" w:eastAsia="黑体" w:hAnsi="宋体"/>
          <w:bCs/>
          <w:kern w:val="0"/>
          <w:sz w:val="24"/>
        </w:rPr>
      </w:pPr>
      <w:bookmarkStart w:id="48" w:name="_Hlk72257590"/>
      <w:r>
        <w:rPr>
          <w:rFonts w:ascii="黑体" w:eastAsia="黑体" w:hAnsi="宋体" w:hint="eastAsia"/>
          <w:bCs/>
          <w:kern w:val="0"/>
          <w:sz w:val="24"/>
        </w:rPr>
        <w:t>（一）投标人资格证明文件</w:t>
      </w:r>
    </w:p>
    <w:p>
      <w:pPr>
        <w:spacing w:before="120" w:beforeLines="50"/>
        <w:ind w:firstLine="420" w:firstLineChars="200"/>
        <w:rPr>
          <w:b/>
          <w:bCs/>
          <w:color w:val="FF0000"/>
          <w:sz w:val="24"/>
        </w:rPr>
      </w:pPr>
      <w:r>
        <w:rPr>
          <w:rFonts w:hint="eastAsia"/>
          <w:b/>
          <w:bCs/>
          <w:color w:val="FF0000"/>
          <w:sz w:val="24"/>
        </w:rPr>
        <w:t>（特别提示：投标人须按本招标文件第一册第一章招标公告 “申请人的资格要求”（即投标人资格要求）提供相关的资格证明资料，未提供或提供不完整、不符合要求的，将作投标无效处理。）</w:t>
      </w:r>
    </w:p>
    <w:p>
      <w:pPr>
        <w:pStyle w:val="Heading2"/>
        <w:rPr>
          <w:rFonts w:ascii="黑体" w:eastAsia="黑体"/>
          <w:b w:val="0"/>
          <w:szCs w:val="24"/>
        </w:rPr>
      </w:pPr>
      <w:bookmarkStart w:id="49" w:name="_Hlk72257908"/>
      <w:r>
        <w:rPr>
          <w:rFonts w:ascii="黑体" w:eastAsia="黑体" w:hint="eastAsia"/>
          <w:szCs w:val="24"/>
        </w:rPr>
        <w:t>（二）</w:t>
      </w:r>
      <w:r>
        <w:rPr>
          <w:rFonts w:ascii="黑体" w:eastAsia="黑体" w:hint="eastAsia"/>
          <w:b w:val="0"/>
          <w:szCs w:val="24"/>
        </w:rPr>
        <w:t>中小企业声明函、残疾人福利性单位声明函及监狱企业声明函</w:t>
      </w:r>
    </w:p>
    <w:p>
      <w:pPr>
        <w:jc w:val="left"/>
        <w:outlineLvl w:val="3"/>
        <w:rPr>
          <w:rFonts w:ascii="黑体" w:eastAsia="黑体" w:hAnsi="宋体"/>
          <w:bCs/>
          <w:kern w:val="0"/>
          <w:sz w:val="24"/>
        </w:rPr>
      </w:pPr>
      <w:bookmarkEnd w:id="48"/>
    </w:p>
    <w:p>
      <w:pPr>
        <w:ind w:firstLine="420" w:firstLineChars="200"/>
        <w:outlineLvl w:val="3"/>
        <w:rPr>
          <w:rFonts w:ascii="黑体" w:eastAsia="黑体" w:hAnsi="宋体"/>
          <w:bCs/>
          <w:color w:val="FF0000"/>
          <w:kern w:val="0"/>
          <w:sz w:val="24"/>
        </w:rPr>
      </w:pPr>
      <w:bookmarkStart w:id="50" w:name="_Hlk110587453"/>
      <w:r>
        <w:rPr>
          <w:rFonts w:ascii="黑体" w:eastAsia="黑体" w:hAnsi="宋体" w:hint="eastAsia"/>
          <w:bCs/>
          <w:color w:val="FF0000"/>
          <w:kern w:val="0"/>
          <w:sz w:val="24"/>
        </w:rPr>
        <w:t>填写指引：</w:t>
      </w:r>
    </w:p>
    <w:p>
      <w:pPr>
        <w:ind w:firstLine="420" w:firstLineChars="200"/>
        <w:outlineLvl w:val="3"/>
        <w:rPr>
          <w:rFonts w:ascii="黑体" w:eastAsia="黑体" w:hAnsi="黑体"/>
          <w:color w:val="FF0000"/>
          <w:sz w:val="24"/>
        </w:rPr>
      </w:pPr>
      <w:r>
        <w:rPr>
          <w:rFonts w:ascii="黑体" w:eastAsia="黑体" w:hAnsi="宋体" w:hint="eastAsia"/>
          <w:bCs/>
          <w:color w:val="FF0000"/>
          <w:kern w:val="0"/>
          <w:sz w:val="24"/>
        </w:rPr>
        <w:t>1、该部分内容由投标人根据自身实际情况填写，不符合要求的投标人可以不填写或直接删除相应的声明函。</w:t>
      </w:r>
      <w:r>
        <w:rPr>
          <w:rFonts w:ascii="黑体" w:eastAsia="黑体" w:hAnsi="黑体" w:hint="eastAsia"/>
          <w:color w:val="FF0000"/>
          <w:sz w:val="24"/>
        </w:rPr>
        <w:t>投标人提供的声明函不属实的，属于提供虚假资料谋取中标，依照《中华人民共和国政府采购法》等国家有关规定追究相应责任。</w:t>
      </w:r>
    </w:p>
    <w:p>
      <w:pPr>
        <w:ind w:firstLine="420" w:firstLineChars="200"/>
        <w:outlineLvl w:val="3"/>
        <w:rPr>
          <w:rFonts w:ascii="黑体" w:eastAsia="黑体" w:hAnsi="黑体"/>
          <w:color w:val="FF0000"/>
          <w:sz w:val="24"/>
        </w:rPr>
      </w:pPr>
      <w:r>
        <w:rPr>
          <w:rFonts w:ascii="黑体" w:eastAsia="黑体" w:hAnsi="黑体" w:hint="eastAsia"/>
          <w:color w:val="FF0000"/>
          <w:sz w:val="24"/>
        </w:rPr>
        <w:t>2、该部分内容填写需要参考的相关文件：(1)《政府采购促进中小企业发展管理办法》（财库〔2020〕46号），链接：</w:t>
      </w:r>
      <w:r>
        <w:fldChar w:fldCharType="begin"/>
      </w:r>
      <w:r>
        <w:instrText xml:space="preserve"> HYPERLINK "http://www.ccgp.gov.cn/news/202012/t20201229_15715888.htm" </w:instrText>
      </w:r>
      <w:r>
        <w:fldChar w:fldCharType="separate"/>
      </w:r>
      <w:r>
        <w:rPr>
          <w:rStyle w:val="FollowedHyperlink"/>
          <w:rFonts w:ascii="黑体" w:eastAsia="黑体" w:hAnsi="黑体" w:hint="eastAsia"/>
          <w:sz w:val="24"/>
        </w:rPr>
        <w:t>www.ccgp.gov.cn/news/202012/t20201229_15715888.htm</w:t>
      </w:r>
      <w:r>
        <w:rPr>
          <w:rStyle w:val="FollowedHyperlink"/>
          <w:rFonts w:ascii="黑体" w:eastAsia="黑体" w:hAnsi="黑体" w:hint="eastAsia"/>
          <w:sz w:val="24"/>
        </w:rPr>
        <w:fldChar w:fldCharType="end"/>
      </w:r>
    </w:p>
    <w:p>
      <w:pPr>
        <w:ind w:firstLine="420" w:firstLineChars="200"/>
        <w:outlineLvl w:val="3"/>
        <w:rPr>
          <w:rFonts w:ascii="黑体" w:eastAsia="黑体" w:hAnsi="黑体"/>
          <w:color w:val="FF0000"/>
          <w:sz w:val="24"/>
        </w:rPr>
      </w:pPr>
      <w:r>
        <w:rPr>
          <w:rFonts w:ascii="黑体" w:eastAsia="黑体" w:hAnsi="黑体" w:hint="eastAsia"/>
          <w:color w:val="FF0000"/>
          <w:sz w:val="24"/>
        </w:rPr>
        <w:t>(2)《关于印发中小企业划型标准规定的通知》（工信部联企业〔2011〕300 号），链接：</w:t>
      </w:r>
      <w:r>
        <w:fldChar w:fldCharType="begin"/>
      </w:r>
      <w:r>
        <w:instrText xml:space="preserve"> HYPERLINK "http://www.gov.cn/zwgk/2011-07/04/content_1898747.htm" </w:instrText>
      </w:r>
      <w:r>
        <w:fldChar w:fldCharType="separate"/>
      </w:r>
      <w:r>
        <w:rPr>
          <w:rStyle w:val="FollowedHyperlink"/>
          <w:rFonts w:ascii="黑体" w:eastAsia="黑体" w:hAnsi="黑体" w:hint="eastAsia"/>
          <w:sz w:val="24"/>
        </w:rPr>
        <w:t>www.gov.cn/zwgk/2011-07/04/content_1898747.htm</w:t>
      </w:r>
      <w:r>
        <w:rPr>
          <w:rStyle w:val="FollowedHyperlink"/>
          <w:rFonts w:ascii="黑体" w:eastAsia="黑体" w:hAnsi="黑体" w:hint="eastAsia"/>
          <w:sz w:val="24"/>
        </w:rPr>
        <w:fldChar w:fldCharType="end"/>
      </w:r>
    </w:p>
    <w:p>
      <w:pPr>
        <w:ind w:firstLine="420" w:firstLineChars="200"/>
        <w:outlineLvl w:val="3"/>
        <w:rPr>
          <w:rFonts w:ascii="黑体" w:eastAsia="黑体" w:hAnsi="黑体"/>
          <w:color w:val="FF0000"/>
          <w:sz w:val="24"/>
        </w:rPr>
      </w:pPr>
      <w:r>
        <w:rPr>
          <w:rFonts w:ascii="黑体" w:eastAsia="黑体" w:hAnsi="黑体" w:hint="eastAsia"/>
          <w:color w:val="FF0000"/>
          <w:sz w:val="24"/>
        </w:rPr>
        <w:t>(3)《统计上大中小微型企业划分办法(2017)》（国统字〔2017〕213 号），链接：</w:t>
      </w:r>
      <w:r>
        <w:fldChar w:fldCharType="begin"/>
      </w:r>
      <w:r>
        <w:instrText xml:space="preserve"> HYPERLINK "http://www.stats.gov.cn/tjsj/tjbz/201801/t20180103_1569357.html" </w:instrText>
      </w:r>
      <w:r>
        <w:fldChar w:fldCharType="separate"/>
      </w:r>
      <w:r>
        <w:rPr>
          <w:rStyle w:val="FollowedHyperlink"/>
          <w:rFonts w:ascii="黑体" w:eastAsia="黑体" w:hAnsi="黑体" w:hint="eastAsia"/>
          <w:sz w:val="24"/>
        </w:rPr>
        <w:t>www.stats.gov.cn/tjsj/tjbz/201801/t20180103_1569357.html</w:t>
      </w:r>
      <w:r>
        <w:rPr>
          <w:rStyle w:val="FollowedHyperlink"/>
          <w:rFonts w:ascii="黑体" w:eastAsia="黑体" w:hAnsi="黑体" w:hint="eastAsia"/>
          <w:sz w:val="24"/>
        </w:rPr>
        <w:fldChar w:fldCharType="end"/>
      </w:r>
    </w:p>
    <w:p>
      <w:pPr>
        <w:ind w:firstLine="420" w:firstLineChars="200"/>
        <w:outlineLvl w:val="3"/>
        <w:rPr>
          <w:rFonts w:ascii="黑体" w:eastAsia="黑体" w:hAnsi="黑体"/>
          <w:color w:val="FF0000"/>
          <w:sz w:val="24"/>
        </w:rPr>
      </w:pPr>
      <w:r>
        <w:rPr>
          <w:rFonts w:ascii="黑体" w:eastAsia="黑体" w:hAnsi="黑体" w:hint="eastAsia"/>
          <w:color w:val="FF0000"/>
          <w:sz w:val="24"/>
        </w:rPr>
        <w:t>(4)《关于促进残疾人就业政府采购政策的通知》（财库〔2017〕141号），链接：</w:t>
      </w:r>
      <w:r>
        <w:fldChar w:fldCharType="begin"/>
      </w:r>
      <w:r>
        <w:instrText xml:space="preserve"> HYPERLINK "http://www.ccgp.gov.cn/zcfg/mof/201709/t20170904_8787205.shtml" </w:instrText>
      </w:r>
      <w:r>
        <w:fldChar w:fldCharType="separate"/>
      </w:r>
      <w:r>
        <w:rPr>
          <w:rStyle w:val="FollowedHyperlink"/>
          <w:rFonts w:ascii="黑体" w:eastAsia="黑体" w:hAnsi="黑体" w:hint="eastAsia"/>
          <w:sz w:val="24"/>
        </w:rPr>
        <w:t>www.ccgp.gov.cn/zcfg/mof/201709/t20170904_8787205.shtml</w:t>
      </w:r>
      <w:r>
        <w:rPr>
          <w:rStyle w:val="FollowedHyperlink"/>
          <w:rFonts w:ascii="黑体" w:eastAsia="黑体" w:hAnsi="黑体" w:hint="eastAsia"/>
          <w:sz w:val="24"/>
        </w:rPr>
        <w:fldChar w:fldCharType="end"/>
      </w:r>
    </w:p>
    <w:p>
      <w:pPr>
        <w:autoSpaceDE w:val="0"/>
        <w:autoSpaceDN w:val="0"/>
        <w:adjustRightInd w:val="0"/>
        <w:ind w:firstLine="420" w:firstLineChars="200"/>
        <w:jc w:val="left"/>
        <w:textAlignment w:val="baseline"/>
        <w:rPr>
          <w:rFonts w:ascii="黑体" w:eastAsia="黑体" w:hAnsi="黑体"/>
          <w:color w:val="FF0000"/>
          <w:sz w:val="24"/>
        </w:rPr>
      </w:pPr>
      <w:r>
        <w:rPr>
          <w:rFonts w:ascii="黑体" w:eastAsia="黑体" w:hAnsi="黑体" w:hint="eastAsia"/>
          <w:color w:val="FF0000"/>
          <w:sz w:val="24"/>
        </w:rPr>
        <w:t>(5)《关于政府采购支持监狱企业发展有关问题的通知》（财库〔2014〕68号），链接：</w:t>
      </w:r>
      <w:r>
        <w:fldChar w:fldCharType="begin"/>
      </w:r>
      <w:r>
        <w:instrText xml:space="preserve"> HYPERLINK "http://www.ccgp.gov.cn/zcfg/mof/201406/t20140616_4619272.htm" </w:instrText>
      </w:r>
      <w:r>
        <w:fldChar w:fldCharType="separate"/>
      </w:r>
      <w:r>
        <w:rPr>
          <w:rFonts w:ascii="黑体" w:eastAsia="黑体" w:hAnsi="黑体" w:hint="eastAsia"/>
          <w:color w:val="FF0000"/>
          <w:sz w:val="24"/>
        </w:rPr>
        <w:t>www.ccgp.gov.cn/zcfg/mof/201406/t20140616_4619272.htm</w:t>
      </w:r>
      <w:r>
        <w:rPr>
          <w:rFonts w:ascii="黑体" w:eastAsia="黑体" w:hAnsi="黑体" w:hint="eastAsia"/>
          <w:color w:val="FF0000"/>
          <w:sz w:val="24"/>
        </w:rPr>
        <w:fldChar w:fldCharType="end"/>
      </w:r>
    </w:p>
    <w:p>
      <w:pPr>
        <w:ind w:firstLine="420" w:firstLineChars="200"/>
        <w:outlineLvl w:val="3"/>
        <w:rPr>
          <w:rFonts w:ascii="黑体" w:eastAsia="黑体" w:hAnsi="宋体"/>
          <w:bCs/>
          <w:color w:val="FF0000"/>
          <w:kern w:val="0"/>
          <w:sz w:val="24"/>
        </w:rPr>
      </w:pPr>
      <w:r>
        <w:rPr>
          <w:rFonts w:ascii="黑体" w:eastAsia="黑体" w:hAnsi="宋体" w:hint="eastAsia"/>
          <w:bCs/>
          <w:color w:val="FF0000"/>
          <w:kern w:val="0"/>
          <w:sz w:val="24"/>
        </w:rPr>
        <w:t>3、请依照提供的格式和内容填写声明函，不要随意变更格式；声明函不需要盖章或签字</w:t>
      </w:r>
      <w:r>
        <w:rPr>
          <w:rFonts w:ascii="黑体" w:eastAsia="黑体" w:hAnsi="黑体" w:hint="eastAsia"/>
          <w:color w:val="FF0000"/>
          <w:sz w:val="24"/>
        </w:rPr>
        <w:t>。</w:t>
      </w:r>
    </w:p>
    <w:p>
      <w:pPr>
        <w:ind w:firstLine="420" w:firstLineChars="200"/>
        <w:outlineLvl w:val="3"/>
        <w:rPr>
          <w:rFonts w:ascii="黑体" w:eastAsia="黑体" w:hAnsi="宋体"/>
          <w:bCs/>
          <w:color w:val="FF0000"/>
          <w:kern w:val="0"/>
          <w:sz w:val="24"/>
        </w:rPr>
      </w:pPr>
      <w:r>
        <w:rPr>
          <w:rFonts w:ascii="黑体" w:eastAsia="黑体" w:hAnsi="宋体" w:hint="eastAsia"/>
          <w:bCs/>
          <w:color w:val="FF0000"/>
          <w:kern w:val="0"/>
          <w:sz w:val="24"/>
        </w:rPr>
        <w:t>4、声明函具体填写要求：</w:t>
      </w:r>
    </w:p>
    <w:p>
      <w:pPr>
        <w:ind w:firstLine="420" w:firstLineChars="200"/>
        <w:outlineLvl w:val="3"/>
        <w:rPr>
          <w:rFonts w:ascii="黑体" w:eastAsia="黑体" w:hAnsi="宋体"/>
          <w:bCs/>
          <w:color w:val="FF0000"/>
          <w:kern w:val="0"/>
          <w:sz w:val="24"/>
        </w:rPr>
      </w:pPr>
      <w:r>
        <w:rPr>
          <w:rFonts w:ascii="黑体" w:eastAsia="黑体" w:hAnsi="宋体" w:hint="eastAsia"/>
          <w:bCs/>
          <w:color w:val="FF0000"/>
          <w:kern w:val="0"/>
          <w:sz w:val="24"/>
        </w:rPr>
        <w:t>（1）声明是中小企业须填写《中小企业声明函》的以下内容：</w:t>
      </w:r>
    </w:p>
    <w:p>
      <w:pPr>
        <w:ind w:firstLine="420" w:firstLineChars="200"/>
        <w:outlineLvl w:val="3"/>
        <w:rPr>
          <w:rFonts w:ascii="黑体" w:eastAsia="黑体" w:hAnsi="宋体"/>
          <w:bCs/>
          <w:color w:val="FF0000"/>
          <w:kern w:val="0"/>
          <w:sz w:val="24"/>
        </w:rPr>
      </w:pPr>
      <w:r>
        <w:rPr>
          <w:rFonts w:ascii="黑体" w:eastAsia="黑体" w:hAnsi="宋体" w:hint="eastAsia"/>
          <w:bCs/>
          <w:color w:val="FF0000"/>
          <w:kern w:val="0"/>
          <w:sz w:val="24"/>
        </w:rPr>
        <w:t>第一处，在“单位名称”下划线处如实填写采购人名称（深圳公共资源交易中心不是本项目的采购人，而是组织实施机构）；</w:t>
      </w:r>
    </w:p>
    <w:p>
      <w:pPr>
        <w:ind w:firstLine="420" w:firstLineChars="200"/>
        <w:outlineLvl w:val="3"/>
        <w:rPr>
          <w:rFonts w:ascii="黑体" w:eastAsia="黑体" w:hAnsi="宋体"/>
          <w:bCs/>
          <w:color w:val="FF0000"/>
          <w:kern w:val="0"/>
          <w:sz w:val="24"/>
        </w:rPr>
      </w:pPr>
      <w:r>
        <w:rPr>
          <w:rFonts w:ascii="黑体" w:eastAsia="黑体" w:hAnsi="宋体" w:hint="eastAsia"/>
          <w:bCs/>
          <w:color w:val="FF0000"/>
          <w:kern w:val="0"/>
          <w:sz w:val="24"/>
        </w:rPr>
        <w:t>第二处，在“项目名称”下划线处如实填写采购项目名称；</w:t>
      </w:r>
    </w:p>
    <w:p>
      <w:pPr>
        <w:ind w:firstLine="420" w:firstLineChars="200"/>
        <w:outlineLvl w:val="3"/>
        <w:rPr>
          <w:rFonts w:ascii="黑体" w:eastAsia="黑体" w:hAnsi="宋体"/>
          <w:bCs/>
          <w:color w:val="FF0000"/>
          <w:kern w:val="0"/>
          <w:sz w:val="24"/>
        </w:rPr>
      </w:pPr>
      <w:r>
        <w:rPr>
          <w:rFonts w:ascii="黑体" w:eastAsia="黑体" w:hAnsi="宋体" w:hint="eastAsia"/>
          <w:bCs/>
          <w:color w:val="FF0000"/>
          <w:kern w:val="0"/>
          <w:sz w:val="24"/>
        </w:rPr>
        <w:t>第三处，在“标的名称”下划线处填写所采购货物（标的）的具体名称（以招标文件第一册第三章用户需求书“货物清单明细”的“货物名称”一栏为准）；如果涉及多项货物（标的）为同一企业制造，“标的名称”下划线处可以如实填写多项货物；</w:t>
      </w:r>
    </w:p>
    <w:p>
      <w:pPr>
        <w:ind w:firstLine="420" w:firstLineChars="200"/>
        <w:outlineLvl w:val="3"/>
        <w:rPr>
          <w:rFonts w:ascii="黑体" w:eastAsia="黑体" w:hAnsi="宋体"/>
          <w:bCs/>
          <w:color w:val="FF0000"/>
          <w:kern w:val="0"/>
          <w:sz w:val="24"/>
        </w:rPr>
      </w:pPr>
      <w:r>
        <w:rPr>
          <w:rFonts w:ascii="黑体" w:eastAsia="黑体" w:hAnsi="宋体" w:hint="eastAsia"/>
          <w:bCs/>
          <w:color w:val="FF0000"/>
          <w:kern w:val="0"/>
          <w:sz w:val="24"/>
        </w:rPr>
        <w:t>第四处，在“招标文件中明确的所属行业”下划线处填写采购标的对应的中小企业划分标准所属行业（所属行业可在招标文件第一册第二章“对通用条款的补充内容及其他关键信息”章节查看）；</w:t>
      </w:r>
    </w:p>
    <w:p>
      <w:pPr>
        <w:ind w:firstLine="420" w:firstLineChars="200"/>
        <w:outlineLvl w:val="3"/>
        <w:rPr>
          <w:rFonts w:ascii="黑体" w:eastAsia="黑体" w:hAnsi="宋体"/>
          <w:bCs/>
          <w:color w:val="FF0000"/>
          <w:kern w:val="0"/>
          <w:sz w:val="24"/>
        </w:rPr>
      </w:pPr>
      <w:r>
        <w:rPr>
          <w:rFonts w:ascii="黑体" w:eastAsia="黑体" w:hAnsi="宋体" w:hint="eastAsia"/>
          <w:bCs/>
          <w:color w:val="FF0000"/>
          <w:kern w:val="0"/>
          <w:sz w:val="24"/>
        </w:rPr>
        <w:t>第五处，在“企业名称”下划线处如实填写制造商名称；在“从业人员”、“营业收入”、“资产总额”下划线处如实填写从业人员、营业收入、资产总额；在“中型企业、小型企业、微型企业”下划线处如实依照300号文填写相应的企业类型；从业人员、营业收入、资产总额填报上一年度数据，无上一年度数据的新成立企业可以不填报。</w:t>
      </w:r>
    </w:p>
    <w:p>
      <w:pPr>
        <w:ind w:firstLine="420" w:firstLineChars="200"/>
        <w:outlineLvl w:val="3"/>
        <w:rPr>
          <w:rFonts w:ascii="黑体" w:eastAsia="黑体" w:hAnsi="宋体"/>
          <w:bCs/>
          <w:color w:val="FF0000"/>
          <w:kern w:val="0"/>
          <w:sz w:val="24"/>
        </w:rPr>
      </w:pPr>
      <w:r>
        <w:rPr>
          <w:rFonts w:ascii="黑体" w:eastAsia="黑体" w:hAnsi="宋体" w:hint="eastAsia"/>
          <w:bCs/>
          <w:color w:val="FF0000"/>
          <w:kern w:val="0"/>
          <w:sz w:val="24"/>
        </w:rPr>
        <w:t>（2）声明是残疾人福利性单位须填写《残疾人福利性单位声明函》的相关内容，具体参照以上《中小企业声明函》填写要求执行。</w:t>
      </w:r>
    </w:p>
    <w:p>
      <w:pPr>
        <w:ind w:firstLine="420" w:firstLineChars="200"/>
        <w:outlineLvl w:val="3"/>
        <w:rPr>
          <w:rFonts w:ascii="黑体" w:eastAsia="黑体" w:hAnsi="宋体"/>
          <w:bCs/>
          <w:color w:val="FF0000"/>
          <w:kern w:val="0"/>
          <w:sz w:val="24"/>
        </w:rPr>
      </w:pPr>
      <w:r>
        <w:rPr>
          <w:rFonts w:ascii="黑体" w:eastAsia="黑体" w:hAnsi="宋体" w:hint="eastAsia"/>
          <w:bCs/>
          <w:color w:val="FF0000"/>
          <w:kern w:val="0"/>
          <w:sz w:val="24"/>
        </w:rPr>
        <w:t>（3）声明是监狱企业须填写《监狱企业声明函》的三项内容（填写位置的字体已加粗），具体参照以上《中小企业声明函》填写要求执行。</w:t>
      </w:r>
    </w:p>
    <w:p>
      <w:pPr>
        <w:ind w:firstLine="420" w:firstLineChars="200"/>
      </w:pPr>
    </w:p>
    <w:p>
      <w:pPr>
        <w:jc w:val="center"/>
        <w:outlineLvl w:val="3"/>
        <w:rPr>
          <w:b/>
          <w:sz w:val="24"/>
        </w:rPr>
      </w:pPr>
      <w:r>
        <w:rPr>
          <w:rFonts w:hint="eastAsia"/>
          <w:b/>
          <w:sz w:val="24"/>
        </w:rPr>
        <w:t>1、</w:t>
      </w:r>
      <w:r>
        <w:rPr>
          <w:b/>
          <w:sz w:val="24"/>
        </w:rPr>
        <w:t>中小企业声明函（货物</w:t>
      </w:r>
      <w:r>
        <w:rPr>
          <w:rFonts w:hint="eastAsia"/>
          <w:b/>
          <w:sz w:val="24"/>
        </w:rPr>
        <w:t>类</w:t>
      </w:r>
      <w:r>
        <w:rPr>
          <w:b/>
          <w:sz w:val="24"/>
        </w:rPr>
        <w:t xml:space="preserve">） </w:t>
      </w:r>
    </w:p>
    <w:p>
      <w:pPr>
        <w:ind w:firstLine="420" w:firstLineChars="200"/>
        <w:outlineLvl w:val="3"/>
        <w:rPr>
          <w:rFonts w:ascii="宋体" w:hAnsi="宋体"/>
          <w:sz w:val="24"/>
        </w:rPr>
      </w:pPr>
      <w:r>
        <w:rPr>
          <w:rFonts w:ascii="宋体" w:hAnsi="宋体" w:cstheme="minorBidi"/>
          <w:sz w:val="24"/>
        </w:rPr>
        <w:t>本</w:t>
      </w:r>
      <w:r>
        <w:rPr>
          <w:rFonts w:ascii="宋体" w:hAnsi="宋体" w:cstheme="minorBidi" w:hint="eastAsia"/>
          <w:sz w:val="24"/>
        </w:rPr>
        <w:t>投标人</w:t>
      </w:r>
      <w:r>
        <w:rPr>
          <w:rFonts w:ascii="宋体" w:hAnsi="宋体" w:cstheme="minorBidi"/>
          <w:sz w:val="24"/>
        </w:rPr>
        <w:t>郑重声明，根据《政府采购促进中小企业发展管理办法》（财库</w:t>
      </w:r>
      <w:r>
        <w:rPr>
          <w:rFonts w:ascii="宋体" w:hAnsi="宋体" w:cs="微软雅黑" w:hint="eastAsia"/>
          <w:sz w:val="24"/>
        </w:rPr>
        <w:t>﹝</w:t>
      </w:r>
      <w:r>
        <w:rPr>
          <w:rFonts w:ascii="宋体" w:hAnsi="宋体" w:cstheme="minorBidi"/>
          <w:sz w:val="24"/>
        </w:rPr>
        <w:t>2020</w:t>
      </w:r>
      <w:r>
        <w:rPr>
          <w:rFonts w:ascii="宋体" w:hAnsi="宋体" w:cs="微软雅黑" w:hint="eastAsia"/>
          <w:sz w:val="24"/>
        </w:rPr>
        <w:t>﹞</w:t>
      </w:r>
      <w:r>
        <w:rPr>
          <w:rFonts w:ascii="宋体" w:hAnsi="宋体" w:cstheme="minorBidi"/>
          <w:sz w:val="24"/>
        </w:rPr>
        <w:t>46 号）的规定，本</w:t>
      </w:r>
      <w:r>
        <w:rPr>
          <w:rFonts w:ascii="宋体" w:hAnsi="宋体" w:cstheme="minorBidi" w:hint="eastAsia"/>
          <w:sz w:val="24"/>
        </w:rPr>
        <w:t>投标人</w:t>
      </w:r>
      <w:r>
        <w:rPr>
          <w:rFonts w:ascii="宋体" w:hAnsi="宋体" w:cstheme="minorBidi"/>
          <w:sz w:val="24"/>
        </w:rPr>
        <w:t>参加</w:t>
      </w:r>
      <w:r>
        <w:rPr>
          <w:rFonts w:ascii="宋体" w:hAnsi="宋体"/>
          <w:b/>
          <w:bCs/>
          <w:sz w:val="24"/>
          <w:u w:val="single"/>
        </w:rPr>
        <w:t>（</w:t>
      </w:r>
      <w:r>
        <w:rPr>
          <w:rFonts w:ascii="宋体" w:hAnsi="宋体" w:hint="eastAsia"/>
          <w:b/>
          <w:bCs/>
          <w:sz w:val="24"/>
          <w:u w:val="single"/>
        </w:rPr>
        <w:t>采购人</w:t>
      </w:r>
      <w:r>
        <w:rPr>
          <w:rFonts w:ascii="宋体" w:hAnsi="宋体"/>
          <w:b/>
          <w:bCs/>
          <w:sz w:val="24"/>
          <w:u w:val="single"/>
        </w:rPr>
        <w:t>名称）</w:t>
      </w:r>
      <w:r>
        <w:rPr>
          <w:rFonts w:ascii="宋体" w:hAnsi="宋体"/>
          <w:sz w:val="24"/>
        </w:rPr>
        <w:t>的</w:t>
      </w:r>
      <w:r>
        <w:rPr>
          <w:rFonts w:ascii="宋体" w:hAnsi="宋体"/>
          <w:b/>
          <w:bCs/>
          <w:sz w:val="24"/>
          <w:u w:val="single"/>
        </w:rPr>
        <w:t>（项目名称）</w:t>
      </w:r>
      <w:r>
        <w:rPr>
          <w:rFonts w:ascii="宋体" w:hAnsi="宋体"/>
          <w:sz w:val="24"/>
        </w:rPr>
        <w:t>采购活动，提供的货物全部由符合政策要求的中小企业制造。相关企业的具体情况如下：</w:t>
      </w:r>
    </w:p>
    <w:p>
      <w:pPr>
        <w:ind w:firstLine="420" w:firstLineChars="200"/>
        <w:outlineLvl w:val="3"/>
        <w:rPr>
          <w:rFonts w:ascii="宋体" w:hAnsi="宋体"/>
          <w:sz w:val="24"/>
        </w:rPr>
      </w:pPr>
      <w:r>
        <w:rPr>
          <w:rFonts w:ascii="宋体" w:hAnsi="宋体"/>
          <w:sz w:val="24"/>
        </w:rPr>
        <w:t>1.</w:t>
      </w:r>
      <w:r>
        <w:rPr>
          <w:rFonts w:ascii="宋体" w:hAnsi="宋体"/>
          <w:b/>
          <w:bCs/>
          <w:sz w:val="24"/>
          <w:u w:val="single"/>
        </w:rPr>
        <w:t xml:space="preserve"> （标的名称）</w:t>
      </w:r>
      <w:r>
        <w:rPr>
          <w:rFonts w:ascii="宋体" w:hAnsi="宋体"/>
          <w:sz w:val="24"/>
        </w:rPr>
        <w:t xml:space="preserve"> ，属于</w:t>
      </w:r>
      <w:r>
        <w:rPr>
          <w:rFonts w:ascii="宋体" w:hAnsi="宋体"/>
          <w:b/>
          <w:bCs/>
          <w:sz w:val="24"/>
          <w:u w:val="single"/>
        </w:rPr>
        <w:t>（</w:t>
      </w:r>
      <w:r>
        <w:rPr>
          <w:rFonts w:ascii="宋体" w:hAnsi="宋体" w:hint="eastAsia"/>
          <w:b/>
          <w:bCs/>
          <w:sz w:val="24"/>
          <w:u w:val="single"/>
        </w:rPr>
        <w:t>招标</w:t>
      </w:r>
      <w:r>
        <w:rPr>
          <w:rFonts w:ascii="宋体" w:hAnsi="宋体"/>
          <w:b/>
          <w:bCs/>
          <w:sz w:val="24"/>
          <w:u w:val="single"/>
        </w:rPr>
        <w:t xml:space="preserve">文件中明确的所属行业） </w:t>
      </w:r>
      <w:r>
        <w:rPr>
          <w:rFonts w:ascii="宋体" w:hAnsi="宋体"/>
          <w:sz w:val="24"/>
        </w:rPr>
        <w:t>行业；制造商为</w:t>
      </w:r>
      <w:r>
        <w:rPr>
          <w:rFonts w:ascii="宋体" w:hAnsi="宋体"/>
          <w:b/>
          <w:bCs/>
          <w:sz w:val="24"/>
          <w:u w:val="single"/>
        </w:rPr>
        <w:t>（企业名称）</w:t>
      </w:r>
      <w:r>
        <w:rPr>
          <w:rFonts w:ascii="宋体" w:hAnsi="宋体"/>
          <w:sz w:val="24"/>
        </w:rPr>
        <w:t>，从业人员</w:t>
      </w:r>
      <w:r>
        <w:rPr>
          <w:rFonts w:ascii="宋体" w:hAnsi="宋体"/>
          <w:b/>
          <w:bCs/>
          <w:sz w:val="24"/>
          <w:u w:val="single"/>
        </w:rPr>
        <w:t xml:space="preserve">  </w:t>
      </w:r>
      <w:r>
        <w:rPr>
          <w:rFonts w:ascii="宋体" w:hAnsi="宋体"/>
          <w:sz w:val="24"/>
        </w:rPr>
        <w:t>人，营业收入为</w:t>
      </w:r>
      <w:r>
        <w:rPr>
          <w:rFonts w:ascii="宋体" w:hAnsi="宋体"/>
          <w:b/>
          <w:bCs/>
          <w:sz w:val="24"/>
          <w:u w:val="single"/>
        </w:rPr>
        <w:t xml:space="preserve">  </w:t>
      </w:r>
      <w:r>
        <w:rPr>
          <w:rFonts w:ascii="宋体" w:hAnsi="宋体"/>
          <w:sz w:val="24"/>
        </w:rPr>
        <w:t>万元，资产总额为</w:t>
      </w:r>
      <w:r>
        <w:rPr>
          <w:rFonts w:ascii="宋体" w:hAnsi="宋体" w:hint="eastAsia"/>
          <w:b/>
          <w:bCs/>
          <w:sz w:val="24"/>
          <w:u w:val="single"/>
        </w:rPr>
        <w:t xml:space="preserve"> </w:t>
      </w:r>
      <w:r>
        <w:rPr>
          <w:rFonts w:ascii="宋体" w:hAnsi="宋体"/>
          <w:b/>
          <w:bCs/>
          <w:sz w:val="24"/>
          <w:u w:val="single"/>
        </w:rPr>
        <w:t xml:space="preserve"> </w:t>
      </w:r>
      <w:r>
        <w:rPr>
          <w:rFonts w:ascii="宋体" w:hAnsi="宋体"/>
          <w:sz w:val="24"/>
        </w:rPr>
        <w:t>万元 ，属于</w:t>
      </w:r>
      <w:r>
        <w:rPr>
          <w:rFonts w:ascii="宋体" w:hAnsi="宋体"/>
          <w:b/>
          <w:bCs/>
          <w:sz w:val="24"/>
          <w:u w:val="single"/>
        </w:rPr>
        <w:t>（中型企业、小型企业、微型企业）</w:t>
      </w:r>
      <w:r>
        <w:rPr>
          <w:rFonts w:ascii="宋体" w:hAnsi="宋体"/>
          <w:sz w:val="24"/>
        </w:rPr>
        <w:t xml:space="preserve">； </w:t>
      </w:r>
    </w:p>
    <w:p>
      <w:pPr>
        <w:ind w:firstLine="420" w:firstLineChars="200"/>
        <w:outlineLvl w:val="3"/>
        <w:rPr>
          <w:rFonts w:ascii="宋体" w:hAnsi="宋体"/>
          <w:sz w:val="24"/>
          <w:u w:val="single"/>
        </w:rPr>
      </w:pPr>
      <w:r>
        <w:rPr>
          <w:rFonts w:ascii="宋体" w:hAnsi="宋体"/>
          <w:sz w:val="24"/>
        </w:rPr>
        <w:t>2.</w:t>
      </w:r>
      <w:r>
        <w:rPr>
          <w:rFonts w:ascii="宋体" w:hAnsi="宋体"/>
          <w:b/>
          <w:bCs/>
          <w:sz w:val="24"/>
          <w:u w:val="single"/>
        </w:rPr>
        <w:t xml:space="preserve"> （标的名称）</w:t>
      </w:r>
      <w:r>
        <w:rPr>
          <w:rFonts w:ascii="宋体" w:hAnsi="宋体"/>
          <w:sz w:val="24"/>
        </w:rPr>
        <w:t xml:space="preserve"> ，属于</w:t>
      </w:r>
      <w:r>
        <w:rPr>
          <w:rFonts w:ascii="宋体" w:hAnsi="宋体"/>
          <w:b/>
          <w:bCs/>
          <w:sz w:val="24"/>
          <w:u w:val="single"/>
        </w:rPr>
        <w:t>（</w:t>
      </w:r>
      <w:r>
        <w:rPr>
          <w:rFonts w:ascii="宋体" w:hAnsi="宋体" w:hint="eastAsia"/>
          <w:b/>
          <w:bCs/>
          <w:sz w:val="24"/>
          <w:u w:val="single"/>
        </w:rPr>
        <w:t>招标</w:t>
      </w:r>
      <w:r>
        <w:rPr>
          <w:rFonts w:ascii="宋体" w:hAnsi="宋体"/>
          <w:b/>
          <w:bCs/>
          <w:sz w:val="24"/>
          <w:u w:val="single"/>
        </w:rPr>
        <w:t xml:space="preserve">文件中明确的所属行业） </w:t>
      </w:r>
      <w:r>
        <w:rPr>
          <w:rFonts w:ascii="宋体" w:hAnsi="宋体"/>
          <w:sz w:val="24"/>
        </w:rPr>
        <w:t>行业；制造商为</w:t>
      </w:r>
      <w:r>
        <w:rPr>
          <w:rFonts w:ascii="宋体" w:hAnsi="宋体"/>
          <w:b/>
          <w:bCs/>
          <w:sz w:val="24"/>
          <w:u w:val="single"/>
        </w:rPr>
        <w:t>（企业名称）</w:t>
      </w:r>
      <w:r>
        <w:rPr>
          <w:rFonts w:ascii="宋体" w:hAnsi="宋体"/>
          <w:sz w:val="24"/>
        </w:rPr>
        <w:t>，从业人员</w:t>
      </w:r>
      <w:r>
        <w:rPr>
          <w:rFonts w:ascii="宋体" w:hAnsi="宋体"/>
          <w:b/>
          <w:bCs/>
          <w:sz w:val="24"/>
          <w:u w:val="single"/>
        </w:rPr>
        <w:t xml:space="preserve">  </w:t>
      </w:r>
      <w:r>
        <w:rPr>
          <w:rFonts w:ascii="宋体" w:hAnsi="宋体"/>
          <w:sz w:val="24"/>
        </w:rPr>
        <w:t>人，营业收入为</w:t>
      </w:r>
      <w:r>
        <w:rPr>
          <w:rFonts w:ascii="宋体" w:hAnsi="宋体"/>
          <w:b/>
          <w:bCs/>
          <w:sz w:val="24"/>
          <w:u w:val="single"/>
        </w:rPr>
        <w:t xml:space="preserve">  </w:t>
      </w:r>
      <w:r>
        <w:rPr>
          <w:rFonts w:ascii="宋体" w:hAnsi="宋体"/>
          <w:sz w:val="24"/>
        </w:rPr>
        <w:t>万元，资产总额为</w:t>
      </w:r>
      <w:r>
        <w:rPr>
          <w:rFonts w:ascii="宋体" w:hAnsi="宋体" w:hint="eastAsia"/>
          <w:b/>
          <w:bCs/>
          <w:sz w:val="24"/>
          <w:u w:val="single"/>
        </w:rPr>
        <w:t xml:space="preserve"> </w:t>
      </w:r>
      <w:r>
        <w:rPr>
          <w:rFonts w:ascii="宋体" w:hAnsi="宋体"/>
          <w:b/>
          <w:bCs/>
          <w:sz w:val="24"/>
          <w:u w:val="single"/>
        </w:rPr>
        <w:t xml:space="preserve"> </w:t>
      </w:r>
      <w:r>
        <w:rPr>
          <w:rFonts w:ascii="宋体" w:hAnsi="宋体"/>
          <w:sz w:val="24"/>
        </w:rPr>
        <w:t>万元 ，属于</w:t>
      </w:r>
      <w:r>
        <w:rPr>
          <w:rFonts w:ascii="宋体" w:hAnsi="宋体"/>
          <w:b/>
          <w:bCs/>
          <w:sz w:val="24"/>
          <w:u w:val="single"/>
        </w:rPr>
        <w:t>（中型企业、小型企业、微型企业）</w:t>
      </w:r>
      <w:r>
        <w:rPr>
          <w:rFonts w:ascii="宋体" w:hAnsi="宋体" w:hint="eastAsia"/>
          <w:sz w:val="24"/>
        </w:rPr>
        <w:t>；</w:t>
      </w:r>
    </w:p>
    <w:p>
      <w:pPr>
        <w:ind w:firstLine="420" w:firstLineChars="200"/>
        <w:outlineLvl w:val="3"/>
        <w:rPr>
          <w:rFonts w:ascii="宋体" w:hAnsi="宋体"/>
          <w:sz w:val="24"/>
        </w:rPr>
      </w:pPr>
      <w:r>
        <w:rPr>
          <w:rFonts w:ascii="宋体" w:hAnsi="宋体"/>
          <w:sz w:val="24"/>
        </w:rPr>
        <w:t xml:space="preserve">…… </w:t>
      </w:r>
    </w:p>
    <w:p>
      <w:pPr>
        <w:ind w:firstLine="420" w:firstLineChars="200"/>
        <w:outlineLvl w:val="3"/>
        <w:rPr>
          <w:rFonts w:ascii="宋体" w:hAnsi="宋体"/>
          <w:sz w:val="24"/>
        </w:rPr>
      </w:pPr>
      <w:r>
        <w:rPr>
          <w:rFonts w:ascii="宋体" w:hAnsi="宋体"/>
          <w:sz w:val="24"/>
        </w:rPr>
        <w:t>以上企业，不属于大企业的分支机构，不存在控股股东为大企业的情形，也不存在与大企业的负责人为同一人的情形。</w:t>
      </w:r>
    </w:p>
    <w:p>
      <w:pPr>
        <w:ind w:firstLine="420" w:firstLineChars="200"/>
        <w:rPr>
          <w:sz w:val="24"/>
        </w:rPr>
      </w:pPr>
      <w:bookmarkStart w:id="51" w:name="_Hlk73562203"/>
      <w:r>
        <w:rPr>
          <w:rFonts w:hint="eastAsia"/>
          <w:sz w:val="24"/>
        </w:rPr>
        <w:t>本</w:t>
      </w:r>
      <w:r>
        <w:rPr>
          <w:sz w:val="24"/>
        </w:rPr>
        <w:t>投标人已知悉《政府采购促进中小企业发展管理办法》（财库〔2020〕 46 号）、《中小企业划型标准规定》（工信部联企〔2011〕 300 号）、《统计上大中小微型企业划分办法（2017）》等规定，承诺提供的声明函内容是真实的，并知悉根据《政府采购促进中小企业发展管理办法》（财库〔2020〕46 号）第二十条规定，</w:t>
      </w:r>
      <w:r>
        <w:rPr>
          <w:rFonts w:hint="eastAsia"/>
          <w:sz w:val="24"/>
        </w:rPr>
        <w:t>投标人</w:t>
      </w:r>
      <w:r>
        <w:rPr>
          <w:sz w:val="24"/>
        </w:rPr>
        <w:t>按照本办法规定提供声明函内容不实的，属于提供虚假材料谋取中标，依照《政府采购法》等政府采购有关法律法规规定追究相应责任</w:t>
      </w:r>
      <w:r>
        <w:rPr>
          <w:rFonts w:hint="eastAsia"/>
          <w:sz w:val="24"/>
        </w:rPr>
        <w:t>。</w:t>
      </w:r>
      <w:bookmarkEnd w:id="51"/>
    </w:p>
    <w:p>
      <w:pPr>
        <w:ind w:firstLine="420" w:firstLineChars="200"/>
        <w:rPr>
          <w:sz w:val="24"/>
          <w:highlight w:val="yellow"/>
        </w:rPr>
      </w:pPr>
    </w:p>
    <w:p>
      <w:pPr>
        <w:ind w:firstLine="420" w:firstLineChars="200"/>
        <w:rPr>
          <w:sz w:val="24"/>
        </w:rPr>
      </w:pPr>
    </w:p>
    <w:p>
      <w:pPr>
        <w:jc w:val="center"/>
        <w:outlineLvl w:val="3"/>
        <w:rPr>
          <w:b/>
          <w:sz w:val="24"/>
        </w:rPr>
      </w:pPr>
      <w:r>
        <w:rPr>
          <w:rFonts w:hint="eastAsia"/>
          <w:b/>
          <w:sz w:val="24"/>
        </w:rPr>
        <w:t>2、残疾人福利性单位声明函（货物类）</w:t>
      </w:r>
    </w:p>
    <w:p>
      <w:pPr>
        <w:rPr>
          <w:b/>
          <w:bCs/>
          <w:sz w:val="24"/>
        </w:rPr>
      </w:pPr>
    </w:p>
    <w:p>
      <w:pPr>
        <w:ind w:firstLine="420" w:firstLineChars="200"/>
        <w:rPr>
          <w:rFonts w:ascii="宋体" w:hAnsi="宋体"/>
          <w:sz w:val="24"/>
        </w:rPr>
      </w:pPr>
      <w:r>
        <w:rPr>
          <w:rFonts w:ascii="宋体" w:hAnsi="宋体" w:cstheme="minorBidi"/>
          <w:sz w:val="24"/>
        </w:rPr>
        <w:t>本</w:t>
      </w:r>
      <w:r>
        <w:rPr>
          <w:rFonts w:ascii="宋体" w:hAnsi="宋体" w:cstheme="minorBidi" w:hint="eastAsia"/>
          <w:sz w:val="24"/>
        </w:rPr>
        <w:t>投标人</w:t>
      </w:r>
      <w:r>
        <w:rPr>
          <w:rFonts w:ascii="宋体" w:hAnsi="宋体" w:hint="eastAsia"/>
          <w:sz w:val="24"/>
        </w:rPr>
        <w:t>郑重声明，根据《财政部民政部中国残疾人联合会关于促进残疾人就业政府采购政策的通知》（财库〔</w:t>
      </w:r>
      <w:r>
        <w:rPr>
          <w:rFonts w:ascii="宋体" w:hAnsi="宋体"/>
          <w:sz w:val="24"/>
        </w:rPr>
        <w:t>2017</w:t>
      </w:r>
      <w:r>
        <w:rPr>
          <w:rFonts w:ascii="宋体" w:hAnsi="宋体" w:hint="eastAsia"/>
          <w:sz w:val="24"/>
        </w:rPr>
        <w:t>〕</w:t>
      </w:r>
      <w:r>
        <w:rPr>
          <w:rFonts w:ascii="宋体" w:hAnsi="宋体"/>
          <w:sz w:val="24"/>
        </w:rPr>
        <w:t xml:space="preserve">141 </w:t>
      </w:r>
      <w:r>
        <w:rPr>
          <w:rFonts w:ascii="宋体" w:hAnsi="宋体" w:hint="eastAsia"/>
          <w:sz w:val="24"/>
        </w:rPr>
        <w:t>号）的规定，本投标人</w:t>
      </w:r>
      <w:r>
        <w:rPr>
          <w:rFonts w:ascii="宋体" w:hAnsi="宋体" w:cstheme="minorBidi"/>
          <w:sz w:val="24"/>
        </w:rPr>
        <w:t>参加</w:t>
      </w:r>
      <w:r>
        <w:rPr>
          <w:rFonts w:ascii="宋体" w:hAnsi="宋体"/>
          <w:b/>
          <w:bCs/>
          <w:sz w:val="24"/>
          <w:u w:val="single"/>
        </w:rPr>
        <w:t>（</w:t>
      </w:r>
      <w:r>
        <w:rPr>
          <w:rFonts w:ascii="宋体" w:hAnsi="宋体" w:hint="eastAsia"/>
          <w:b/>
          <w:bCs/>
          <w:sz w:val="24"/>
          <w:u w:val="single"/>
        </w:rPr>
        <w:t>采购人</w:t>
      </w:r>
      <w:r>
        <w:rPr>
          <w:rFonts w:ascii="宋体" w:hAnsi="宋体"/>
          <w:b/>
          <w:bCs/>
          <w:sz w:val="24"/>
          <w:u w:val="single"/>
        </w:rPr>
        <w:t>名称）</w:t>
      </w:r>
      <w:r>
        <w:rPr>
          <w:rFonts w:ascii="宋体" w:hAnsi="宋体"/>
          <w:sz w:val="24"/>
        </w:rPr>
        <w:t>的</w:t>
      </w:r>
      <w:r>
        <w:rPr>
          <w:rFonts w:ascii="宋体" w:hAnsi="宋体"/>
          <w:b/>
          <w:bCs/>
          <w:sz w:val="24"/>
          <w:u w:val="single"/>
        </w:rPr>
        <w:t>（项目名称）</w:t>
      </w:r>
      <w:r>
        <w:rPr>
          <w:rFonts w:ascii="宋体" w:hAnsi="宋体"/>
          <w:sz w:val="24"/>
        </w:rPr>
        <w:t>采购活动，提供的货物全部由符合政策要求的</w:t>
      </w:r>
      <w:r>
        <w:rPr>
          <w:rFonts w:ascii="宋体" w:hAnsi="宋体" w:hint="eastAsia"/>
          <w:sz w:val="24"/>
        </w:rPr>
        <w:t>残疾人福利性单位</w:t>
      </w:r>
      <w:r>
        <w:rPr>
          <w:rFonts w:ascii="宋体" w:hAnsi="宋体"/>
          <w:sz w:val="24"/>
        </w:rPr>
        <w:t>制造。相关</w:t>
      </w:r>
      <w:r>
        <w:rPr>
          <w:rFonts w:ascii="宋体" w:hAnsi="宋体" w:hint="eastAsia"/>
          <w:sz w:val="24"/>
        </w:rPr>
        <w:t>残疾人福利性单位</w:t>
      </w:r>
      <w:r>
        <w:rPr>
          <w:rFonts w:ascii="宋体" w:hAnsi="宋体"/>
          <w:sz w:val="24"/>
        </w:rPr>
        <w:t>的具体情况如下：</w:t>
      </w:r>
    </w:p>
    <w:p>
      <w:pPr>
        <w:ind w:firstLine="420" w:firstLineChars="200"/>
        <w:rPr>
          <w:rFonts w:ascii="宋体" w:hAnsi="宋体"/>
          <w:sz w:val="24"/>
        </w:rPr>
      </w:pPr>
      <w:r>
        <w:rPr>
          <w:rFonts w:ascii="宋体" w:hAnsi="宋体"/>
          <w:sz w:val="24"/>
        </w:rPr>
        <w:t>1.</w:t>
      </w:r>
      <w:r>
        <w:rPr>
          <w:rFonts w:ascii="宋体" w:hAnsi="宋体"/>
          <w:b/>
          <w:bCs/>
          <w:sz w:val="24"/>
          <w:u w:val="single"/>
        </w:rPr>
        <w:t xml:space="preserve"> （标的名称）</w:t>
      </w:r>
      <w:r>
        <w:rPr>
          <w:rFonts w:ascii="宋体" w:hAnsi="宋体"/>
          <w:sz w:val="24"/>
        </w:rPr>
        <w:t xml:space="preserve"> </w:t>
      </w:r>
      <w:r>
        <w:rPr>
          <w:rFonts w:ascii="宋体" w:hAnsi="宋体" w:hint="eastAsia"/>
          <w:sz w:val="24"/>
        </w:rPr>
        <w:t>，</w:t>
      </w:r>
      <w:r>
        <w:rPr>
          <w:rFonts w:ascii="宋体" w:hAnsi="宋体"/>
          <w:sz w:val="24"/>
        </w:rPr>
        <w:t>制造商为</w:t>
      </w:r>
      <w:r>
        <w:rPr>
          <w:rFonts w:ascii="宋体" w:hAnsi="宋体"/>
          <w:b/>
          <w:bCs/>
          <w:sz w:val="24"/>
          <w:u w:val="single"/>
        </w:rPr>
        <w:t>（</w:t>
      </w:r>
      <w:r>
        <w:rPr>
          <w:rFonts w:ascii="宋体" w:hAnsi="宋体" w:hint="eastAsia"/>
          <w:b/>
          <w:bCs/>
          <w:sz w:val="24"/>
          <w:u w:val="single"/>
        </w:rPr>
        <w:t>单位</w:t>
      </w:r>
      <w:r>
        <w:rPr>
          <w:rFonts w:ascii="宋体" w:hAnsi="宋体"/>
          <w:b/>
          <w:bCs/>
          <w:sz w:val="24"/>
          <w:u w:val="single"/>
        </w:rPr>
        <w:t>名称）</w:t>
      </w:r>
      <w:r>
        <w:rPr>
          <w:rFonts w:ascii="宋体" w:hAnsi="宋体"/>
          <w:sz w:val="24"/>
        </w:rPr>
        <w:t>，属于</w:t>
      </w:r>
      <w:r>
        <w:rPr>
          <w:rFonts w:ascii="宋体" w:hAnsi="宋体" w:hint="eastAsia"/>
          <w:b/>
          <w:bCs/>
          <w:sz w:val="24"/>
          <w:u w:val="single"/>
        </w:rPr>
        <w:t>残疾人福利性单位</w:t>
      </w:r>
      <w:r>
        <w:rPr>
          <w:rFonts w:ascii="宋体" w:hAnsi="宋体"/>
          <w:sz w:val="24"/>
        </w:rPr>
        <w:t>；</w:t>
      </w:r>
    </w:p>
    <w:p>
      <w:pPr>
        <w:ind w:firstLine="420" w:firstLineChars="200"/>
        <w:rPr>
          <w:rFonts w:ascii="宋体" w:hAnsi="宋体"/>
          <w:sz w:val="24"/>
        </w:rPr>
      </w:pPr>
      <w:r>
        <w:rPr>
          <w:rFonts w:ascii="宋体" w:hAnsi="宋体"/>
          <w:sz w:val="24"/>
        </w:rPr>
        <w:t>2.</w:t>
      </w:r>
      <w:r>
        <w:rPr>
          <w:rFonts w:ascii="宋体" w:hAnsi="宋体"/>
          <w:b/>
          <w:bCs/>
          <w:sz w:val="24"/>
          <w:u w:val="single"/>
        </w:rPr>
        <w:t xml:space="preserve"> （标的名称）</w:t>
      </w:r>
      <w:r>
        <w:rPr>
          <w:rFonts w:ascii="宋体" w:hAnsi="宋体"/>
          <w:sz w:val="24"/>
        </w:rPr>
        <w:t xml:space="preserve"> </w:t>
      </w:r>
      <w:r>
        <w:rPr>
          <w:rFonts w:ascii="宋体" w:hAnsi="宋体" w:hint="eastAsia"/>
          <w:sz w:val="24"/>
        </w:rPr>
        <w:t>，</w:t>
      </w:r>
      <w:r>
        <w:rPr>
          <w:rFonts w:ascii="宋体" w:hAnsi="宋体"/>
          <w:sz w:val="24"/>
        </w:rPr>
        <w:t>制造商为</w:t>
      </w:r>
      <w:r>
        <w:rPr>
          <w:rFonts w:ascii="宋体" w:hAnsi="宋体"/>
          <w:b/>
          <w:bCs/>
          <w:sz w:val="24"/>
          <w:u w:val="single"/>
        </w:rPr>
        <w:t>（</w:t>
      </w:r>
      <w:r>
        <w:rPr>
          <w:rFonts w:ascii="宋体" w:hAnsi="宋体" w:hint="eastAsia"/>
          <w:b/>
          <w:bCs/>
          <w:sz w:val="24"/>
          <w:u w:val="single"/>
        </w:rPr>
        <w:t>单位</w:t>
      </w:r>
      <w:r>
        <w:rPr>
          <w:rFonts w:ascii="宋体" w:hAnsi="宋体"/>
          <w:b/>
          <w:bCs/>
          <w:sz w:val="24"/>
          <w:u w:val="single"/>
        </w:rPr>
        <w:t>名称）</w:t>
      </w:r>
      <w:r>
        <w:rPr>
          <w:rFonts w:ascii="宋体" w:hAnsi="宋体"/>
          <w:sz w:val="24"/>
        </w:rPr>
        <w:t>，属于</w:t>
      </w:r>
      <w:r>
        <w:rPr>
          <w:rFonts w:ascii="宋体" w:hAnsi="宋体" w:hint="eastAsia"/>
          <w:b/>
          <w:bCs/>
          <w:sz w:val="24"/>
          <w:u w:val="single"/>
        </w:rPr>
        <w:t>残疾人福利性单位</w:t>
      </w:r>
      <w:r>
        <w:rPr>
          <w:rFonts w:ascii="宋体" w:hAnsi="宋体" w:hint="eastAsia"/>
          <w:sz w:val="24"/>
        </w:rPr>
        <w:t>。</w:t>
      </w:r>
    </w:p>
    <w:p>
      <w:pPr>
        <w:ind w:firstLine="420" w:firstLineChars="200"/>
        <w:outlineLvl w:val="3"/>
        <w:rPr>
          <w:rFonts w:ascii="宋体" w:hAnsi="宋体"/>
          <w:sz w:val="24"/>
        </w:rPr>
      </w:pPr>
      <w:r>
        <w:rPr>
          <w:rFonts w:ascii="宋体" w:hAnsi="宋体"/>
          <w:sz w:val="24"/>
        </w:rPr>
        <w:t xml:space="preserve">…… </w:t>
      </w:r>
    </w:p>
    <w:p>
      <w:pPr>
        <w:ind w:firstLine="420" w:firstLineChars="200"/>
        <w:rPr>
          <w:rFonts w:ascii="宋体" w:hAnsi="宋体"/>
          <w:sz w:val="24"/>
        </w:rPr>
      </w:pPr>
      <w:bookmarkStart w:id="52" w:name="_Hlk73562331"/>
      <w:bookmarkStart w:id="53" w:name="_Hlk73562245"/>
      <w:r>
        <w:rPr>
          <w:rFonts w:hint="eastAsia"/>
          <w:sz w:val="24"/>
        </w:rPr>
        <w:t>本</w:t>
      </w:r>
      <w:r>
        <w:rPr>
          <w:sz w:val="24"/>
        </w:rPr>
        <w:t>投标人</w:t>
      </w:r>
      <w:r>
        <w:rPr>
          <w:rFonts w:hint="eastAsia"/>
          <w:sz w:val="24"/>
        </w:rPr>
        <w:t>已</w:t>
      </w:r>
      <w:r>
        <w:rPr>
          <w:sz w:val="24"/>
        </w:rPr>
        <w:t>知悉</w:t>
      </w:r>
      <w:r>
        <w:rPr>
          <w:rFonts w:hint="eastAsia"/>
          <w:sz w:val="24"/>
        </w:rPr>
        <w:t>《财政部民政部中国残疾人联合会关于促进残疾人就业政府采购政策的通知》（财库〔2017〕141 号）</w:t>
      </w:r>
      <w:r>
        <w:rPr>
          <w:sz w:val="24"/>
        </w:rPr>
        <w:t>的规定，承诺提供的声明函内容是真实的，如提供声明函内容不实，则依法追究相关法律责任</w:t>
      </w:r>
      <w:r>
        <w:rPr>
          <w:rFonts w:hint="eastAsia"/>
          <w:sz w:val="24"/>
        </w:rPr>
        <w:t>。</w:t>
      </w:r>
      <w:bookmarkEnd w:id="52"/>
    </w:p>
    <w:p>
      <w:pPr>
        <w:ind w:firstLine="420" w:firstLineChars="200"/>
        <w:rPr>
          <w:rFonts w:ascii="宋体" w:hAnsi="宋体"/>
          <w:sz w:val="24"/>
        </w:rPr>
      </w:pPr>
      <w:bookmarkEnd w:id="53"/>
    </w:p>
    <w:p>
      <w:pPr>
        <w:ind w:firstLine="420" w:firstLineChars="200"/>
        <w:rPr>
          <w:rFonts w:ascii="宋体" w:hAnsi="宋体"/>
          <w:sz w:val="24"/>
        </w:rPr>
      </w:pPr>
    </w:p>
    <w:p>
      <w:pPr>
        <w:jc w:val="center"/>
        <w:outlineLvl w:val="3"/>
        <w:rPr>
          <w:b/>
          <w:sz w:val="24"/>
        </w:rPr>
      </w:pPr>
      <w:r>
        <w:rPr>
          <w:rFonts w:hint="eastAsia"/>
          <w:b/>
          <w:sz w:val="24"/>
        </w:rPr>
        <w:t>3、监狱企业声明函【货物类，提供监狱企业货物的供应商如需享受优惠政策，还须另行提供省级以上监狱管理局、戒毒管理局（含新疆生产建设兵团）出具的监狱企业证明文件】</w:t>
      </w:r>
    </w:p>
    <w:p>
      <w:pPr>
        <w:ind w:firstLine="420" w:firstLineChars="200"/>
        <w:rPr>
          <w:rFonts w:ascii="宋体" w:hAnsi="宋体"/>
          <w:sz w:val="24"/>
        </w:rPr>
      </w:pPr>
      <w:r>
        <w:rPr>
          <w:rFonts w:ascii="宋体" w:hAnsi="宋体" w:hint="eastAsia"/>
          <w:sz w:val="24"/>
        </w:rPr>
        <w:t>本投标人郑重声明，根据《财政部司法部关于政府采购支持监狱企业发展有关问题的通知》（财库〔</w:t>
      </w:r>
      <w:r>
        <w:rPr>
          <w:rFonts w:ascii="宋体" w:hAnsi="宋体"/>
          <w:sz w:val="24"/>
        </w:rPr>
        <w:t>2014</w:t>
      </w:r>
      <w:r>
        <w:rPr>
          <w:rFonts w:ascii="宋体" w:hAnsi="宋体" w:hint="eastAsia"/>
          <w:sz w:val="24"/>
        </w:rPr>
        <w:t>〕</w:t>
      </w:r>
      <w:r>
        <w:rPr>
          <w:rFonts w:ascii="宋体" w:hAnsi="宋体"/>
          <w:sz w:val="24"/>
        </w:rPr>
        <w:t>68</w:t>
      </w:r>
      <w:r>
        <w:rPr>
          <w:rFonts w:ascii="宋体" w:hAnsi="宋体" w:hint="eastAsia"/>
          <w:sz w:val="24"/>
        </w:rPr>
        <w:t>号）的规定，本投标人</w:t>
      </w:r>
      <w:r>
        <w:rPr>
          <w:rFonts w:ascii="宋体" w:hAnsi="宋体" w:cstheme="minorBidi"/>
          <w:sz w:val="24"/>
        </w:rPr>
        <w:t>参加</w:t>
      </w:r>
      <w:r>
        <w:rPr>
          <w:rFonts w:ascii="宋体" w:hAnsi="宋体"/>
          <w:b/>
          <w:bCs/>
          <w:sz w:val="24"/>
          <w:u w:val="single"/>
        </w:rPr>
        <w:t>（</w:t>
      </w:r>
      <w:r>
        <w:rPr>
          <w:rFonts w:ascii="宋体" w:hAnsi="宋体" w:hint="eastAsia"/>
          <w:b/>
          <w:bCs/>
          <w:sz w:val="24"/>
          <w:u w:val="single"/>
        </w:rPr>
        <w:t>采购人</w:t>
      </w:r>
      <w:r>
        <w:rPr>
          <w:rFonts w:ascii="宋体" w:hAnsi="宋体"/>
          <w:b/>
          <w:bCs/>
          <w:sz w:val="24"/>
          <w:u w:val="single"/>
        </w:rPr>
        <w:t>名称）</w:t>
      </w:r>
      <w:r>
        <w:rPr>
          <w:rFonts w:ascii="宋体" w:hAnsi="宋体"/>
          <w:sz w:val="24"/>
        </w:rPr>
        <w:t>的</w:t>
      </w:r>
      <w:r>
        <w:rPr>
          <w:rFonts w:ascii="宋体" w:hAnsi="宋体"/>
          <w:b/>
          <w:bCs/>
          <w:sz w:val="24"/>
          <w:u w:val="single"/>
        </w:rPr>
        <w:t>（项目名称）</w:t>
      </w:r>
      <w:r>
        <w:rPr>
          <w:rFonts w:ascii="宋体" w:hAnsi="宋体"/>
          <w:sz w:val="24"/>
        </w:rPr>
        <w:t>采购活动，提供的货物全部由符合政策要求的</w:t>
      </w:r>
      <w:r>
        <w:rPr>
          <w:rFonts w:ascii="宋体" w:hAnsi="宋体" w:hint="eastAsia"/>
          <w:sz w:val="24"/>
        </w:rPr>
        <w:t>监狱企业</w:t>
      </w:r>
      <w:r>
        <w:rPr>
          <w:rFonts w:ascii="宋体" w:hAnsi="宋体"/>
          <w:sz w:val="24"/>
        </w:rPr>
        <w:t>制造。相关</w:t>
      </w:r>
      <w:r>
        <w:rPr>
          <w:rFonts w:ascii="宋体" w:hAnsi="宋体" w:hint="eastAsia"/>
          <w:sz w:val="24"/>
        </w:rPr>
        <w:t>监狱企业</w:t>
      </w:r>
      <w:r>
        <w:rPr>
          <w:rFonts w:ascii="宋体" w:hAnsi="宋体"/>
          <w:sz w:val="24"/>
        </w:rPr>
        <w:t>的具体情况如下：</w:t>
      </w:r>
    </w:p>
    <w:p>
      <w:pPr>
        <w:ind w:firstLine="420" w:firstLineChars="200"/>
        <w:rPr>
          <w:rFonts w:ascii="宋体" w:hAnsi="宋体"/>
          <w:sz w:val="24"/>
        </w:rPr>
      </w:pPr>
      <w:r>
        <w:rPr>
          <w:rFonts w:ascii="宋体" w:hAnsi="宋体"/>
          <w:sz w:val="24"/>
        </w:rPr>
        <w:t>1.</w:t>
      </w:r>
      <w:r>
        <w:rPr>
          <w:rFonts w:ascii="宋体" w:hAnsi="宋体"/>
          <w:b/>
          <w:bCs/>
          <w:sz w:val="24"/>
          <w:u w:val="single"/>
        </w:rPr>
        <w:t xml:space="preserve"> （标的名称）</w:t>
      </w:r>
      <w:r>
        <w:rPr>
          <w:rFonts w:ascii="宋体" w:hAnsi="宋体"/>
          <w:sz w:val="24"/>
        </w:rPr>
        <w:t xml:space="preserve"> </w:t>
      </w:r>
      <w:r>
        <w:rPr>
          <w:rFonts w:ascii="宋体" w:hAnsi="宋体" w:hint="eastAsia"/>
          <w:sz w:val="24"/>
        </w:rPr>
        <w:t>，</w:t>
      </w:r>
      <w:r>
        <w:rPr>
          <w:rFonts w:ascii="宋体" w:hAnsi="宋体"/>
          <w:sz w:val="24"/>
        </w:rPr>
        <w:t>制造商为</w:t>
      </w:r>
      <w:r>
        <w:rPr>
          <w:rFonts w:ascii="宋体" w:hAnsi="宋体"/>
          <w:b/>
          <w:bCs/>
          <w:sz w:val="24"/>
          <w:u w:val="single"/>
        </w:rPr>
        <w:t>（</w:t>
      </w:r>
      <w:r>
        <w:rPr>
          <w:rFonts w:ascii="宋体" w:hAnsi="宋体" w:hint="eastAsia"/>
          <w:b/>
          <w:bCs/>
          <w:sz w:val="24"/>
          <w:u w:val="single"/>
        </w:rPr>
        <w:t>企业</w:t>
      </w:r>
      <w:r>
        <w:rPr>
          <w:rFonts w:ascii="宋体" w:hAnsi="宋体"/>
          <w:b/>
          <w:bCs/>
          <w:sz w:val="24"/>
          <w:u w:val="single"/>
        </w:rPr>
        <w:t>名称）</w:t>
      </w:r>
      <w:r>
        <w:rPr>
          <w:rFonts w:ascii="宋体" w:hAnsi="宋体"/>
          <w:sz w:val="24"/>
        </w:rPr>
        <w:t>，属于</w:t>
      </w:r>
      <w:r>
        <w:rPr>
          <w:rFonts w:ascii="宋体" w:hAnsi="宋体" w:hint="eastAsia"/>
          <w:b/>
          <w:bCs/>
          <w:sz w:val="24"/>
          <w:u w:val="single"/>
        </w:rPr>
        <w:t>监狱企业</w:t>
      </w:r>
      <w:r>
        <w:rPr>
          <w:rFonts w:ascii="宋体" w:hAnsi="宋体"/>
          <w:sz w:val="24"/>
        </w:rPr>
        <w:t>；</w:t>
      </w:r>
    </w:p>
    <w:p>
      <w:pPr>
        <w:ind w:firstLine="420" w:firstLineChars="200"/>
        <w:rPr>
          <w:rFonts w:ascii="宋体" w:hAnsi="宋体"/>
          <w:sz w:val="24"/>
        </w:rPr>
      </w:pPr>
      <w:r>
        <w:rPr>
          <w:rFonts w:ascii="宋体" w:hAnsi="宋体"/>
          <w:sz w:val="24"/>
        </w:rPr>
        <w:t>2.</w:t>
      </w:r>
      <w:r>
        <w:rPr>
          <w:rFonts w:ascii="宋体" w:hAnsi="宋体"/>
          <w:b/>
          <w:bCs/>
          <w:sz w:val="24"/>
          <w:u w:val="single"/>
        </w:rPr>
        <w:t xml:space="preserve"> （标的名称）</w:t>
      </w:r>
      <w:r>
        <w:rPr>
          <w:rFonts w:ascii="宋体" w:hAnsi="宋体"/>
          <w:sz w:val="24"/>
        </w:rPr>
        <w:t xml:space="preserve"> </w:t>
      </w:r>
      <w:r>
        <w:rPr>
          <w:rFonts w:ascii="宋体" w:hAnsi="宋体" w:hint="eastAsia"/>
          <w:sz w:val="24"/>
        </w:rPr>
        <w:t>，</w:t>
      </w:r>
      <w:r>
        <w:rPr>
          <w:rFonts w:ascii="宋体" w:hAnsi="宋体"/>
          <w:sz w:val="24"/>
        </w:rPr>
        <w:t>制造商为</w:t>
      </w:r>
      <w:r>
        <w:rPr>
          <w:rFonts w:ascii="宋体" w:hAnsi="宋体"/>
          <w:b/>
          <w:bCs/>
          <w:sz w:val="24"/>
          <w:u w:val="single"/>
        </w:rPr>
        <w:t>（</w:t>
      </w:r>
      <w:r>
        <w:rPr>
          <w:rFonts w:ascii="宋体" w:hAnsi="宋体" w:hint="eastAsia"/>
          <w:b/>
          <w:bCs/>
          <w:sz w:val="24"/>
          <w:u w:val="single"/>
        </w:rPr>
        <w:t>企业</w:t>
      </w:r>
      <w:r>
        <w:rPr>
          <w:rFonts w:ascii="宋体" w:hAnsi="宋体"/>
          <w:b/>
          <w:bCs/>
          <w:sz w:val="24"/>
          <w:u w:val="single"/>
        </w:rPr>
        <w:t>名称）</w:t>
      </w:r>
      <w:r>
        <w:rPr>
          <w:rFonts w:ascii="宋体" w:hAnsi="宋体"/>
          <w:sz w:val="24"/>
        </w:rPr>
        <w:t>，属于</w:t>
      </w:r>
      <w:r>
        <w:rPr>
          <w:rFonts w:ascii="宋体" w:hAnsi="宋体" w:hint="eastAsia"/>
          <w:b/>
          <w:bCs/>
          <w:sz w:val="24"/>
          <w:u w:val="single"/>
        </w:rPr>
        <w:t>监狱企业</w:t>
      </w:r>
      <w:r>
        <w:rPr>
          <w:rFonts w:ascii="宋体" w:hAnsi="宋体" w:hint="eastAsia"/>
          <w:sz w:val="24"/>
        </w:rPr>
        <w:t>。</w:t>
      </w:r>
    </w:p>
    <w:p>
      <w:pPr>
        <w:ind w:firstLine="420" w:firstLineChars="200"/>
        <w:outlineLvl w:val="3"/>
        <w:rPr>
          <w:rFonts w:ascii="宋体" w:hAnsi="宋体"/>
          <w:sz w:val="24"/>
        </w:rPr>
      </w:pPr>
      <w:r>
        <w:rPr>
          <w:rFonts w:ascii="宋体" w:hAnsi="宋体"/>
          <w:sz w:val="24"/>
        </w:rPr>
        <w:t xml:space="preserve">…… </w:t>
      </w:r>
    </w:p>
    <w:p>
      <w:pPr>
        <w:ind w:firstLine="420" w:firstLineChars="200"/>
        <w:rPr>
          <w:rFonts w:ascii="宋体" w:hAnsi="宋体"/>
          <w:sz w:val="24"/>
        </w:rPr>
      </w:pPr>
      <w:r>
        <w:rPr>
          <w:rFonts w:ascii="宋体" w:hAnsi="宋体" w:cstheme="minorBidi"/>
          <w:sz w:val="24"/>
        </w:rPr>
        <w:t>本</w:t>
      </w:r>
      <w:r>
        <w:rPr>
          <w:rFonts w:ascii="宋体" w:hAnsi="宋体" w:cstheme="minorBidi" w:hint="eastAsia"/>
          <w:sz w:val="24"/>
        </w:rPr>
        <w:t>投标人</w:t>
      </w:r>
      <w:r>
        <w:rPr>
          <w:rFonts w:ascii="宋体" w:hAnsi="宋体"/>
          <w:sz w:val="24"/>
        </w:rPr>
        <w:t>对上述声明内容的真实性负责。如有虚假，将依法承担相应责任。</w:t>
      </w:r>
    </w:p>
    <w:p>
      <w:pPr>
        <w:ind w:firstLine="420" w:firstLineChars="200"/>
        <w:rPr>
          <w:rFonts w:ascii="宋体" w:hAnsi="宋体"/>
          <w:sz w:val="24"/>
        </w:rPr>
      </w:pPr>
      <w:r>
        <w:rPr>
          <w:rFonts w:ascii="宋体" w:hAnsi="宋体" w:hint="eastAsia"/>
          <w:sz w:val="24"/>
        </w:rPr>
        <w:t>附：省级以上监狱管理局、戒毒管理局（含新疆生产建设兵团）出具的监狱企业证明文件。</w:t>
      </w:r>
    </w:p>
    <w:p>
      <w:pPr>
        <w:rPr>
          <w:b/>
          <w:bCs/>
          <w:sz w:val="24"/>
        </w:rPr>
      </w:pPr>
      <w:bookmarkEnd w:id="49"/>
    </w:p>
    <w:p>
      <w:pPr>
        <w:jc w:val="center"/>
        <w:outlineLvl w:val="3"/>
        <w:rPr>
          <w:rFonts w:ascii="宋体" w:hAnsi="宋体" w:cs="宋体"/>
          <w:b/>
          <w:sz w:val="24"/>
        </w:rPr>
      </w:pPr>
      <w:r>
        <w:rPr>
          <w:rFonts w:ascii="宋体" w:hAnsi="宋体" w:cs="宋体" w:hint="eastAsia"/>
          <w:b/>
          <w:sz w:val="24"/>
        </w:rPr>
        <w:t>4、含有优惠主体的联合体声明函</w:t>
      </w:r>
    </w:p>
    <w:p>
      <w:pPr>
        <w:widowControl/>
        <w:spacing w:after="60" w:afterLines="25"/>
        <w:ind w:firstLine="420" w:firstLineChars="200"/>
        <w:jc w:val="left"/>
        <w:rPr>
          <w:rFonts w:ascii="宋体" w:hAnsi="宋体" w:cs="宋体"/>
          <w:kern w:val="0"/>
          <w:sz w:val="24"/>
        </w:rPr>
      </w:pPr>
      <w:r>
        <w:rPr>
          <w:rFonts w:ascii="宋体" w:hAnsi="宋体" w:cs="宋体" w:hint="eastAsia"/>
          <w:kern w:val="0"/>
          <w:sz w:val="24"/>
          <w:u w:val="single"/>
        </w:rPr>
        <w:t xml:space="preserve">  （供应商名称、供应商名称）  </w:t>
      </w:r>
      <w:r>
        <w:rPr>
          <w:rFonts w:ascii="宋体" w:hAnsi="宋体" w:cs="宋体" w:hint="eastAsia"/>
          <w:kern w:val="0"/>
          <w:sz w:val="24"/>
        </w:rPr>
        <w:t>共同组成联合体（详见联合体协议）。本联合体参加</w:t>
      </w:r>
      <w:r>
        <w:rPr>
          <w:rFonts w:ascii="宋体" w:hAnsi="宋体" w:cs="宋体" w:hint="eastAsia"/>
          <w:b/>
          <w:bCs/>
          <w:kern w:val="0"/>
          <w:sz w:val="24"/>
          <w:u w:val="single"/>
        </w:rPr>
        <w:t>（采购人名称）</w:t>
      </w:r>
      <w:r>
        <w:rPr>
          <w:rFonts w:ascii="宋体" w:hAnsi="宋体" w:cs="宋体" w:hint="eastAsia"/>
          <w:kern w:val="0"/>
          <w:sz w:val="24"/>
        </w:rPr>
        <w:t>的</w:t>
      </w:r>
      <w:r>
        <w:rPr>
          <w:rFonts w:ascii="宋体" w:hAnsi="宋体" w:cs="宋体" w:hint="eastAsia"/>
          <w:b/>
          <w:bCs/>
          <w:kern w:val="0"/>
          <w:sz w:val="24"/>
          <w:u w:val="single"/>
        </w:rPr>
        <w:t>（项目名称）</w:t>
      </w:r>
      <w:r>
        <w:rPr>
          <w:rFonts w:ascii="宋体" w:hAnsi="宋体" w:cs="宋体" w:hint="eastAsia"/>
          <w:kern w:val="0"/>
          <w:sz w:val="24"/>
        </w:rPr>
        <w:t>采购活动，郑重声明：</w:t>
      </w:r>
    </w:p>
    <w:p>
      <w:pPr>
        <w:widowControl/>
        <w:spacing w:after="60" w:afterLines="25"/>
        <w:ind w:firstLine="420" w:firstLineChars="200"/>
        <w:jc w:val="left"/>
        <w:rPr>
          <w:rFonts w:ascii="宋体" w:hAnsi="宋体" w:cs="宋体"/>
          <w:kern w:val="0"/>
          <w:sz w:val="24"/>
        </w:rPr>
      </w:pPr>
      <w:r>
        <w:rPr>
          <w:rFonts w:ascii="宋体" w:hAnsi="宋体" w:cs="宋体" w:hint="eastAsia"/>
          <w:kern w:val="0"/>
          <w:sz w:val="24"/>
        </w:rPr>
        <w:t>1.</w:t>
      </w:r>
      <w:r>
        <w:rPr>
          <w:rFonts w:ascii="宋体" w:hAnsi="宋体" w:cs="宋体" w:hint="eastAsia"/>
          <w:b/>
          <w:bCs/>
          <w:kern w:val="0"/>
          <w:sz w:val="24"/>
          <w:u w:val="single"/>
        </w:rPr>
        <w:t>（标的名称）</w:t>
      </w:r>
      <w:r>
        <w:rPr>
          <w:rFonts w:ascii="宋体" w:hAnsi="宋体" w:cs="宋体" w:hint="eastAsia"/>
          <w:kern w:val="0"/>
          <w:sz w:val="24"/>
        </w:rPr>
        <w:t>，属于</w:t>
      </w:r>
      <w:r>
        <w:rPr>
          <w:rFonts w:ascii="宋体" w:hAnsi="宋体" w:cs="宋体" w:hint="eastAsia"/>
          <w:b/>
          <w:bCs/>
          <w:kern w:val="0"/>
          <w:sz w:val="24"/>
          <w:u w:val="single"/>
        </w:rPr>
        <w:t xml:space="preserve">（招标文件中明确的所属行业） </w:t>
      </w:r>
      <w:r>
        <w:rPr>
          <w:rFonts w:ascii="宋体" w:hAnsi="宋体" w:cs="宋体" w:hint="eastAsia"/>
          <w:kern w:val="0"/>
          <w:sz w:val="24"/>
        </w:rPr>
        <w:t>行业；承接企业为</w:t>
      </w:r>
      <w:r>
        <w:rPr>
          <w:rFonts w:ascii="宋体" w:hAnsi="宋体" w:cs="宋体" w:hint="eastAsia"/>
          <w:b/>
          <w:bCs/>
          <w:kern w:val="0"/>
          <w:sz w:val="24"/>
          <w:u w:val="single"/>
        </w:rPr>
        <w:t>（企业名称）</w:t>
      </w:r>
      <w:r>
        <w:rPr>
          <w:rFonts w:ascii="宋体" w:hAnsi="宋体" w:cs="宋体" w:hint="eastAsia"/>
          <w:kern w:val="0"/>
          <w:sz w:val="24"/>
        </w:rPr>
        <w:t>，从业人员</w:t>
      </w:r>
      <w:r>
        <w:rPr>
          <w:rFonts w:ascii="宋体" w:hAnsi="宋体" w:cs="宋体" w:hint="eastAsia"/>
          <w:b/>
          <w:bCs/>
          <w:kern w:val="0"/>
          <w:sz w:val="24"/>
          <w:u w:val="single"/>
        </w:rPr>
        <w:t xml:space="preserve">   </w:t>
      </w:r>
      <w:r>
        <w:rPr>
          <w:rFonts w:ascii="宋体" w:hAnsi="宋体" w:cs="宋体" w:hint="eastAsia"/>
          <w:kern w:val="0"/>
          <w:sz w:val="24"/>
        </w:rPr>
        <w:t>人，营业收入为</w:t>
      </w:r>
      <w:r>
        <w:rPr>
          <w:rFonts w:ascii="宋体" w:hAnsi="宋体" w:cs="宋体" w:hint="eastAsia"/>
          <w:b/>
          <w:bCs/>
          <w:kern w:val="0"/>
          <w:sz w:val="24"/>
          <w:u w:val="single"/>
        </w:rPr>
        <w:t xml:space="preserve">   </w:t>
      </w:r>
      <w:r>
        <w:rPr>
          <w:rFonts w:ascii="宋体" w:hAnsi="宋体" w:cs="宋体" w:hint="eastAsia"/>
          <w:kern w:val="0"/>
          <w:sz w:val="24"/>
        </w:rPr>
        <w:t>万元，资产总额为</w:t>
      </w:r>
      <w:r>
        <w:rPr>
          <w:rFonts w:ascii="宋体" w:hAnsi="宋体" w:cs="宋体" w:hint="eastAsia"/>
          <w:b/>
          <w:bCs/>
          <w:kern w:val="0"/>
          <w:sz w:val="24"/>
          <w:u w:val="single"/>
        </w:rPr>
        <w:t xml:space="preserve">   </w:t>
      </w:r>
      <w:r>
        <w:rPr>
          <w:rFonts w:ascii="宋体" w:hAnsi="宋体" w:cs="宋体" w:hint="eastAsia"/>
          <w:kern w:val="0"/>
          <w:sz w:val="24"/>
        </w:rPr>
        <w:t>万元 ，属于</w:t>
      </w:r>
      <w:r>
        <w:rPr>
          <w:rFonts w:ascii="宋体" w:hAnsi="宋体" w:cs="宋体" w:hint="eastAsia"/>
          <w:b/>
          <w:bCs/>
          <w:kern w:val="0"/>
          <w:sz w:val="24"/>
          <w:u w:val="single"/>
        </w:rPr>
        <w:t>（小型企业、微型企业、监狱企业、残疾人福利性单位）</w:t>
      </w:r>
      <w:r>
        <w:rPr>
          <w:rFonts w:ascii="宋体" w:hAnsi="宋体" w:cs="宋体" w:hint="eastAsia"/>
          <w:kern w:val="0"/>
          <w:sz w:val="24"/>
        </w:rPr>
        <w:t xml:space="preserve">； </w:t>
      </w:r>
    </w:p>
    <w:p>
      <w:pPr>
        <w:widowControl/>
        <w:spacing w:after="60" w:afterLines="25"/>
        <w:ind w:firstLine="420" w:firstLineChars="200"/>
        <w:jc w:val="left"/>
        <w:rPr>
          <w:rFonts w:ascii="宋体" w:hAnsi="宋体" w:cs="宋体"/>
          <w:kern w:val="0"/>
          <w:sz w:val="24"/>
          <w:u w:val="single"/>
        </w:rPr>
      </w:pPr>
      <w:r>
        <w:rPr>
          <w:rFonts w:ascii="宋体" w:hAnsi="宋体" w:cs="宋体" w:hint="eastAsia"/>
          <w:kern w:val="0"/>
          <w:sz w:val="24"/>
        </w:rPr>
        <w:t>2.</w:t>
      </w:r>
      <w:r>
        <w:rPr>
          <w:rFonts w:ascii="宋体" w:hAnsi="宋体" w:cs="宋体" w:hint="eastAsia"/>
          <w:b/>
          <w:bCs/>
          <w:kern w:val="0"/>
          <w:sz w:val="24"/>
          <w:u w:val="single"/>
        </w:rPr>
        <w:t>（标的名称）</w:t>
      </w:r>
      <w:r>
        <w:rPr>
          <w:rFonts w:ascii="宋体" w:hAnsi="宋体" w:cs="宋体" w:hint="eastAsia"/>
          <w:kern w:val="0"/>
          <w:sz w:val="24"/>
        </w:rPr>
        <w:t>，属于</w:t>
      </w:r>
      <w:r>
        <w:rPr>
          <w:rFonts w:ascii="宋体" w:hAnsi="宋体" w:cs="宋体" w:hint="eastAsia"/>
          <w:b/>
          <w:bCs/>
          <w:kern w:val="0"/>
          <w:sz w:val="24"/>
          <w:u w:val="single"/>
        </w:rPr>
        <w:t xml:space="preserve">（招标文件中明确的所属行业） </w:t>
      </w:r>
      <w:r>
        <w:rPr>
          <w:rFonts w:ascii="宋体" w:hAnsi="宋体" w:cs="宋体" w:hint="eastAsia"/>
          <w:kern w:val="0"/>
          <w:sz w:val="24"/>
        </w:rPr>
        <w:t>行业；承接企业为</w:t>
      </w:r>
      <w:r>
        <w:rPr>
          <w:rFonts w:ascii="宋体" w:hAnsi="宋体" w:cs="宋体" w:hint="eastAsia"/>
          <w:b/>
          <w:bCs/>
          <w:kern w:val="0"/>
          <w:sz w:val="24"/>
          <w:u w:val="single"/>
        </w:rPr>
        <w:t>（企业名称）</w:t>
      </w:r>
      <w:r>
        <w:rPr>
          <w:rFonts w:ascii="宋体" w:hAnsi="宋体" w:cs="宋体" w:hint="eastAsia"/>
          <w:kern w:val="0"/>
          <w:sz w:val="24"/>
        </w:rPr>
        <w:t>，从业人员</w:t>
      </w:r>
      <w:r>
        <w:rPr>
          <w:rFonts w:ascii="宋体" w:hAnsi="宋体" w:cs="宋体" w:hint="eastAsia"/>
          <w:b/>
          <w:bCs/>
          <w:kern w:val="0"/>
          <w:sz w:val="24"/>
          <w:u w:val="single"/>
        </w:rPr>
        <w:t xml:space="preserve">   </w:t>
      </w:r>
      <w:r>
        <w:rPr>
          <w:rFonts w:ascii="宋体" w:hAnsi="宋体" w:cs="宋体" w:hint="eastAsia"/>
          <w:kern w:val="0"/>
          <w:sz w:val="24"/>
        </w:rPr>
        <w:t>人，营业收入为</w:t>
      </w:r>
      <w:r>
        <w:rPr>
          <w:rFonts w:ascii="宋体" w:hAnsi="宋体" w:cs="宋体" w:hint="eastAsia"/>
          <w:b/>
          <w:bCs/>
          <w:kern w:val="0"/>
          <w:sz w:val="24"/>
          <w:u w:val="single"/>
        </w:rPr>
        <w:t xml:space="preserve">   </w:t>
      </w:r>
      <w:r>
        <w:rPr>
          <w:rFonts w:ascii="宋体" w:hAnsi="宋体" w:cs="宋体" w:hint="eastAsia"/>
          <w:kern w:val="0"/>
          <w:sz w:val="24"/>
        </w:rPr>
        <w:t>万元，资产总额为</w:t>
      </w:r>
      <w:r>
        <w:rPr>
          <w:rFonts w:ascii="宋体" w:hAnsi="宋体" w:cs="宋体" w:hint="eastAsia"/>
          <w:b/>
          <w:bCs/>
          <w:kern w:val="0"/>
          <w:sz w:val="24"/>
          <w:u w:val="single"/>
        </w:rPr>
        <w:t xml:space="preserve">   </w:t>
      </w:r>
      <w:r>
        <w:rPr>
          <w:rFonts w:ascii="宋体" w:hAnsi="宋体" w:cs="宋体" w:hint="eastAsia"/>
          <w:kern w:val="0"/>
          <w:sz w:val="24"/>
        </w:rPr>
        <w:t>万元 ，属于</w:t>
      </w:r>
      <w:r>
        <w:rPr>
          <w:rFonts w:ascii="宋体" w:hAnsi="宋体" w:cs="宋体" w:hint="eastAsia"/>
          <w:b/>
          <w:bCs/>
          <w:kern w:val="0"/>
          <w:sz w:val="24"/>
          <w:u w:val="single"/>
        </w:rPr>
        <w:t>（小型企业、微型企业、监狱企业、残疾人福利性单位）</w:t>
      </w:r>
      <w:r>
        <w:rPr>
          <w:rFonts w:ascii="宋体" w:hAnsi="宋体" w:cs="宋体" w:hint="eastAsia"/>
          <w:kern w:val="0"/>
          <w:sz w:val="24"/>
        </w:rPr>
        <w:t>；</w:t>
      </w:r>
    </w:p>
    <w:p>
      <w:pPr>
        <w:widowControl/>
        <w:spacing w:after="60" w:afterLines="25"/>
        <w:ind w:firstLine="420" w:firstLineChars="200"/>
        <w:jc w:val="left"/>
        <w:rPr>
          <w:rFonts w:ascii="宋体" w:hAnsi="宋体" w:cs="宋体"/>
          <w:kern w:val="0"/>
          <w:sz w:val="24"/>
        </w:rPr>
      </w:pPr>
      <w:r>
        <w:rPr>
          <w:rFonts w:ascii="宋体" w:hAnsi="宋体" w:cs="宋体" w:hint="eastAsia"/>
          <w:kern w:val="0"/>
          <w:sz w:val="24"/>
        </w:rPr>
        <w:t xml:space="preserve">…… </w:t>
      </w:r>
    </w:p>
    <w:p>
      <w:pPr>
        <w:widowControl/>
        <w:spacing w:after="60" w:afterLines="25"/>
        <w:ind w:firstLine="420" w:firstLineChars="200"/>
        <w:jc w:val="left"/>
        <w:rPr>
          <w:rFonts w:ascii="宋体" w:hAnsi="宋体" w:cs="宋体"/>
          <w:kern w:val="0"/>
          <w:sz w:val="24"/>
        </w:rPr>
      </w:pPr>
      <w:r>
        <w:rPr>
          <w:rFonts w:ascii="宋体" w:hAnsi="宋体" w:cs="宋体" w:hint="eastAsia"/>
          <w:kern w:val="0"/>
          <w:sz w:val="24"/>
        </w:rPr>
        <w:t>上述优惠主体均符合《政府采购促进中小企业发展管理办法》（财库〔2020〕46号）或《关于政府采购支持监狱企业发展有关问题的通知》（财库〔2014〕68号）或《关于促进残疾人就业政府采购政策的通知》（财库〔2017〕141号）等文件的规定，且优惠主体的协议合同金额占到联合体协议总金额比例为</w:t>
      </w:r>
      <w:r>
        <w:rPr>
          <w:rFonts w:ascii="宋体" w:hAnsi="宋体" w:cs="宋体" w:hint="eastAsia"/>
          <w:kern w:val="0"/>
          <w:sz w:val="24"/>
          <w:u w:val="single"/>
        </w:rPr>
        <w:t>_____</w:t>
      </w:r>
      <w:r>
        <w:rPr>
          <w:rFonts w:ascii="宋体" w:hAnsi="宋体" w:cs="宋体" w:hint="eastAsia"/>
          <w:kern w:val="0"/>
          <w:sz w:val="24"/>
        </w:rPr>
        <w:t>%。</w:t>
      </w:r>
    </w:p>
    <w:p>
      <w:pPr>
        <w:widowControl/>
        <w:spacing w:after="60" w:afterLines="25"/>
        <w:ind w:firstLine="420" w:firstLineChars="200"/>
        <w:jc w:val="left"/>
        <w:rPr>
          <w:rFonts w:ascii="宋体" w:hAnsi="宋体" w:cs="宋体"/>
          <w:kern w:val="0"/>
          <w:sz w:val="24"/>
        </w:rPr>
      </w:pPr>
      <w:r>
        <w:rPr>
          <w:rFonts w:ascii="宋体" w:hAnsi="宋体" w:cs="宋体" w:hint="eastAsia"/>
          <w:kern w:val="0"/>
          <w:sz w:val="24"/>
        </w:rPr>
        <w:t>本联合体对上述声明的真实性负责。如有虚假，将依法承担相应责任。</w:t>
      </w:r>
    </w:p>
    <w:p>
      <w:pPr>
        <w:widowControl/>
        <w:spacing w:after="60" w:afterLines="25" w:line="300" w:lineRule="auto"/>
        <w:jc w:val="left"/>
        <w:rPr>
          <w:rFonts w:ascii="宋体" w:hAnsi="宋体" w:cs="宋体"/>
          <w:kern w:val="0"/>
          <w:sz w:val="24"/>
        </w:rPr>
      </w:pPr>
    </w:p>
    <w:p>
      <w:pPr>
        <w:widowControl/>
        <w:spacing w:after="60" w:afterLines="25" w:line="300" w:lineRule="auto"/>
        <w:jc w:val="left"/>
        <w:rPr>
          <w:rFonts w:ascii="宋体" w:hAnsi="宋体" w:cs="宋体"/>
          <w:kern w:val="0"/>
          <w:sz w:val="24"/>
        </w:rPr>
      </w:pPr>
      <w:r>
        <w:rPr>
          <w:rFonts w:ascii="宋体" w:hAnsi="宋体" w:cs="宋体" w:hint="eastAsia"/>
          <w:kern w:val="0"/>
          <w:sz w:val="24"/>
        </w:rPr>
        <w:t xml:space="preserve">供应商名称：                              供应商名称： </w:t>
      </w:r>
    </w:p>
    <w:p>
      <w:pPr>
        <w:widowControl/>
        <w:spacing w:after="60" w:afterLines="25" w:line="300" w:lineRule="auto"/>
        <w:jc w:val="left"/>
        <w:rPr>
          <w:rFonts w:ascii="宋体" w:hAnsi="宋体" w:cs="宋体"/>
          <w:kern w:val="0"/>
          <w:sz w:val="24"/>
        </w:rPr>
      </w:pPr>
      <w:r>
        <w:rPr>
          <w:rFonts w:ascii="宋体" w:hAnsi="宋体" w:cs="宋体" w:hint="eastAsia"/>
          <w:kern w:val="0"/>
          <w:sz w:val="24"/>
        </w:rPr>
        <w:t xml:space="preserve">日期：                                    日期： </w:t>
      </w:r>
    </w:p>
    <w:p>
      <w:pPr>
        <w:widowControl/>
        <w:spacing w:after="60" w:afterLines="25" w:line="300" w:lineRule="auto"/>
        <w:jc w:val="left"/>
        <w:rPr>
          <w:rFonts w:ascii="宋体" w:hAnsi="宋体" w:cs="宋体"/>
          <w:kern w:val="0"/>
          <w:sz w:val="24"/>
        </w:rPr>
      </w:pPr>
    </w:p>
    <w:p>
      <w:pPr>
        <w:widowControl/>
        <w:spacing w:after="60" w:afterLines="25" w:line="300" w:lineRule="auto"/>
        <w:jc w:val="left"/>
        <w:rPr>
          <w:rFonts w:ascii="宋体" w:hAnsi="宋体" w:cs="宋体"/>
          <w:kern w:val="0"/>
          <w:sz w:val="24"/>
        </w:rPr>
      </w:pPr>
      <w:r>
        <w:rPr>
          <w:rFonts w:ascii="宋体" w:hAnsi="宋体" w:cs="宋体" w:hint="eastAsia"/>
          <w:kern w:val="0"/>
          <w:sz w:val="24"/>
        </w:rPr>
        <w:t xml:space="preserve">供应商名称：       </w:t>
      </w:r>
    </w:p>
    <w:p>
      <w:pPr>
        <w:widowControl/>
        <w:wordWrap w:val="0"/>
        <w:spacing w:after="60" w:afterLines="25" w:line="300" w:lineRule="auto"/>
        <w:jc w:val="left"/>
        <w:rPr>
          <w:rFonts w:ascii="宋体" w:hAnsi="宋体" w:cs="宋体"/>
          <w:kern w:val="0"/>
          <w:sz w:val="24"/>
        </w:rPr>
      </w:pPr>
      <w:r>
        <w:rPr>
          <w:rFonts w:ascii="宋体" w:hAnsi="宋体" w:cs="宋体" w:hint="eastAsia"/>
          <w:kern w:val="0"/>
          <w:sz w:val="24"/>
        </w:rPr>
        <w:t xml:space="preserve">日期：       </w:t>
      </w:r>
    </w:p>
    <w:p>
      <w:pPr>
        <w:ind w:left="723" w:hanging="630" w:hangingChars="300"/>
        <w:rPr>
          <w:b/>
          <w:sz w:val="24"/>
        </w:rPr>
      </w:pPr>
      <w:bookmarkEnd w:id="50"/>
    </w:p>
    <w:p>
      <w:pPr>
        <w:widowControl/>
        <w:jc w:val="left"/>
        <w:rPr>
          <w:rFonts w:ascii="黑体" w:eastAsia="黑体" w:hAnsi="宋体"/>
          <w:bCs/>
          <w:kern w:val="0"/>
          <w:sz w:val="24"/>
        </w:rPr>
      </w:pPr>
      <w:r>
        <w:rPr>
          <w:rFonts w:ascii="黑体" w:eastAsia="黑体"/>
          <w:b/>
          <w:sz w:val="24"/>
        </w:rPr>
        <w:br w:type="page"/>
      </w:r>
    </w:p>
    <w:p>
      <w:pPr>
        <w:pStyle w:val="Heading2"/>
        <w:rPr>
          <w:rFonts w:ascii="黑体" w:eastAsia="黑体"/>
          <w:b w:val="0"/>
          <w:szCs w:val="24"/>
        </w:rPr>
      </w:pPr>
      <w:r>
        <w:rPr>
          <w:rFonts w:ascii="黑体" w:eastAsia="黑体" w:hint="eastAsia"/>
          <w:b w:val="0"/>
          <w:szCs w:val="24"/>
        </w:rPr>
        <w:t>四、项目详细报价</w:t>
      </w:r>
    </w:p>
    <w:p>
      <w:pPr>
        <w:tabs>
          <w:tab w:val="left" w:pos="720"/>
        </w:tabs>
        <w:ind w:firstLine="2730" w:firstLineChars="1300"/>
        <w:rPr>
          <w:b/>
          <w:sz w:val="24"/>
        </w:rPr>
      </w:pPr>
      <w:r>
        <w:rPr>
          <w:rFonts w:hint="eastAsia"/>
          <w:b/>
          <w:sz w:val="24"/>
        </w:rPr>
        <w:t>（一）分项报价表</w:t>
      </w:r>
    </w:p>
    <w:tbl>
      <w:tblPr>
        <w:tblStyle w:val="TableNormal"/>
        <w:tblpPr w:leftFromText="180" w:rightFromText="180" w:vertAnchor="text" w:horzAnchor="margin" w:tblpY="173"/>
        <w:tblW w:w="9139"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426"/>
        <w:gridCol w:w="655"/>
        <w:gridCol w:w="1597"/>
        <w:gridCol w:w="1108"/>
        <w:gridCol w:w="912"/>
        <w:gridCol w:w="830"/>
        <w:gridCol w:w="658"/>
        <w:gridCol w:w="450"/>
        <w:gridCol w:w="539"/>
        <w:gridCol w:w="626"/>
        <w:gridCol w:w="1338"/>
      </w:tblGrid>
      <w:tr>
        <w:tblPrEx>
          <w:tblW w:w="9139"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170"/>
        </w:trPr>
        <w:tc>
          <w:tcPr>
            <w:tcW w:w="426" w:type="dxa"/>
            <w:vAlign w:val="center"/>
          </w:tcPr>
          <w:p>
            <w:pPr>
              <w:jc w:val="center"/>
              <w:rPr>
                <w:bCs/>
                <w:sz w:val="24"/>
              </w:rPr>
            </w:pPr>
            <w:r>
              <w:rPr>
                <w:rFonts w:hint="eastAsia"/>
                <w:bCs/>
                <w:sz w:val="24"/>
              </w:rPr>
              <w:t>序号</w:t>
            </w:r>
          </w:p>
        </w:tc>
        <w:tc>
          <w:tcPr>
            <w:tcW w:w="655" w:type="dxa"/>
            <w:vAlign w:val="center"/>
          </w:tcPr>
          <w:p>
            <w:pPr>
              <w:jc w:val="center"/>
              <w:rPr>
                <w:bCs/>
                <w:sz w:val="24"/>
              </w:rPr>
            </w:pPr>
            <w:r>
              <w:rPr>
                <w:rFonts w:hint="eastAsia"/>
                <w:sz w:val="24"/>
              </w:rPr>
              <w:t>采购计划编号</w:t>
            </w:r>
          </w:p>
        </w:tc>
        <w:tc>
          <w:tcPr>
            <w:tcW w:w="1597" w:type="dxa"/>
            <w:vAlign w:val="center"/>
          </w:tcPr>
          <w:p>
            <w:pPr>
              <w:jc w:val="center"/>
              <w:rPr>
                <w:bCs/>
                <w:sz w:val="24"/>
              </w:rPr>
            </w:pPr>
            <w:r>
              <w:rPr>
                <w:rFonts w:hint="eastAsia"/>
                <w:bCs/>
                <w:sz w:val="24"/>
              </w:rPr>
              <w:t>货物名称</w:t>
            </w:r>
          </w:p>
        </w:tc>
        <w:tc>
          <w:tcPr>
            <w:tcW w:w="1108" w:type="dxa"/>
            <w:vAlign w:val="center"/>
          </w:tcPr>
          <w:p>
            <w:pPr>
              <w:jc w:val="center"/>
              <w:rPr>
                <w:bCs/>
                <w:sz w:val="24"/>
              </w:rPr>
            </w:pPr>
            <w:r>
              <w:rPr>
                <w:rFonts w:hint="eastAsia"/>
                <w:sz w:val="24"/>
              </w:rPr>
              <w:t>规格/品牌/型号</w:t>
            </w:r>
          </w:p>
        </w:tc>
        <w:tc>
          <w:tcPr>
            <w:tcW w:w="912" w:type="dxa"/>
            <w:vAlign w:val="center"/>
          </w:tcPr>
          <w:p>
            <w:pPr>
              <w:jc w:val="center"/>
              <w:rPr>
                <w:bCs/>
                <w:sz w:val="24"/>
              </w:rPr>
            </w:pPr>
            <w:r>
              <w:rPr>
                <w:rFonts w:hint="eastAsia"/>
                <w:b/>
                <w:color w:val="FF0000"/>
                <w:sz w:val="24"/>
              </w:rPr>
              <w:t>原产地</w:t>
            </w:r>
          </w:p>
        </w:tc>
        <w:tc>
          <w:tcPr>
            <w:tcW w:w="830" w:type="dxa"/>
            <w:vAlign w:val="center"/>
          </w:tcPr>
          <w:p>
            <w:pPr>
              <w:jc w:val="center"/>
              <w:rPr>
                <w:bCs/>
                <w:sz w:val="24"/>
              </w:rPr>
            </w:pPr>
            <w:r>
              <w:rPr>
                <w:rFonts w:hint="eastAsia"/>
                <w:sz w:val="24"/>
              </w:rPr>
              <w:t>制造商名称</w:t>
            </w:r>
          </w:p>
        </w:tc>
        <w:tc>
          <w:tcPr>
            <w:tcW w:w="658" w:type="dxa"/>
            <w:vAlign w:val="center"/>
          </w:tcPr>
          <w:p>
            <w:pPr>
              <w:jc w:val="center"/>
              <w:rPr>
                <w:bCs/>
                <w:sz w:val="24"/>
              </w:rPr>
            </w:pPr>
            <w:r>
              <w:rPr>
                <w:rFonts w:hint="eastAsia"/>
                <w:bCs/>
                <w:sz w:val="24"/>
              </w:rPr>
              <w:t>数量</w:t>
            </w:r>
          </w:p>
        </w:tc>
        <w:tc>
          <w:tcPr>
            <w:tcW w:w="450" w:type="dxa"/>
            <w:vAlign w:val="center"/>
          </w:tcPr>
          <w:p>
            <w:pPr>
              <w:jc w:val="center"/>
              <w:rPr>
                <w:bCs/>
                <w:sz w:val="24"/>
              </w:rPr>
            </w:pPr>
            <w:r>
              <w:rPr>
                <w:rFonts w:hint="eastAsia"/>
                <w:bCs/>
                <w:sz w:val="24"/>
              </w:rPr>
              <w:t>单位</w:t>
            </w:r>
          </w:p>
        </w:tc>
        <w:tc>
          <w:tcPr>
            <w:tcW w:w="539" w:type="dxa"/>
            <w:vAlign w:val="center"/>
          </w:tcPr>
          <w:p>
            <w:pPr>
              <w:jc w:val="center"/>
              <w:rPr>
                <w:bCs/>
                <w:sz w:val="24"/>
              </w:rPr>
            </w:pPr>
            <w:r>
              <w:rPr>
                <w:rFonts w:hint="eastAsia"/>
                <w:sz w:val="24"/>
              </w:rPr>
              <w:t>单价(元)</w:t>
            </w:r>
          </w:p>
        </w:tc>
        <w:tc>
          <w:tcPr>
            <w:tcW w:w="626" w:type="dxa"/>
            <w:vAlign w:val="center"/>
          </w:tcPr>
          <w:p>
            <w:pPr>
              <w:jc w:val="center"/>
              <w:rPr>
                <w:bCs/>
                <w:sz w:val="24"/>
              </w:rPr>
            </w:pPr>
            <w:r>
              <w:rPr>
                <w:rFonts w:hint="eastAsia"/>
                <w:sz w:val="24"/>
              </w:rPr>
              <w:t>合价(元)</w:t>
            </w:r>
          </w:p>
        </w:tc>
        <w:tc>
          <w:tcPr>
            <w:tcW w:w="1338" w:type="dxa"/>
            <w:vAlign w:val="center"/>
          </w:tcPr>
          <w:p>
            <w:pPr>
              <w:jc w:val="center"/>
              <w:rPr>
                <w:sz w:val="24"/>
              </w:rPr>
            </w:pPr>
            <w:r>
              <w:rPr>
                <w:rFonts w:hint="eastAsia"/>
                <w:sz w:val="24"/>
              </w:rPr>
              <w:t>财政预算限额（元）</w:t>
            </w:r>
          </w:p>
        </w:tc>
      </w:tr>
      <w:tr>
        <w:tblPrEx>
          <w:tblW w:w="9139" w:type="dxa"/>
          <w:tblInd w:w="0" w:type="dxa"/>
          <w:tblLayout w:type="fixed"/>
          <w:tblCellMar>
            <w:top w:w="0" w:type="dxa"/>
            <w:left w:w="108" w:type="dxa"/>
            <w:bottom w:w="0" w:type="dxa"/>
            <w:right w:w="108" w:type="dxa"/>
          </w:tblCellMar>
        </w:tblPrEx>
        <w:trPr>
          <w:trHeight w:val="555"/>
        </w:trPr>
        <w:tc>
          <w:tcPr>
            <w:tcW w:w="426" w:type="dxa"/>
          </w:tcPr>
          <w:p>
            <w:pPr>
              <w:jc w:val="center"/>
              <w:rPr>
                <w:bCs/>
                <w:sz w:val="24"/>
              </w:rPr>
            </w:pPr>
            <w:r>
              <w:rPr>
                <w:rFonts w:hint="eastAsia"/>
                <w:bCs/>
                <w:sz w:val="24"/>
              </w:rPr>
              <w:t>1</w:t>
            </w:r>
          </w:p>
        </w:tc>
        <w:tc>
          <w:tcPr>
            <w:tcW w:w="655" w:type="dxa"/>
            <w:vMerge w:val="restart"/>
            <w:vAlign w:val="center"/>
          </w:tcPr>
          <w:p>
            <w:pPr>
              <w:jc w:val="center"/>
              <w:rPr>
                <w:rFonts w:hint="eastAsia"/>
                <w:bCs/>
                <w:sz w:val="24"/>
              </w:rPr>
            </w:pPr>
            <w:r>
              <w:rPr>
                <w:rFonts w:ascii="宋体" w:hAnsi="宋体" w:cs="宋体" w:hint="eastAsia"/>
                <w:b w:val="0"/>
                <w:bCs w:val="0"/>
                <w:color w:val="000000"/>
                <w:sz w:val="21"/>
                <w:szCs w:val="21"/>
                <w:lang w:val="en-US" w:eastAsia="zh-CN"/>
              </w:rPr>
              <w:t>PLAN-2023-440310000-112009-03755</w:t>
            </w:r>
          </w:p>
          <w:p>
            <w:pPr>
              <w:jc w:val="center"/>
              <w:rPr>
                <w:bCs/>
                <w:sz w:val="24"/>
              </w:rPr>
            </w:pPr>
            <w:r>
              <w:rPr>
                <w:rFonts w:hint="eastAsia"/>
                <w:bCs/>
                <w:sz w:val="24"/>
              </w:rPr>
              <w:t xml:space="preserve"> </w:t>
            </w:r>
          </w:p>
        </w:tc>
        <w:tc>
          <w:tcPr>
            <w:tcW w:w="1597" w:type="dxa"/>
            <w:vAlign w:val="center"/>
          </w:tcPr>
          <w:p>
            <w:pPr>
              <w:jc w:val="left"/>
              <w:textAlignment w:val="center"/>
              <w:rPr>
                <w:bCs/>
                <w:sz w:val="24"/>
                <w:highlight w:val="yellow"/>
              </w:rPr>
            </w:pPr>
            <w:r>
              <w:rPr>
                <w:rFonts w:ascii="宋体" w:hAnsi="宋体" w:cs="宋体" w:hint="eastAsia"/>
                <w:color w:val="000000"/>
                <w:szCs w:val="21"/>
              </w:rPr>
              <w:t>遮光布艺窗帘</w:t>
            </w:r>
          </w:p>
        </w:tc>
        <w:tc>
          <w:tcPr>
            <w:tcW w:w="1108" w:type="dxa"/>
            <w:vAlign w:val="center"/>
          </w:tcPr>
          <w:p>
            <w:pPr>
              <w:jc w:val="center"/>
              <w:rPr>
                <w:bCs/>
                <w:sz w:val="24"/>
              </w:rPr>
            </w:pPr>
          </w:p>
        </w:tc>
        <w:tc>
          <w:tcPr>
            <w:tcW w:w="912" w:type="dxa"/>
            <w:vAlign w:val="center"/>
          </w:tcPr>
          <w:p>
            <w:pPr>
              <w:jc w:val="center"/>
              <w:rPr>
                <w:bCs/>
                <w:sz w:val="24"/>
              </w:rPr>
            </w:pPr>
          </w:p>
        </w:tc>
        <w:tc>
          <w:tcPr>
            <w:tcW w:w="830" w:type="dxa"/>
            <w:vAlign w:val="center"/>
          </w:tcPr>
          <w:p>
            <w:pPr>
              <w:jc w:val="center"/>
              <w:rPr>
                <w:bCs/>
                <w:sz w:val="24"/>
              </w:rPr>
            </w:pPr>
          </w:p>
        </w:tc>
        <w:tc>
          <w:tcPr>
            <w:tcW w:w="658" w:type="dxa"/>
            <w:vAlign w:val="center"/>
          </w:tcPr>
          <w:p>
            <w:pPr>
              <w:widowControl/>
              <w:jc w:val="center"/>
              <w:textAlignment w:val="center"/>
              <w:rPr>
                <w:bCs/>
                <w:sz w:val="24"/>
              </w:rPr>
            </w:pPr>
            <w:r>
              <w:rPr>
                <w:rFonts w:ascii="宋体" w:hAnsi="宋体" w:cs="宋体" w:hint="eastAsia"/>
                <w:color w:val="000000"/>
                <w:szCs w:val="21"/>
              </w:rPr>
              <w:t>694</w:t>
            </w:r>
          </w:p>
        </w:tc>
        <w:tc>
          <w:tcPr>
            <w:tcW w:w="450" w:type="dxa"/>
            <w:vAlign w:val="center"/>
          </w:tcPr>
          <w:p>
            <w:pPr>
              <w:jc w:val="center"/>
              <w:rPr>
                <w:bCs/>
                <w:sz w:val="24"/>
              </w:rPr>
            </w:pPr>
            <w:r>
              <w:rPr>
                <w:rFonts w:ascii="宋体" w:hAnsi="宋体" w:cs="宋体" w:hint="eastAsia"/>
                <w:color w:val="000000"/>
                <w:szCs w:val="21"/>
              </w:rPr>
              <w:t>米</w:t>
            </w:r>
          </w:p>
        </w:tc>
        <w:tc>
          <w:tcPr>
            <w:tcW w:w="539" w:type="dxa"/>
            <w:vAlign w:val="center"/>
          </w:tcPr>
          <w:p>
            <w:pPr>
              <w:jc w:val="center"/>
              <w:rPr>
                <w:bCs/>
                <w:sz w:val="24"/>
              </w:rPr>
            </w:pPr>
          </w:p>
        </w:tc>
        <w:tc>
          <w:tcPr>
            <w:tcW w:w="626" w:type="dxa"/>
            <w:vAlign w:val="center"/>
          </w:tcPr>
          <w:p>
            <w:pPr>
              <w:jc w:val="center"/>
              <w:rPr>
                <w:bCs/>
                <w:sz w:val="24"/>
              </w:rPr>
            </w:pPr>
          </w:p>
        </w:tc>
        <w:tc>
          <w:tcPr>
            <w:tcW w:w="1338" w:type="dxa"/>
            <w:vMerge w:val="restart"/>
            <w:vAlign w:val="center"/>
          </w:tcPr>
          <w:p>
            <w:pPr>
              <w:jc w:val="center"/>
              <w:rPr>
                <w:rFonts w:eastAsia="宋体" w:hint="default"/>
                <w:b/>
                <w:bCs/>
                <w:sz w:val="24"/>
                <w:highlight w:val="yellow"/>
                <w:lang w:val="en-US" w:eastAsia="zh-CN"/>
              </w:rPr>
            </w:pPr>
            <w:r>
              <w:rPr>
                <w:rFonts w:hint="default"/>
                <w:b w:val="0"/>
                <w:bCs w:val="0"/>
                <w:sz w:val="21"/>
                <w:lang w:val="en-US" w:eastAsia="zh-CN"/>
              </w:rPr>
              <w:t>1768900</w:t>
            </w:r>
            <w:bookmarkStart w:id="54" w:name="_GoBack"/>
            <w:bookmarkEnd w:id="54"/>
          </w:p>
        </w:tc>
      </w:tr>
      <w:tr>
        <w:tblPrEx>
          <w:tblW w:w="9139" w:type="dxa"/>
          <w:tblInd w:w="0" w:type="dxa"/>
          <w:tblLayout w:type="fixed"/>
          <w:tblCellMar>
            <w:top w:w="0" w:type="dxa"/>
            <w:left w:w="108" w:type="dxa"/>
            <w:bottom w:w="0" w:type="dxa"/>
            <w:right w:w="108" w:type="dxa"/>
          </w:tblCellMar>
        </w:tblPrEx>
        <w:trPr>
          <w:trHeight w:val="507"/>
        </w:trPr>
        <w:tc>
          <w:tcPr>
            <w:tcW w:w="426" w:type="dxa"/>
          </w:tcPr>
          <w:p>
            <w:pPr>
              <w:jc w:val="center"/>
              <w:rPr>
                <w:bCs/>
                <w:sz w:val="24"/>
              </w:rPr>
            </w:pPr>
            <w:r>
              <w:rPr>
                <w:rFonts w:hint="eastAsia"/>
                <w:bCs/>
                <w:sz w:val="24"/>
              </w:rPr>
              <w:t>2</w:t>
            </w:r>
          </w:p>
        </w:tc>
        <w:tc>
          <w:tcPr>
            <w:tcW w:w="655" w:type="dxa"/>
            <w:vMerge/>
          </w:tcPr>
          <w:p>
            <w:pPr>
              <w:jc w:val="center"/>
              <w:rPr>
                <w:bCs/>
                <w:sz w:val="24"/>
              </w:rPr>
            </w:pPr>
          </w:p>
        </w:tc>
        <w:tc>
          <w:tcPr>
            <w:tcW w:w="1597" w:type="dxa"/>
            <w:vAlign w:val="center"/>
          </w:tcPr>
          <w:p>
            <w:pPr>
              <w:jc w:val="left"/>
              <w:textAlignment w:val="center"/>
              <w:rPr>
                <w:bCs/>
                <w:sz w:val="24"/>
                <w:highlight w:val="yellow"/>
              </w:rPr>
            </w:pPr>
            <w:r>
              <w:rPr>
                <w:rFonts w:ascii="宋体" w:hAnsi="宋体" w:cs="宋体" w:hint="eastAsia"/>
                <w:color w:val="000000"/>
                <w:szCs w:val="21"/>
              </w:rPr>
              <w:t>卷帘</w:t>
            </w:r>
          </w:p>
        </w:tc>
        <w:tc>
          <w:tcPr>
            <w:tcW w:w="1108" w:type="dxa"/>
            <w:vAlign w:val="center"/>
          </w:tcPr>
          <w:p>
            <w:pPr>
              <w:jc w:val="center"/>
              <w:rPr>
                <w:bCs/>
                <w:sz w:val="24"/>
              </w:rPr>
            </w:pPr>
          </w:p>
        </w:tc>
        <w:tc>
          <w:tcPr>
            <w:tcW w:w="912" w:type="dxa"/>
            <w:vAlign w:val="center"/>
          </w:tcPr>
          <w:p>
            <w:pPr>
              <w:jc w:val="center"/>
              <w:rPr>
                <w:bCs/>
                <w:sz w:val="24"/>
              </w:rPr>
            </w:pPr>
          </w:p>
        </w:tc>
        <w:tc>
          <w:tcPr>
            <w:tcW w:w="830" w:type="dxa"/>
            <w:vAlign w:val="center"/>
          </w:tcPr>
          <w:p>
            <w:pPr>
              <w:jc w:val="center"/>
              <w:rPr>
                <w:bCs/>
                <w:sz w:val="24"/>
              </w:rPr>
            </w:pPr>
          </w:p>
        </w:tc>
        <w:tc>
          <w:tcPr>
            <w:tcW w:w="658" w:type="dxa"/>
            <w:vAlign w:val="center"/>
          </w:tcPr>
          <w:p>
            <w:pPr>
              <w:widowControl/>
              <w:jc w:val="center"/>
              <w:textAlignment w:val="center"/>
              <w:rPr>
                <w:bCs/>
                <w:sz w:val="24"/>
              </w:rPr>
            </w:pPr>
            <w:r>
              <w:rPr>
                <w:rFonts w:ascii="宋体" w:hAnsi="宋体" w:cs="宋体" w:hint="eastAsia"/>
                <w:color w:val="000000"/>
                <w:szCs w:val="21"/>
              </w:rPr>
              <w:t>2641</w:t>
            </w:r>
          </w:p>
        </w:tc>
        <w:tc>
          <w:tcPr>
            <w:tcW w:w="450" w:type="dxa"/>
            <w:vAlign w:val="center"/>
          </w:tcPr>
          <w:p>
            <w:pPr>
              <w:jc w:val="center"/>
              <w:rPr>
                <w:bCs/>
                <w:sz w:val="24"/>
              </w:rPr>
            </w:pPr>
            <w:r>
              <w:rPr>
                <w:rFonts w:ascii="宋体" w:hAnsi="宋体" w:cs="宋体" w:hint="eastAsia"/>
                <w:color w:val="000000"/>
                <w:szCs w:val="21"/>
              </w:rPr>
              <w:t>㎡</w:t>
            </w:r>
          </w:p>
        </w:tc>
        <w:tc>
          <w:tcPr>
            <w:tcW w:w="539" w:type="dxa"/>
            <w:vAlign w:val="center"/>
          </w:tcPr>
          <w:p>
            <w:pPr>
              <w:jc w:val="center"/>
              <w:rPr>
                <w:bCs/>
                <w:sz w:val="24"/>
              </w:rPr>
            </w:pPr>
          </w:p>
        </w:tc>
        <w:tc>
          <w:tcPr>
            <w:tcW w:w="626" w:type="dxa"/>
            <w:vAlign w:val="center"/>
          </w:tcPr>
          <w:p>
            <w:pPr>
              <w:jc w:val="center"/>
              <w:rPr>
                <w:bCs/>
                <w:sz w:val="24"/>
              </w:rPr>
            </w:pPr>
          </w:p>
        </w:tc>
        <w:tc>
          <w:tcPr>
            <w:tcW w:w="1338" w:type="dxa"/>
            <w:vMerge/>
            <w:vAlign w:val="center"/>
          </w:tcPr>
          <w:p>
            <w:pPr>
              <w:jc w:val="center"/>
              <w:rPr>
                <w:b/>
                <w:bCs/>
                <w:color w:val="FF0000"/>
                <w:sz w:val="24"/>
              </w:rPr>
            </w:pPr>
          </w:p>
        </w:tc>
      </w:tr>
      <w:tr>
        <w:tblPrEx>
          <w:tblW w:w="9139" w:type="dxa"/>
          <w:tblInd w:w="0" w:type="dxa"/>
          <w:tblLayout w:type="fixed"/>
          <w:tblCellMar>
            <w:top w:w="0" w:type="dxa"/>
            <w:left w:w="108" w:type="dxa"/>
            <w:bottom w:w="0" w:type="dxa"/>
            <w:right w:w="108" w:type="dxa"/>
          </w:tblCellMar>
        </w:tblPrEx>
        <w:trPr>
          <w:trHeight w:val="530"/>
        </w:trPr>
        <w:tc>
          <w:tcPr>
            <w:tcW w:w="426" w:type="dxa"/>
          </w:tcPr>
          <w:p>
            <w:pPr>
              <w:jc w:val="center"/>
              <w:rPr>
                <w:bCs/>
                <w:sz w:val="24"/>
              </w:rPr>
            </w:pPr>
            <w:r>
              <w:rPr>
                <w:rFonts w:hint="eastAsia"/>
                <w:bCs/>
                <w:sz w:val="24"/>
              </w:rPr>
              <w:t>3</w:t>
            </w:r>
          </w:p>
        </w:tc>
        <w:tc>
          <w:tcPr>
            <w:tcW w:w="655" w:type="dxa"/>
            <w:vMerge/>
          </w:tcPr>
          <w:p>
            <w:pPr>
              <w:jc w:val="center"/>
              <w:rPr>
                <w:bCs/>
                <w:sz w:val="24"/>
              </w:rPr>
            </w:pPr>
          </w:p>
        </w:tc>
        <w:tc>
          <w:tcPr>
            <w:tcW w:w="1597" w:type="dxa"/>
            <w:vAlign w:val="center"/>
          </w:tcPr>
          <w:p>
            <w:pPr>
              <w:jc w:val="left"/>
              <w:textAlignment w:val="center"/>
              <w:rPr>
                <w:bCs/>
                <w:sz w:val="24"/>
                <w:highlight w:val="yellow"/>
              </w:rPr>
            </w:pPr>
            <w:r>
              <w:rPr>
                <w:rFonts w:ascii="宋体" w:hAnsi="宋体" w:cs="宋体" w:hint="eastAsia"/>
                <w:color w:val="000000"/>
                <w:szCs w:val="21"/>
              </w:rPr>
              <w:t>吸音窗帘</w:t>
            </w:r>
          </w:p>
        </w:tc>
        <w:tc>
          <w:tcPr>
            <w:tcW w:w="1108" w:type="dxa"/>
            <w:vAlign w:val="center"/>
          </w:tcPr>
          <w:p>
            <w:pPr>
              <w:jc w:val="center"/>
              <w:rPr>
                <w:bCs/>
                <w:sz w:val="24"/>
              </w:rPr>
            </w:pPr>
          </w:p>
        </w:tc>
        <w:tc>
          <w:tcPr>
            <w:tcW w:w="912" w:type="dxa"/>
            <w:vAlign w:val="center"/>
          </w:tcPr>
          <w:p>
            <w:pPr>
              <w:jc w:val="center"/>
              <w:rPr>
                <w:bCs/>
                <w:sz w:val="24"/>
              </w:rPr>
            </w:pPr>
          </w:p>
        </w:tc>
        <w:tc>
          <w:tcPr>
            <w:tcW w:w="830" w:type="dxa"/>
            <w:vAlign w:val="center"/>
          </w:tcPr>
          <w:p>
            <w:pPr>
              <w:jc w:val="center"/>
              <w:rPr>
                <w:bCs/>
                <w:sz w:val="24"/>
              </w:rPr>
            </w:pPr>
          </w:p>
        </w:tc>
        <w:tc>
          <w:tcPr>
            <w:tcW w:w="658" w:type="dxa"/>
            <w:vAlign w:val="center"/>
          </w:tcPr>
          <w:p>
            <w:pPr>
              <w:widowControl/>
              <w:jc w:val="center"/>
              <w:textAlignment w:val="center"/>
              <w:rPr>
                <w:bCs/>
                <w:sz w:val="24"/>
              </w:rPr>
            </w:pPr>
            <w:r>
              <w:rPr>
                <w:rFonts w:ascii="宋体" w:hAnsi="宋体" w:cs="宋体" w:hint="eastAsia"/>
                <w:color w:val="000000"/>
                <w:szCs w:val="21"/>
              </w:rPr>
              <w:t>121</w:t>
            </w:r>
          </w:p>
        </w:tc>
        <w:tc>
          <w:tcPr>
            <w:tcW w:w="450" w:type="dxa"/>
            <w:vAlign w:val="center"/>
          </w:tcPr>
          <w:p>
            <w:pPr>
              <w:jc w:val="center"/>
              <w:rPr>
                <w:bCs/>
                <w:sz w:val="24"/>
              </w:rPr>
            </w:pPr>
            <w:r>
              <w:rPr>
                <w:rFonts w:ascii="宋体" w:hAnsi="宋体" w:cs="宋体" w:hint="eastAsia"/>
                <w:color w:val="000000"/>
                <w:szCs w:val="21"/>
              </w:rPr>
              <w:t>米</w:t>
            </w:r>
          </w:p>
        </w:tc>
        <w:tc>
          <w:tcPr>
            <w:tcW w:w="539" w:type="dxa"/>
            <w:vAlign w:val="center"/>
          </w:tcPr>
          <w:p>
            <w:pPr>
              <w:jc w:val="center"/>
              <w:rPr>
                <w:bCs/>
                <w:sz w:val="24"/>
              </w:rPr>
            </w:pPr>
          </w:p>
        </w:tc>
        <w:tc>
          <w:tcPr>
            <w:tcW w:w="626" w:type="dxa"/>
            <w:vAlign w:val="center"/>
          </w:tcPr>
          <w:p>
            <w:pPr>
              <w:jc w:val="center"/>
              <w:rPr>
                <w:bCs/>
                <w:sz w:val="24"/>
              </w:rPr>
            </w:pPr>
          </w:p>
        </w:tc>
        <w:tc>
          <w:tcPr>
            <w:tcW w:w="1338" w:type="dxa"/>
            <w:vMerge/>
            <w:vAlign w:val="center"/>
          </w:tcPr>
          <w:p>
            <w:pPr>
              <w:jc w:val="center"/>
              <w:rPr>
                <w:b/>
                <w:bCs/>
                <w:sz w:val="24"/>
              </w:rPr>
            </w:pPr>
          </w:p>
        </w:tc>
      </w:tr>
      <w:tr>
        <w:tblPrEx>
          <w:tblW w:w="9139" w:type="dxa"/>
          <w:tblInd w:w="0" w:type="dxa"/>
          <w:tblLayout w:type="fixed"/>
          <w:tblCellMar>
            <w:top w:w="0" w:type="dxa"/>
            <w:left w:w="108" w:type="dxa"/>
            <w:bottom w:w="0" w:type="dxa"/>
            <w:right w:w="108" w:type="dxa"/>
          </w:tblCellMar>
        </w:tblPrEx>
        <w:trPr>
          <w:trHeight w:val="496"/>
        </w:trPr>
        <w:tc>
          <w:tcPr>
            <w:tcW w:w="426" w:type="dxa"/>
          </w:tcPr>
          <w:p>
            <w:pPr>
              <w:jc w:val="center"/>
              <w:rPr>
                <w:bCs/>
                <w:sz w:val="24"/>
              </w:rPr>
            </w:pPr>
            <w:r>
              <w:rPr>
                <w:rFonts w:hint="eastAsia"/>
                <w:bCs/>
                <w:sz w:val="24"/>
              </w:rPr>
              <w:t>4</w:t>
            </w:r>
          </w:p>
        </w:tc>
        <w:tc>
          <w:tcPr>
            <w:tcW w:w="655" w:type="dxa"/>
            <w:vMerge/>
          </w:tcPr>
          <w:p>
            <w:pPr>
              <w:jc w:val="center"/>
              <w:rPr>
                <w:bCs/>
                <w:sz w:val="24"/>
              </w:rPr>
            </w:pPr>
          </w:p>
        </w:tc>
        <w:tc>
          <w:tcPr>
            <w:tcW w:w="1597" w:type="dxa"/>
            <w:vAlign w:val="center"/>
          </w:tcPr>
          <w:p>
            <w:pPr>
              <w:jc w:val="left"/>
              <w:textAlignment w:val="center"/>
              <w:rPr>
                <w:bCs/>
                <w:sz w:val="24"/>
                <w:highlight w:val="yellow"/>
              </w:rPr>
            </w:pPr>
            <w:r>
              <w:rPr>
                <w:rFonts w:ascii="宋体" w:hAnsi="宋体" w:cs="宋体" w:hint="eastAsia"/>
                <w:color w:val="000000"/>
                <w:szCs w:val="21"/>
              </w:rPr>
              <w:t>布艺窗帘轨道</w:t>
            </w:r>
          </w:p>
        </w:tc>
        <w:tc>
          <w:tcPr>
            <w:tcW w:w="1108" w:type="dxa"/>
            <w:vAlign w:val="center"/>
          </w:tcPr>
          <w:p>
            <w:pPr>
              <w:jc w:val="center"/>
              <w:rPr>
                <w:bCs/>
                <w:sz w:val="24"/>
              </w:rPr>
            </w:pPr>
          </w:p>
        </w:tc>
        <w:tc>
          <w:tcPr>
            <w:tcW w:w="912" w:type="dxa"/>
            <w:vAlign w:val="center"/>
          </w:tcPr>
          <w:p>
            <w:pPr>
              <w:jc w:val="center"/>
              <w:rPr>
                <w:bCs/>
                <w:sz w:val="24"/>
              </w:rPr>
            </w:pPr>
          </w:p>
        </w:tc>
        <w:tc>
          <w:tcPr>
            <w:tcW w:w="830" w:type="dxa"/>
            <w:vAlign w:val="center"/>
          </w:tcPr>
          <w:p>
            <w:pPr>
              <w:jc w:val="center"/>
              <w:rPr>
                <w:bCs/>
                <w:sz w:val="24"/>
              </w:rPr>
            </w:pPr>
          </w:p>
        </w:tc>
        <w:tc>
          <w:tcPr>
            <w:tcW w:w="658" w:type="dxa"/>
            <w:vAlign w:val="center"/>
          </w:tcPr>
          <w:p>
            <w:pPr>
              <w:widowControl/>
              <w:jc w:val="center"/>
              <w:textAlignment w:val="center"/>
              <w:rPr>
                <w:bCs/>
                <w:sz w:val="24"/>
              </w:rPr>
            </w:pPr>
            <w:r>
              <w:rPr>
                <w:rFonts w:ascii="宋体" w:hAnsi="宋体" w:cs="宋体" w:hint="eastAsia"/>
                <w:color w:val="000000"/>
                <w:szCs w:val="21"/>
              </w:rPr>
              <w:t>768</w:t>
            </w:r>
          </w:p>
        </w:tc>
        <w:tc>
          <w:tcPr>
            <w:tcW w:w="450" w:type="dxa"/>
            <w:vAlign w:val="center"/>
          </w:tcPr>
          <w:p>
            <w:pPr>
              <w:jc w:val="center"/>
              <w:rPr>
                <w:bCs/>
                <w:sz w:val="24"/>
              </w:rPr>
            </w:pPr>
            <w:r>
              <w:rPr>
                <w:rFonts w:ascii="宋体" w:hAnsi="宋体" w:cs="宋体" w:hint="eastAsia"/>
                <w:color w:val="000000"/>
                <w:szCs w:val="21"/>
              </w:rPr>
              <w:t>米</w:t>
            </w:r>
          </w:p>
        </w:tc>
        <w:tc>
          <w:tcPr>
            <w:tcW w:w="539" w:type="dxa"/>
            <w:vAlign w:val="center"/>
          </w:tcPr>
          <w:p>
            <w:pPr>
              <w:jc w:val="center"/>
              <w:rPr>
                <w:bCs/>
                <w:sz w:val="24"/>
              </w:rPr>
            </w:pPr>
          </w:p>
        </w:tc>
        <w:tc>
          <w:tcPr>
            <w:tcW w:w="626" w:type="dxa"/>
            <w:vAlign w:val="center"/>
          </w:tcPr>
          <w:p>
            <w:pPr>
              <w:jc w:val="center"/>
              <w:rPr>
                <w:bCs/>
                <w:sz w:val="24"/>
              </w:rPr>
            </w:pPr>
          </w:p>
        </w:tc>
        <w:tc>
          <w:tcPr>
            <w:tcW w:w="1338" w:type="dxa"/>
            <w:vMerge/>
            <w:vAlign w:val="center"/>
          </w:tcPr>
          <w:p>
            <w:pPr>
              <w:jc w:val="center"/>
              <w:rPr>
                <w:b/>
                <w:bCs/>
                <w:sz w:val="24"/>
              </w:rPr>
            </w:pPr>
          </w:p>
        </w:tc>
      </w:tr>
      <w:tr>
        <w:tblPrEx>
          <w:tblW w:w="9139" w:type="dxa"/>
          <w:tblInd w:w="0" w:type="dxa"/>
          <w:tblLayout w:type="fixed"/>
          <w:tblCellMar>
            <w:top w:w="0" w:type="dxa"/>
            <w:left w:w="108" w:type="dxa"/>
            <w:bottom w:w="0" w:type="dxa"/>
            <w:right w:w="108" w:type="dxa"/>
          </w:tblCellMar>
        </w:tblPrEx>
        <w:trPr>
          <w:trHeight w:val="170"/>
        </w:trPr>
        <w:tc>
          <w:tcPr>
            <w:tcW w:w="426" w:type="dxa"/>
            <w:vAlign w:val="center"/>
          </w:tcPr>
          <w:p>
            <w:pPr>
              <w:jc w:val="center"/>
              <w:rPr>
                <w:rFonts w:eastAsia="宋体" w:hint="eastAsia"/>
                <w:bCs/>
                <w:sz w:val="24"/>
                <w:lang w:val="en-US" w:eastAsia="zh-CN"/>
              </w:rPr>
            </w:pPr>
            <w:r>
              <w:rPr>
                <w:rFonts w:hint="eastAsia"/>
                <w:bCs/>
                <w:sz w:val="24"/>
                <w:lang w:val="en-US" w:eastAsia="zh-CN"/>
              </w:rPr>
              <w:t>5</w:t>
            </w:r>
          </w:p>
        </w:tc>
        <w:tc>
          <w:tcPr>
            <w:tcW w:w="655" w:type="dxa"/>
            <w:vMerge/>
          </w:tcPr>
          <w:p>
            <w:pPr>
              <w:jc w:val="center"/>
              <w:rPr>
                <w:bCs/>
                <w:sz w:val="24"/>
              </w:rPr>
            </w:pPr>
          </w:p>
        </w:tc>
        <w:tc>
          <w:tcPr>
            <w:tcW w:w="1597" w:type="dxa"/>
            <w:vAlign w:val="center"/>
          </w:tcPr>
          <w:p>
            <w:pPr>
              <w:jc w:val="left"/>
              <w:textAlignment w:val="center"/>
              <w:rPr>
                <w:rFonts w:ascii="宋体" w:hAnsi="宋体" w:hint="eastAsia"/>
                <w:bCs/>
                <w:sz w:val="24"/>
              </w:rPr>
            </w:pPr>
            <w:r>
              <w:rPr>
                <w:rFonts w:ascii="宋体" w:hAnsi="宋体" w:cs="宋体"/>
                <w:color w:val="000000"/>
                <w:szCs w:val="21"/>
              </w:rPr>
              <w:t>永久性阻燃抑菌抗病毒遮光</w:t>
            </w:r>
            <w:r>
              <w:rPr>
                <w:rFonts w:ascii="宋体" w:hAnsi="宋体" w:cs="宋体" w:hint="eastAsia"/>
                <w:color w:val="000000"/>
                <w:szCs w:val="21"/>
              </w:rPr>
              <w:t>窗帘</w:t>
            </w:r>
          </w:p>
        </w:tc>
        <w:tc>
          <w:tcPr>
            <w:tcW w:w="1108" w:type="dxa"/>
            <w:vAlign w:val="center"/>
          </w:tcPr>
          <w:p>
            <w:pPr>
              <w:jc w:val="center"/>
              <w:rPr>
                <w:bCs/>
                <w:sz w:val="24"/>
              </w:rPr>
            </w:pPr>
          </w:p>
        </w:tc>
        <w:tc>
          <w:tcPr>
            <w:tcW w:w="912" w:type="dxa"/>
            <w:vAlign w:val="center"/>
          </w:tcPr>
          <w:p>
            <w:pPr>
              <w:jc w:val="center"/>
              <w:rPr>
                <w:bCs/>
                <w:sz w:val="24"/>
              </w:rPr>
            </w:pPr>
          </w:p>
        </w:tc>
        <w:tc>
          <w:tcPr>
            <w:tcW w:w="830" w:type="dxa"/>
            <w:vAlign w:val="center"/>
          </w:tcPr>
          <w:p>
            <w:pPr>
              <w:jc w:val="center"/>
              <w:rPr>
                <w:bCs/>
                <w:sz w:val="24"/>
              </w:rPr>
            </w:pPr>
          </w:p>
        </w:tc>
        <w:tc>
          <w:tcPr>
            <w:tcW w:w="658" w:type="dxa"/>
            <w:vAlign w:val="center"/>
          </w:tcPr>
          <w:p>
            <w:pPr>
              <w:widowControl/>
              <w:jc w:val="center"/>
              <w:textAlignment w:val="center"/>
              <w:rPr>
                <w:rFonts w:hint="eastAsia"/>
                <w:bCs/>
                <w:sz w:val="24"/>
              </w:rPr>
            </w:pPr>
            <w:r>
              <w:rPr>
                <w:rFonts w:ascii="宋体" w:hAnsi="宋体" w:cs="宋体" w:hint="eastAsia"/>
                <w:color w:val="000000"/>
                <w:szCs w:val="21"/>
              </w:rPr>
              <w:t>2535</w:t>
            </w:r>
          </w:p>
        </w:tc>
        <w:tc>
          <w:tcPr>
            <w:tcW w:w="450" w:type="dxa"/>
            <w:vAlign w:val="center"/>
          </w:tcPr>
          <w:p>
            <w:pPr>
              <w:jc w:val="center"/>
              <w:rPr>
                <w:rFonts w:hint="eastAsia"/>
                <w:bCs/>
                <w:sz w:val="24"/>
              </w:rPr>
            </w:pPr>
            <w:r>
              <w:rPr>
                <w:rFonts w:ascii="宋体" w:hAnsi="宋体" w:cs="宋体" w:hint="eastAsia"/>
                <w:color w:val="000000"/>
                <w:szCs w:val="21"/>
              </w:rPr>
              <w:t>米</w:t>
            </w:r>
          </w:p>
        </w:tc>
        <w:tc>
          <w:tcPr>
            <w:tcW w:w="539" w:type="dxa"/>
            <w:vAlign w:val="center"/>
          </w:tcPr>
          <w:p>
            <w:pPr>
              <w:jc w:val="center"/>
              <w:rPr>
                <w:bCs/>
                <w:sz w:val="24"/>
              </w:rPr>
            </w:pPr>
          </w:p>
        </w:tc>
        <w:tc>
          <w:tcPr>
            <w:tcW w:w="626" w:type="dxa"/>
            <w:vAlign w:val="center"/>
          </w:tcPr>
          <w:p>
            <w:pPr>
              <w:jc w:val="center"/>
              <w:rPr>
                <w:bCs/>
                <w:sz w:val="24"/>
              </w:rPr>
            </w:pPr>
          </w:p>
        </w:tc>
        <w:tc>
          <w:tcPr>
            <w:tcW w:w="1338" w:type="dxa"/>
            <w:vMerge/>
            <w:vAlign w:val="center"/>
          </w:tcPr>
          <w:p>
            <w:pPr>
              <w:jc w:val="center"/>
              <w:rPr>
                <w:b/>
                <w:bCs/>
                <w:color w:val="FF0000"/>
                <w:sz w:val="24"/>
              </w:rPr>
            </w:pPr>
          </w:p>
        </w:tc>
      </w:tr>
      <w:tr>
        <w:tblPrEx>
          <w:tblW w:w="9139" w:type="dxa"/>
          <w:tblInd w:w="0" w:type="dxa"/>
          <w:tblLayout w:type="fixed"/>
          <w:tblCellMar>
            <w:top w:w="0" w:type="dxa"/>
            <w:left w:w="108" w:type="dxa"/>
            <w:bottom w:w="0" w:type="dxa"/>
            <w:right w:w="108" w:type="dxa"/>
          </w:tblCellMar>
        </w:tblPrEx>
        <w:trPr>
          <w:trHeight w:val="170"/>
        </w:trPr>
        <w:tc>
          <w:tcPr>
            <w:tcW w:w="426" w:type="dxa"/>
            <w:vAlign w:val="center"/>
          </w:tcPr>
          <w:p>
            <w:pPr>
              <w:jc w:val="center"/>
              <w:rPr>
                <w:rFonts w:eastAsia="宋体" w:hint="eastAsia"/>
                <w:bCs/>
                <w:sz w:val="24"/>
                <w:lang w:val="en-US" w:eastAsia="zh-CN"/>
              </w:rPr>
            </w:pPr>
            <w:r>
              <w:rPr>
                <w:rFonts w:hint="eastAsia"/>
                <w:bCs/>
                <w:sz w:val="24"/>
                <w:lang w:val="en-US" w:eastAsia="zh-CN"/>
              </w:rPr>
              <w:t>6</w:t>
            </w:r>
          </w:p>
        </w:tc>
        <w:tc>
          <w:tcPr>
            <w:tcW w:w="655" w:type="dxa"/>
            <w:vMerge/>
          </w:tcPr>
          <w:p>
            <w:pPr>
              <w:jc w:val="center"/>
              <w:rPr>
                <w:bCs/>
                <w:sz w:val="24"/>
              </w:rPr>
            </w:pPr>
          </w:p>
        </w:tc>
        <w:tc>
          <w:tcPr>
            <w:tcW w:w="1597" w:type="dxa"/>
            <w:vAlign w:val="center"/>
          </w:tcPr>
          <w:p>
            <w:pPr>
              <w:jc w:val="left"/>
              <w:textAlignment w:val="center"/>
              <w:rPr>
                <w:rFonts w:ascii="宋体" w:hAnsi="宋体" w:hint="eastAsia"/>
                <w:bCs/>
                <w:sz w:val="24"/>
              </w:rPr>
            </w:pPr>
            <w:r>
              <w:rPr>
                <w:rFonts w:ascii="宋体" w:hAnsi="宋体" w:cs="宋体"/>
                <w:color w:val="000000"/>
                <w:szCs w:val="21"/>
              </w:rPr>
              <w:t>抑菌抗病毒卷帘</w:t>
            </w:r>
          </w:p>
        </w:tc>
        <w:tc>
          <w:tcPr>
            <w:tcW w:w="1108" w:type="dxa"/>
            <w:vAlign w:val="center"/>
          </w:tcPr>
          <w:p>
            <w:pPr>
              <w:jc w:val="center"/>
              <w:rPr>
                <w:bCs/>
                <w:sz w:val="24"/>
              </w:rPr>
            </w:pPr>
          </w:p>
        </w:tc>
        <w:tc>
          <w:tcPr>
            <w:tcW w:w="912" w:type="dxa"/>
            <w:vAlign w:val="center"/>
          </w:tcPr>
          <w:p>
            <w:pPr>
              <w:jc w:val="center"/>
              <w:rPr>
                <w:bCs/>
                <w:sz w:val="24"/>
              </w:rPr>
            </w:pPr>
          </w:p>
        </w:tc>
        <w:tc>
          <w:tcPr>
            <w:tcW w:w="830" w:type="dxa"/>
            <w:vAlign w:val="center"/>
          </w:tcPr>
          <w:p>
            <w:pPr>
              <w:jc w:val="center"/>
              <w:rPr>
                <w:bCs/>
                <w:sz w:val="24"/>
              </w:rPr>
            </w:pPr>
          </w:p>
        </w:tc>
        <w:tc>
          <w:tcPr>
            <w:tcW w:w="658" w:type="dxa"/>
            <w:vAlign w:val="center"/>
          </w:tcPr>
          <w:p>
            <w:pPr>
              <w:widowControl/>
              <w:jc w:val="center"/>
              <w:textAlignment w:val="center"/>
              <w:rPr>
                <w:rFonts w:hint="eastAsia"/>
                <w:bCs/>
                <w:sz w:val="24"/>
              </w:rPr>
            </w:pPr>
            <w:r>
              <w:rPr>
                <w:rFonts w:ascii="宋体" w:hAnsi="宋体" w:cs="宋体" w:hint="eastAsia"/>
                <w:color w:val="000000"/>
                <w:szCs w:val="21"/>
              </w:rPr>
              <w:t>332</w:t>
            </w:r>
          </w:p>
        </w:tc>
        <w:tc>
          <w:tcPr>
            <w:tcW w:w="450" w:type="dxa"/>
            <w:vAlign w:val="center"/>
          </w:tcPr>
          <w:p>
            <w:pPr>
              <w:jc w:val="center"/>
              <w:rPr>
                <w:rFonts w:hint="eastAsia"/>
                <w:bCs/>
                <w:sz w:val="24"/>
              </w:rPr>
            </w:pPr>
            <w:r>
              <w:rPr>
                <w:rFonts w:ascii="宋体" w:hAnsi="宋体" w:cs="宋体" w:hint="eastAsia"/>
                <w:color w:val="000000"/>
                <w:szCs w:val="21"/>
              </w:rPr>
              <w:t>㎡</w:t>
            </w:r>
          </w:p>
        </w:tc>
        <w:tc>
          <w:tcPr>
            <w:tcW w:w="539" w:type="dxa"/>
            <w:vAlign w:val="center"/>
          </w:tcPr>
          <w:p>
            <w:pPr>
              <w:jc w:val="center"/>
              <w:rPr>
                <w:bCs/>
                <w:sz w:val="24"/>
              </w:rPr>
            </w:pPr>
          </w:p>
        </w:tc>
        <w:tc>
          <w:tcPr>
            <w:tcW w:w="626" w:type="dxa"/>
            <w:vAlign w:val="center"/>
          </w:tcPr>
          <w:p>
            <w:pPr>
              <w:jc w:val="center"/>
              <w:rPr>
                <w:bCs/>
                <w:sz w:val="24"/>
              </w:rPr>
            </w:pPr>
          </w:p>
        </w:tc>
        <w:tc>
          <w:tcPr>
            <w:tcW w:w="1338" w:type="dxa"/>
            <w:vMerge/>
            <w:vAlign w:val="center"/>
          </w:tcPr>
          <w:p>
            <w:pPr>
              <w:jc w:val="center"/>
              <w:rPr>
                <w:b/>
                <w:bCs/>
                <w:color w:val="FF0000"/>
                <w:sz w:val="24"/>
              </w:rPr>
            </w:pPr>
          </w:p>
        </w:tc>
      </w:tr>
      <w:tr>
        <w:tblPrEx>
          <w:tblW w:w="9139" w:type="dxa"/>
          <w:tblInd w:w="0" w:type="dxa"/>
          <w:tblLayout w:type="fixed"/>
          <w:tblCellMar>
            <w:top w:w="0" w:type="dxa"/>
            <w:left w:w="108" w:type="dxa"/>
            <w:bottom w:w="0" w:type="dxa"/>
            <w:right w:w="108" w:type="dxa"/>
          </w:tblCellMar>
        </w:tblPrEx>
        <w:trPr>
          <w:trHeight w:val="170"/>
        </w:trPr>
        <w:tc>
          <w:tcPr>
            <w:tcW w:w="426" w:type="dxa"/>
            <w:vAlign w:val="center"/>
          </w:tcPr>
          <w:p>
            <w:pPr>
              <w:jc w:val="center"/>
              <w:rPr>
                <w:rFonts w:eastAsia="宋体" w:hint="eastAsia"/>
                <w:bCs/>
                <w:sz w:val="24"/>
                <w:lang w:val="en-US" w:eastAsia="zh-CN"/>
              </w:rPr>
            </w:pPr>
            <w:r>
              <w:rPr>
                <w:rFonts w:hint="eastAsia"/>
                <w:bCs/>
                <w:sz w:val="24"/>
                <w:lang w:val="en-US" w:eastAsia="zh-CN"/>
              </w:rPr>
              <w:t>7</w:t>
            </w:r>
          </w:p>
        </w:tc>
        <w:tc>
          <w:tcPr>
            <w:tcW w:w="655" w:type="dxa"/>
            <w:vMerge/>
          </w:tcPr>
          <w:p>
            <w:pPr>
              <w:jc w:val="center"/>
              <w:rPr>
                <w:bCs/>
                <w:sz w:val="24"/>
              </w:rPr>
            </w:pPr>
          </w:p>
        </w:tc>
        <w:tc>
          <w:tcPr>
            <w:tcW w:w="1597" w:type="dxa"/>
            <w:vAlign w:val="center"/>
          </w:tcPr>
          <w:p>
            <w:pPr>
              <w:jc w:val="left"/>
              <w:textAlignment w:val="center"/>
              <w:rPr>
                <w:rFonts w:ascii="宋体" w:hAnsi="宋体" w:hint="eastAsia"/>
                <w:bCs/>
                <w:sz w:val="24"/>
              </w:rPr>
            </w:pPr>
            <w:r>
              <w:rPr>
                <w:rFonts w:ascii="宋体" w:hAnsi="宋体" w:cs="宋体"/>
                <w:color w:val="000000"/>
                <w:szCs w:val="21"/>
              </w:rPr>
              <w:t>医用永久性阻燃抑菌抗病毒隔帘</w:t>
            </w:r>
          </w:p>
        </w:tc>
        <w:tc>
          <w:tcPr>
            <w:tcW w:w="1108" w:type="dxa"/>
            <w:vAlign w:val="center"/>
          </w:tcPr>
          <w:p>
            <w:pPr>
              <w:jc w:val="center"/>
              <w:rPr>
                <w:bCs/>
                <w:sz w:val="24"/>
              </w:rPr>
            </w:pPr>
          </w:p>
        </w:tc>
        <w:tc>
          <w:tcPr>
            <w:tcW w:w="912" w:type="dxa"/>
            <w:vAlign w:val="center"/>
          </w:tcPr>
          <w:p>
            <w:pPr>
              <w:jc w:val="center"/>
              <w:rPr>
                <w:bCs/>
                <w:sz w:val="24"/>
              </w:rPr>
            </w:pPr>
          </w:p>
        </w:tc>
        <w:tc>
          <w:tcPr>
            <w:tcW w:w="830" w:type="dxa"/>
            <w:vAlign w:val="center"/>
          </w:tcPr>
          <w:p>
            <w:pPr>
              <w:jc w:val="center"/>
              <w:rPr>
                <w:bCs/>
                <w:sz w:val="24"/>
              </w:rPr>
            </w:pPr>
          </w:p>
        </w:tc>
        <w:tc>
          <w:tcPr>
            <w:tcW w:w="658" w:type="dxa"/>
            <w:vAlign w:val="center"/>
          </w:tcPr>
          <w:p>
            <w:pPr>
              <w:widowControl/>
              <w:jc w:val="center"/>
              <w:textAlignment w:val="center"/>
              <w:rPr>
                <w:rFonts w:hint="eastAsia"/>
                <w:bCs/>
                <w:sz w:val="24"/>
              </w:rPr>
            </w:pPr>
            <w:r>
              <w:rPr>
                <w:rFonts w:ascii="宋体" w:hAnsi="宋体" w:cs="宋体" w:hint="eastAsia"/>
                <w:color w:val="000000"/>
                <w:szCs w:val="21"/>
              </w:rPr>
              <w:t>7464</w:t>
            </w:r>
          </w:p>
        </w:tc>
        <w:tc>
          <w:tcPr>
            <w:tcW w:w="450" w:type="dxa"/>
            <w:vAlign w:val="center"/>
          </w:tcPr>
          <w:p>
            <w:pPr>
              <w:jc w:val="center"/>
              <w:rPr>
                <w:rFonts w:hint="eastAsia"/>
                <w:bCs/>
                <w:sz w:val="24"/>
              </w:rPr>
            </w:pPr>
            <w:r>
              <w:rPr>
                <w:rFonts w:ascii="宋体" w:hAnsi="宋体" w:cs="宋体" w:hint="eastAsia"/>
                <w:color w:val="000000"/>
                <w:szCs w:val="21"/>
              </w:rPr>
              <w:t>米</w:t>
            </w:r>
          </w:p>
        </w:tc>
        <w:tc>
          <w:tcPr>
            <w:tcW w:w="539" w:type="dxa"/>
            <w:vAlign w:val="center"/>
          </w:tcPr>
          <w:p>
            <w:pPr>
              <w:jc w:val="center"/>
              <w:rPr>
                <w:bCs/>
                <w:sz w:val="24"/>
              </w:rPr>
            </w:pPr>
          </w:p>
        </w:tc>
        <w:tc>
          <w:tcPr>
            <w:tcW w:w="626" w:type="dxa"/>
            <w:vAlign w:val="center"/>
          </w:tcPr>
          <w:p>
            <w:pPr>
              <w:jc w:val="center"/>
              <w:rPr>
                <w:bCs/>
                <w:sz w:val="24"/>
              </w:rPr>
            </w:pPr>
          </w:p>
        </w:tc>
        <w:tc>
          <w:tcPr>
            <w:tcW w:w="1338" w:type="dxa"/>
            <w:vMerge/>
            <w:vAlign w:val="center"/>
          </w:tcPr>
          <w:p>
            <w:pPr>
              <w:jc w:val="center"/>
              <w:rPr>
                <w:b/>
                <w:bCs/>
                <w:color w:val="FF0000"/>
                <w:sz w:val="24"/>
              </w:rPr>
            </w:pPr>
          </w:p>
        </w:tc>
      </w:tr>
      <w:tr>
        <w:tblPrEx>
          <w:tblW w:w="9139" w:type="dxa"/>
          <w:tblInd w:w="0" w:type="dxa"/>
          <w:tblLayout w:type="fixed"/>
          <w:tblCellMar>
            <w:top w:w="0" w:type="dxa"/>
            <w:left w:w="108" w:type="dxa"/>
            <w:bottom w:w="0" w:type="dxa"/>
            <w:right w:w="108" w:type="dxa"/>
          </w:tblCellMar>
        </w:tblPrEx>
        <w:trPr>
          <w:trHeight w:val="170"/>
        </w:trPr>
        <w:tc>
          <w:tcPr>
            <w:tcW w:w="426" w:type="dxa"/>
            <w:vAlign w:val="center"/>
          </w:tcPr>
          <w:p>
            <w:pPr>
              <w:jc w:val="center"/>
              <w:rPr>
                <w:rFonts w:eastAsia="宋体" w:hint="eastAsia"/>
                <w:bCs/>
                <w:sz w:val="24"/>
                <w:lang w:val="en-US" w:eastAsia="zh-CN"/>
              </w:rPr>
            </w:pPr>
            <w:r>
              <w:rPr>
                <w:rFonts w:hint="eastAsia"/>
                <w:bCs/>
                <w:sz w:val="24"/>
                <w:lang w:val="en-US" w:eastAsia="zh-CN"/>
              </w:rPr>
              <w:t>8</w:t>
            </w:r>
          </w:p>
        </w:tc>
        <w:tc>
          <w:tcPr>
            <w:tcW w:w="655" w:type="dxa"/>
            <w:vMerge/>
          </w:tcPr>
          <w:p>
            <w:pPr>
              <w:jc w:val="center"/>
              <w:rPr>
                <w:bCs/>
                <w:sz w:val="24"/>
              </w:rPr>
            </w:pPr>
          </w:p>
        </w:tc>
        <w:tc>
          <w:tcPr>
            <w:tcW w:w="1597" w:type="dxa"/>
            <w:vAlign w:val="center"/>
          </w:tcPr>
          <w:p>
            <w:pPr>
              <w:jc w:val="left"/>
              <w:textAlignment w:val="center"/>
              <w:rPr>
                <w:rFonts w:ascii="宋体" w:hAnsi="宋体" w:hint="eastAsia"/>
                <w:bCs/>
                <w:sz w:val="24"/>
              </w:rPr>
            </w:pPr>
            <w:r>
              <w:rPr>
                <w:rFonts w:ascii="宋体" w:hAnsi="宋体" w:cs="宋体" w:hint="eastAsia"/>
                <w:color w:val="000000"/>
                <w:szCs w:val="21"/>
              </w:rPr>
              <w:t>医用隔帘滑珠</w:t>
            </w:r>
          </w:p>
        </w:tc>
        <w:tc>
          <w:tcPr>
            <w:tcW w:w="1108" w:type="dxa"/>
            <w:vAlign w:val="center"/>
          </w:tcPr>
          <w:p>
            <w:pPr>
              <w:jc w:val="center"/>
              <w:rPr>
                <w:bCs/>
                <w:sz w:val="24"/>
              </w:rPr>
            </w:pPr>
          </w:p>
        </w:tc>
        <w:tc>
          <w:tcPr>
            <w:tcW w:w="912" w:type="dxa"/>
            <w:vAlign w:val="center"/>
          </w:tcPr>
          <w:p>
            <w:pPr>
              <w:jc w:val="center"/>
              <w:rPr>
                <w:bCs/>
                <w:sz w:val="24"/>
              </w:rPr>
            </w:pPr>
          </w:p>
        </w:tc>
        <w:tc>
          <w:tcPr>
            <w:tcW w:w="830" w:type="dxa"/>
            <w:vAlign w:val="center"/>
          </w:tcPr>
          <w:p>
            <w:pPr>
              <w:jc w:val="center"/>
              <w:rPr>
                <w:bCs/>
                <w:sz w:val="24"/>
              </w:rPr>
            </w:pPr>
          </w:p>
        </w:tc>
        <w:tc>
          <w:tcPr>
            <w:tcW w:w="658" w:type="dxa"/>
            <w:vAlign w:val="center"/>
          </w:tcPr>
          <w:p>
            <w:pPr>
              <w:widowControl/>
              <w:jc w:val="center"/>
              <w:textAlignment w:val="center"/>
              <w:rPr>
                <w:rFonts w:hint="eastAsia"/>
                <w:bCs/>
                <w:sz w:val="24"/>
              </w:rPr>
            </w:pPr>
            <w:r>
              <w:rPr>
                <w:rFonts w:ascii="宋体" w:hAnsi="宋体" w:cs="宋体" w:hint="eastAsia"/>
                <w:color w:val="000000"/>
                <w:szCs w:val="21"/>
              </w:rPr>
              <w:t>14297</w:t>
            </w:r>
          </w:p>
        </w:tc>
        <w:tc>
          <w:tcPr>
            <w:tcW w:w="450" w:type="dxa"/>
            <w:vAlign w:val="center"/>
          </w:tcPr>
          <w:p>
            <w:pPr>
              <w:jc w:val="center"/>
              <w:rPr>
                <w:rFonts w:hint="eastAsia"/>
                <w:bCs/>
                <w:sz w:val="24"/>
              </w:rPr>
            </w:pPr>
            <w:r>
              <w:rPr>
                <w:rFonts w:ascii="宋体" w:hAnsi="宋体" w:cs="宋体" w:hint="eastAsia"/>
                <w:color w:val="000000"/>
                <w:szCs w:val="21"/>
              </w:rPr>
              <w:t>个</w:t>
            </w:r>
          </w:p>
        </w:tc>
        <w:tc>
          <w:tcPr>
            <w:tcW w:w="539" w:type="dxa"/>
            <w:vAlign w:val="center"/>
          </w:tcPr>
          <w:p>
            <w:pPr>
              <w:jc w:val="center"/>
              <w:rPr>
                <w:bCs/>
                <w:sz w:val="24"/>
              </w:rPr>
            </w:pPr>
          </w:p>
        </w:tc>
        <w:tc>
          <w:tcPr>
            <w:tcW w:w="626" w:type="dxa"/>
            <w:vAlign w:val="center"/>
          </w:tcPr>
          <w:p>
            <w:pPr>
              <w:jc w:val="center"/>
              <w:rPr>
                <w:bCs/>
                <w:sz w:val="24"/>
              </w:rPr>
            </w:pPr>
          </w:p>
        </w:tc>
        <w:tc>
          <w:tcPr>
            <w:tcW w:w="1338" w:type="dxa"/>
            <w:vMerge/>
            <w:vAlign w:val="center"/>
          </w:tcPr>
          <w:p>
            <w:pPr>
              <w:jc w:val="center"/>
              <w:rPr>
                <w:b/>
                <w:bCs/>
                <w:color w:val="FF0000"/>
                <w:sz w:val="24"/>
              </w:rPr>
            </w:pPr>
          </w:p>
        </w:tc>
      </w:tr>
      <w:tr>
        <w:tblPrEx>
          <w:tblW w:w="9139" w:type="dxa"/>
          <w:tblInd w:w="0" w:type="dxa"/>
          <w:tblLayout w:type="fixed"/>
          <w:tblCellMar>
            <w:top w:w="0" w:type="dxa"/>
            <w:left w:w="108" w:type="dxa"/>
            <w:bottom w:w="0" w:type="dxa"/>
            <w:right w:w="108" w:type="dxa"/>
          </w:tblCellMar>
        </w:tblPrEx>
        <w:trPr>
          <w:trHeight w:val="170"/>
        </w:trPr>
        <w:tc>
          <w:tcPr>
            <w:tcW w:w="426" w:type="dxa"/>
            <w:vAlign w:val="center"/>
          </w:tcPr>
          <w:p>
            <w:pPr>
              <w:jc w:val="center"/>
              <w:rPr>
                <w:rFonts w:eastAsia="宋体" w:hint="eastAsia"/>
                <w:bCs/>
                <w:sz w:val="24"/>
                <w:lang w:val="en-US" w:eastAsia="zh-CN"/>
              </w:rPr>
            </w:pPr>
            <w:r>
              <w:rPr>
                <w:rFonts w:hint="eastAsia"/>
                <w:bCs/>
                <w:sz w:val="24"/>
                <w:lang w:val="en-US" w:eastAsia="zh-CN"/>
              </w:rPr>
              <w:t>9</w:t>
            </w:r>
          </w:p>
        </w:tc>
        <w:tc>
          <w:tcPr>
            <w:tcW w:w="655" w:type="dxa"/>
            <w:vMerge/>
          </w:tcPr>
          <w:p>
            <w:pPr>
              <w:jc w:val="center"/>
              <w:rPr>
                <w:bCs/>
                <w:sz w:val="24"/>
              </w:rPr>
            </w:pPr>
          </w:p>
        </w:tc>
        <w:tc>
          <w:tcPr>
            <w:tcW w:w="1597" w:type="dxa"/>
            <w:vAlign w:val="center"/>
          </w:tcPr>
          <w:p>
            <w:pPr>
              <w:jc w:val="left"/>
              <w:textAlignment w:val="center"/>
              <w:rPr>
                <w:rFonts w:ascii="宋体" w:hAnsi="宋体" w:hint="eastAsia"/>
                <w:bCs/>
                <w:sz w:val="24"/>
              </w:rPr>
            </w:pPr>
            <w:r>
              <w:rPr>
                <w:rFonts w:ascii="宋体" w:hAnsi="宋体" w:cs="宋体" w:hint="eastAsia"/>
                <w:color w:val="000000"/>
                <w:szCs w:val="21"/>
              </w:rPr>
              <w:t>医用输液吊杆</w:t>
            </w:r>
          </w:p>
        </w:tc>
        <w:tc>
          <w:tcPr>
            <w:tcW w:w="1108" w:type="dxa"/>
            <w:vAlign w:val="center"/>
          </w:tcPr>
          <w:p>
            <w:pPr>
              <w:jc w:val="center"/>
              <w:rPr>
                <w:bCs/>
                <w:sz w:val="24"/>
              </w:rPr>
            </w:pPr>
          </w:p>
        </w:tc>
        <w:tc>
          <w:tcPr>
            <w:tcW w:w="912" w:type="dxa"/>
            <w:vAlign w:val="center"/>
          </w:tcPr>
          <w:p>
            <w:pPr>
              <w:jc w:val="center"/>
              <w:rPr>
                <w:bCs/>
                <w:sz w:val="24"/>
              </w:rPr>
            </w:pPr>
          </w:p>
        </w:tc>
        <w:tc>
          <w:tcPr>
            <w:tcW w:w="830" w:type="dxa"/>
            <w:vAlign w:val="center"/>
          </w:tcPr>
          <w:p>
            <w:pPr>
              <w:jc w:val="center"/>
              <w:rPr>
                <w:bCs/>
                <w:sz w:val="24"/>
              </w:rPr>
            </w:pPr>
          </w:p>
        </w:tc>
        <w:tc>
          <w:tcPr>
            <w:tcW w:w="658" w:type="dxa"/>
            <w:vAlign w:val="center"/>
          </w:tcPr>
          <w:p>
            <w:pPr>
              <w:widowControl/>
              <w:jc w:val="center"/>
              <w:textAlignment w:val="center"/>
              <w:rPr>
                <w:rFonts w:hint="eastAsia"/>
                <w:bCs/>
                <w:sz w:val="24"/>
              </w:rPr>
            </w:pPr>
            <w:r>
              <w:rPr>
                <w:rFonts w:ascii="宋体" w:hAnsi="宋体" w:cs="宋体" w:hint="eastAsia"/>
                <w:color w:val="000000"/>
                <w:szCs w:val="21"/>
              </w:rPr>
              <w:t>492</w:t>
            </w:r>
          </w:p>
        </w:tc>
        <w:tc>
          <w:tcPr>
            <w:tcW w:w="450" w:type="dxa"/>
            <w:vAlign w:val="center"/>
          </w:tcPr>
          <w:p>
            <w:pPr>
              <w:jc w:val="center"/>
              <w:rPr>
                <w:rFonts w:hint="eastAsia"/>
                <w:bCs/>
                <w:sz w:val="24"/>
              </w:rPr>
            </w:pPr>
            <w:r>
              <w:rPr>
                <w:rFonts w:ascii="宋体" w:hAnsi="宋体" w:cs="宋体" w:hint="eastAsia"/>
                <w:color w:val="000000"/>
                <w:szCs w:val="21"/>
              </w:rPr>
              <w:t>套</w:t>
            </w:r>
          </w:p>
        </w:tc>
        <w:tc>
          <w:tcPr>
            <w:tcW w:w="539" w:type="dxa"/>
            <w:vAlign w:val="center"/>
          </w:tcPr>
          <w:p>
            <w:pPr>
              <w:jc w:val="center"/>
              <w:rPr>
                <w:bCs/>
                <w:sz w:val="24"/>
              </w:rPr>
            </w:pPr>
          </w:p>
        </w:tc>
        <w:tc>
          <w:tcPr>
            <w:tcW w:w="626" w:type="dxa"/>
            <w:vAlign w:val="center"/>
          </w:tcPr>
          <w:p>
            <w:pPr>
              <w:jc w:val="center"/>
              <w:rPr>
                <w:bCs/>
                <w:sz w:val="24"/>
              </w:rPr>
            </w:pPr>
          </w:p>
        </w:tc>
        <w:tc>
          <w:tcPr>
            <w:tcW w:w="1338" w:type="dxa"/>
            <w:vMerge/>
            <w:vAlign w:val="center"/>
          </w:tcPr>
          <w:p>
            <w:pPr>
              <w:jc w:val="center"/>
              <w:rPr>
                <w:b/>
                <w:bCs/>
                <w:color w:val="FF0000"/>
                <w:sz w:val="24"/>
              </w:rPr>
            </w:pPr>
          </w:p>
        </w:tc>
      </w:tr>
      <w:tr>
        <w:tblPrEx>
          <w:tblW w:w="9139" w:type="dxa"/>
          <w:tblInd w:w="0" w:type="dxa"/>
          <w:tblLayout w:type="fixed"/>
          <w:tblCellMar>
            <w:top w:w="0" w:type="dxa"/>
            <w:left w:w="108" w:type="dxa"/>
            <w:bottom w:w="0" w:type="dxa"/>
            <w:right w:w="108" w:type="dxa"/>
          </w:tblCellMar>
        </w:tblPrEx>
        <w:trPr>
          <w:trHeight w:val="170"/>
        </w:trPr>
        <w:tc>
          <w:tcPr>
            <w:tcW w:w="9139" w:type="dxa"/>
            <w:gridSpan w:val="11"/>
          </w:tcPr>
          <w:p>
            <w:pPr>
              <w:rPr>
                <w:bCs/>
                <w:sz w:val="24"/>
              </w:rPr>
            </w:pPr>
            <w:r>
              <w:rPr>
                <w:rFonts w:hint="eastAsia"/>
                <w:bCs/>
                <w:sz w:val="24"/>
              </w:rPr>
              <w:t xml:space="preserve">合计（即投标总价；币种：人民币；单位：元） 小写：    </w:t>
            </w:r>
            <w:r>
              <w:rPr>
                <w:bCs/>
                <w:sz w:val="24"/>
              </w:rPr>
              <w:t xml:space="preserve">       </w:t>
            </w:r>
            <w:r>
              <w:rPr>
                <w:rFonts w:hint="eastAsia"/>
                <w:bCs/>
                <w:sz w:val="24"/>
              </w:rPr>
              <w:t>大写：</w:t>
            </w:r>
          </w:p>
        </w:tc>
      </w:tr>
    </w:tbl>
    <w:p>
      <w:pPr>
        <w:rPr>
          <w:rFonts w:hAnsi="宋体"/>
          <w:color w:val="000000" w:themeColor="text1"/>
          <w:sz w:val="24"/>
          <w14:textFill>
            <w14:solidFill>
              <w14:schemeClr w14:val="tx1"/>
            </w14:solidFill>
          </w14:textFill>
        </w:rPr>
      </w:pPr>
    </w:p>
    <w:p>
      <w:pPr>
        <w:ind w:firstLine="420" w:firstLineChars="200"/>
        <w:rPr>
          <w:rFonts w:ascii="宋体" w:hAnsi="宋体"/>
          <w:b/>
          <w:sz w:val="24"/>
        </w:rPr>
      </w:pPr>
      <w:r>
        <w:rPr>
          <w:rFonts w:ascii="宋体" w:hAnsi="宋体" w:hint="eastAsia"/>
          <w:b/>
          <w:sz w:val="24"/>
        </w:rPr>
        <w:t>注：1.本表可按同样格式扩展。</w:t>
      </w:r>
    </w:p>
    <w:p>
      <w:pPr>
        <w:ind w:firstLine="412" w:firstLineChars="196"/>
        <w:rPr>
          <w:rFonts w:ascii="宋体" w:hAnsi="宋体"/>
          <w:b/>
          <w:sz w:val="24"/>
        </w:rPr>
      </w:pPr>
      <w:r>
        <w:rPr>
          <w:rFonts w:ascii="宋体" w:hAnsi="宋体" w:hint="eastAsia"/>
          <w:b/>
          <w:sz w:val="24"/>
        </w:rPr>
        <w:t>2.规格/品牌/型号”一栏填写全部或任一信息即可，若为定制类，应填写为“定制”。未填写的，评审委员会应要求供应商澄清说明。每项货物的“规格/品牌/型号”未澄清说明或填写错误的，按一般参数负偏离一项扣分处理。</w:t>
      </w:r>
    </w:p>
    <w:p>
      <w:pPr>
        <w:ind w:firstLine="412" w:firstLineChars="196"/>
        <w:rPr>
          <w:rFonts w:ascii="宋体" w:hAnsi="宋体"/>
          <w:b/>
          <w:sz w:val="24"/>
        </w:rPr>
      </w:pPr>
      <w:r>
        <w:rPr>
          <w:rFonts w:ascii="宋体" w:hAnsi="宋体"/>
          <w:b/>
          <w:sz w:val="24"/>
        </w:rPr>
        <w:t>3</w:t>
      </w:r>
      <w:r>
        <w:rPr>
          <w:rFonts w:ascii="宋体" w:hAnsi="宋体" w:hint="eastAsia"/>
          <w:b/>
          <w:sz w:val="24"/>
        </w:rPr>
        <w:t>.“原产地”是指该货物的实际生产加工地，而非品牌总公司所在地。</w:t>
      </w:r>
    </w:p>
    <w:p>
      <w:pPr>
        <w:ind w:firstLine="412" w:firstLineChars="196"/>
        <w:rPr>
          <w:rFonts w:ascii="宋体" w:hAnsi="宋体"/>
          <w:b/>
          <w:sz w:val="24"/>
        </w:rPr>
      </w:pPr>
      <w:r>
        <w:rPr>
          <w:rFonts w:ascii="宋体" w:hAnsi="宋体"/>
          <w:b/>
          <w:sz w:val="24"/>
        </w:rPr>
        <w:t>4</w:t>
      </w:r>
      <w:r>
        <w:rPr>
          <w:rFonts w:ascii="宋体" w:hAnsi="宋体" w:hint="eastAsia"/>
          <w:b/>
          <w:sz w:val="24"/>
        </w:rPr>
        <w:t>.所投货物均应填写制造商名称。</w:t>
      </w:r>
    </w:p>
    <w:p>
      <w:pPr>
        <w:ind w:firstLine="420" w:firstLineChars="200"/>
        <w:rPr>
          <w:rFonts w:ascii="宋体" w:hAnsi="宋体"/>
          <w:b/>
          <w:sz w:val="24"/>
        </w:rPr>
      </w:pPr>
      <w:r>
        <w:rPr>
          <w:rFonts w:ascii="宋体" w:hAnsi="宋体"/>
          <w:b/>
          <w:sz w:val="24"/>
        </w:rPr>
        <w:t>5</w:t>
      </w:r>
      <w:r>
        <w:rPr>
          <w:rFonts w:ascii="宋体" w:hAnsi="宋体" w:hint="eastAsia"/>
          <w:b/>
          <w:sz w:val="24"/>
        </w:rPr>
        <w:t>.以上分项报价表的投标总价应当与开标一览表的投标总价一致。</w:t>
      </w:r>
    </w:p>
    <w:p>
      <w:pPr>
        <w:ind w:firstLine="420" w:firstLineChars="200"/>
        <w:rPr>
          <w:rFonts w:ascii="宋体" w:hAnsi="宋体"/>
          <w:b/>
          <w:sz w:val="24"/>
        </w:rPr>
      </w:pPr>
      <w:r>
        <w:rPr>
          <w:rFonts w:ascii="宋体" w:hAnsi="宋体"/>
          <w:b/>
          <w:sz w:val="24"/>
        </w:rPr>
        <w:t>6</w:t>
      </w:r>
      <w:r>
        <w:rPr>
          <w:rFonts w:ascii="宋体" w:hAnsi="宋体" w:hint="eastAsia"/>
          <w:b/>
          <w:sz w:val="24"/>
        </w:rPr>
        <w:t>.单价、合价和投标总价为包干价，即三者均应包含货物的价款、包装、运输、装卸、安装、调试、技术指导、培训、咨询、服务、保险、税费、检测、验收合格交付使用之前以及技术和售后服务等其他各项有关费用。</w:t>
      </w:r>
    </w:p>
    <w:p>
      <w:pPr>
        <w:ind w:firstLine="420" w:firstLineChars="200"/>
        <w:rPr>
          <w:rFonts w:ascii="宋体" w:hAnsi="宋体"/>
          <w:b/>
          <w:sz w:val="24"/>
        </w:rPr>
      </w:pPr>
      <w:r>
        <w:rPr>
          <w:rFonts w:ascii="宋体" w:hAnsi="宋体"/>
          <w:b/>
          <w:sz w:val="24"/>
        </w:rPr>
        <w:t>7</w:t>
      </w:r>
      <w:r>
        <w:rPr>
          <w:rFonts w:ascii="宋体" w:hAnsi="宋体" w:hint="eastAsia"/>
          <w:b/>
          <w:sz w:val="24"/>
        </w:rPr>
        <w:t>.所有价格应按“招标文件”中规定的货币单位填写；投标总价应为以上各分项价格之和；投标总价和项目报价表中单个采购预算条目报价均不得超过对应的财政预算限额，否则将导致投标无效。</w:t>
      </w:r>
    </w:p>
    <w:p>
      <w:pPr>
        <w:ind w:firstLine="420" w:firstLineChars="200"/>
        <w:rPr>
          <w:rFonts w:ascii="宋体" w:hAnsi="宋体"/>
          <w:b/>
          <w:color w:val="FF0000"/>
          <w:sz w:val="24"/>
        </w:rPr>
      </w:pPr>
    </w:p>
    <w:p>
      <w:pPr>
        <w:tabs>
          <w:tab w:val="left" w:pos="720"/>
        </w:tabs>
        <w:jc w:val="center"/>
        <w:rPr>
          <w:b/>
          <w:sz w:val="24"/>
        </w:rPr>
      </w:pPr>
      <w:r>
        <w:rPr>
          <w:rFonts w:hint="eastAsia"/>
          <w:b/>
          <w:sz w:val="24"/>
        </w:rPr>
        <w:t>（二）核心产品品牌</w:t>
      </w:r>
    </w:p>
    <w:p>
      <w:pPr>
        <w:ind w:firstLine="420" w:firstLineChars="200"/>
        <w:rPr>
          <w:rFonts w:ascii="宋体" w:hAnsi="宋体"/>
          <w:b/>
          <w:color w:val="FF0000"/>
          <w:sz w:val="24"/>
        </w:rPr>
      </w:pPr>
    </w:p>
    <w:p>
      <w:pPr>
        <w:ind w:firstLine="420" w:firstLineChars="200"/>
        <w:rPr>
          <w:rFonts w:ascii="宋体" w:hAnsi="宋体"/>
          <w:b/>
          <w:sz w:val="24"/>
        </w:rPr>
      </w:pPr>
      <w:r>
        <w:rPr>
          <w:rFonts w:hint="eastAsia"/>
          <w:b/>
          <w:sz w:val="24"/>
        </w:rPr>
        <w:t>我单位所投核心产品的品牌为：</w:t>
      </w:r>
      <w:r>
        <w:rPr>
          <w:rFonts w:hint="eastAsia"/>
          <w:b/>
          <w:sz w:val="24"/>
          <w:u w:val="single"/>
        </w:rPr>
        <w:t xml:space="preserve">               </w:t>
      </w:r>
      <w:r>
        <w:rPr>
          <w:rFonts w:hint="eastAsia"/>
          <w:b/>
          <w:sz w:val="24"/>
        </w:rPr>
        <w:t>。</w:t>
      </w:r>
    </w:p>
    <w:p>
      <w:pPr>
        <w:ind w:firstLine="420" w:firstLineChars="200"/>
        <w:rPr>
          <w:rFonts w:ascii="宋体" w:hAnsi="宋体"/>
          <w:b/>
          <w:color w:val="FF0000"/>
          <w:sz w:val="24"/>
        </w:rPr>
      </w:pPr>
    </w:p>
    <w:p>
      <w:pPr>
        <w:ind w:firstLine="420" w:firstLineChars="200"/>
        <w:rPr>
          <w:rFonts w:ascii="宋体" w:hAnsi="宋体"/>
          <w:sz w:val="24"/>
        </w:rPr>
      </w:pPr>
      <w:r>
        <w:rPr>
          <w:rFonts w:ascii="宋体" w:hAnsi="宋体" w:hint="eastAsia"/>
          <w:sz w:val="24"/>
        </w:rPr>
        <w:t>备注：招标文件未列明核心产品的，无需填写该项。</w:t>
      </w:r>
    </w:p>
    <w:p>
      <w:pPr>
        <w:ind w:firstLine="420" w:firstLineChars="200"/>
        <w:rPr>
          <w:rFonts w:ascii="宋体" w:hAnsi="宋体"/>
          <w:b/>
          <w:color w:val="FF0000"/>
          <w:sz w:val="24"/>
        </w:rPr>
      </w:pPr>
    </w:p>
    <w:p>
      <w:pPr>
        <w:rPr>
          <w:b/>
          <w:sz w:val="24"/>
        </w:rPr>
      </w:pPr>
    </w:p>
    <w:p>
      <w:pPr>
        <w:tabs>
          <w:tab w:val="left" w:pos="720"/>
        </w:tabs>
        <w:ind w:firstLine="1680" w:firstLineChars="800"/>
        <w:rPr>
          <w:b/>
          <w:sz w:val="24"/>
        </w:rPr>
      </w:pPr>
      <w:r>
        <w:rPr>
          <w:rFonts w:hint="eastAsia"/>
          <w:b/>
          <w:sz w:val="24"/>
        </w:rPr>
        <w:t>（三）可选配件报价清单（不包括在总报价内）</w:t>
      </w:r>
    </w:p>
    <w:p>
      <w:pPr>
        <w:ind w:firstLine="420" w:firstLineChars="200"/>
        <w:rPr>
          <w:rFonts w:hAnsi="宋体"/>
          <w:b/>
          <w:bCs/>
          <w:sz w:val="24"/>
        </w:rPr>
      </w:pPr>
      <w:r>
        <w:rPr>
          <w:rFonts w:hAnsi="宋体" w:hint="eastAsia"/>
          <w:b/>
          <w:bCs/>
          <w:sz w:val="24"/>
        </w:rPr>
        <w:t>注：格式可以参照《（一）分项报价表》表格，并提供相应的品牌/规格/型号、原产地、制造商信息（没有品牌、型号的，用“定制”描述即可）、单价等详细信息</w:t>
      </w:r>
    </w:p>
    <w:p>
      <w:pPr>
        <w:ind w:firstLine="420" w:firstLineChars="200"/>
        <w:rPr>
          <w:rFonts w:hAnsi="宋体"/>
          <w:b/>
          <w:bCs/>
          <w:sz w:val="24"/>
        </w:rPr>
      </w:pPr>
    </w:p>
    <w:p>
      <w:pPr>
        <w:ind w:firstLine="420" w:firstLineChars="200"/>
        <w:rPr>
          <w:rFonts w:hAnsi="宋体"/>
          <w:b/>
          <w:bCs/>
          <w:sz w:val="24"/>
        </w:rPr>
      </w:pPr>
    </w:p>
    <w:p>
      <w:pPr>
        <w:tabs>
          <w:tab w:val="left" w:pos="720"/>
        </w:tabs>
        <w:jc w:val="center"/>
        <w:rPr>
          <w:b/>
          <w:sz w:val="24"/>
        </w:rPr>
      </w:pPr>
      <w:r>
        <w:rPr>
          <w:rFonts w:hint="eastAsia"/>
          <w:b/>
          <w:sz w:val="24"/>
        </w:rPr>
        <w:t>（四）</w:t>
      </w:r>
      <w:bookmarkStart w:id="55" w:name="_Hlk72073235"/>
      <w:r>
        <w:rPr>
          <w:rFonts w:hint="eastAsia"/>
          <w:b/>
          <w:sz w:val="24"/>
        </w:rPr>
        <w:t>投标人认为需要涉及的其他内容报价清单</w:t>
      </w:r>
      <w:bookmarkEnd w:id="55"/>
    </w:p>
    <w:p>
      <w:pPr>
        <w:pStyle w:val="Heading2"/>
        <w:rPr>
          <w:rFonts w:ascii="黑体" w:eastAsia="黑体"/>
          <w:b w:val="0"/>
          <w:szCs w:val="24"/>
        </w:rPr>
      </w:pPr>
      <w:r>
        <w:rPr>
          <w:rFonts w:ascii="黑体" w:eastAsia="黑体" w:hint="eastAsia"/>
          <w:b w:val="0"/>
          <w:szCs w:val="24"/>
          <w:lang w:val="en-US" w:eastAsia="zh-CN"/>
        </w:rPr>
        <w:t>五</w:t>
      </w:r>
      <w:r>
        <w:rPr>
          <w:rFonts w:ascii="黑体" w:eastAsia="黑体" w:hint="eastAsia"/>
          <w:b w:val="0"/>
          <w:szCs w:val="24"/>
        </w:rPr>
        <w:t>、同类项目业绩</w:t>
      </w:r>
    </w:p>
    <w:p>
      <w:pPr>
        <w:pStyle w:val="Heading2"/>
        <w:rPr>
          <w:rFonts w:ascii="黑体" w:eastAsia="黑体"/>
          <w:b w:val="0"/>
          <w:szCs w:val="24"/>
        </w:rPr>
      </w:pPr>
      <w:r>
        <w:rPr>
          <w:rFonts w:ascii="黑体" w:eastAsia="黑体" w:hint="eastAsia"/>
          <w:b w:val="0"/>
          <w:szCs w:val="24"/>
          <w:lang w:val="en-US" w:eastAsia="zh-CN"/>
        </w:rPr>
        <w:t>六</w:t>
      </w:r>
      <w:r>
        <w:rPr>
          <w:rFonts w:ascii="黑体" w:eastAsia="黑体" w:hint="eastAsia"/>
          <w:b w:val="0"/>
          <w:szCs w:val="24"/>
        </w:rPr>
        <w:t>、</w:t>
      </w:r>
      <w:r>
        <w:rPr>
          <w:rFonts w:ascii="黑体" w:eastAsia="黑体" w:hint="eastAsia"/>
          <w:b w:val="0"/>
          <w:szCs w:val="24"/>
          <w:lang w:val="en-US" w:eastAsia="zh-CN"/>
        </w:rPr>
        <w:t>体系认证</w:t>
      </w:r>
    </w:p>
    <w:p>
      <w:pPr>
        <w:pStyle w:val="Heading2"/>
        <w:rPr>
          <w:b/>
          <w:bCs/>
          <w:sz w:val="24"/>
        </w:rPr>
      </w:pPr>
      <w:r>
        <w:rPr>
          <w:rFonts w:ascii="黑体" w:eastAsia="黑体" w:hint="eastAsia"/>
          <w:b w:val="0"/>
          <w:szCs w:val="24"/>
          <w:lang w:val="en-US" w:eastAsia="zh-CN"/>
        </w:rPr>
        <w:t>七</w:t>
      </w:r>
      <w:r>
        <w:rPr>
          <w:rFonts w:ascii="黑体" w:eastAsia="黑体" w:hint="eastAsia"/>
          <w:b w:val="0"/>
          <w:szCs w:val="24"/>
        </w:rPr>
        <w:t>、投标人认为需要加以说明的其他内容（公开）</w:t>
      </w:r>
    </w:p>
    <w:p>
      <w:pPr>
        <w:ind w:firstLine="1260" w:firstLineChars="600"/>
        <w:jc w:val="both"/>
        <w:rPr>
          <w:b/>
          <w:color w:val="FF0000"/>
          <w:sz w:val="24"/>
        </w:rPr>
      </w:pPr>
      <w:r>
        <w:rPr>
          <w:rFonts w:hint="eastAsia"/>
          <w:b/>
          <w:color w:val="FF0000"/>
          <w:sz w:val="24"/>
        </w:rPr>
        <w:t>（信息公开部分的内容到此为止！以下为信息不公开部分。）</w:t>
      </w:r>
    </w:p>
    <w:p>
      <w:pPr>
        <w:rPr>
          <w:b/>
          <w:sz w:val="32"/>
          <w:szCs w:val="32"/>
        </w:rPr>
      </w:pPr>
      <w:r>
        <w:rPr>
          <w:b/>
          <w:sz w:val="32"/>
          <w:szCs w:val="32"/>
        </w:rPr>
        <w:br w:type="page"/>
      </w:r>
    </w:p>
    <w:p>
      <w:pPr>
        <w:pStyle w:val="BodyText"/>
      </w:pPr>
    </w:p>
    <w:p>
      <w:pPr>
        <w:outlineLvl w:val="1"/>
        <w:rPr>
          <w:rFonts w:ascii="宋体" w:hAnsi="宋体"/>
          <w:b/>
          <w:color w:val="FF0000"/>
          <w:sz w:val="28"/>
          <w:szCs w:val="28"/>
        </w:rPr>
      </w:pPr>
      <w:r>
        <w:rPr>
          <w:rFonts w:ascii="宋体" w:hAnsi="宋体" w:hint="eastAsia"/>
          <w:b/>
          <w:color w:val="FF0000"/>
          <w:sz w:val="28"/>
          <w:szCs w:val="28"/>
        </w:rPr>
        <w:t>投标文件附件（信息不公开部分）</w:t>
      </w:r>
    </w:p>
    <w:p>
      <w:pPr>
        <w:pStyle w:val="Heading2"/>
        <w:rPr>
          <w:rFonts w:ascii="黑体" w:eastAsia="黑体"/>
          <w:b w:val="0"/>
          <w:szCs w:val="24"/>
        </w:rPr>
      </w:pPr>
      <w:r>
        <w:rPr>
          <w:rFonts w:ascii="黑体" w:eastAsia="黑体" w:hint="eastAsia"/>
          <w:b w:val="0"/>
          <w:szCs w:val="24"/>
        </w:rPr>
        <w:t>一、</w:t>
      </w:r>
      <w:bookmarkStart w:id="56" w:name="_Hlk72092499"/>
      <w:r>
        <w:rPr>
          <w:rFonts w:ascii="黑体" w:eastAsia="黑体" w:hint="eastAsia"/>
          <w:b w:val="0"/>
          <w:szCs w:val="24"/>
        </w:rPr>
        <w:t>法定代表人（负责人）证明书</w:t>
      </w:r>
      <w:bookmarkEnd w:id="56"/>
    </w:p>
    <w:p>
      <w:pPr>
        <w:rPr>
          <w:sz w:val="24"/>
        </w:rPr>
      </w:pPr>
    </w:p>
    <w:p>
      <w:pPr>
        <w:spacing w:line="360" w:lineRule="auto"/>
        <w:rPr>
          <w:sz w:val="24"/>
        </w:rPr>
      </w:pPr>
      <w:r>
        <w:rPr>
          <w:rFonts w:hint="eastAsia"/>
          <w:sz w:val="24"/>
        </w:rPr>
        <w:t xml:space="preserve">    </w:t>
      </w:r>
      <w:r>
        <w:rPr>
          <w:rFonts w:hint="eastAsia"/>
          <w:sz w:val="24"/>
          <w:u w:val="single"/>
        </w:rPr>
        <w:t xml:space="preserve">         </w:t>
      </w:r>
      <w:r>
        <w:rPr>
          <w:rFonts w:hint="eastAsia"/>
          <w:sz w:val="24"/>
        </w:rPr>
        <w:t>同志，现任我单位</w:t>
      </w:r>
      <w:r>
        <w:rPr>
          <w:rFonts w:hint="eastAsia"/>
          <w:sz w:val="24"/>
          <w:u w:val="single"/>
        </w:rPr>
        <w:t xml:space="preserve">         </w:t>
      </w:r>
      <w:r>
        <w:rPr>
          <w:rFonts w:hint="eastAsia"/>
          <w:sz w:val="24"/>
        </w:rPr>
        <w:t>职务，为法定代表人（负责人），</w:t>
      </w:r>
    </w:p>
    <w:p>
      <w:pPr>
        <w:spacing w:line="360" w:lineRule="auto"/>
        <w:rPr>
          <w:sz w:val="24"/>
        </w:rPr>
      </w:pPr>
      <w:r>
        <w:rPr>
          <w:rFonts w:hint="eastAsia"/>
          <w:sz w:val="24"/>
        </w:rPr>
        <w:t xml:space="preserve">身份证号：   </w:t>
      </w:r>
      <w:r>
        <w:rPr>
          <w:rFonts w:hint="eastAsia"/>
          <w:sz w:val="24"/>
          <w:u w:val="single"/>
        </w:rPr>
        <w:t xml:space="preserve">                   </w:t>
      </w:r>
      <w:r>
        <w:rPr>
          <w:rFonts w:hint="eastAsia"/>
          <w:sz w:val="24"/>
        </w:rPr>
        <w:t>联系电话：</w:t>
      </w:r>
      <w:r>
        <w:rPr>
          <w:rFonts w:hint="eastAsia"/>
          <w:sz w:val="24"/>
          <w:u w:val="single"/>
        </w:rPr>
        <w:t xml:space="preserve">                 </w:t>
      </w:r>
      <w:r>
        <w:rPr>
          <w:rFonts w:hint="eastAsia"/>
          <w:sz w:val="24"/>
        </w:rPr>
        <w:t xml:space="preserve">   特此证明。</w:t>
      </w:r>
    </w:p>
    <w:p>
      <w:pPr>
        <w:spacing w:line="360" w:lineRule="auto"/>
        <w:rPr>
          <w:sz w:val="24"/>
        </w:rPr>
      </w:pPr>
      <w:r>
        <w:rPr>
          <w:rFonts w:hint="eastAsia"/>
          <w:sz w:val="24"/>
        </w:rPr>
        <w:t xml:space="preserve">         </w:t>
      </w:r>
    </w:p>
    <w:p>
      <w:pPr>
        <w:spacing w:line="360" w:lineRule="auto"/>
        <w:rPr>
          <w:sz w:val="24"/>
        </w:rPr>
      </w:pPr>
      <w:r>
        <w:rPr>
          <w:rFonts w:hint="eastAsia"/>
          <w:sz w:val="24"/>
        </w:rPr>
        <w:t>说明：1、法定代表人为投标人（企业事业单位、国家机关、社会团体）的主要行政负责人。</w:t>
      </w:r>
    </w:p>
    <w:p>
      <w:pPr>
        <w:spacing w:line="360" w:lineRule="auto"/>
        <w:rPr>
          <w:sz w:val="24"/>
        </w:rPr>
      </w:pPr>
      <w:r>
        <w:rPr>
          <w:rFonts w:hint="eastAsia"/>
          <w:sz w:val="24"/>
        </w:rPr>
        <w:t xml:space="preserve">      </w:t>
      </w:r>
      <w:r>
        <w:rPr>
          <w:rFonts w:hint="eastAsia"/>
          <w:sz w:val="24"/>
          <w:highlight w:val="yellow"/>
        </w:rPr>
        <w:t>2、本证明书要求投标供应商同时提供法定代表人（负责人）的身份证扫描件（正反两面）作为附件方为有效；</w:t>
      </w:r>
      <w:r>
        <w:rPr>
          <w:rFonts w:hint="eastAsia"/>
          <w:sz w:val="24"/>
        </w:rPr>
        <w:t xml:space="preserve">    </w:t>
      </w:r>
    </w:p>
    <w:p>
      <w:pPr>
        <w:spacing w:line="360" w:lineRule="auto"/>
        <w:ind w:firstLine="630" w:firstLineChars="300"/>
        <w:rPr>
          <w:sz w:val="24"/>
        </w:rPr>
      </w:pPr>
      <w:r>
        <w:rPr>
          <w:rFonts w:hint="eastAsia"/>
          <w:sz w:val="24"/>
        </w:rPr>
        <w:t>3、本项目谈判授权代表为法定代表人（负责人）的，无需提供《谈判应答文件签署授权委托书》。</w:t>
      </w:r>
    </w:p>
    <w:p>
      <w:pPr>
        <w:spacing w:line="360" w:lineRule="auto"/>
        <w:ind w:firstLine="420" w:firstLineChars="200"/>
        <w:rPr>
          <w:b/>
          <w:color w:val="FF0000"/>
          <w:sz w:val="24"/>
        </w:rPr>
      </w:pPr>
      <w:r>
        <w:rPr>
          <w:rFonts w:hint="eastAsia"/>
          <w:sz w:val="24"/>
        </w:rPr>
        <w:t xml:space="preserve">  4、内容必须填写真实、清楚，涂改无效，不得转让、买卖。</w:t>
      </w:r>
    </w:p>
    <w:p>
      <w:pPr>
        <w:rPr>
          <w:sz w:val="24"/>
        </w:rPr>
      </w:pPr>
    </w:p>
    <w:p>
      <w:pPr>
        <w:rPr>
          <w:b/>
          <w:bCs/>
          <w:sz w:val="24"/>
        </w:rPr>
      </w:pPr>
    </w:p>
    <w:p>
      <w:pPr>
        <w:pStyle w:val="Heading2"/>
        <w:rPr>
          <w:rFonts w:ascii="黑体" w:eastAsia="黑体"/>
          <w:b w:val="0"/>
          <w:szCs w:val="24"/>
        </w:rPr>
      </w:pPr>
      <w:r>
        <w:rPr>
          <w:rFonts w:ascii="黑体" w:eastAsia="黑体" w:hint="eastAsia"/>
          <w:b w:val="0"/>
          <w:szCs w:val="24"/>
        </w:rPr>
        <w:t>二、投标文件签署授权委托书</w:t>
      </w:r>
    </w:p>
    <w:p>
      <w:pPr>
        <w:spacing w:line="360" w:lineRule="auto"/>
        <w:ind w:firstLine="420" w:firstLineChars="200"/>
        <w:rPr>
          <w:sz w:val="24"/>
        </w:rPr>
      </w:pPr>
      <w:r>
        <w:rPr>
          <w:rFonts w:hint="eastAsia"/>
          <w:sz w:val="24"/>
        </w:rPr>
        <w:t>本授权委托书声明：我</w:t>
      </w:r>
      <w:r>
        <w:rPr>
          <w:rFonts w:hint="eastAsia"/>
          <w:sz w:val="24"/>
          <w:u w:val="single"/>
        </w:rPr>
        <w:t xml:space="preserve">           </w:t>
      </w:r>
      <w:r>
        <w:rPr>
          <w:rFonts w:hint="eastAsia"/>
          <w:sz w:val="24"/>
        </w:rPr>
        <w:t>（姓名）系</w:t>
      </w:r>
      <w:r>
        <w:rPr>
          <w:rFonts w:hint="eastAsia"/>
          <w:sz w:val="24"/>
          <w:u w:val="single"/>
        </w:rPr>
        <w:t xml:space="preserve">             </w:t>
      </w:r>
      <w:r>
        <w:rPr>
          <w:rFonts w:hint="eastAsia"/>
          <w:sz w:val="24"/>
        </w:rPr>
        <w:t>（投标人名称）的法定代表人（负责人），现授权委托</w:t>
      </w:r>
      <w:r>
        <w:rPr>
          <w:rFonts w:hint="eastAsia"/>
          <w:sz w:val="24"/>
          <w:u w:val="single"/>
        </w:rPr>
        <w:t xml:space="preserve">            </w:t>
      </w:r>
      <w:r>
        <w:rPr>
          <w:rFonts w:hint="eastAsia"/>
          <w:sz w:val="24"/>
        </w:rPr>
        <w:t>（姓名）为我单位签署本项目已递交的投标文件的法定代表人（负责人）的授权委托代理人，代理人全权代表我所签署的本项目已递交的投标文件内容我均承认。</w:t>
      </w:r>
    </w:p>
    <w:p>
      <w:pPr>
        <w:pStyle w:val="NormalIndent"/>
        <w:spacing w:line="360" w:lineRule="auto"/>
        <w:rPr>
          <w:sz w:val="24"/>
          <w:szCs w:val="24"/>
        </w:rPr>
      </w:pPr>
      <w:r>
        <w:rPr>
          <w:rFonts w:hint="eastAsia"/>
          <w:sz w:val="24"/>
          <w:szCs w:val="24"/>
        </w:rPr>
        <w:t>代理人无转委托权，特此委托。</w:t>
      </w:r>
    </w:p>
    <w:p>
      <w:pPr>
        <w:pStyle w:val="NormalIndent"/>
        <w:spacing w:line="360" w:lineRule="auto"/>
        <w:rPr>
          <w:sz w:val="24"/>
          <w:szCs w:val="24"/>
        </w:rPr>
      </w:pPr>
    </w:p>
    <w:p>
      <w:pPr>
        <w:spacing w:line="360" w:lineRule="auto"/>
        <w:ind w:left="540" w:leftChars="257"/>
        <w:rPr>
          <w:sz w:val="24"/>
          <w:u w:val="single"/>
        </w:rPr>
      </w:pPr>
      <w:r>
        <w:rPr>
          <w:rFonts w:hint="eastAsia"/>
          <w:sz w:val="24"/>
        </w:rPr>
        <w:t>代理人：</w:t>
      </w:r>
      <w:r>
        <w:rPr>
          <w:rFonts w:hint="eastAsia"/>
          <w:sz w:val="24"/>
          <w:u w:val="single"/>
        </w:rPr>
        <w:t xml:space="preserve">             </w:t>
      </w:r>
    </w:p>
    <w:p>
      <w:pPr>
        <w:spacing w:line="360" w:lineRule="auto"/>
        <w:ind w:left="540" w:leftChars="257"/>
        <w:rPr>
          <w:sz w:val="24"/>
        </w:rPr>
      </w:pPr>
      <w:r>
        <w:rPr>
          <w:rFonts w:hint="eastAsia"/>
          <w:sz w:val="24"/>
        </w:rPr>
        <w:t>联系电话：</w:t>
      </w:r>
      <w:r>
        <w:rPr>
          <w:rFonts w:hint="eastAsia"/>
          <w:sz w:val="24"/>
          <w:u w:val="single"/>
        </w:rPr>
        <w:t xml:space="preserve">            </w:t>
      </w:r>
      <w:r>
        <w:rPr>
          <w:rFonts w:hint="eastAsia"/>
          <w:sz w:val="24"/>
        </w:rPr>
        <w:t xml:space="preserve">  手机：</w:t>
      </w:r>
      <w:r>
        <w:rPr>
          <w:rFonts w:hint="eastAsia"/>
          <w:sz w:val="24"/>
          <w:u w:val="single"/>
        </w:rPr>
        <w:t xml:space="preserve">                   </w:t>
      </w:r>
    </w:p>
    <w:p>
      <w:pPr>
        <w:spacing w:line="360" w:lineRule="auto"/>
        <w:ind w:left="540" w:leftChars="257"/>
        <w:rPr>
          <w:sz w:val="24"/>
          <w:u w:val="single"/>
        </w:rPr>
      </w:pPr>
      <w:r>
        <w:rPr>
          <w:rFonts w:hint="eastAsia"/>
          <w:sz w:val="24"/>
        </w:rPr>
        <w:t>身份证号码：</w:t>
      </w:r>
      <w:r>
        <w:rPr>
          <w:rFonts w:hint="eastAsia"/>
          <w:sz w:val="24"/>
          <w:u w:val="single"/>
        </w:rPr>
        <w:t xml:space="preserve">                        </w:t>
      </w:r>
      <w:r>
        <w:rPr>
          <w:rFonts w:hint="eastAsia"/>
          <w:sz w:val="24"/>
        </w:rPr>
        <w:t>职务：</w:t>
      </w:r>
      <w:r>
        <w:rPr>
          <w:rFonts w:hint="eastAsia"/>
          <w:sz w:val="24"/>
          <w:u w:val="single"/>
        </w:rPr>
        <w:t xml:space="preserve">       </w:t>
      </w:r>
    </w:p>
    <w:p>
      <w:pPr>
        <w:spacing w:line="360" w:lineRule="auto"/>
        <w:ind w:left="540" w:leftChars="257"/>
        <w:rPr>
          <w:sz w:val="24"/>
        </w:rPr>
      </w:pPr>
      <w:r>
        <w:rPr>
          <w:rFonts w:hint="eastAsia"/>
          <w:sz w:val="24"/>
        </w:rPr>
        <w:t>授权委托日期：</w:t>
      </w:r>
      <w:r>
        <w:rPr>
          <w:rFonts w:hint="eastAsia"/>
          <w:sz w:val="24"/>
          <w:u w:val="single"/>
        </w:rPr>
        <w:t xml:space="preserve">         </w:t>
      </w:r>
      <w:r>
        <w:rPr>
          <w:rFonts w:hint="eastAsia"/>
          <w:sz w:val="24"/>
        </w:rPr>
        <w:t>年</w:t>
      </w:r>
      <w:r>
        <w:rPr>
          <w:rFonts w:hint="eastAsia"/>
          <w:sz w:val="24"/>
          <w:u w:val="single"/>
        </w:rPr>
        <w:t xml:space="preserve">     </w:t>
      </w:r>
      <w:r>
        <w:rPr>
          <w:rFonts w:hint="eastAsia"/>
          <w:sz w:val="24"/>
        </w:rPr>
        <w:t xml:space="preserve">月 </w:t>
      </w:r>
      <w:r>
        <w:rPr>
          <w:rFonts w:hint="eastAsia"/>
          <w:sz w:val="24"/>
          <w:u w:val="single"/>
        </w:rPr>
        <w:t xml:space="preserve">      </w:t>
      </w:r>
      <w:r>
        <w:rPr>
          <w:rFonts w:hint="eastAsia"/>
          <w:sz w:val="24"/>
        </w:rPr>
        <w:t>日</w:t>
      </w:r>
    </w:p>
    <w:p>
      <w:pPr>
        <w:rPr>
          <w:sz w:val="24"/>
        </w:rPr>
      </w:pPr>
    </w:p>
    <w:p>
      <w:pPr>
        <w:spacing w:line="360" w:lineRule="auto"/>
        <w:ind w:firstLine="420" w:firstLineChars="200"/>
        <w:rPr>
          <w:b/>
          <w:color w:val="FF0000"/>
          <w:sz w:val="24"/>
        </w:rPr>
      </w:pPr>
      <w:r>
        <w:rPr>
          <w:rFonts w:hint="eastAsia"/>
          <w:b/>
          <w:color w:val="FF0000"/>
          <w:sz w:val="24"/>
        </w:rPr>
        <w:t>附： 请提供代理人身份证扫描件（正反两面）；非中国国籍管辖范围人员，可提供公安部门认可的身份证明材料扫描件。</w:t>
      </w:r>
    </w:p>
    <w:p>
      <w:pPr>
        <w:widowControl/>
        <w:jc w:val="left"/>
        <w:rPr>
          <w:rFonts w:ascii="黑体" w:eastAsia="黑体" w:hAnsi="宋体"/>
          <w:bCs/>
          <w:kern w:val="0"/>
          <w:sz w:val="24"/>
        </w:rPr>
      </w:pPr>
      <w:r>
        <w:rPr>
          <w:rFonts w:ascii="黑体" w:eastAsia="黑体"/>
          <w:b/>
          <w:sz w:val="24"/>
        </w:rPr>
        <w:br w:type="page"/>
      </w:r>
    </w:p>
    <w:p>
      <w:pPr>
        <w:pStyle w:val="Heading2"/>
        <w:rPr>
          <w:szCs w:val="24"/>
        </w:rPr>
      </w:pPr>
      <w:r>
        <w:rPr>
          <w:rFonts w:ascii="黑体" w:eastAsia="黑体" w:hint="eastAsia"/>
          <w:b w:val="0"/>
          <w:szCs w:val="24"/>
        </w:rPr>
        <w:t>三、</w:t>
      </w:r>
      <w:bookmarkStart w:id="57" w:name="_Hlk72092634"/>
      <w:r>
        <w:rPr>
          <w:rFonts w:ascii="黑体" w:eastAsia="黑体" w:hint="eastAsia"/>
          <w:b w:val="0"/>
          <w:szCs w:val="24"/>
        </w:rPr>
        <w:t>实质性条款响应情况表</w:t>
      </w:r>
      <w:bookmarkEnd w:id="57"/>
    </w:p>
    <w:tbl>
      <w:tblPr>
        <w:tblStyle w:val="TableNormal"/>
        <w:tblW w:w="8217"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705"/>
        <w:gridCol w:w="2664"/>
        <w:gridCol w:w="1588"/>
        <w:gridCol w:w="1842"/>
        <w:gridCol w:w="1418"/>
      </w:tblGrid>
      <w:tr>
        <w:tblPrEx>
          <w:tblW w:w="8217"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631"/>
        </w:trPr>
        <w:tc>
          <w:tcPr>
            <w:tcW w:w="705" w:type="dxa"/>
            <w:vAlign w:val="center"/>
          </w:tcPr>
          <w:p>
            <w:pPr>
              <w:adjustRightInd w:val="0"/>
              <w:snapToGrid w:val="0"/>
              <w:spacing w:line="360" w:lineRule="auto"/>
              <w:jc w:val="center"/>
              <w:rPr>
                <w:rFonts w:ascii="宋体" w:hAnsi="宋体"/>
                <w:kern w:val="0"/>
                <w:sz w:val="24"/>
              </w:rPr>
            </w:pPr>
            <w:bookmarkStart w:id="58" w:name="_Hlk72092651"/>
            <w:r>
              <w:rPr>
                <w:rFonts w:ascii="宋体" w:hAnsi="宋体" w:hint="eastAsia"/>
                <w:kern w:val="0"/>
                <w:sz w:val="24"/>
              </w:rPr>
              <w:t>序号</w:t>
            </w:r>
          </w:p>
        </w:tc>
        <w:tc>
          <w:tcPr>
            <w:tcW w:w="2664" w:type="dxa"/>
            <w:vAlign w:val="center"/>
          </w:tcPr>
          <w:p>
            <w:pPr>
              <w:adjustRightInd w:val="0"/>
              <w:snapToGrid w:val="0"/>
              <w:spacing w:line="360" w:lineRule="auto"/>
              <w:jc w:val="center"/>
              <w:rPr>
                <w:rFonts w:ascii="宋体" w:hAnsi="宋体"/>
                <w:kern w:val="0"/>
                <w:sz w:val="24"/>
              </w:rPr>
            </w:pPr>
            <w:r>
              <w:rPr>
                <w:rFonts w:ascii="宋体" w:hAnsi="宋体" w:hint="eastAsia"/>
                <w:kern w:val="0"/>
                <w:sz w:val="24"/>
              </w:rPr>
              <w:t>实质性条款具体内容</w:t>
            </w:r>
          </w:p>
        </w:tc>
        <w:tc>
          <w:tcPr>
            <w:tcW w:w="1588" w:type="dxa"/>
            <w:vAlign w:val="center"/>
          </w:tcPr>
          <w:p>
            <w:pPr>
              <w:adjustRightInd w:val="0"/>
              <w:snapToGrid w:val="0"/>
              <w:spacing w:line="360" w:lineRule="auto"/>
              <w:jc w:val="center"/>
              <w:rPr>
                <w:rFonts w:ascii="宋体" w:hAnsi="宋体"/>
                <w:kern w:val="0"/>
                <w:sz w:val="24"/>
              </w:rPr>
            </w:pPr>
            <w:r>
              <w:rPr>
                <w:rFonts w:hint="eastAsia"/>
                <w:sz w:val="24"/>
              </w:rPr>
              <w:t>投标响应</w:t>
            </w:r>
          </w:p>
        </w:tc>
        <w:tc>
          <w:tcPr>
            <w:tcW w:w="1842" w:type="dxa"/>
            <w:vAlign w:val="center"/>
          </w:tcPr>
          <w:p>
            <w:pPr>
              <w:adjustRightInd w:val="0"/>
              <w:snapToGrid w:val="0"/>
              <w:spacing w:line="360" w:lineRule="auto"/>
              <w:jc w:val="center"/>
              <w:rPr>
                <w:rFonts w:ascii="宋体" w:hAnsi="宋体"/>
                <w:kern w:val="0"/>
                <w:sz w:val="24"/>
              </w:rPr>
            </w:pPr>
            <w:r>
              <w:rPr>
                <w:rFonts w:hint="eastAsia"/>
                <w:sz w:val="24"/>
              </w:rPr>
              <w:t>偏离情况</w:t>
            </w:r>
          </w:p>
        </w:tc>
        <w:tc>
          <w:tcPr>
            <w:tcW w:w="1418" w:type="dxa"/>
            <w:vAlign w:val="center"/>
          </w:tcPr>
          <w:p>
            <w:pPr>
              <w:adjustRightInd w:val="0"/>
              <w:snapToGrid w:val="0"/>
              <w:spacing w:line="360" w:lineRule="auto"/>
              <w:jc w:val="center"/>
              <w:rPr>
                <w:rFonts w:ascii="宋体" w:hAnsi="宋体"/>
                <w:kern w:val="0"/>
                <w:sz w:val="24"/>
              </w:rPr>
            </w:pPr>
            <w:r>
              <w:rPr>
                <w:rFonts w:hint="eastAsia"/>
                <w:sz w:val="24"/>
              </w:rPr>
              <w:t>说明</w:t>
            </w:r>
          </w:p>
        </w:tc>
      </w:tr>
      <w:tr>
        <w:tblPrEx>
          <w:tblW w:w="8217" w:type="dxa"/>
          <w:tblInd w:w="0" w:type="dxa"/>
          <w:tblLayout w:type="fixed"/>
          <w:tblCellMar>
            <w:top w:w="0" w:type="dxa"/>
            <w:left w:w="108" w:type="dxa"/>
            <w:bottom w:w="0" w:type="dxa"/>
            <w:right w:w="108" w:type="dxa"/>
          </w:tblCellMar>
        </w:tblPrEx>
        <w:tc>
          <w:tcPr>
            <w:tcW w:w="705" w:type="dxa"/>
          </w:tcPr>
          <w:p>
            <w:pPr>
              <w:adjustRightInd w:val="0"/>
              <w:snapToGrid w:val="0"/>
              <w:spacing w:line="360" w:lineRule="auto"/>
              <w:rPr>
                <w:rFonts w:ascii="宋体" w:hAnsi="宋体"/>
                <w:kern w:val="0"/>
                <w:sz w:val="24"/>
              </w:rPr>
            </w:pPr>
            <w:bookmarkEnd w:id="58"/>
            <w:r>
              <w:rPr>
                <w:rFonts w:ascii="宋体" w:hAnsi="宋体" w:hint="eastAsia"/>
                <w:kern w:val="0"/>
                <w:sz w:val="24"/>
              </w:rPr>
              <w:t>1</w:t>
            </w:r>
          </w:p>
        </w:tc>
        <w:tc>
          <w:tcPr>
            <w:tcW w:w="2664" w:type="dxa"/>
            <w:vAlign w:val="top"/>
          </w:tcPr>
          <w:p>
            <w:pPr>
              <w:adjustRightInd w:val="0"/>
              <w:snapToGrid w:val="0"/>
              <w:spacing w:line="360" w:lineRule="auto"/>
              <w:rPr>
                <w:rFonts w:hAnsi="宋体"/>
                <w:kern w:val="0"/>
                <w:sz w:val="24"/>
              </w:rPr>
            </w:pPr>
            <w:r>
              <w:rPr>
                <w:rFonts w:ascii="宋体" w:hAnsi="宋体" w:cs="宋体" w:hint="eastAsia"/>
                <w:kern w:val="0"/>
                <w:sz w:val="24"/>
              </w:rPr>
              <w:t>★免费保修期：</w:t>
            </w:r>
            <w:r>
              <w:rPr>
                <w:rFonts w:hint="eastAsia"/>
                <w:sz w:val="24"/>
              </w:rPr>
              <w:t>产品全部验收合格后，中标人向采购人免费提供1年上门保修服务</w:t>
            </w:r>
            <w:r>
              <w:rPr>
                <w:rFonts w:ascii="宋体" w:hAnsi="宋体" w:hint="eastAsia"/>
                <w:bCs/>
                <w:color w:val="000000"/>
                <w:sz w:val="24"/>
              </w:rPr>
              <w:t>，产品保修期自验收合格之日起算。</w:t>
            </w:r>
            <w:r>
              <w:rPr>
                <w:rFonts w:hint="eastAsia"/>
                <w:sz w:val="24"/>
              </w:rPr>
              <w:t>保修承担方为：中标人，技术支持方为：中标人。免费保修期内，所有货物保修服务方式均为中标人派员到采购人货物使用现场进行保修，保修期内产生的一切费用均由中标人承担（含需要返原厂修理的所有费用）。</w:t>
            </w:r>
          </w:p>
        </w:tc>
        <w:tc>
          <w:tcPr>
            <w:tcW w:w="1588" w:type="dxa"/>
          </w:tcPr>
          <w:p>
            <w:pPr>
              <w:adjustRightInd w:val="0"/>
              <w:snapToGrid w:val="0"/>
              <w:spacing w:line="360" w:lineRule="auto"/>
              <w:rPr>
                <w:rFonts w:ascii="宋体" w:hAnsi="宋体"/>
                <w:kern w:val="0"/>
                <w:sz w:val="24"/>
              </w:rPr>
            </w:pPr>
          </w:p>
        </w:tc>
        <w:tc>
          <w:tcPr>
            <w:tcW w:w="1842" w:type="dxa"/>
          </w:tcPr>
          <w:p>
            <w:pPr>
              <w:adjustRightInd w:val="0"/>
              <w:snapToGrid w:val="0"/>
              <w:spacing w:line="360" w:lineRule="auto"/>
              <w:rPr>
                <w:rFonts w:ascii="宋体" w:hAnsi="宋体"/>
                <w:kern w:val="0"/>
                <w:sz w:val="24"/>
              </w:rPr>
            </w:pPr>
          </w:p>
        </w:tc>
        <w:tc>
          <w:tcPr>
            <w:tcW w:w="1418" w:type="dxa"/>
          </w:tcPr>
          <w:p>
            <w:pPr>
              <w:adjustRightInd w:val="0"/>
              <w:snapToGrid w:val="0"/>
              <w:spacing w:line="360" w:lineRule="auto"/>
              <w:rPr>
                <w:rFonts w:ascii="宋体" w:hAnsi="宋体"/>
                <w:kern w:val="0"/>
                <w:sz w:val="24"/>
              </w:rPr>
            </w:pPr>
          </w:p>
        </w:tc>
      </w:tr>
      <w:tr>
        <w:tblPrEx>
          <w:tblW w:w="8217" w:type="dxa"/>
          <w:tblInd w:w="0" w:type="dxa"/>
          <w:tblLayout w:type="fixed"/>
          <w:tblCellMar>
            <w:top w:w="0" w:type="dxa"/>
            <w:left w:w="108" w:type="dxa"/>
            <w:bottom w:w="0" w:type="dxa"/>
            <w:right w:w="108" w:type="dxa"/>
          </w:tblCellMar>
        </w:tblPrEx>
        <w:tc>
          <w:tcPr>
            <w:tcW w:w="705" w:type="dxa"/>
          </w:tcPr>
          <w:p>
            <w:pPr>
              <w:adjustRightInd w:val="0"/>
              <w:snapToGrid w:val="0"/>
              <w:spacing w:line="360" w:lineRule="auto"/>
              <w:rPr>
                <w:rFonts w:ascii="宋体" w:hAnsi="宋体"/>
                <w:kern w:val="0"/>
                <w:sz w:val="24"/>
              </w:rPr>
            </w:pPr>
            <w:r>
              <w:rPr>
                <w:rFonts w:ascii="宋体" w:hAnsi="宋体" w:hint="eastAsia"/>
                <w:kern w:val="0"/>
                <w:sz w:val="24"/>
              </w:rPr>
              <w:t>2</w:t>
            </w:r>
          </w:p>
        </w:tc>
        <w:tc>
          <w:tcPr>
            <w:tcW w:w="2664" w:type="dxa"/>
            <w:vAlign w:val="top"/>
          </w:tcPr>
          <w:p>
            <w:pPr>
              <w:adjustRightInd w:val="0"/>
              <w:snapToGrid w:val="0"/>
              <w:spacing w:line="360" w:lineRule="auto"/>
              <w:rPr>
                <w:rFonts w:hAnsi="宋体"/>
                <w:kern w:val="0"/>
                <w:sz w:val="24"/>
              </w:rPr>
            </w:pPr>
            <w:r>
              <w:rPr>
                <w:rFonts w:ascii="宋体" w:hAnsi="宋体" w:cs="宋体" w:hint="eastAsia"/>
                <w:kern w:val="0"/>
                <w:sz w:val="24"/>
              </w:rPr>
              <w:t>★保修期内年度维护保养；中标人应定期对产品进行预维护保养，每半年1次，以防患于未然。在整个产品使用过程中，中标人帮助采购人解决在应用过程中遇到的各种技术问题。</w:t>
            </w:r>
          </w:p>
        </w:tc>
        <w:tc>
          <w:tcPr>
            <w:tcW w:w="1588" w:type="dxa"/>
          </w:tcPr>
          <w:p>
            <w:pPr>
              <w:adjustRightInd w:val="0"/>
              <w:snapToGrid w:val="0"/>
              <w:spacing w:line="360" w:lineRule="auto"/>
              <w:rPr>
                <w:rFonts w:ascii="宋体" w:hAnsi="宋体"/>
                <w:kern w:val="0"/>
                <w:sz w:val="24"/>
              </w:rPr>
            </w:pPr>
          </w:p>
        </w:tc>
        <w:tc>
          <w:tcPr>
            <w:tcW w:w="1842" w:type="dxa"/>
          </w:tcPr>
          <w:p>
            <w:pPr>
              <w:adjustRightInd w:val="0"/>
              <w:snapToGrid w:val="0"/>
              <w:spacing w:line="360" w:lineRule="auto"/>
              <w:rPr>
                <w:rFonts w:ascii="宋体" w:hAnsi="宋体"/>
                <w:kern w:val="0"/>
                <w:sz w:val="24"/>
              </w:rPr>
            </w:pPr>
          </w:p>
        </w:tc>
        <w:tc>
          <w:tcPr>
            <w:tcW w:w="1418" w:type="dxa"/>
          </w:tcPr>
          <w:p>
            <w:pPr>
              <w:adjustRightInd w:val="0"/>
              <w:snapToGrid w:val="0"/>
              <w:spacing w:line="360" w:lineRule="auto"/>
              <w:rPr>
                <w:rFonts w:ascii="宋体" w:hAnsi="宋体"/>
                <w:kern w:val="0"/>
                <w:sz w:val="24"/>
              </w:rPr>
            </w:pPr>
          </w:p>
        </w:tc>
      </w:tr>
      <w:tr>
        <w:tblPrEx>
          <w:tblW w:w="8217" w:type="dxa"/>
          <w:tblInd w:w="0" w:type="dxa"/>
          <w:tblLayout w:type="fixed"/>
          <w:tblCellMar>
            <w:top w:w="0" w:type="dxa"/>
            <w:left w:w="108" w:type="dxa"/>
            <w:bottom w:w="0" w:type="dxa"/>
            <w:right w:w="108" w:type="dxa"/>
          </w:tblCellMar>
        </w:tblPrEx>
        <w:tc>
          <w:tcPr>
            <w:tcW w:w="705" w:type="dxa"/>
          </w:tcPr>
          <w:p>
            <w:pPr>
              <w:adjustRightInd w:val="0"/>
              <w:snapToGrid w:val="0"/>
              <w:spacing w:line="360" w:lineRule="auto"/>
              <w:rPr>
                <w:rFonts w:ascii="宋体" w:hAnsi="宋体"/>
                <w:kern w:val="0"/>
                <w:sz w:val="24"/>
              </w:rPr>
            </w:pPr>
            <w:r>
              <w:rPr>
                <w:rFonts w:ascii="宋体" w:hAnsi="宋体" w:hint="eastAsia"/>
                <w:kern w:val="0"/>
                <w:sz w:val="24"/>
              </w:rPr>
              <w:t>3</w:t>
            </w:r>
          </w:p>
        </w:tc>
        <w:tc>
          <w:tcPr>
            <w:tcW w:w="2664" w:type="dxa"/>
            <w:vAlign w:val="top"/>
          </w:tcPr>
          <w:p>
            <w:pPr>
              <w:adjustRightInd w:val="0"/>
              <w:snapToGrid w:val="0"/>
              <w:spacing w:line="360" w:lineRule="auto"/>
              <w:rPr>
                <w:rFonts w:ascii="宋体" w:hAnsi="宋体"/>
                <w:kern w:val="0"/>
                <w:sz w:val="24"/>
              </w:rPr>
            </w:pPr>
            <w:r>
              <w:rPr>
                <w:rFonts w:ascii="宋体" w:hAnsi="宋体" w:cs="宋体" w:hint="eastAsia"/>
                <w:kern w:val="0"/>
                <w:sz w:val="24"/>
              </w:rPr>
              <w:t>★关于交货；合同签订后，根据开办区域分批次供货，在接到甲方供货指令后，30日内将货物安装在指定位置。</w:t>
            </w:r>
          </w:p>
        </w:tc>
        <w:tc>
          <w:tcPr>
            <w:tcW w:w="1588" w:type="dxa"/>
          </w:tcPr>
          <w:p>
            <w:pPr>
              <w:adjustRightInd w:val="0"/>
              <w:snapToGrid w:val="0"/>
              <w:spacing w:line="360" w:lineRule="auto"/>
              <w:rPr>
                <w:rFonts w:ascii="宋体" w:hAnsi="宋体"/>
                <w:kern w:val="0"/>
                <w:sz w:val="24"/>
              </w:rPr>
            </w:pPr>
          </w:p>
        </w:tc>
        <w:tc>
          <w:tcPr>
            <w:tcW w:w="1842" w:type="dxa"/>
          </w:tcPr>
          <w:p>
            <w:pPr>
              <w:adjustRightInd w:val="0"/>
              <w:snapToGrid w:val="0"/>
              <w:spacing w:line="360" w:lineRule="auto"/>
              <w:rPr>
                <w:rFonts w:ascii="宋体" w:hAnsi="宋体"/>
                <w:kern w:val="0"/>
                <w:sz w:val="24"/>
              </w:rPr>
            </w:pPr>
          </w:p>
        </w:tc>
        <w:tc>
          <w:tcPr>
            <w:tcW w:w="1418" w:type="dxa"/>
          </w:tcPr>
          <w:p>
            <w:pPr>
              <w:adjustRightInd w:val="0"/>
              <w:snapToGrid w:val="0"/>
              <w:spacing w:line="360" w:lineRule="auto"/>
              <w:rPr>
                <w:rFonts w:ascii="宋体" w:hAnsi="宋体"/>
                <w:kern w:val="0"/>
                <w:sz w:val="24"/>
              </w:rPr>
            </w:pPr>
          </w:p>
        </w:tc>
      </w:tr>
      <w:tr>
        <w:tblPrEx>
          <w:tblW w:w="8217" w:type="dxa"/>
          <w:tblInd w:w="0" w:type="dxa"/>
          <w:tblLayout w:type="fixed"/>
          <w:tblCellMar>
            <w:top w:w="0" w:type="dxa"/>
            <w:left w:w="108" w:type="dxa"/>
            <w:bottom w:w="0" w:type="dxa"/>
            <w:right w:w="108" w:type="dxa"/>
          </w:tblCellMar>
        </w:tblPrEx>
        <w:tc>
          <w:tcPr>
            <w:tcW w:w="705" w:type="dxa"/>
          </w:tcPr>
          <w:p>
            <w:pPr>
              <w:adjustRightInd w:val="0"/>
              <w:snapToGrid w:val="0"/>
              <w:spacing w:line="360" w:lineRule="auto"/>
              <w:rPr>
                <w:rFonts w:ascii="宋体" w:eastAsia="宋体" w:hAnsi="宋体" w:hint="eastAsia"/>
                <w:kern w:val="0"/>
                <w:sz w:val="24"/>
                <w:lang w:val="en-US" w:eastAsia="zh-CN"/>
              </w:rPr>
            </w:pPr>
            <w:r>
              <w:rPr>
                <w:rFonts w:ascii="宋体" w:hAnsi="宋体" w:hint="eastAsia"/>
                <w:kern w:val="0"/>
                <w:sz w:val="24"/>
                <w:lang w:val="en-US" w:eastAsia="zh-CN"/>
              </w:rPr>
              <w:t>4</w:t>
            </w:r>
          </w:p>
        </w:tc>
        <w:tc>
          <w:tcPr>
            <w:tcW w:w="2664" w:type="dxa"/>
            <w:vAlign w:val="top"/>
          </w:tcPr>
          <w:p>
            <w:pPr>
              <w:adjustRightInd w:val="0"/>
              <w:snapToGrid w:val="0"/>
              <w:spacing w:line="360" w:lineRule="auto"/>
              <w:rPr>
                <w:rFonts w:ascii="宋体" w:hAnsi="宋体" w:hint="eastAsia"/>
                <w:kern w:val="0"/>
                <w:sz w:val="24"/>
              </w:rPr>
            </w:pPr>
            <w:r>
              <w:rPr>
                <w:rFonts w:ascii="宋体" w:hAnsi="宋体" w:cs="宋体" w:hint="eastAsia"/>
                <w:kern w:val="0"/>
                <w:sz w:val="24"/>
              </w:rPr>
              <w:t>★付款方式；合同签订后按采购单位流程；货物全部安装验收合格后,采购人支付100%合同款。</w:t>
            </w:r>
          </w:p>
        </w:tc>
        <w:tc>
          <w:tcPr>
            <w:tcW w:w="1588" w:type="dxa"/>
          </w:tcPr>
          <w:p>
            <w:pPr>
              <w:adjustRightInd w:val="0"/>
              <w:snapToGrid w:val="0"/>
              <w:spacing w:line="360" w:lineRule="auto"/>
              <w:rPr>
                <w:rFonts w:ascii="宋体" w:hAnsi="宋体"/>
                <w:kern w:val="0"/>
                <w:sz w:val="24"/>
              </w:rPr>
            </w:pPr>
          </w:p>
        </w:tc>
        <w:tc>
          <w:tcPr>
            <w:tcW w:w="1842" w:type="dxa"/>
          </w:tcPr>
          <w:p>
            <w:pPr>
              <w:adjustRightInd w:val="0"/>
              <w:snapToGrid w:val="0"/>
              <w:spacing w:line="360" w:lineRule="auto"/>
              <w:rPr>
                <w:rFonts w:ascii="宋体" w:hAnsi="宋体"/>
                <w:kern w:val="0"/>
                <w:sz w:val="24"/>
              </w:rPr>
            </w:pPr>
          </w:p>
        </w:tc>
        <w:tc>
          <w:tcPr>
            <w:tcW w:w="1418" w:type="dxa"/>
          </w:tcPr>
          <w:p>
            <w:pPr>
              <w:adjustRightInd w:val="0"/>
              <w:snapToGrid w:val="0"/>
              <w:spacing w:line="360" w:lineRule="auto"/>
              <w:rPr>
                <w:rFonts w:ascii="宋体" w:hAnsi="宋体"/>
                <w:kern w:val="0"/>
                <w:sz w:val="24"/>
              </w:rPr>
            </w:pPr>
          </w:p>
        </w:tc>
      </w:tr>
      <w:tr>
        <w:tblPrEx>
          <w:tblW w:w="8217" w:type="dxa"/>
          <w:tblInd w:w="0" w:type="dxa"/>
          <w:tblLayout w:type="fixed"/>
          <w:tblCellMar>
            <w:top w:w="0" w:type="dxa"/>
            <w:left w:w="108" w:type="dxa"/>
            <w:bottom w:w="0" w:type="dxa"/>
            <w:right w:w="108" w:type="dxa"/>
          </w:tblCellMar>
        </w:tblPrEx>
        <w:tc>
          <w:tcPr>
            <w:tcW w:w="705" w:type="dxa"/>
          </w:tcPr>
          <w:p>
            <w:pPr>
              <w:adjustRightInd w:val="0"/>
              <w:snapToGrid w:val="0"/>
              <w:spacing w:line="360" w:lineRule="auto"/>
              <w:rPr>
                <w:rFonts w:ascii="宋体" w:eastAsia="宋体" w:hAnsi="宋体" w:hint="eastAsia"/>
                <w:kern w:val="0"/>
                <w:sz w:val="24"/>
                <w:lang w:val="en-US" w:eastAsia="zh-CN"/>
              </w:rPr>
            </w:pPr>
            <w:r>
              <w:rPr>
                <w:rFonts w:ascii="宋体" w:hAnsi="宋体" w:hint="eastAsia"/>
                <w:kern w:val="0"/>
                <w:sz w:val="24"/>
                <w:lang w:val="en-US" w:eastAsia="zh-CN"/>
              </w:rPr>
              <w:t>5</w:t>
            </w:r>
          </w:p>
        </w:tc>
        <w:tc>
          <w:tcPr>
            <w:tcW w:w="2664" w:type="dxa"/>
            <w:vAlign w:val="top"/>
          </w:tcPr>
          <w:p>
            <w:pPr>
              <w:adjustRightInd w:val="0"/>
              <w:snapToGrid w:val="0"/>
              <w:spacing w:line="360" w:lineRule="auto"/>
              <w:rPr>
                <w:rFonts w:ascii="宋体" w:hAnsi="宋体" w:cs="宋体"/>
                <w:kern w:val="0"/>
                <w:sz w:val="24"/>
              </w:rPr>
            </w:pPr>
            <w:r>
              <w:rPr>
                <w:rFonts w:ascii="宋体" w:hAnsi="宋体" w:cs="宋体" w:hint="eastAsia"/>
                <w:kern w:val="0"/>
                <w:sz w:val="24"/>
              </w:rPr>
              <w:t>★关于违约；（1）投标人逾期未交货物的，投标人向采购人每日偿付该批次货物款 千分之十 的违约金。投标人超过交货期限 20 日仍未交货且无合理理由的，采购人有权解除合同;</w:t>
            </w:r>
          </w:p>
          <w:p>
            <w:pPr>
              <w:adjustRightInd w:val="0"/>
              <w:snapToGrid w:val="0"/>
              <w:spacing w:line="360" w:lineRule="auto"/>
              <w:rPr>
                <w:rFonts w:ascii="宋体" w:hAnsi="宋体" w:hint="eastAsia"/>
                <w:kern w:val="0"/>
                <w:sz w:val="24"/>
              </w:rPr>
            </w:pPr>
            <w:r>
              <w:rPr>
                <w:rFonts w:ascii="宋体" w:hAnsi="宋体" w:cs="宋体" w:hint="eastAsia"/>
                <w:kern w:val="0"/>
                <w:sz w:val="24"/>
              </w:rPr>
              <w:t>（2）中标人不能交货的，需偿付不能交货部分货款的 30%的违约金并按主管部门相关规定处理。</w:t>
            </w:r>
          </w:p>
        </w:tc>
        <w:tc>
          <w:tcPr>
            <w:tcW w:w="1588" w:type="dxa"/>
          </w:tcPr>
          <w:p>
            <w:pPr>
              <w:adjustRightInd w:val="0"/>
              <w:snapToGrid w:val="0"/>
              <w:spacing w:line="360" w:lineRule="auto"/>
              <w:rPr>
                <w:rFonts w:ascii="宋体" w:hAnsi="宋体"/>
                <w:kern w:val="0"/>
                <w:sz w:val="24"/>
              </w:rPr>
            </w:pPr>
          </w:p>
        </w:tc>
        <w:tc>
          <w:tcPr>
            <w:tcW w:w="1842" w:type="dxa"/>
          </w:tcPr>
          <w:p>
            <w:pPr>
              <w:adjustRightInd w:val="0"/>
              <w:snapToGrid w:val="0"/>
              <w:spacing w:line="360" w:lineRule="auto"/>
              <w:rPr>
                <w:rFonts w:ascii="宋体" w:hAnsi="宋体"/>
                <w:kern w:val="0"/>
                <w:sz w:val="24"/>
              </w:rPr>
            </w:pPr>
          </w:p>
        </w:tc>
        <w:tc>
          <w:tcPr>
            <w:tcW w:w="1418" w:type="dxa"/>
          </w:tcPr>
          <w:p>
            <w:pPr>
              <w:adjustRightInd w:val="0"/>
              <w:snapToGrid w:val="0"/>
              <w:spacing w:line="360" w:lineRule="auto"/>
              <w:rPr>
                <w:rFonts w:ascii="宋体" w:hAnsi="宋体"/>
                <w:kern w:val="0"/>
                <w:sz w:val="24"/>
              </w:rPr>
            </w:pPr>
          </w:p>
        </w:tc>
      </w:tr>
    </w:tbl>
    <w:p>
      <w:pPr>
        <w:widowControl/>
        <w:ind w:firstLine="420" w:firstLineChars="200"/>
        <w:jc w:val="left"/>
        <w:rPr>
          <w:rFonts w:ascii="宋体" w:hAnsi="宋体"/>
          <w:b/>
          <w:kern w:val="0"/>
          <w:sz w:val="24"/>
        </w:rPr>
      </w:pPr>
      <w:r>
        <w:rPr>
          <w:rFonts w:ascii="宋体" w:hAnsi="宋体" w:hint="eastAsia"/>
          <w:b/>
          <w:kern w:val="0"/>
          <w:sz w:val="24"/>
        </w:rPr>
        <w:t>注：1. 上表所列各项均为不可负偏离条款。</w:t>
      </w:r>
    </w:p>
    <w:p>
      <w:pPr>
        <w:widowControl/>
        <w:ind w:firstLine="420" w:firstLineChars="200"/>
        <w:jc w:val="left"/>
        <w:rPr>
          <w:rFonts w:ascii="宋体" w:hAnsi="宋体"/>
          <w:b/>
          <w:kern w:val="0"/>
          <w:sz w:val="24"/>
        </w:rPr>
      </w:pPr>
      <w:r>
        <w:rPr>
          <w:rFonts w:ascii="宋体" w:hAnsi="宋体" w:hint="eastAsia"/>
          <w:b/>
          <w:kern w:val="0"/>
          <w:sz w:val="24"/>
        </w:rPr>
        <w:t>2.“投标响应”一栏应当详细填写投标人自身响应情况，而不能不合理照搬照抄招</w:t>
      </w:r>
      <w:r>
        <w:rPr>
          <w:rFonts w:ascii="宋体" w:hAnsi="宋体" w:hint="eastAsia"/>
          <w:b/>
          <w:sz w:val="24"/>
        </w:rPr>
        <w:t>（是否属于“不合理照搬照抄”由评审委员会作出判断）</w:t>
      </w:r>
      <w:r>
        <w:rPr>
          <w:rFonts w:ascii="宋体" w:hAnsi="宋体" w:hint="eastAsia"/>
          <w:b/>
          <w:kern w:val="0"/>
          <w:sz w:val="24"/>
        </w:rPr>
        <w:t>实质性条款具体内容。</w:t>
      </w:r>
    </w:p>
    <w:p>
      <w:pPr>
        <w:widowControl/>
        <w:ind w:firstLine="420" w:firstLineChars="200"/>
        <w:jc w:val="left"/>
        <w:rPr>
          <w:rFonts w:ascii="宋体" w:hAnsi="宋体"/>
          <w:b/>
          <w:kern w:val="0"/>
          <w:sz w:val="24"/>
        </w:rPr>
      </w:pPr>
      <w:r>
        <w:rPr>
          <w:rFonts w:ascii="宋体" w:hAnsi="宋体" w:hint="eastAsia"/>
          <w:b/>
          <w:kern w:val="0"/>
          <w:sz w:val="24"/>
        </w:rPr>
        <w:t>3</w:t>
      </w:r>
      <w:r>
        <w:rPr>
          <w:rFonts w:ascii="宋体" w:hAnsi="宋体"/>
          <w:b/>
          <w:kern w:val="0"/>
          <w:sz w:val="24"/>
        </w:rPr>
        <w:t>.</w:t>
      </w:r>
      <w:r>
        <w:rPr>
          <w:rFonts w:ascii="宋体" w:hAnsi="宋体" w:hint="eastAsia"/>
          <w:b/>
          <w:kern w:val="0"/>
          <w:sz w:val="24"/>
        </w:rPr>
        <w:t>“偏离情况”一栏应填写“正偏离”、“负偏离”或“无偏离”，“正偏离”表示“投标响应优于实质性条款具体内容要求”，“负偏离”表示“投标响应不满足实质性条款具体内容要求”，“无偏离”表示“投标响应与实质性条款具体内容要求一致”。</w:t>
      </w:r>
    </w:p>
    <w:p>
      <w:pPr>
        <w:widowControl/>
        <w:ind w:firstLine="420" w:firstLineChars="200"/>
        <w:jc w:val="left"/>
        <w:rPr>
          <w:rFonts w:ascii="宋体" w:hAnsi="宋体"/>
          <w:b/>
          <w:kern w:val="0"/>
          <w:sz w:val="24"/>
        </w:rPr>
      </w:pPr>
      <w:r>
        <w:rPr>
          <w:rFonts w:ascii="宋体" w:hAnsi="宋体"/>
          <w:b/>
          <w:kern w:val="0"/>
          <w:sz w:val="24"/>
        </w:rPr>
        <w:t>4.</w:t>
      </w:r>
      <w:r>
        <w:rPr>
          <w:rFonts w:ascii="宋体" w:hAnsi="宋体" w:hint="eastAsia"/>
          <w:b/>
          <w:kern w:val="0"/>
          <w:sz w:val="24"/>
        </w:rPr>
        <w:t>评审委员会有权对投标响应情况作出判断（作出评审结论）。</w:t>
      </w:r>
    </w:p>
    <w:p>
      <w:pPr>
        <w:widowControl/>
        <w:ind w:firstLine="420" w:firstLineChars="200"/>
        <w:jc w:val="left"/>
        <w:rPr>
          <w:rFonts w:ascii="宋体" w:hAnsi="宋体"/>
          <w:b/>
          <w:kern w:val="0"/>
          <w:sz w:val="24"/>
        </w:rPr>
      </w:pPr>
      <w:r>
        <w:rPr>
          <w:rFonts w:ascii="宋体" w:hAnsi="宋体"/>
          <w:b/>
          <w:kern w:val="0"/>
          <w:sz w:val="24"/>
        </w:rPr>
        <w:t>5</w:t>
      </w:r>
      <w:r>
        <w:rPr>
          <w:rFonts w:ascii="宋体" w:hAnsi="宋体" w:hint="eastAsia"/>
          <w:b/>
          <w:kern w:val="0"/>
          <w:sz w:val="24"/>
        </w:rPr>
        <w:t>.实质性响应条款“投标响应情况”与投标文件其它内容冲突的，以实质性响应条款“投标响应情况”为准。</w:t>
      </w:r>
    </w:p>
    <w:p>
      <w:pPr>
        <w:widowControl/>
        <w:ind w:firstLine="420" w:firstLineChars="200"/>
        <w:jc w:val="left"/>
        <w:rPr>
          <w:b/>
          <w:bCs/>
          <w:sz w:val="24"/>
          <w:highlight w:val="yellow"/>
        </w:rPr>
      </w:pPr>
      <w:r>
        <w:rPr>
          <w:rFonts w:hint="eastAsia"/>
          <w:b/>
          <w:bCs/>
          <w:sz w:val="24"/>
          <w:highlight w:val="yellow"/>
        </w:rPr>
        <w:t>6.要求提供证明资料，在“说明”一栏中列明证明资料的位置,以便评审；未要求提供证明材料的，投标人可以不提供。</w:t>
      </w:r>
    </w:p>
    <w:p>
      <w:pPr>
        <w:widowControl/>
        <w:jc w:val="left"/>
        <w:rPr>
          <w:rFonts w:ascii="黑体" w:eastAsia="黑体" w:hAnsi="宋体"/>
          <w:bCs/>
          <w:kern w:val="0"/>
          <w:sz w:val="24"/>
        </w:rPr>
      </w:pPr>
      <w:r>
        <w:rPr>
          <w:rFonts w:ascii="黑体" w:eastAsia="黑体"/>
          <w:b/>
          <w:sz w:val="24"/>
        </w:rPr>
        <w:br w:type="page"/>
      </w:r>
    </w:p>
    <w:p>
      <w:pPr>
        <w:pStyle w:val="Heading2"/>
        <w:numPr>
          <w:ilvl w:val="0"/>
          <w:numId w:val="0"/>
        </w:numPr>
        <w:rPr>
          <w:ins w:id="59" w:author="Super雷" w:date="2023-09-11T16:27:03Z"/>
          <w:rFonts w:hint="eastAsia"/>
          <w:sz w:val="24"/>
        </w:rPr>
      </w:pPr>
      <w:r>
        <w:rPr>
          <w:rFonts w:ascii="宋体" w:eastAsia="宋体" w:hAnsi="宋体" w:cs="Times New Roman" w:hint="eastAsia"/>
          <w:b/>
          <w:bCs/>
          <w:kern w:val="0"/>
          <w:sz w:val="24"/>
          <w:szCs w:val="20"/>
          <w:lang w:val="en-US" w:eastAsia="zh-CN" w:bidi="ar-SA"/>
        </w:rPr>
        <w:t>四、</w:t>
      </w:r>
      <w:r>
        <w:rPr>
          <w:rFonts w:hint="eastAsia"/>
          <w:sz w:val="24"/>
        </w:rPr>
        <w:t>设备、设施</w:t>
      </w:r>
    </w:p>
    <w:p>
      <w:pPr>
        <w:pStyle w:val="Heading2"/>
        <w:rPr>
          <w:rFonts w:hint="eastAsia"/>
          <w:sz w:val="24"/>
          <w:lang w:val="en-US" w:eastAsia="zh-CN"/>
        </w:rPr>
      </w:pPr>
      <w:r>
        <w:rPr>
          <w:rFonts w:hint="eastAsia"/>
          <w:sz w:val="24"/>
          <w:lang w:val="en-US" w:eastAsia="zh-CN"/>
        </w:rPr>
        <w:t>五、项目服务方案</w:t>
      </w:r>
    </w:p>
    <w:p>
      <w:pPr>
        <w:pStyle w:val="Heading2"/>
        <w:rPr>
          <w:rFonts w:ascii="宋体" w:eastAsia="宋体" w:hint="eastAsia"/>
          <w:b/>
          <w:szCs w:val="20"/>
        </w:rPr>
      </w:pPr>
      <w:r>
        <w:rPr>
          <w:rFonts w:hint="eastAsia"/>
          <w:sz w:val="24"/>
          <w:lang w:val="en-US" w:eastAsia="zh-CN"/>
        </w:rPr>
        <w:t>六、</w:t>
      </w:r>
      <w:r>
        <w:rPr>
          <w:rFonts w:hint="eastAsia"/>
          <w:sz w:val="24"/>
        </w:rPr>
        <w:t>技术要求偏离表</w:t>
      </w:r>
    </w:p>
    <w:tbl>
      <w:tblPr>
        <w:tblStyle w:val="TableNormal"/>
        <w:tblW w:w="4997"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457"/>
        <w:gridCol w:w="473"/>
        <w:gridCol w:w="3929"/>
        <w:gridCol w:w="1223"/>
        <w:gridCol w:w="1315"/>
        <w:gridCol w:w="1127"/>
      </w:tblGrid>
      <w:tr>
        <w:tblPrEx>
          <w:tblW w:w="4997"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rPr>
          <w:trHeight w:val="238"/>
        </w:trPr>
        <w:tc>
          <w:tcPr>
            <w:tcW w:w="268" w:type="pct"/>
            <w:vAlign w:val="center"/>
          </w:tcPr>
          <w:p>
            <w:pPr>
              <w:jc w:val="center"/>
              <w:rPr>
                <w:rFonts w:ascii="宋体" w:hAnsi="宋体" w:cs="宋体"/>
                <w:b/>
                <w:color w:val="000000"/>
                <w:sz w:val="24"/>
              </w:rPr>
            </w:pPr>
            <w:bookmarkStart w:id="60" w:name="_Hlk72095977"/>
            <w:r>
              <w:rPr>
                <w:rFonts w:ascii="宋体" w:hAnsi="宋体" w:cs="宋体" w:hint="eastAsia"/>
                <w:b/>
                <w:color w:val="000000"/>
                <w:sz w:val="24"/>
              </w:rPr>
              <w:t>序号</w:t>
            </w:r>
          </w:p>
        </w:tc>
        <w:tc>
          <w:tcPr>
            <w:tcW w:w="278" w:type="pct"/>
            <w:vAlign w:val="center"/>
          </w:tcPr>
          <w:p>
            <w:pPr>
              <w:jc w:val="center"/>
              <w:rPr>
                <w:rFonts w:ascii="宋体" w:hAnsi="宋体" w:cs="宋体"/>
                <w:b/>
                <w:color w:val="000000"/>
                <w:sz w:val="24"/>
              </w:rPr>
            </w:pPr>
            <w:r>
              <w:rPr>
                <w:rFonts w:ascii="宋体" w:hAnsi="宋体" w:cs="宋体" w:hint="eastAsia"/>
                <w:b/>
                <w:color w:val="000000"/>
                <w:sz w:val="24"/>
              </w:rPr>
              <w:t>名称</w:t>
            </w:r>
          </w:p>
        </w:tc>
        <w:tc>
          <w:tcPr>
            <w:tcW w:w="2304" w:type="pct"/>
            <w:vAlign w:val="center"/>
          </w:tcPr>
          <w:p>
            <w:pPr>
              <w:jc w:val="center"/>
              <w:rPr>
                <w:rFonts w:ascii="宋体" w:hAnsi="宋体" w:cs="宋体"/>
                <w:b/>
                <w:color w:val="000000"/>
                <w:sz w:val="24"/>
              </w:rPr>
            </w:pPr>
            <w:r>
              <w:rPr>
                <w:rFonts w:ascii="宋体" w:hAnsi="宋体" w:cs="宋体" w:hint="eastAsia"/>
                <w:b/>
                <w:color w:val="000000"/>
                <w:sz w:val="24"/>
              </w:rPr>
              <w:t>技术标准</w:t>
            </w:r>
          </w:p>
        </w:tc>
        <w:tc>
          <w:tcPr>
            <w:tcW w:w="717" w:type="pct"/>
            <w:vAlign w:val="center"/>
          </w:tcPr>
          <w:p>
            <w:pPr>
              <w:jc w:val="center"/>
              <w:rPr>
                <w:rFonts w:ascii="宋体" w:hAnsi="宋体" w:cs="宋体" w:hint="eastAsia"/>
                <w:b/>
                <w:color w:val="000000"/>
                <w:sz w:val="24"/>
              </w:rPr>
            </w:pPr>
            <w:r>
              <w:rPr>
                <w:rFonts w:ascii="宋体" w:hAnsi="宋体" w:cs="宋体" w:hint="eastAsia"/>
                <w:b/>
                <w:color w:val="000000"/>
                <w:sz w:val="24"/>
              </w:rPr>
              <w:t>投标技术响应</w:t>
            </w:r>
          </w:p>
        </w:tc>
        <w:tc>
          <w:tcPr>
            <w:tcW w:w="771" w:type="pct"/>
            <w:vAlign w:val="center"/>
          </w:tcPr>
          <w:p>
            <w:pPr>
              <w:jc w:val="center"/>
              <w:rPr>
                <w:rFonts w:ascii="宋体" w:hAnsi="宋体" w:cs="宋体" w:hint="eastAsia"/>
                <w:b/>
                <w:color w:val="000000"/>
                <w:sz w:val="24"/>
              </w:rPr>
            </w:pPr>
            <w:r>
              <w:rPr>
                <w:rFonts w:ascii="宋体" w:hAnsi="宋体" w:cs="宋体" w:hint="eastAsia"/>
                <w:b/>
                <w:color w:val="000000"/>
                <w:sz w:val="24"/>
              </w:rPr>
              <w:t>偏离情况</w:t>
            </w:r>
          </w:p>
        </w:tc>
        <w:tc>
          <w:tcPr>
            <w:tcW w:w="661" w:type="pct"/>
            <w:vAlign w:val="center"/>
          </w:tcPr>
          <w:p>
            <w:pPr>
              <w:jc w:val="center"/>
              <w:rPr>
                <w:rFonts w:ascii="宋体" w:hAnsi="宋体" w:cs="宋体" w:hint="eastAsia"/>
                <w:b/>
                <w:color w:val="000000"/>
                <w:sz w:val="24"/>
              </w:rPr>
            </w:pPr>
            <w:r>
              <w:rPr>
                <w:rFonts w:ascii="宋体" w:hAnsi="宋体" w:cs="宋体" w:hint="eastAsia"/>
                <w:b/>
                <w:color w:val="000000"/>
                <w:sz w:val="24"/>
              </w:rPr>
              <w:t>说明</w:t>
            </w:r>
          </w:p>
        </w:tc>
      </w:tr>
      <w:tr>
        <w:tblPrEx>
          <w:tblW w:w="4997" w:type="pct"/>
          <w:tblInd w:w="0" w:type="dxa"/>
          <w:tblCellMar>
            <w:top w:w="0" w:type="dxa"/>
            <w:left w:w="108" w:type="dxa"/>
            <w:bottom w:w="0" w:type="dxa"/>
            <w:right w:w="108" w:type="dxa"/>
          </w:tblCellMar>
        </w:tblPrEx>
        <w:trPr>
          <w:trHeight w:val="398"/>
        </w:trPr>
        <w:tc>
          <w:tcPr>
            <w:tcW w:w="268" w:type="pct"/>
            <w:vAlign w:val="center"/>
          </w:tcPr>
          <w:p>
            <w:pPr>
              <w:jc w:val="left"/>
              <w:rPr>
                <w:rFonts w:ascii="宋体" w:hAnsi="宋体" w:cs="宋体"/>
                <w:color w:val="000000"/>
                <w:sz w:val="24"/>
              </w:rPr>
            </w:pPr>
            <w:r>
              <w:rPr>
                <w:rFonts w:ascii="宋体" w:hAnsi="宋体" w:cs="宋体" w:hint="eastAsia"/>
                <w:color w:val="000000"/>
                <w:sz w:val="24"/>
              </w:rPr>
              <w:t>1</w:t>
            </w:r>
          </w:p>
        </w:tc>
        <w:tc>
          <w:tcPr>
            <w:tcW w:w="278" w:type="pct"/>
            <w:vMerge w:val="restart"/>
            <w:vAlign w:val="center"/>
          </w:tcPr>
          <w:p>
            <w:pPr>
              <w:jc w:val="center"/>
              <w:textAlignment w:val="center"/>
              <w:rPr>
                <w:rFonts w:ascii="宋体" w:hAnsi="宋体" w:cs="宋体"/>
                <w:color w:val="000000"/>
                <w:sz w:val="24"/>
              </w:rPr>
            </w:pPr>
            <w:r>
              <w:rPr>
                <w:rFonts w:ascii="宋体" w:hAnsi="宋体" w:cs="宋体" w:hint="eastAsia"/>
                <w:color w:val="000000"/>
                <w:sz w:val="24"/>
              </w:rPr>
              <w:t>遮光布艺窗帘</w:t>
            </w:r>
          </w:p>
        </w:tc>
        <w:tc>
          <w:tcPr>
            <w:tcW w:w="2304" w:type="pct"/>
          </w:tcPr>
          <w:p>
            <w:pPr>
              <w:widowControl/>
              <w:jc w:val="left"/>
              <w:rPr>
                <w:rFonts w:ascii="宋体" w:hAnsi="宋体" w:cs="宋体"/>
                <w:sz w:val="24"/>
              </w:rPr>
            </w:pPr>
            <w:r>
              <w:rPr>
                <w:rFonts w:ascii="宋体" w:hAnsi="宋体" w:cs="宋体" w:hint="eastAsia"/>
                <w:snapToGrid w:val="0"/>
                <w:kern w:val="0"/>
                <w:sz w:val="24"/>
              </w:rPr>
              <w:t>1.1、成分：100%聚酯纤维。</w:t>
            </w:r>
          </w:p>
        </w:tc>
        <w:tc>
          <w:tcPr>
            <w:tcW w:w="717" w:type="pct"/>
          </w:tcPr>
          <w:p>
            <w:pPr>
              <w:widowControl/>
              <w:jc w:val="left"/>
              <w:rPr>
                <w:rFonts w:ascii="宋体" w:hAnsi="宋体" w:cs="宋体" w:hint="eastAsia"/>
                <w:snapToGrid w:val="0"/>
                <w:kern w:val="0"/>
                <w:sz w:val="24"/>
              </w:rPr>
            </w:pPr>
          </w:p>
        </w:tc>
        <w:tc>
          <w:tcPr>
            <w:tcW w:w="771" w:type="pct"/>
          </w:tcPr>
          <w:p>
            <w:pPr>
              <w:widowControl/>
              <w:jc w:val="left"/>
              <w:rPr>
                <w:rFonts w:ascii="宋体" w:hAnsi="宋体" w:cs="宋体" w:hint="eastAsia"/>
                <w:snapToGrid w:val="0"/>
                <w:kern w:val="0"/>
                <w:sz w:val="24"/>
              </w:rPr>
            </w:pPr>
          </w:p>
        </w:tc>
        <w:tc>
          <w:tcPr>
            <w:tcW w:w="661" w:type="pct"/>
          </w:tcPr>
          <w:p>
            <w:pPr>
              <w:widowControl/>
              <w:jc w:val="left"/>
              <w:rPr>
                <w:rFonts w:ascii="宋体" w:hAnsi="宋体" w:cs="宋体" w:hint="eastAsia"/>
                <w:snapToGrid w:val="0"/>
                <w:kern w:val="0"/>
                <w:sz w:val="24"/>
              </w:rPr>
            </w:pPr>
          </w:p>
        </w:tc>
      </w:tr>
      <w:tr>
        <w:tblPrEx>
          <w:tblW w:w="4997" w:type="pct"/>
          <w:tblInd w:w="0" w:type="dxa"/>
          <w:tblCellMar>
            <w:top w:w="0" w:type="dxa"/>
            <w:left w:w="108" w:type="dxa"/>
            <w:bottom w:w="0" w:type="dxa"/>
            <w:right w:w="108" w:type="dxa"/>
          </w:tblCellMar>
        </w:tblPrEx>
        <w:trPr>
          <w:trHeight w:val="398"/>
        </w:trPr>
        <w:tc>
          <w:tcPr>
            <w:tcW w:w="268" w:type="pct"/>
            <w:vAlign w:val="center"/>
          </w:tcPr>
          <w:p>
            <w:pPr>
              <w:jc w:val="left"/>
              <w:rPr>
                <w:rFonts w:ascii="宋体" w:hAnsi="宋体" w:cs="宋体"/>
                <w:color w:val="000000"/>
                <w:sz w:val="24"/>
              </w:rPr>
            </w:pPr>
            <w:r>
              <w:rPr>
                <w:rFonts w:ascii="宋体" w:hAnsi="宋体" w:cs="宋体" w:hint="eastAsia"/>
                <w:color w:val="000000"/>
                <w:sz w:val="24"/>
              </w:rPr>
              <w:t>2</w:t>
            </w:r>
          </w:p>
        </w:tc>
        <w:tc>
          <w:tcPr>
            <w:tcW w:w="278" w:type="pct"/>
            <w:vMerge/>
            <w:vAlign w:val="center"/>
          </w:tcPr>
          <w:p>
            <w:pPr>
              <w:jc w:val="left"/>
              <w:textAlignment w:val="center"/>
              <w:rPr>
                <w:rFonts w:ascii="宋体" w:hAnsi="宋体" w:cs="宋体"/>
                <w:color w:val="000000"/>
                <w:sz w:val="24"/>
              </w:rPr>
            </w:pPr>
          </w:p>
        </w:tc>
        <w:tc>
          <w:tcPr>
            <w:tcW w:w="2304" w:type="pct"/>
          </w:tcPr>
          <w:p>
            <w:pPr>
              <w:pStyle w:val="BodyText"/>
              <w:spacing w:line="240" w:lineRule="auto"/>
              <w:rPr>
                <w:rFonts w:ascii="宋体" w:hAnsi="宋体" w:cs="宋体"/>
                <w:b w:val="0"/>
                <w:bCs w:val="0"/>
              </w:rPr>
            </w:pPr>
            <w:r>
              <w:rPr>
                <w:rFonts w:ascii="宋体" w:hAnsi="宋体" w:cs="宋体" w:hint="eastAsia"/>
                <w:b w:val="0"/>
                <w:bCs w:val="0"/>
                <w:snapToGrid w:val="0"/>
                <w:kern w:val="0"/>
              </w:rPr>
              <w:t>1.2、克重及遮光率：克重≥200g/㎡，遮光率≥70%。</w:t>
            </w:r>
          </w:p>
        </w:tc>
        <w:tc>
          <w:tcPr>
            <w:tcW w:w="717" w:type="pct"/>
          </w:tcPr>
          <w:p>
            <w:pPr>
              <w:pStyle w:val="BodyText"/>
              <w:spacing w:line="240" w:lineRule="auto"/>
              <w:rPr>
                <w:rFonts w:ascii="宋体" w:hAnsi="宋体" w:cs="宋体" w:hint="eastAsia"/>
                <w:b w:val="0"/>
                <w:bCs w:val="0"/>
                <w:snapToGrid w:val="0"/>
                <w:kern w:val="0"/>
              </w:rPr>
            </w:pPr>
          </w:p>
        </w:tc>
        <w:tc>
          <w:tcPr>
            <w:tcW w:w="771" w:type="pct"/>
          </w:tcPr>
          <w:p>
            <w:pPr>
              <w:pStyle w:val="BodyText"/>
              <w:spacing w:line="240" w:lineRule="auto"/>
              <w:rPr>
                <w:rFonts w:ascii="宋体" w:hAnsi="宋体" w:cs="宋体" w:hint="eastAsia"/>
                <w:b w:val="0"/>
                <w:bCs w:val="0"/>
                <w:snapToGrid w:val="0"/>
                <w:kern w:val="0"/>
              </w:rPr>
            </w:pPr>
          </w:p>
        </w:tc>
        <w:tc>
          <w:tcPr>
            <w:tcW w:w="661" w:type="pct"/>
          </w:tcPr>
          <w:p>
            <w:pPr>
              <w:pStyle w:val="BodyText"/>
              <w:spacing w:line="240" w:lineRule="auto"/>
              <w:rPr>
                <w:rFonts w:ascii="宋体" w:hAnsi="宋体" w:cs="宋体" w:hint="eastAsia"/>
                <w:b w:val="0"/>
                <w:bCs w:val="0"/>
                <w:snapToGrid w:val="0"/>
                <w:kern w:val="0"/>
              </w:rPr>
            </w:pPr>
          </w:p>
        </w:tc>
      </w:tr>
      <w:tr>
        <w:tblPrEx>
          <w:tblW w:w="4997" w:type="pct"/>
          <w:tblInd w:w="0" w:type="dxa"/>
          <w:tblCellMar>
            <w:top w:w="0" w:type="dxa"/>
            <w:left w:w="108" w:type="dxa"/>
            <w:bottom w:w="0" w:type="dxa"/>
            <w:right w:w="108" w:type="dxa"/>
          </w:tblCellMar>
        </w:tblPrEx>
        <w:trPr>
          <w:trHeight w:val="398"/>
        </w:trPr>
        <w:tc>
          <w:tcPr>
            <w:tcW w:w="268" w:type="pct"/>
            <w:vAlign w:val="center"/>
          </w:tcPr>
          <w:p>
            <w:pPr>
              <w:jc w:val="left"/>
              <w:rPr>
                <w:rFonts w:ascii="宋体" w:hAnsi="宋体" w:cs="宋体"/>
                <w:color w:val="000000"/>
                <w:sz w:val="24"/>
              </w:rPr>
            </w:pPr>
            <w:r>
              <w:rPr>
                <w:rFonts w:ascii="宋体" w:hAnsi="宋体" w:cs="宋体" w:hint="eastAsia"/>
                <w:color w:val="000000"/>
                <w:sz w:val="24"/>
              </w:rPr>
              <w:t>3</w:t>
            </w:r>
          </w:p>
        </w:tc>
        <w:tc>
          <w:tcPr>
            <w:tcW w:w="278" w:type="pct"/>
            <w:vMerge/>
            <w:vAlign w:val="center"/>
          </w:tcPr>
          <w:p>
            <w:pPr>
              <w:jc w:val="left"/>
              <w:textAlignment w:val="center"/>
              <w:rPr>
                <w:rFonts w:ascii="宋体" w:hAnsi="宋体" w:cs="宋体"/>
                <w:color w:val="000000"/>
                <w:sz w:val="24"/>
              </w:rPr>
            </w:pPr>
          </w:p>
        </w:tc>
        <w:tc>
          <w:tcPr>
            <w:tcW w:w="2304" w:type="pct"/>
          </w:tcPr>
          <w:p>
            <w:pPr>
              <w:pStyle w:val="BodyText"/>
              <w:spacing w:line="240" w:lineRule="auto"/>
              <w:rPr>
                <w:rFonts w:ascii="宋体" w:hAnsi="宋体" w:cs="宋体"/>
                <w:b w:val="0"/>
                <w:bCs w:val="0"/>
              </w:rPr>
            </w:pPr>
            <w:r>
              <w:rPr>
                <w:rFonts w:ascii="宋体" w:hAnsi="宋体" w:cs="宋体" w:hint="eastAsia"/>
                <w:b w:val="0"/>
                <w:bCs w:val="0"/>
              </w:rPr>
              <w:t>1.3、织物密度：经密≥500根/10cm，纬密≥200根/10cm。</w:t>
            </w:r>
          </w:p>
        </w:tc>
        <w:tc>
          <w:tcPr>
            <w:tcW w:w="717" w:type="pct"/>
          </w:tcPr>
          <w:p>
            <w:pPr>
              <w:pStyle w:val="BodyText"/>
              <w:spacing w:line="240" w:lineRule="auto"/>
              <w:rPr>
                <w:rFonts w:ascii="宋体" w:hAnsi="宋体" w:cs="宋体" w:hint="eastAsia"/>
                <w:b w:val="0"/>
                <w:bCs w:val="0"/>
              </w:rPr>
            </w:pPr>
          </w:p>
        </w:tc>
        <w:tc>
          <w:tcPr>
            <w:tcW w:w="771" w:type="pct"/>
          </w:tcPr>
          <w:p>
            <w:pPr>
              <w:pStyle w:val="BodyText"/>
              <w:spacing w:line="240" w:lineRule="auto"/>
              <w:rPr>
                <w:rFonts w:ascii="宋体" w:hAnsi="宋体" w:cs="宋体" w:hint="eastAsia"/>
                <w:b w:val="0"/>
                <w:bCs w:val="0"/>
              </w:rPr>
            </w:pPr>
          </w:p>
        </w:tc>
        <w:tc>
          <w:tcPr>
            <w:tcW w:w="661" w:type="pct"/>
          </w:tcPr>
          <w:p>
            <w:pPr>
              <w:pStyle w:val="BodyText"/>
              <w:spacing w:line="240" w:lineRule="auto"/>
              <w:rPr>
                <w:rFonts w:ascii="宋体" w:hAnsi="宋体" w:cs="宋体" w:hint="eastAsia"/>
                <w:b w:val="0"/>
                <w:bCs w:val="0"/>
              </w:rPr>
            </w:pPr>
          </w:p>
        </w:tc>
      </w:tr>
      <w:tr>
        <w:tblPrEx>
          <w:tblW w:w="4997" w:type="pct"/>
          <w:tblInd w:w="0" w:type="dxa"/>
          <w:tblCellMar>
            <w:top w:w="0" w:type="dxa"/>
            <w:left w:w="108" w:type="dxa"/>
            <w:bottom w:w="0" w:type="dxa"/>
            <w:right w:w="108" w:type="dxa"/>
          </w:tblCellMar>
        </w:tblPrEx>
        <w:trPr>
          <w:trHeight w:val="398"/>
        </w:trPr>
        <w:tc>
          <w:tcPr>
            <w:tcW w:w="268" w:type="pct"/>
            <w:vAlign w:val="center"/>
          </w:tcPr>
          <w:p>
            <w:pPr>
              <w:jc w:val="left"/>
              <w:rPr>
                <w:rFonts w:ascii="宋体" w:hAnsi="宋体" w:cs="宋体"/>
                <w:color w:val="000000"/>
                <w:sz w:val="24"/>
              </w:rPr>
            </w:pPr>
            <w:r>
              <w:rPr>
                <w:rFonts w:ascii="宋体" w:hAnsi="宋体" w:cs="宋体" w:hint="eastAsia"/>
                <w:color w:val="000000"/>
                <w:sz w:val="24"/>
              </w:rPr>
              <w:t>4</w:t>
            </w:r>
          </w:p>
        </w:tc>
        <w:tc>
          <w:tcPr>
            <w:tcW w:w="278" w:type="pct"/>
            <w:vMerge/>
            <w:vAlign w:val="center"/>
          </w:tcPr>
          <w:p>
            <w:pPr>
              <w:jc w:val="left"/>
              <w:textAlignment w:val="center"/>
              <w:rPr>
                <w:rFonts w:ascii="宋体" w:hAnsi="宋体" w:cs="宋体"/>
                <w:color w:val="000000"/>
                <w:sz w:val="24"/>
              </w:rPr>
            </w:pPr>
          </w:p>
        </w:tc>
        <w:tc>
          <w:tcPr>
            <w:tcW w:w="2304" w:type="pct"/>
          </w:tcPr>
          <w:p>
            <w:pPr>
              <w:pStyle w:val="BodyText"/>
              <w:spacing w:line="240" w:lineRule="auto"/>
              <w:rPr>
                <w:rFonts w:ascii="宋体" w:hAnsi="宋体" w:cs="宋体"/>
                <w:b w:val="0"/>
                <w:bCs w:val="0"/>
              </w:rPr>
            </w:pPr>
            <w:r>
              <w:rPr>
                <w:rFonts w:ascii="宋体" w:hAnsi="宋体" w:cs="宋体" w:hint="eastAsia"/>
                <w:b w:val="0"/>
                <w:bCs w:val="0"/>
              </w:rPr>
              <w:t>1.4、甲醛含量：未检出≠0。</w:t>
            </w:r>
          </w:p>
        </w:tc>
        <w:tc>
          <w:tcPr>
            <w:tcW w:w="717" w:type="pct"/>
          </w:tcPr>
          <w:p>
            <w:pPr>
              <w:pStyle w:val="BodyText"/>
              <w:spacing w:line="240" w:lineRule="auto"/>
              <w:rPr>
                <w:rFonts w:ascii="宋体" w:hAnsi="宋体" w:cs="宋体" w:hint="eastAsia"/>
                <w:b w:val="0"/>
                <w:bCs w:val="0"/>
              </w:rPr>
            </w:pPr>
          </w:p>
        </w:tc>
        <w:tc>
          <w:tcPr>
            <w:tcW w:w="771" w:type="pct"/>
          </w:tcPr>
          <w:p>
            <w:pPr>
              <w:pStyle w:val="BodyText"/>
              <w:spacing w:line="240" w:lineRule="auto"/>
              <w:rPr>
                <w:rFonts w:ascii="宋体" w:hAnsi="宋体" w:cs="宋体" w:hint="eastAsia"/>
                <w:b w:val="0"/>
                <w:bCs w:val="0"/>
              </w:rPr>
            </w:pPr>
          </w:p>
        </w:tc>
        <w:tc>
          <w:tcPr>
            <w:tcW w:w="661" w:type="pct"/>
          </w:tcPr>
          <w:p>
            <w:pPr>
              <w:pStyle w:val="BodyText"/>
              <w:spacing w:line="240" w:lineRule="auto"/>
              <w:rPr>
                <w:rFonts w:ascii="宋体" w:hAnsi="宋体" w:cs="宋体" w:hint="eastAsia"/>
                <w:b w:val="0"/>
                <w:bCs w:val="0"/>
              </w:rPr>
            </w:pPr>
          </w:p>
        </w:tc>
      </w:tr>
      <w:tr>
        <w:tblPrEx>
          <w:tblW w:w="4997" w:type="pct"/>
          <w:tblInd w:w="0" w:type="dxa"/>
          <w:tblCellMar>
            <w:top w:w="0" w:type="dxa"/>
            <w:left w:w="108" w:type="dxa"/>
            <w:bottom w:w="0" w:type="dxa"/>
            <w:right w:w="108" w:type="dxa"/>
          </w:tblCellMar>
        </w:tblPrEx>
        <w:trPr>
          <w:trHeight w:val="398"/>
        </w:trPr>
        <w:tc>
          <w:tcPr>
            <w:tcW w:w="268" w:type="pct"/>
            <w:vAlign w:val="center"/>
          </w:tcPr>
          <w:p>
            <w:pPr>
              <w:jc w:val="left"/>
              <w:rPr>
                <w:rFonts w:ascii="宋体" w:hAnsi="宋体" w:cs="宋体"/>
                <w:color w:val="000000"/>
                <w:sz w:val="24"/>
              </w:rPr>
            </w:pPr>
            <w:r>
              <w:rPr>
                <w:rFonts w:ascii="宋体" w:hAnsi="宋体" w:cs="宋体" w:hint="eastAsia"/>
                <w:color w:val="000000"/>
                <w:sz w:val="24"/>
              </w:rPr>
              <w:t>5</w:t>
            </w:r>
          </w:p>
        </w:tc>
        <w:tc>
          <w:tcPr>
            <w:tcW w:w="278" w:type="pct"/>
            <w:vMerge/>
            <w:vAlign w:val="center"/>
          </w:tcPr>
          <w:p>
            <w:pPr>
              <w:jc w:val="left"/>
              <w:textAlignment w:val="center"/>
              <w:rPr>
                <w:rFonts w:ascii="宋体" w:hAnsi="宋体" w:cs="宋体"/>
                <w:color w:val="000000"/>
                <w:sz w:val="24"/>
              </w:rPr>
            </w:pPr>
          </w:p>
        </w:tc>
        <w:tc>
          <w:tcPr>
            <w:tcW w:w="2304" w:type="pct"/>
          </w:tcPr>
          <w:p>
            <w:pPr>
              <w:pStyle w:val="BodyText"/>
              <w:spacing w:line="240" w:lineRule="auto"/>
              <w:rPr>
                <w:rFonts w:ascii="宋体" w:hAnsi="宋体" w:cs="宋体"/>
                <w:b w:val="0"/>
                <w:bCs w:val="0"/>
              </w:rPr>
            </w:pPr>
            <w:r>
              <w:rPr>
                <w:rFonts w:ascii="宋体" w:hAnsi="宋体" w:cs="宋体" w:hint="eastAsia"/>
                <w:b w:val="0"/>
                <w:bCs w:val="0"/>
              </w:rPr>
              <w:t>1.5、PH值：4.0-9.0。</w:t>
            </w:r>
          </w:p>
        </w:tc>
        <w:tc>
          <w:tcPr>
            <w:tcW w:w="717" w:type="pct"/>
          </w:tcPr>
          <w:p>
            <w:pPr>
              <w:pStyle w:val="BodyText"/>
              <w:spacing w:line="240" w:lineRule="auto"/>
              <w:rPr>
                <w:rFonts w:ascii="宋体" w:hAnsi="宋体" w:cs="宋体" w:hint="eastAsia"/>
                <w:b w:val="0"/>
                <w:bCs w:val="0"/>
              </w:rPr>
            </w:pPr>
          </w:p>
        </w:tc>
        <w:tc>
          <w:tcPr>
            <w:tcW w:w="771" w:type="pct"/>
          </w:tcPr>
          <w:p>
            <w:pPr>
              <w:pStyle w:val="BodyText"/>
              <w:spacing w:line="240" w:lineRule="auto"/>
              <w:rPr>
                <w:rFonts w:ascii="宋体" w:hAnsi="宋体" w:cs="宋体" w:hint="eastAsia"/>
                <w:b w:val="0"/>
                <w:bCs w:val="0"/>
              </w:rPr>
            </w:pPr>
          </w:p>
        </w:tc>
        <w:tc>
          <w:tcPr>
            <w:tcW w:w="661" w:type="pct"/>
          </w:tcPr>
          <w:p>
            <w:pPr>
              <w:pStyle w:val="BodyText"/>
              <w:spacing w:line="240" w:lineRule="auto"/>
              <w:rPr>
                <w:rFonts w:ascii="宋体" w:hAnsi="宋体" w:cs="宋体" w:hint="eastAsia"/>
                <w:b w:val="0"/>
                <w:bCs w:val="0"/>
              </w:rPr>
            </w:pPr>
          </w:p>
        </w:tc>
      </w:tr>
      <w:tr>
        <w:tblPrEx>
          <w:tblW w:w="4997" w:type="pct"/>
          <w:tblInd w:w="0" w:type="dxa"/>
          <w:tblCellMar>
            <w:top w:w="0" w:type="dxa"/>
            <w:left w:w="108" w:type="dxa"/>
            <w:bottom w:w="0" w:type="dxa"/>
            <w:right w:w="108" w:type="dxa"/>
          </w:tblCellMar>
        </w:tblPrEx>
        <w:trPr>
          <w:trHeight w:val="911"/>
        </w:trPr>
        <w:tc>
          <w:tcPr>
            <w:tcW w:w="268" w:type="pct"/>
            <w:vAlign w:val="center"/>
          </w:tcPr>
          <w:p>
            <w:pPr>
              <w:jc w:val="left"/>
              <w:rPr>
                <w:rFonts w:ascii="宋体" w:hAnsi="宋体" w:cs="宋体"/>
                <w:color w:val="000000"/>
                <w:sz w:val="24"/>
              </w:rPr>
            </w:pPr>
            <w:r>
              <w:rPr>
                <w:rFonts w:ascii="宋体" w:hAnsi="宋体" w:cs="宋体" w:hint="eastAsia"/>
                <w:color w:val="000000"/>
                <w:sz w:val="24"/>
              </w:rPr>
              <w:t>6</w:t>
            </w:r>
          </w:p>
        </w:tc>
        <w:tc>
          <w:tcPr>
            <w:tcW w:w="278" w:type="pct"/>
            <w:vMerge/>
            <w:vAlign w:val="center"/>
          </w:tcPr>
          <w:p>
            <w:pPr>
              <w:jc w:val="left"/>
              <w:textAlignment w:val="center"/>
              <w:rPr>
                <w:rFonts w:ascii="宋体" w:hAnsi="宋体" w:cs="宋体"/>
                <w:color w:val="000000"/>
                <w:sz w:val="24"/>
              </w:rPr>
            </w:pPr>
          </w:p>
        </w:tc>
        <w:tc>
          <w:tcPr>
            <w:tcW w:w="2304" w:type="pct"/>
          </w:tcPr>
          <w:p>
            <w:pPr>
              <w:pStyle w:val="BodyText"/>
              <w:spacing w:line="240" w:lineRule="auto"/>
              <w:rPr>
                <w:rFonts w:asciiTheme="minorEastAsia" w:eastAsiaTheme="minorEastAsia" w:hAnsiTheme="minorEastAsia" w:cstheme="minorEastAsia" w:hint="eastAsia"/>
                <w:b w:val="0"/>
                <w:bCs w:val="0"/>
              </w:rPr>
            </w:pPr>
            <w:r>
              <w:rPr>
                <w:rFonts w:asciiTheme="minorEastAsia" w:eastAsiaTheme="minorEastAsia" w:hAnsiTheme="minorEastAsia" w:cstheme="minorEastAsia" w:hint="eastAsia"/>
                <w:b w:val="0"/>
                <w:bCs w:val="0"/>
              </w:rPr>
              <w:t>1.6、可萃取的重金属：</w:t>
            </w:r>
            <w:r>
              <w:rPr>
                <w:rFonts w:ascii="宋体" w:eastAsia="宋体" w:hAnsi="宋体" w:cs="宋体" w:hint="eastAsia"/>
                <w:b w:val="0"/>
                <w:bCs w:val="0"/>
                <w:snapToGrid w:val="0"/>
                <w:kern w:val="0"/>
                <w:szCs w:val="24"/>
              </w:rPr>
              <w:t>铅（Pb)</w:t>
            </w:r>
            <w:r>
              <w:rPr>
                <w:rFonts w:ascii="宋体" w:eastAsia="宋体" w:hAnsi="宋体" w:cs="宋体" w:hint="eastAsia"/>
                <w:b w:val="0"/>
                <w:bCs w:val="0"/>
                <w:snapToGrid w:val="0"/>
                <w:kern w:val="0"/>
                <w:szCs w:val="24"/>
                <w:lang w:eastAsia="zh-CN"/>
              </w:rPr>
              <w:t>、</w:t>
            </w:r>
            <w:r>
              <w:rPr>
                <w:rFonts w:ascii="宋体" w:eastAsia="宋体" w:hAnsi="宋体" w:cs="宋体" w:hint="eastAsia"/>
                <w:b w:val="0"/>
                <w:bCs w:val="0"/>
                <w:snapToGrid w:val="0"/>
                <w:kern w:val="0"/>
                <w:szCs w:val="24"/>
              </w:rPr>
              <w:t>镉（Cd)</w:t>
            </w:r>
            <w:r>
              <w:rPr>
                <w:rFonts w:ascii="宋体" w:eastAsia="宋体" w:hAnsi="宋体" w:cs="宋体" w:hint="eastAsia"/>
                <w:b w:val="0"/>
                <w:bCs w:val="0"/>
                <w:snapToGrid w:val="0"/>
                <w:kern w:val="0"/>
                <w:szCs w:val="24"/>
                <w:lang w:eastAsia="zh-CN"/>
              </w:rPr>
              <w:t>、</w:t>
            </w:r>
            <w:r>
              <w:rPr>
                <w:rFonts w:ascii="宋体" w:eastAsia="宋体" w:hAnsi="宋体" w:cs="宋体" w:hint="eastAsia"/>
                <w:b w:val="0"/>
                <w:bCs w:val="0"/>
                <w:snapToGrid w:val="0"/>
                <w:kern w:val="0"/>
                <w:szCs w:val="24"/>
              </w:rPr>
              <w:t>铜（Cu)</w:t>
            </w:r>
            <w:r>
              <w:rPr>
                <w:rFonts w:ascii="宋体" w:eastAsia="宋体" w:hAnsi="宋体" w:cs="宋体" w:hint="eastAsia"/>
                <w:b w:val="0"/>
                <w:bCs w:val="0"/>
                <w:snapToGrid w:val="0"/>
                <w:kern w:val="0"/>
                <w:szCs w:val="24"/>
                <w:lang w:eastAsia="zh-CN"/>
              </w:rPr>
              <w:t>、</w:t>
            </w:r>
            <w:r>
              <w:rPr>
                <w:rFonts w:ascii="宋体" w:eastAsia="宋体" w:hAnsi="宋体" w:cs="宋体" w:hint="eastAsia"/>
                <w:b w:val="0"/>
                <w:bCs w:val="0"/>
                <w:snapToGrid w:val="0"/>
                <w:kern w:val="0"/>
                <w:szCs w:val="24"/>
              </w:rPr>
              <w:t>钴(Co)</w:t>
            </w:r>
            <w:r>
              <w:rPr>
                <w:rFonts w:ascii="宋体" w:eastAsia="宋体" w:hAnsi="宋体" w:cs="宋体" w:hint="eastAsia"/>
                <w:b w:val="0"/>
                <w:bCs w:val="0"/>
                <w:snapToGrid w:val="0"/>
                <w:kern w:val="0"/>
                <w:szCs w:val="24"/>
                <w:lang w:eastAsia="zh-CN"/>
              </w:rPr>
              <w:t>、</w:t>
            </w:r>
            <w:r>
              <w:rPr>
                <w:rFonts w:ascii="宋体" w:eastAsia="宋体" w:hAnsi="宋体" w:cs="宋体" w:hint="eastAsia"/>
                <w:b w:val="0"/>
                <w:bCs w:val="0"/>
                <w:snapToGrid w:val="0"/>
                <w:kern w:val="0"/>
                <w:szCs w:val="24"/>
              </w:rPr>
              <w:t>镍（Ni)</w:t>
            </w:r>
            <w:r>
              <w:rPr>
                <w:rFonts w:ascii="宋体" w:eastAsia="宋体" w:hAnsi="宋体" w:cs="宋体" w:hint="eastAsia"/>
                <w:b w:val="0"/>
                <w:bCs w:val="0"/>
                <w:snapToGrid w:val="0"/>
                <w:kern w:val="0"/>
                <w:szCs w:val="24"/>
                <w:lang w:eastAsia="zh-CN"/>
              </w:rPr>
              <w:t>、</w:t>
            </w:r>
            <w:r>
              <w:rPr>
                <w:rFonts w:ascii="宋体" w:eastAsia="宋体" w:hAnsi="宋体" w:cs="宋体" w:hint="eastAsia"/>
                <w:b w:val="0"/>
                <w:bCs w:val="0"/>
                <w:snapToGrid w:val="0"/>
                <w:kern w:val="0"/>
                <w:szCs w:val="24"/>
              </w:rPr>
              <w:t>三价铬(Cr)</w:t>
            </w:r>
            <w:r>
              <w:rPr>
                <w:rFonts w:ascii="宋体" w:eastAsia="宋体" w:hAnsi="宋体" w:cs="宋体" w:hint="eastAsia"/>
                <w:b w:val="0"/>
                <w:bCs w:val="0"/>
                <w:snapToGrid w:val="0"/>
                <w:kern w:val="0"/>
                <w:szCs w:val="24"/>
                <w:lang w:eastAsia="zh-CN"/>
              </w:rPr>
              <w:t>、</w:t>
            </w:r>
            <w:r>
              <w:rPr>
                <w:rFonts w:ascii="宋体" w:eastAsia="宋体" w:hAnsi="宋体" w:cs="宋体" w:hint="eastAsia"/>
                <w:b w:val="0"/>
                <w:bCs w:val="0"/>
                <w:snapToGrid w:val="0"/>
                <w:kern w:val="0"/>
                <w:szCs w:val="24"/>
              </w:rPr>
              <w:t>锑(Sb)</w:t>
            </w:r>
            <w:r>
              <w:rPr>
                <w:rFonts w:ascii="宋体" w:eastAsia="宋体" w:hAnsi="宋体" w:cs="宋体" w:hint="eastAsia"/>
                <w:b w:val="0"/>
                <w:bCs w:val="0"/>
                <w:snapToGrid w:val="0"/>
                <w:kern w:val="0"/>
                <w:szCs w:val="24"/>
                <w:lang w:eastAsia="zh-CN"/>
              </w:rPr>
              <w:t>、</w:t>
            </w:r>
            <w:r>
              <w:rPr>
                <w:rFonts w:ascii="宋体" w:eastAsia="宋体" w:hAnsi="宋体" w:cs="宋体" w:hint="eastAsia"/>
                <w:b w:val="0"/>
                <w:bCs w:val="0"/>
                <w:snapToGrid w:val="0"/>
                <w:kern w:val="0"/>
                <w:szCs w:val="24"/>
              </w:rPr>
              <w:t>六价铬</w:t>
            </w:r>
            <w:r>
              <w:rPr>
                <w:rFonts w:ascii="宋体" w:eastAsia="宋体" w:hAnsi="宋体" w:cs="宋体" w:hint="eastAsia"/>
                <w:b w:val="0"/>
                <w:bCs w:val="0"/>
                <w:snapToGrid w:val="0"/>
                <w:kern w:val="0"/>
                <w:szCs w:val="24"/>
                <w:lang w:eastAsia="zh-CN"/>
              </w:rPr>
              <w:t>、</w:t>
            </w:r>
            <w:r>
              <w:rPr>
                <w:rFonts w:ascii="宋体" w:eastAsia="宋体" w:hAnsi="宋体" w:cs="宋体" w:hint="eastAsia"/>
                <w:b w:val="0"/>
                <w:bCs w:val="0"/>
                <w:snapToGrid w:val="0"/>
                <w:kern w:val="0"/>
                <w:szCs w:val="24"/>
              </w:rPr>
              <w:t>砷（As)</w:t>
            </w:r>
            <w:r>
              <w:rPr>
                <w:rFonts w:ascii="宋体" w:eastAsia="宋体" w:hAnsi="宋体" w:cs="宋体" w:hint="eastAsia"/>
                <w:b w:val="0"/>
                <w:bCs w:val="0"/>
                <w:snapToGrid w:val="0"/>
                <w:kern w:val="0"/>
                <w:szCs w:val="24"/>
                <w:lang w:eastAsia="zh-CN"/>
              </w:rPr>
              <w:t>、</w:t>
            </w:r>
            <w:r>
              <w:rPr>
                <w:rFonts w:ascii="宋体" w:eastAsia="宋体" w:hAnsi="宋体" w:cs="宋体" w:hint="eastAsia"/>
                <w:b w:val="0"/>
                <w:bCs w:val="0"/>
                <w:snapToGrid w:val="0"/>
                <w:kern w:val="0"/>
                <w:szCs w:val="24"/>
              </w:rPr>
              <w:t>汞（Hg)</w:t>
            </w:r>
            <w:r>
              <w:rPr>
                <w:rFonts w:ascii="宋体" w:hAnsi="宋体" w:cs="宋体" w:hint="eastAsia"/>
                <w:b w:val="0"/>
                <w:bCs w:val="0"/>
              </w:rPr>
              <w:t>未检出≠0</w:t>
            </w:r>
            <w:r>
              <w:rPr>
                <w:rFonts w:asciiTheme="minorEastAsia" w:eastAsiaTheme="minorEastAsia" w:hAnsiTheme="minorEastAsia" w:cstheme="minorEastAsia" w:hint="eastAsia"/>
                <w:b w:val="0"/>
                <w:bCs w:val="0"/>
              </w:rPr>
              <w:t>。</w:t>
            </w:r>
          </w:p>
        </w:tc>
        <w:tc>
          <w:tcPr>
            <w:tcW w:w="717" w:type="pct"/>
          </w:tcPr>
          <w:p>
            <w:pPr>
              <w:pStyle w:val="BodyText"/>
              <w:spacing w:line="240" w:lineRule="auto"/>
              <w:rPr>
                <w:rFonts w:asciiTheme="minorEastAsia" w:eastAsiaTheme="minorEastAsia" w:hAnsiTheme="minorEastAsia" w:cstheme="minorEastAsia" w:hint="eastAsia"/>
                <w:b w:val="0"/>
                <w:bCs w:val="0"/>
              </w:rPr>
            </w:pPr>
          </w:p>
        </w:tc>
        <w:tc>
          <w:tcPr>
            <w:tcW w:w="771" w:type="pct"/>
          </w:tcPr>
          <w:p>
            <w:pPr>
              <w:pStyle w:val="BodyText"/>
              <w:spacing w:line="240" w:lineRule="auto"/>
              <w:rPr>
                <w:rFonts w:asciiTheme="minorEastAsia" w:eastAsiaTheme="minorEastAsia" w:hAnsiTheme="minorEastAsia" w:cstheme="minorEastAsia" w:hint="eastAsia"/>
                <w:b w:val="0"/>
                <w:bCs w:val="0"/>
              </w:rPr>
            </w:pPr>
          </w:p>
        </w:tc>
        <w:tc>
          <w:tcPr>
            <w:tcW w:w="661" w:type="pct"/>
          </w:tcPr>
          <w:p>
            <w:pPr>
              <w:pStyle w:val="BodyText"/>
              <w:spacing w:line="240" w:lineRule="auto"/>
              <w:rPr>
                <w:rFonts w:asciiTheme="minorEastAsia" w:eastAsiaTheme="minorEastAsia" w:hAnsiTheme="minorEastAsia" w:cstheme="minorEastAsia" w:hint="eastAsia"/>
                <w:b w:val="0"/>
                <w:bCs w:val="0"/>
              </w:rPr>
            </w:pPr>
          </w:p>
        </w:tc>
      </w:tr>
      <w:tr>
        <w:tblPrEx>
          <w:tblW w:w="4997" w:type="pct"/>
          <w:tblInd w:w="0" w:type="dxa"/>
          <w:tblCellMar>
            <w:top w:w="0" w:type="dxa"/>
            <w:left w:w="108" w:type="dxa"/>
            <w:bottom w:w="0" w:type="dxa"/>
            <w:right w:w="108" w:type="dxa"/>
          </w:tblCellMar>
        </w:tblPrEx>
        <w:trPr>
          <w:trHeight w:val="398"/>
        </w:trPr>
        <w:tc>
          <w:tcPr>
            <w:tcW w:w="268" w:type="pct"/>
            <w:vAlign w:val="center"/>
          </w:tcPr>
          <w:p>
            <w:pPr>
              <w:jc w:val="left"/>
              <w:rPr>
                <w:rFonts w:ascii="宋体" w:hAnsi="宋体" w:cs="宋体"/>
                <w:color w:val="000000"/>
                <w:sz w:val="24"/>
              </w:rPr>
            </w:pPr>
            <w:r>
              <w:rPr>
                <w:rFonts w:ascii="宋体" w:hAnsi="宋体" w:cs="宋体" w:hint="eastAsia"/>
                <w:color w:val="000000"/>
                <w:sz w:val="24"/>
              </w:rPr>
              <w:t>7</w:t>
            </w:r>
          </w:p>
        </w:tc>
        <w:tc>
          <w:tcPr>
            <w:tcW w:w="278" w:type="pct"/>
            <w:vMerge/>
            <w:vAlign w:val="center"/>
          </w:tcPr>
          <w:p>
            <w:pPr>
              <w:jc w:val="left"/>
              <w:textAlignment w:val="center"/>
              <w:rPr>
                <w:rFonts w:ascii="宋体" w:hAnsi="宋体" w:cs="宋体"/>
                <w:color w:val="000000"/>
                <w:sz w:val="24"/>
              </w:rPr>
            </w:pPr>
          </w:p>
        </w:tc>
        <w:tc>
          <w:tcPr>
            <w:tcW w:w="2304" w:type="pct"/>
          </w:tcPr>
          <w:p>
            <w:pPr>
              <w:pStyle w:val="BodyText"/>
              <w:spacing w:line="240" w:lineRule="auto"/>
              <w:rPr>
                <w:rFonts w:ascii="宋体" w:hAnsi="宋体" w:cs="宋体"/>
                <w:b w:val="0"/>
                <w:bCs w:val="0"/>
              </w:rPr>
            </w:pPr>
            <w:r>
              <w:rPr>
                <w:rFonts w:ascii="宋体" w:hAnsi="宋体" w:cs="宋体" w:hint="eastAsia"/>
                <w:b w:val="0"/>
                <w:bCs w:val="0"/>
              </w:rPr>
              <w:t>1.7、</w:t>
            </w:r>
            <w:r>
              <w:rPr>
                <w:rFonts w:cs="宋体" w:hint="eastAsia"/>
                <w:b w:val="0"/>
                <w:bCs w:val="0"/>
              </w:rPr>
              <w:t>五氯苯酚（PCP）：</w:t>
            </w:r>
            <w:r>
              <w:rPr>
                <w:rFonts w:ascii="宋体" w:hAnsi="宋体" w:cs="宋体" w:hint="eastAsia"/>
                <w:b w:val="0"/>
                <w:bCs w:val="0"/>
              </w:rPr>
              <w:t>未检出≠0。</w:t>
            </w:r>
          </w:p>
        </w:tc>
        <w:tc>
          <w:tcPr>
            <w:tcW w:w="717" w:type="pct"/>
          </w:tcPr>
          <w:p>
            <w:pPr>
              <w:pStyle w:val="BodyText"/>
              <w:spacing w:line="240" w:lineRule="auto"/>
              <w:rPr>
                <w:rFonts w:ascii="宋体" w:hAnsi="宋体" w:cs="宋体" w:hint="eastAsia"/>
                <w:b w:val="0"/>
                <w:bCs w:val="0"/>
              </w:rPr>
            </w:pPr>
          </w:p>
        </w:tc>
        <w:tc>
          <w:tcPr>
            <w:tcW w:w="771" w:type="pct"/>
          </w:tcPr>
          <w:p>
            <w:pPr>
              <w:pStyle w:val="BodyText"/>
              <w:spacing w:line="240" w:lineRule="auto"/>
              <w:rPr>
                <w:rFonts w:ascii="宋体" w:hAnsi="宋体" w:cs="宋体" w:hint="eastAsia"/>
                <w:b w:val="0"/>
                <w:bCs w:val="0"/>
              </w:rPr>
            </w:pPr>
          </w:p>
        </w:tc>
        <w:tc>
          <w:tcPr>
            <w:tcW w:w="661" w:type="pct"/>
          </w:tcPr>
          <w:p>
            <w:pPr>
              <w:pStyle w:val="BodyText"/>
              <w:spacing w:line="240" w:lineRule="auto"/>
              <w:rPr>
                <w:rFonts w:ascii="宋体" w:hAnsi="宋体" w:cs="宋体" w:hint="eastAsia"/>
                <w:b w:val="0"/>
                <w:bCs w:val="0"/>
              </w:rPr>
            </w:pPr>
          </w:p>
        </w:tc>
      </w:tr>
      <w:tr>
        <w:tblPrEx>
          <w:tblW w:w="4997" w:type="pct"/>
          <w:tblInd w:w="0" w:type="dxa"/>
          <w:tblCellMar>
            <w:top w:w="0" w:type="dxa"/>
            <w:left w:w="108" w:type="dxa"/>
            <w:bottom w:w="0" w:type="dxa"/>
            <w:right w:w="108" w:type="dxa"/>
          </w:tblCellMar>
        </w:tblPrEx>
        <w:trPr>
          <w:trHeight w:val="398"/>
        </w:trPr>
        <w:tc>
          <w:tcPr>
            <w:tcW w:w="268" w:type="pct"/>
            <w:vAlign w:val="center"/>
          </w:tcPr>
          <w:p>
            <w:pPr>
              <w:jc w:val="left"/>
              <w:rPr>
                <w:rFonts w:ascii="宋体" w:hAnsi="宋体" w:cs="宋体"/>
                <w:color w:val="000000"/>
                <w:sz w:val="24"/>
              </w:rPr>
            </w:pPr>
            <w:r>
              <w:rPr>
                <w:rFonts w:ascii="宋体" w:hAnsi="宋体" w:cs="宋体" w:hint="eastAsia"/>
                <w:color w:val="000000"/>
                <w:sz w:val="24"/>
              </w:rPr>
              <w:t>8</w:t>
            </w:r>
          </w:p>
        </w:tc>
        <w:tc>
          <w:tcPr>
            <w:tcW w:w="278" w:type="pct"/>
            <w:vMerge/>
            <w:vAlign w:val="center"/>
          </w:tcPr>
          <w:p>
            <w:pPr>
              <w:jc w:val="left"/>
              <w:textAlignment w:val="center"/>
              <w:rPr>
                <w:rFonts w:ascii="宋体" w:hAnsi="宋体" w:cs="宋体"/>
                <w:color w:val="000000"/>
                <w:sz w:val="24"/>
              </w:rPr>
            </w:pPr>
          </w:p>
        </w:tc>
        <w:tc>
          <w:tcPr>
            <w:tcW w:w="2304" w:type="pct"/>
          </w:tcPr>
          <w:p>
            <w:pPr>
              <w:pStyle w:val="BodyText"/>
              <w:spacing w:line="240" w:lineRule="auto"/>
              <w:rPr>
                <w:rFonts w:ascii="宋体" w:hAnsi="宋体" w:cs="宋体"/>
                <w:b w:val="0"/>
                <w:bCs w:val="0"/>
              </w:rPr>
            </w:pPr>
            <w:r>
              <w:rPr>
                <w:rFonts w:ascii="宋体" w:hAnsi="宋体" w:cs="宋体" w:hint="eastAsia"/>
                <w:b w:val="0"/>
                <w:bCs w:val="0"/>
              </w:rPr>
              <w:t>1.8、</w:t>
            </w:r>
            <w:r>
              <w:rPr>
                <w:rFonts w:cs="宋体" w:hint="eastAsia"/>
                <w:b w:val="0"/>
                <w:bCs w:val="0"/>
              </w:rPr>
              <w:t>四氯苯酚（TeCP总量）：</w:t>
            </w:r>
            <w:r>
              <w:rPr>
                <w:rFonts w:ascii="宋体" w:hAnsi="宋体" w:cs="宋体" w:hint="eastAsia"/>
                <w:b w:val="0"/>
                <w:bCs w:val="0"/>
              </w:rPr>
              <w:t>＜</w:t>
            </w:r>
            <w:r>
              <w:rPr>
                <w:rFonts w:cs="宋体" w:hint="eastAsia"/>
                <w:b w:val="0"/>
                <w:bCs w:val="0"/>
              </w:rPr>
              <w:t>0.5（mg/kg）。</w:t>
            </w:r>
          </w:p>
        </w:tc>
        <w:tc>
          <w:tcPr>
            <w:tcW w:w="717" w:type="pct"/>
          </w:tcPr>
          <w:p>
            <w:pPr>
              <w:pStyle w:val="BodyText"/>
              <w:spacing w:line="240" w:lineRule="auto"/>
              <w:rPr>
                <w:rFonts w:ascii="宋体" w:hAnsi="宋体" w:cs="宋体" w:hint="eastAsia"/>
                <w:b w:val="0"/>
                <w:bCs w:val="0"/>
              </w:rPr>
            </w:pPr>
          </w:p>
        </w:tc>
        <w:tc>
          <w:tcPr>
            <w:tcW w:w="771" w:type="pct"/>
          </w:tcPr>
          <w:p>
            <w:pPr>
              <w:pStyle w:val="BodyText"/>
              <w:spacing w:line="240" w:lineRule="auto"/>
              <w:rPr>
                <w:rFonts w:ascii="宋体" w:hAnsi="宋体" w:cs="宋体" w:hint="eastAsia"/>
                <w:b w:val="0"/>
                <w:bCs w:val="0"/>
              </w:rPr>
            </w:pPr>
          </w:p>
        </w:tc>
        <w:tc>
          <w:tcPr>
            <w:tcW w:w="661" w:type="pct"/>
          </w:tcPr>
          <w:p>
            <w:pPr>
              <w:pStyle w:val="BodyText"/>
              <w:spacing w:line="240" w:lineRule="auto"/>
              <w:rPr>
                <w:rFonts w:ascii="宋体" w:hAnsi="宋体" w:cs="宋体" w:hint="eastAsia"/>
                <w:b w:val="0"/>
                <w:bCs w:val="0"/>
              </w:rPr>
            </w:pPr>
          </w:p>
        </w:tc>
      </w:tr>
      <w:tr>
        <w:tblPrEx>
          <w:tblW w:w="4997" w:type="pct"/>
          <w:tblInd w:w="0" w:type="dxa"/>
          <w:tblCellMar>
            <w:top w:w="0" w:type="dxa"/>
            <w:left w:w="108" w:type="dxa"/>
            <w:bottom w:w="0" w:type="dxa"/>
            <w:right w:w="108" w:type="dxa"/>
          </w:tblCellMar>
        </w:tblPrEx>
        <w:trPr>
          <w:trHeight w:val="398"/>
        </w:trPr>
        <w:tc>
          <w:tcPr>
            <w:tcW w:w="268" w:type="pct"/>
            <w:vAlign w:val="center"/>
          </w:tcPr>
          <w:p>
            <w:pPr>
              <w:jc w:val="left"/>
              <w:rPr>
                <w:rFonts w:ascii="宋体" w:hAnsi="宋体" w:cs="宋体"/>
                <w:color w:val="000000"/>
                <w:sz w:val="24"/>
              </w:rPr>
            </w:pPr>
            <w:r>
              <w:rPr>
                <w:rFonts w:ascii="宋体" w:hAnsi="宋体" w:cs="宋体" w:hint="eastAsia"/>
                <w:color w:val="000000"/>
                <w:sz w:val="24"/>
              </w:rPr>
              <w:t>9</w:t>
            </w:r>
          </w:p>
        </w:tc>
        <w:tc>
          <w:tcPr>
            <w:tcW w:w="278" w:type="pct"/>
            <w:vMerge/>
            <w:vAlign w:val="center"/>
          </w:tcPr>
          <w:p>
            <w:pPr>
              <w:jc w:val="left"/>
              <w:textAlignment w:val="center"/>
              <w:rPr>
                <w:rFonts w:ascii="宋体" w:hAnsi="宋体" w:cs="宋体"/>
                <w:color w:val="000000"/>
                <w:sz w:val="24"/>
              </w:rPr>
            </w:pPr>
          </w:p>
        </w:tc>
        <w:tc>
          <w:tcPr>
            <w:tcW w:w="2304" w:type="pct"/>
          </w:tcPr>
          <w:p>
            <w:pPr>
              <w:pStyle w:val="BodyText"/>
              <w:spacing w:line="240" w:lineRule="auto"/>
              <w:rPr>
                <w:rFonts w:ascii="宋体" w:hAnsi="宋体" w:cs="宋体"/>
                <w:b w:val="0"/>
                <w:bCs w:val="0"/>
              </w:rPr>
            </w:pPr>
            <w:r>
              <w:rPr>
                <w:rFonts w:ascii="宋体" w:hAnsi="宋体" w:cs="宋体" w:hint="eastAsia"/>
                <w:b w:val="0"/>
                <w:bCs w:val="0"/>
              </w:rPr>
              <w:t>1.9、</w:t>
            </w:r>
            <w:r>
              <w:rPr>
                <w:rFonts w:cs="宋体" w:hint="eastAsia"/>
                <w:b w:val="0"/>
                <w:bCs w:val="0"/>
              </w:rPr>
              <w:t>领苯基苯酚（OPP）：</w:t>
            </w:r>
            <w:r>
              <w:rPr>
                <w:rFonts w:ascii="宋体" w:hAnsi="宋体" w:cs="宋体" w:hint="eastAsia"/>
                <w:b w:val="0"/>
                <w:bCs w:val="0"/>
              </w:rPr>
              <w:t>未检出≠0。</w:t>
            </w:r>
          </w:p>
        </w:tc>
        <w:tc>
          <w:tcPr>
            <w:tcW w:w="717" w:type="pct"/>
          </w:tcPr>
          <w:p>
            <w:pPr>
              <w:pStyle w:val="BodyText"/>
              <w:spacing w:line="240" w:lineRule="auto"/>
              <w:rPr>
                <w:rFonts w:ascii="宋体" w:hAnsi="宋体" w:cs="宋体" w:hint="eastAsia"/>
                <w:b w:val="0"/>
                <w:bCs w:val="0"/>
              </w:rPr>
            </w:pPr>
          </w:p>
        </w:tc>
        <w:tc>
          <w:tcPr>
            <w:tcW w:w="771" w:type="pct"/>
          </w:tcPr>
          <w:p>
            <w:pPr>
              <w:pStyle w:val="BodyText"/>
              <w:spacing w:line="240" w:lineRule="auto"/>
              <w:rPr>
                <w:rFonts w:ascii="宋体" w:hAnsi="宋体" w:cs="宋体" w:hint="eastAsia"/>
                <w:b w:val="0"/>
                <w:bCs w:val="0"/>
              </w:rPr>
            </w:pPr>
          </w:p>
        </w:tc>
        <w:tc>
          <w:tcPr>
            <w:tcW w:w="661" w:type="pct"/>
          </w:tcPr>
          <w:p>
            <w:pPr>
              <w:pStyle w:val="BodyText"/>
              <w:spacing w:line="240" w:lineRule="auto"/>
              <w:rPr>
                <w:rFonts w:ascii="宋体" w:hAnsi="宋体" w:cs="宋体" w:hint="eastAsia"/>
                <w:b w:val="0"/>
                <w:bCs w:val="0"/>
              </w:rPr>
            </w:pPr>
          </w:p>
        </w:tc>
      </w:tr>
      <w:tr>
        <w:tblPrEx>
          <w:tblW w:w="4997" w:type="pct"/>
          <w:tblInd w:w="0" w:type="dxa"/>
          <w:tblCellMar>
            <w:top w:w="0" w:type="dxa"/>
            <w:left w:w="108" w:type="dxa"/>
            <w:bottom w:w="0" w:type="dxa"/>
            <w:right w:w="108" w:type="dxa"/>
          </w:tblCellMar>
        </w:tblPrEx>
        <w:trPr>
          <w:trHeight w:val="398"/>
        </w:trPr>
        <w:tc>
          <w:tcPr>
            <w:tcW w:w="268" w:type="pct"/>
            <w:vAlign w:val="center"/>
          </w:tcPr>
          <w:p>
            <w:pPr>
              <w:jc w:val="left"/>
              <w:rPr>
                <w:rFonts w:ascii="宋体" w:hAnsi="宋体" w:cs="宋体"/>
                <w:color w:val="000000"/>
                <w:sz w:val="24"/>
              </w:rPr>
            </w:pPr>
            <w:r>
              <w:rPr>
                <w:rFonts w:ascii="宋体" w:hAnsi="宋体" w:cs="宋体" w:hint="eastAsia"/>
                <w:color w:val="000000"/>
                <w:sz w:val="24"/>
              </w:rPr>
              <w:t>10</w:t>
            </w:r>
          </w:p>
        </w:tc>
        <w:tc>
          <w:tcPr>
            <w:tcW w:w="278" w:type="pct"/>
            <w:vMerge/>
            <w:vAlign w:val="center"/>
          </w:tcPr>
          <w:p>
            <w:pPr>
              <w:jc w:val="left"/>
              <w:textAlignment w:val="center"/>
              <w:rPr>
                <w:rFonts w:ascii="宋体" w:hAnsi="宋体" w:cs="宋体"/>
                <w:color w:val="000000"/>
                <w:sz w:val="24"/>
              </w:rPr>
            </w:pPr>
          </w:p>
        </w:tc>
        <w:tc>
          <w:tcPr>
            <w:tcW w:w="2304" w:type="pct"/>
          </w:tcPr>
          <w:p>
            <w:pPr>
              <w:pStyle w:val="BodyText"/>
              <w:spacing w:line="240" w:lineRule="auto"/>
              <w:rPr>
                <w:rFonts w:ascii="宋体" w:hAnsi="宋体" w:cs="宋体"/>
                <w:b w:val="0"/>
                <w:bCs w:val="0"/>
              </w:rPr>
            </w:pPr>
            <w:r>
              <w:rPr>
                <w:rFonts w:ascii="宋体" w:hAnsi="宋体" w:cs="宋体" w:hint="eastAsia"/>
                <w:b w:val="0"/>
                <w:bCs w:val="0"/>
              </w:rPr>
              <w:t>1.10、</w:t>
            </w:r>
            <w:r>
              <w:rPr>
                <w:rFonts w:cs="宋体" w:hint="eastAsia"/>
                <w:b w:val="0"/>
                <w:bCs w:val="0"/>
              </w:rPr>
              <w:t>三丁基锡化合物（TBT）：</w:t>
            </w:r>
            <w:r>
              <w:rPr>
                <w:rFonts w:ascii="宋体" w:hAnsi="宋体" w:cs="宋体" w:hint="eastAsia"/>
                <w:b w:val="0"/>
                <w:bCs w:val="0"/>
              </w:rPr>
              <w:t>未检出≠0。</w:t>
            </w:r>
          </w:p>
        </w:tc>
        <w:tc>
          <w:tcPr>
            <w:tcW w:w="717" w:type="pct"/>
          </w:tcPr>
          <w:p>
            <w:pPr>
              <w:pStyle w:val="BodyText"/>
              <w:spacing w:line="240" w:lineRule="auto"/>
              <w:rPr>
                <w:rFonts w:ascii="宋体" w:hAnsi="宋体" w:cs="宋体" w:hint="eastAsia"/>
                <w:b w:val="0"/>
                <w:bCs w:val="0"/>
              </w:rPr>
            </w:pPr>
          </w:p>
        </w:tc>
        <w:tc>
          <w:tcPr>
            <w:tcW w:w="771" w:type="pct"/>
          </w:tcPr>
          <w:p>
            <w:pPr>
              <w:pStyle w:val="BodyText"/>
              <w:spacing w:line="240" w:lineRule="auto"/>
              <w:rPr>
                <w:rFonts w:ascii="宋体" w:hAnsi="宋体" w:cs="宋体" w:hint="eastAsia"/>
                <w:b w:val="0"/>
                <w:bCs w:val="0"/>
              </w:rPr>
            </w:pPr>
          </w:p>
        </w:tc>
        <w:tc>
          <w:tcPr>
            <w:tcW w:w="661" w:type="pct"/>
          </w:tcPr>
          <w:p>
            <w:pPr>
              <w:pStyle w:val="BodyText"/>
              <w:spacing w:line="240" w:lineRule="auto"/>
              <w:rPr>
                <w:rFonts w:ascii="宋体" w:hAnsi="宋体" w:cs="宋体" w:hint="eastAsia"/>
                <w:b w:val="0"/>
                <w:bCs w:val="0"/>
              </w:rPr>
            </w:pPr>
          </w:p>
        </w:tc>
      </w:tr>
      <w:tr>
        <w:tblPrEx>
          <w:tblW w:w="4997" w:type="pct"/>
          <w:tblInd w:w="0" w:type="dxa"/>
          <w:tblCellMar>
            <w:top w:w="0" w:type="dxa"/>
            <w:left w:w="108" w:type="dxa"/>
            <w:bottom w:w="0" w:type="dxa"/>
            <w:right w:w="108" w:type="dxa"/>
          </w:tblCellMar>
        </w:tblPrEx>
        <w:trPr>
          <w:trHeight w:val="398"/>
        </w:trPr>
        <w:tc>
          <w:tcPr>
            <w:tcW w:w="268" w:type="pct"/>
            <w:vAlign w:val="center"/>
          </w:tcPr>
          <w:p>
            <w:pPr>
              <w:jc w:val="left"/>
              <w:rPr>
                <w:rFonts w:ascii="宋体" w:hAnsi="宋体" w:cs="宋体"/>
                <w:color w:val="000000"/>
                <w:sz w:val="24"/>
              </w:rPr>
            </w:pPr>
            <w:r>
              <w:rPr>
                <w:rFonts w:ascii="宋体" w:hAnsi="宋体" w:cs="宋体" w:hint="eastAsia"/>
                <w:color w:val="000000"/>
                <w:sz w:val="24"/>
              </w:rPr>
              <w:t>11</w:t>
            </w:r>
          </w:p>
        </w:tc>
        <w:tc>
          <w:tcPr>
            <w:tcW w:w="278" w:type="pct"/>
            <w:vMerge/>
            <w:vAlign w:val="center"/>
          </w:tcPr>
          <w:p>
            <w:pPr>
              <w:jc w:val="left"/>
              <w:textAlignment w:val="center"/>
              <w:rPr>
                <w:rFonts w:ascii="宋体" w:hAnsi="宋体" w:cs="宋体"/>
                <w:color w:val="000000"/>
                <w:sz w:val="24"/>
              </w:rPr>
            </w:pPr>
          </w:p>
        </w:tc>
        <w:tc>
          <w:tcPr>
            <w:tcW w:w="2304" w:type="pct"/>
          </w:tcPr>
          <w:p>
            <w:pPr>
              <w:pStyle w:val="BodyText"/>
              <w:spacing w:line="240" w:lineRule="auto"/>
              <w:rPr>
                <w:rFonts w:ascii="宋体" w:hAnsi="宋体" w:cs="宋体"/>
                <w:b w:val="0"/>
                <w:bCs w:val="0"/>
              </w:rPr>
            </w:pPr>
            <w:r>
              <w:rPr>
                <w:rFonts w:ascii="宋体" w:hAnsi="宋体" w:cs="宋体" w:hint="eastAsia"/>
                <w:b w:val="0"/>
                <w:bCs w:val="0"/>
              </w:rPr>
              <w:t>1.11、</w:t>
            </w:r>
            <w:r>
              <w:rPr>
                <w:rFonts w:cs="宋体" w:hint="eastAsia"/>
                <w:b w:val="0"/>
                <w:bCs w:val="0"/>
              </w:rPr>
              <w:t>三苯基锡化合物（TPhT）:</w:t>
            </w:r>
            <w:r>
              <w:rPr>
                <w:rFonts w:cs="宋体" w:hint="eastAsia"/>
                <w:b w:val="0"/>
                <w:bCs w:val="0"/>
                <w:lang w:val="en-US" w:eastAsia="zh-CN"/>
              </w:rPr>
              <w:t xml:space="preserve"> </w:t>
            </w:r>
            <w:r>
              <w:rPr>
                <w:rFonts w:ascii="宋体" w:hAnsi="宋体" w:cs="宋体" w:hint="eastAsia"/>
                <w:b w:val="0"/>
                <w:bCs w:val="0"/>
              </w:rPr>
              <w:t>未检出≠0。</w:t>
            </w:r>
          </w:p>
        </w:tc>
        <w:tc>
          <w:tcPr>
            <w:tcW w:w="717" w:type="pct"/>
          </w:tcPr>
          <w:p>
            <w:pPr>
              <w:pStyle w:val="BodyText"/>
              <w:spacing w:line="240" w:lineRule="auto"/>
              <w:rPr>
                <w:rFonts w:ascii="宋体" w:hAnsi="宋体" w:cs="宋体" w:hint="eastAsia"/>
                <w:b w:val="0"/>
                <w:bCs w:val="0"/>
              </w:rPr>
            </w:pPr>
          </w:p>
        </w:tc>
        <w:tc>
          <w:tcPr>
            <w:tcW w:w="771" w:type="pct"/>
          </w:tcPr>
          <w:p>
            <w:pPr>
              <w:pStyle w:val="BodyText"/>
              <w:spacing w:line="240" w:lineRule="auto"/>
              <w:rPr>
                <w:rFonts w:ascii="宋体" w:hAnsi="宋体" w:cs="宋体" w:hint="eastAsia"/>
                <w:b w:val="0"/>
                <w:bCs w:val="0"/>
              </w:rPr>
            </w:pPr>
          </w:p>
        </w:tc>
        <w:tc>
          <w:tcPr>
            <w:tcW w:w="661" w:type="pct"/>
          </w:tcPr>
          <w:p>
            <w:pPr>
              <w:pStyle w:val="BodyText"/>
              <w:spacing w:line="240" w:lineRule="auto"/>
              <w:rPr>
                <w:rFonts w:ascii="宋体" w:hAnsi="宋体" w:cs="宋体" w:hint="eastAsia"/>
                <w:b w:val="0"/>
                <w:bCs w:val="0"/>
              </w:rPr>
            </w:pPr>
          </w:p>
        </w:tc>
      </w:tr>
      <w:tr>
        <w:tblPrEx>
          <w:tblW w:w="4997" w:type="pct"/>
          <w:tblInd w:w="0" w:type="dxa"/>
          <w:tblCellMar>
            <w:top w:w="0" w:type="dxa"/>
            <w:left w:w="108" w:type="dxa"/>
            <w:bottom w:w="0" w:type="dxa"/>
            <w:right w:w="108" w:type="dxa"/>
          </w:tblCellMar>
        </w:tblPrEx>
        <w:trPr>
          <w:trHeight w:val="398"/>
        </w:trPr>
        <w:tc>
          <w:tcPr>
            <w:tcW w:w="268" w:type="pct"/>
            <w:vAlign w:val="center"/>
          </w:tcPr>
          <w:p>
            <w:pPr>
              <w:jc w:val="left"/>
              <w:rPr>
                <w:rFonts w:ascii="宋体" w:hAnsi="宋体" w:cs="宋体"/>
                <w:color w:val="000000"/>
                <w:sz w:val="24"/>
              </w:rPr>
            </w:pPr>
            <w:r>
              <w:rPr>
                <w:rFonts w:ascii="宋体" w:hAnsi="宋体" w:cs="宋体" w:hint="eastAsia"/>
                <w:color w:val="000000"/>
                <w:sz w:val="24"/>
              </w:rPr>
              <w:t>12</w:t>
            </w:r>
          </w:p>
        </w:tc>
        <w:tc>
          <w:tcPr>
            <w:tcW w:w="278" w:type="pct"/>
            <w:vMerge/>
            <w:vAlign w:val="center"/>
          </w:tcPr>
          <w:p>
            <w:pPr>
              <w:jc w:val="left"/>
              <w:textAlignment w:val="center"/>
              <w:rPr>
                <w:rFonts w:ascii="宋体" w:hAnsi="宋体" w:cs="宋体"/>
                <w:color w:val="000000"/>
                <w:sz w:val="24"/>
              </w:rPr>
            </w:pPr>
          </w:p>
        </w:tc>
        <w:tc>
          <w:tcPr>
            <w:tcW w:w="2304" w:type="pct"/>
          </w:tcPr>
          <w:p>
            <w:pPr>
              <w:pStyle w:val="BodyText"/>
              <w:spacing w:line="240" w:lineRule="auto"/>
              <w:rPr>
                <w:rFonts w:ascii="宋体" w:hAnsi="宋体" w:cs="宋体"/>
                <w:b w:val="0"/>
                <w:bCs w:val="0"/>
              </w:rPr>
            </w:pPr>
            <w:r>
              <w:rPr>
                <w:rFonts w:ascii="宋体" w:hAnsi="宋体" w:cs="宋体" w:hint="eastAsia"/>
                <w:b w:val="0"/>
                <w:bCs w:val="0"/>
              </w:rPr>
              <w:t>1.12、</w:t>
            </w:r>
            <w:r>
              <w:rPr>
                <w:rFonts w:cs="宋体" w:hint="eastAsia"/>
                <w:b w:val="0"/>
                <w:bCs w:val="0"/>
              </w:rPr>
              <w:t>二丁基锡化合物（DBT）：</w:t>
            </w:r>
            <w:r>
              <w:rPr>
                <w:rFonts w:ascii="宋体" w:hAnsi="宋体" w:cs="宋体" w:hint="eastAsia"/>
                <w:b w:val="0"/>
                <w:bCs w:val="0"/>
              </w:rPr>
              <w:t>未检出≠0。</w:t>
            </w:r>
          </w:p>
        </w:tc>
        <w:tc>
          <w:tcPr>
            <w:tcW w:w="717" w:type="pct"/>
          </w:tcPr>
          <w:p>
            <w:pPr>
              <w:pStyle w:val="BodyText"/>
              <w:spacing w:line="240" w:lineRule="auto"/>
              <w:rPr>
                <w:rFonts w:ascii="宋体" w:hAnsi="宋体" w:cs="宋体" w:hint="eastAsia"/>
                <w:b w:val="0"/>
                <w:bCs w:val="0"/>
              </w:rPr>
            </w:pPr>
          </w:p>
        </w:tc>
        <w:tc>
          <w:tcPr>
            <w:tcW w:w="771" w:type="pct"/>
          </w:tcPr>
          <w:p>
            <w:pPr>
              <w:pStyle w:val="BodyText"/>
              <w:spacing w:line="240" w:lineRule="auto"/>
              <w:rPr>
                <w:rFonts w:ascii="宋体" w:hAnsi="宋体" w:cs="宋体" w:hint="eastAsia"/>
                <w:b w:val="0"/>
                <w:bCs w:val="0"/>
              </w:rPr>
            </w:pPr>
          </w:p>
        </w:tc>
        <w:tc>
          <w:tcPr>
            <w:tcW w:w="661" w:type="pct"/>
          </w:tcPr>
          <w:p>
            <w:pPr>
              <w:pStyle w:val="BodyText"/>
              <w:spacing w:line="240" w:lineRule="auto"/>
              <w:rPr>
                <w:rFonts w:ascii="宋体" w:hAnsi="宋体" w:cs="宋体" w:hint="eastAsia"/>
                <w:b w:val="0"/>
                <w:bCs w:val="0"/>
              </w:rPr>
            </w:pPr>
          </w:p>
        </w:tc>
      </w:tr>
      <w:tr>
        <w:tblPrEx>
          <w:tblW w:w="4997" w:type="pct"/>
          <w:tblInd w:w="0" w:type="dxa"/>
          <w:tblCellMar>
            <w:top w:w="0" w:type="dxa"/>
            <w:left w:w="108" w:type="dxa"/>
            <w:bottom w:w="0" w:type="dxa"/>
            <w:right w:w="108" w:type="dxa"/>
          </w:tblCellMar>
        </w:tblPrEx>
        <w:trPr>
          <w:trHeight w:val="398"/>
        </w:trPr>
        <w:tc>
          <w:tcPr>
            <w:tcW w:w="268" w:type="pct"/>
            <w:vAlign w:val="center"/>
          </w:tcPr>
          <w:p>
            <w:pPr>
              <w:jc w:val="left"/>
              <w:rPr>
                <w:rFonts w:ascii="宋体" w:hAnsi="宋体" w:cs="宋体"/>
                <w:color w:val="000000"/>
                <w:sz w:val="24"/>
              </w:rPr>
            </w:pPr>
            <w:r>
              <w:rPr>
                <w:rFonts w:ascii="宋体" w:hAnsi="宋体" w:cs="宋体" w:hint="eastAsia"/>
                <w:color w:val="000000"/>
                <w:sz w:val="24"/>
              </w:rPr>
              <w:t>13</w:t>
            </w:r>
          </w:p>
        </w:tc>
        <w:tc>
          <w:tcPr>
            <w:tcW w:w="278" w:type="pct"/>
            <w:vMerge/>
            <w:vAlign w:val="center"/>
          </w:tcPr>
          <w:p>
            <w:pPr>
              <w:jc w:val="left"/>
              <w:textAlignment w:val="center"/>
              <w:rPr>
                <w:rFonts w:ascii="宋体" w:hAnsi="宋体" w:cs="宋体"/>
                <w:color w:val="000000"/>
                <w:sz w:val="24"/>
              </w:rPr>
            </w:pPr>
          </w:p>
        </w:tc>
        <w:tc>
          <w:tcPr>
            <w:tcW w:w="2304" w:type="pct"/>
          </w:tcPr>
          <w:p>
            <w:pPr>
              <w:pStyle w:val="BodyText"/>
              <w:spacing w:line="240" w:lineRule="auto"/>
              <w:rPr>
                <w:rFonts w:ascii="宋体" w:hAnsi="宋体" w:cs="宋体"/>
                <w:b w:val="0"/>
                <w:bCs w:val="0"/>
              </w:rPr>
            </w:pPr>
            <w:r>
              <w:rPr>
                <w:rFonts w:ascii="宋体" w:hAnsi="宋体" w:cs="宋体" w:hint="eastAsia"/>
                <w:b w:val="0"/>
                <w:bCs w:val="0"/>
              </w:rPr>
              <w:t>1.13、</w:t>
            </w:r>
            <w:r>
              <w:rPr>
                <w:rFonts w:cs="宋体" w:hint="eastAsia"/>
                <w:b w:val="0"/>
                <w:bCs w:val="0"/>
              </w:rPr>
              <w:t>二辛基锡化合物（DOT）：</w:t>
            </w:r>
            <w:r>
              <w:rPr>
                <w:rFonts w:ascii="宋体" w:hAnsi="宋体" w:cs="宋体" w:hint="eastAsia"/>
                <w:b w:val="0"/>
                <w:bCs w:val="0"/>
              </w:rPr>
              <w:t>未检出≠0。</w:t>
            </w:r>
          </w:p>
        </w:tc>
        <w:tc>
          <w:tcPr>
            <w:tcW w:w="717" w:type="pct"/>
          </w:tcPr>
          <w:p>
            <w:pPr>
              <w:pStyle w:val="BodyText"/>
              <w:spacing w:line="240" w:lineRule="auto"/>
              <w:rPr>
                <w:rFonts w:ascii="宋体" w:hAnsi="宋体" w:cs="宋体" w:hint="eastAsia"/>
                <w:b w:val="0"/>
                <w:bCs w:val="0"/>
              </w:rPr>
            </w:pPr>
          </w:p>
        </w:tc>
        <w:tc>
          <w:tcPr>
            <w:tcW w:w="771" w:type="pct"/>
          </w:tcPr>
          <w:p>
            <w:pPr>
              <w:pStyle w:val="BodyText"/>
              <w:spacing w:line="240" w:lineRule="auto"/>
              <w:rPr>
                <w:rFonts w:ascii="宋体" w:hAnsi="宋体" w:cs="宋体" w:hint="eastAsia"/>
                <w:b w:val="0"/>
                <w:bCs w:val="0"/>
              </w:rPr>
            </w:pPr>
          </w:p>
        </w:tc>
        <w:tc>
          <w:tcPr>
            <w:tcW w:w="661" w:type="pct"/>
          </w:tcPr>
          <w:p>
            <w:pPr>
              <w:pStyle w:val="BodyText"/>
              <w:spacing w:line="240" w:lineRule="auto"/>
              <w:rPr>
                <w:rFonts w:ascii="宋体" w:hAnsi="宋体" w:cs="宋体" w:hint="eastAsia"/>
                <w:b w:val="0"/>
                <w:bCs w:val="0"/>
              </w:rPr>
            </w:pPr>
          </w:p>
        </w:tc>
      </w:tr>
      <w:tr>
        <w:tblPrEx>
          <w:tblW w:w="4997" w:type="pct"/>
          <w:tblInd w:w="0" w:type="dxa"/>
          <w:tblCellMar>
            <w:top w:w="0" w:type="dxa"/>
            <w:left w:w="108" w:type="dxa"/>
            <w:bottom w:w="0" w:type="dxa"/>
            <w:right w:w="108" w:type="dxa"/>
          </w:tblCellMar>
        </w:tblPrEx>
        <w:trPr>
          <w:trHeight w:val="398"/>
        </w:trPr>
        <w:tc>
          <w:tcPr>
            <w:tcW w:w="268" w:type="pct"/>
            <w:vAlign w:val="center"/>
          </w:tcPr>
          <w:p>
            <w:pPr>
              <w:jc w:val="left"/>
              <w:rPr>
                <w:rFonts w:ascii="宋体" w:hAnsi="宋体" w:cs="宋体"/>
                <w:color w:val="000000"/>
                <w:sz w:val="24"/>
              </w:rPr>
            </w:pPr>
            <w:r>
              <w:rPr>
                <w:rFonts w:ascii="宋体" w:hAnsi="宋体" w:cs="宋体" w:hint="eastAsia"/>
                <w:color w:val="000000"/>
                <w:sz w:val="24"/>
              </w:rPr>
              <w:t>14</w:t>
            </w:r>
          </w:p>
        </w:tc>
        <w:tc>
          <w:tcPr>
            <w:tcW w:w="278" w:type="pct"/>
            <w:vMerge/>
            <w:vAlign w:val="center"/>
          </w:tcPr>
          <w:p>
            <w:pPr>
              <w:jc w:val="left"/>
              <w:textAlignment w:val="center"/>
              <w:rPr>
                <w:rFonts w:ascii="宋体" w:hAnsi="宋体" w:cs="宋体"/>
                <w:color w:val="000000"/>
                <w:sz w:val="24"/>
              </w:rPr>
            </w:pPr>
          </w:p>
        </w:tc>
        <w:tc>
          <w:tcPr>
            <w:tcW w:w="2304" w:type="pct"/>
          </w:tcPr>
          <w:p>
            <w:pPr>
              <w:pStyle w:val="BodyText"/>
              <w:spacing w:line="240" w:lineRule="auto"/>
              <w:rPr>
                <w:rFonts w:ascii="宋体" w:hAnsi="宋体" w:cs="宋体"/>
                <w:b w:val="0"/>
                <w:bCs w:val="0"/>
              </w:rPr>
            </w:pPr>
            <w:r>
              <w:rPr>
                <w:rFonts w:ascii="宋体" w:hAnsi="宋体" w:cs="宋体" w:hint="eastAsia"/>
                <w:b w:val="0"/>
                <w:bCs w:val="0"/>
              </w:rPr>
              <w:t>1.14、</w:t>
            </w:r>
            <w:r>
              <w:rPr>
                <w:rFonts w:cs="宋体" w:hint="eastAsia"/>
                <w:b w:val="0"/>
                <w:bCs w:val="0"/>
              </w:rPr>
              <w:t>氯化苯和氯化钾苯总量：</w:t>
            </w:r>
            <w:r>
              <w:rPr>
                <w:rFonts w:ascii="宋体" w:hAnsi="宋体" w:cs="宋体" w:hint="eastAsia"/>
                <w:b w:val="0"/>
                <w:bCs w:val="0"/>
              </w:rPr>
              <w:t>＜</w:t>
            </w:r>
            <w:r>
              <w:rPr>
                <w:rFonts w:cs="宋体" w:hint="eastAsia"/>
                <w:b w:val="0"/>
                <w:bCs w:val="0"/>
              </w:rPr>
              <w:t>1.0</w:t>
            </w:r>
            <w:r>
              <w:rPr>
                <w:rFonts w:ascii="宋体" w:hAnsi="宋体" w:cs="宋体" w:hint="eastAsia"/>
                <w:b w:val="0"/>
                <w:bCs w:val="0"/>
              </w:rPr>
              <w:t>（mg/kg）</w:t>
            </w:r>
            <w:r>
              <w:rPr>
                <w:rFonts w:cs="宋体" w:hint="eastAsia"/>
                <w:b w:val="0"/>
                <w:bCs w:val="0"/>
              </w:rPr>
              <w:t>。</w:t>
            </w:r>
          </w:p>
        </w:tc>
        <w:tc>
          <w:tcPr>
            <w:tcW w:w="717" w:type="pct"/>
          </w:tcPr>
          <w:p>
            <w:pPr>
              <w:pStyle w:val="BodyText"/>
              <w:spacing w:line="240" w:lineRule="auto"/>
              <w:rPr>
                <w:rFonts w:ascii="宋体" w:hAnsi="宋体" w:cs="宋体" w:hint="eastAsia"/>
                <w:b w:val="0"/>
                <w:bCs w:val="0"/>
              </w:rPr>
            </w:pPr>
          </w:p>
        </w:tc>
        <w:tc>
          <w:tcPr>
            <w:tcW w:w="771" w:type="pct"/>
          </w:tcPr>
          <w:p>
            <w:pPr>
              <w:pStyle w:val="BodyText"/>
              <w:spacing w:line="240" w:lineRule="auto"/>
              <w:rPr>
                <w:rFonts w:ascii="宋体" w:hAnsi="宋体" w:cs="宋体" w:hint="eastAsia"/>
                <w:b w:val="0"/>
                <w:bCs w:val="0"/>
              </w:rPr>
            </w:pPr>
          </w:p>
        </w:tc>
        <w:tc>
          <w:tcPr>
            <w:tcW w:w="661" w:type="pct"/>
          </w:tcPr>
          <w:p>
            <w:pPr>
              <w:pStyle w:val="BodyText"/>
              <w:spacing w:line="240" w:lineRule="auto"/>
              <w:rPr>
                <w:rFonts w:ascii="宋体" w:hAnsi="宋体" w:cs="宋体" w:hint="eastAsia"/>
                <w:b w:val="0"/>
                <w:bCs w:val="0"/>
              </w:rPr>
            </w:pPr>
          </w:p>
        </w:tc>
      </w:tr>
      <w:tr>
        <w:tblPrEx>
          <w:tblW w:w="4997" w:type="pct"/>
          <w:tblInd w:w="0" w:type="dxa"/>
          <w:tblCellMar>
            <w:top w:w="0" w:type="dxa"/>
            <w:left w:w="108" w:type="dxa"/>
            <w:bottom w:w="0" w:type="dxa"/>
            <w:right w:w="108" w:type="dxa"/>
          </w:tblCellMar>
        </w:tblPrEx>
        <w:trPr>
          <w:trHeight w:val="398"/>
        </w:trPr>
        <w:tc>
          <w:tcPr>
            <w:tcW w:w="268" w:type="pct"/>
            <w:vAlign w:val="center"/>
          </w:tcPr>
          <w:p>
            <w:pPr>
              <w:jc w:val="left"/>
              <w:rPr>
                <w:rFonts w:ascii="宋体" w:hAnsi="宋体" w:cs="宋体"/>
                <w:color w:val="000000"/>
                <w:sz w:val="24"/>
              </w:rPr>
            </w:pPr>
            <w:r>
              <w:rPr>
                <w:rFonts w:ascii="宋体" w:hAnsi="宋体" w:cs="宋体" w:hint="eastAsia"/>
                <w:color w:val="000000"/>
                <w:sz w:val="24"/>
              </w:rPr>
              <w:t>15</w:t>
            </w:r>
          </w:p>
        </w:tc>
        <w:tc>
          <w:tcPr>
            <w:tcW w:w="278" w:type="pct"/>
            <w:vMerge/>
            <w:vAlign w:val="center"/>
          </w:tcPr>
          <w:p>
            <w:pPr>
              <w:jc w:val="left"/>
              <w:textAlignment w:val="center"/>
              <w:rPr>
                <w:rFonts w:ascii="宋体" w:hAnsi="宋体" w:cs="宋体"/>
                <w:color w:val="000000"/>
                <w:sz w:val="24"/>
              </w:rPr>
            </w:pPr>
          </w:p>
        </w:tc>
        <w:tc>
          <w:tcPr>
            <w:tcW w:w="2304" w:type="pct"/>
          </w:tcPr>
          <w:p>
            <w:pPr>
              <w:pStyle w:val="BodyText"/>
              <w:spacing w:line="240" w:lineRule="auto"/>
              <w:rPr>
                <w:rFonts w:ascii="宋体" w:hAnsi="宋体" w:cs="宋体"/>
                <w:b w:val="0"/>
                <w:bCs w:val="0"/>
              </w:rPr>
            </w:pPr>
            <w:r>
              <w:rPr>
                <w:rFonts w:ascii="宋体" w:hAnsi="宋体" w:cs="宋体" w:hint="eastAsia"/>
                <w:b w:val="0"/>
                <w:bCs w:val="0"/>
              </w:rPr>
              <w:t>1.15、</w:t>
            </w:r>
            <w:r>
              <w:rPr>
                <w:rFonts w:cs="宋体" w:hint="eastAsia"/>
                <w:b w:val="0"/>
                <w:bCs w:val="0"/>
              </w:rPr>
              <w:t>辛基酚（OP）、壬基酚（NP）、辛基酚聚氧乙烯醚（OPEO）、壬基酚聚氧乙烯醚：</w:t>
            </w:r>
            <w:r>
              <w:rPr>
                <w:rFonts w:ascii="宋体" w:hAnsi="宋体" w:cs="宋体" w:hint="eastAsia"/>
                <w:b w:val="0"/>
                <w:bCs w:val="0"/>
              </w:rPr>
              <w:t>＜</w:t>
            </w:r>
            <w:r>
              <w:rPr>
                <w:rFonts w:cs="宋体" w:hint="eastAsia"/>
                <w:b w:val="0"/>
                <w:bCs w:val="0"/>
              </w:rPr>
              <w:t>25mg/kg。</w:t>
            </w:r>
          </w:p>
        </w:tc>
        <w:tc>
          <w:tcPr>
            <w:tcW w:w="717" w:type="pct"/>
          </w:tcPr>
          <w:p>
            <w:pPr>
              <w:pStyle w:val="BodyText"/>
              <w:spacing w:line="240" w:lineRule="auto"/>
              <w:rPr>
                <w:rFonts w:ascii="宋体" w:hAnsi="宋体" w:cs="宋体" w:hint="eastAsia"/>
                <w:b w:val="0"/>
                <w:bCs w:val="0"/>
              </w:rPr>
            </w:pPr>
          </w:p>
        </w:tc>
        <w:tc>
          <w:tcPr>
            <w:tcW w:w="771" w:type="pct"/>
          </w:tcPr>
          <w:p>
            <w:pPr>
              <w:pStyle w:val="BodyText"/>
              <w:spacing w:line="240" w:lineRule="auto"/>
              <w:rPr>
                <w:rFonts w:ascii="宋体" w:hAnsi="宋体" w:cs="宋体" w:hint="eastAsia"/>
                <w:b w:val="0"/>
                <w:bCs w:val="0"/>
              </w:rPr>
            </w:pPr>
          </w:p>
        </w:tc>
        <w:tc>
          <w:tcPr>
            <w:tcW w:w="661" w:type="pct"/>
          </w:tcPr>
          <w:p>
            <w:pPr>
              <w:pStyle w:val="BodyText"/>
              <w:spacing w:line="240" w:lineRule="auto"/>
              <w:rPr>
                <w:rFonts w:ascii="宋体" w:hAnsi="宋体" w:cs="宋体" w:hint="eastAsia"/>
                <w:b w:val="0"/>
                <w:bCs w:val="0"/>
              </w:rPr>
            </w:pPr>
          </w:p>
        </w:tc>
      </w:tr>
      <w:tr>
        <w:tblPrEx>
          <w:tblW w:w="4997" w:type="pct"/>
          <w:tblInd w:w="0" w:type="dxa"/>
          <w:tblCellMar>
            <w:top w:w="0" w:type="dxa"/>
            <w:left w:w="108" w:type="dxa"/>
            <w:bottom w:w="0" w:type="dxa"/>
            <w:right w:w="108" w:type="dxa"/>
          </w:tblCellMar>
        </w:tblPrEx>
        <w:trPr>
          <w:trHeight w:val="398"/>
        </w:trPr>
        <w:tc>
          <w:tcPr>
            <w:tcW w:w="268" w:type="pct"/>
            <w:vAlign w:val="center"/>
          </w:tcPr>
          <w:p>
            <w:pPr>
              <w:jc w:val="left"/>
              <w:rPr>
                <w:rFonts w:ascii="宋体" w:hAnsi="宋体" w:cs="宋体"/>
                <w:color w:val="000000"/>
                <w:sz w:val="24"/>
              </w:rPr>
            </w:pPr>
            <w:r>
              <w:rPr>
                <w:rFonts w:ascii="宋体" w:hAnsi="宋体" w:cs="宋体" w:hint="eastAsia"/>
                <w:color w:val="000000"/>
                <w:sz w:val="24"/>
              </w:rPr>
              <w:t>16</w:t>
            </w:r>
          </w:p>
        </w:tc>
        <w:tc>
          <w:tcPr>
            <w:tcW w:w="278" w:type="pct"/>
            <w:vMerge/>
            <w:vAlign w:val="center"/>
          </w:tcPr>
          <w:p>
            <w:pPr>
              <w:jc w:val="left"/>
              <w:textAlignment w:val="center"/>
              <w:rPr>
                <w:rFonts w:ascii="宋体" w:hAnsi="宋体" w:cs="宋体"/>
                <w:color w:val="000000"/>
                <w:sz w:val="24"/>
              </w:rPr>
            </w:pPr>
          </w:p>
        </w:tc>
        <w:tc>
          <w:tcPr>
            <w:tcW w:w="2304" w:type="pct"/>
          </w:tcPr>
          <w:p>
            <w:pPr>
              <w:pStyle w:val="BodyText"/>
              <w:spacing w:line="240" w:lineRule="auto"/>
              <w:rPr>
                <w:rFonts w:ascii="宋体" w:hAnsi="宋体" w:cs="宋体"/>
                <w:b w:val="0"/>
                <w:bCs w:val="0"/>
              </w:rPr>
            </w:pPr>
            <w:r>
              <w:rPr>
                <w:rFonts w:ascii="宋体" w:hAnsi="宋体" w:cs="宋体" w:hint="eastAsia"/>
                <w:b w:val="0"/>
                <w:bCs w:val="0"/>
              </w:rPr>
              <w:t>1.16、</w:t>
            </w:r>
            <w:r>
              <w:rPr>
                <w:rFonts w:cs="宋体" w:hint="eastAsia"/>
                <w:b w:val="0"/>
                <w:bCs w:val="0"/>
              </w:rPr>
              <w:t>富马酸二甲酯（DMF）：</w:t>
            </w:r>
            <w:r>
              <w:rPr>
                <w:rFonts w:ascii="宋体" w:hAnsi="宋体" w:cs="宋体" w:hint="eastAsia"/>
                <w:b w:val="0"/>
                <w:bCs w:val="0"/>
              </w:rPr>
              <w:t>未检出≠0。</w:t>
            </w:r>
          </w:p>
        </w:tc>
        <w:tc>
          <w:tcPr>
            <w:tcW w:w="717" w:type="pct"/>
          </w:tcPr>
          <w:p>
            <w:pPr>
              <w:pStyle w:val="BodyText"/>
              <w:spacing w:line="240" w:lineRule="auto"/>
              <w:rPr>
                <w:rFonts w:ascii="宋体" w:hAnsi="宋体" w:cs="宋体" w:hint="eastAsia"/>
                <w:b w:val="0"/>
                <w:bCs w:val="0"/>
              </w:rPr>
            </w:pPr>
          </w:p>
        </w:tc>
        <w:tc>
          <w:tcPr>
            <w:tcW w:w="771" w:type="pct"/>
          </w:tcPr>
          <w:p>
            <w:pPr>
              <w:pStyle w:val="BodyText"/>
              <w:spacing w:line="240" w:lineRule="auto"/>
              <w:rPr>
                <w:rFonts w:ascii="宋体" w:hAnsi="宋体" w:cs="宋体" w:hint="eastAsia"/>
                <w:b w:val="0"/>
                <w:bCs w:val="0"/>
              </w:rPr>
            </w:pPr>
          </w:p>
        </w:tc>
        <w:tc>
          <w:tcPr>
            <w:tcW w:w="661" w:type="pct"/>
          </w:tcPr>
          <w:p>
            <w:pPr>
              <w:pStyle w:val="BodyText"/>
              <w:spacing w:line="240" w:lineRule="auto"/>
              <w:rPr>
                <w:rFonts w:ascii="宋体" w:hAnsi="宋体" w:cs="宋体" w:hint="eastAsia"/>
                <w:b w:val="0"/>
                <w:bCs w:val="0"/>
              </w:rPr>
            </w:pPr>
          </w:p>
        </w:tc>
      </w:tr>
      <w:tr>
        <w:tblPrEx>
          <w:tblW w:w="4997" w:type="pct"/>
          <w:tblInd w:w="0" w:type="dxa"/>
          <w:tblCellMar>
            <w:top w:w="0" w:type="dxa"/>
            <w:left w:w="108" w:type="dxa"/>
            <w:bottom w:w="0" w:type="dxa"/>
            <w:right w:w="108" w:type="dxa"/>
          </w:tblCellMar>
        </w:tblPrEx>
        <w:trPr>
          <w:trHeight w:val="398"/>
        </w:trPr>
        <w:tc>
          <w:tcPr>
            <w:tcW w:w="268" w:type="pct"/>
            <w:vAlign w:val="center"/>
          </w:tcPr>
          <w:p>
            <w:pPr>
              <w:jc w:val="left"/>
              <w:rPr>
                <w:rFonts w:ascii="宋体" w:hAnsi="宋体" w:cs="宋体"/>
                <w:color w:val="000000"/>
                <w:sz w:val="24"/>
              </w:rPr>
            </w:pPr>
            <w:r>
              <w:rPr>
                <w:rFonts w:ascii="宋体" w:hAnsi="宋体" w:cs="宋体" w:hint="eastAsia"/>
                <w:color w:val="000000"/>
                <w:sz w:val="24"/>
              </w:rPr>
              <w:t>17</w:t>
            </w:r>
          </w:p>
        </w:tc>
        <w:tc>
          <w:tcPr>
            <w:tcW w:w="278" w:type="pct"/>
            <w:vMerge w:val="restart"/>
            <w:vAlign w:val="center"/>
          </w:tcPr>
          <w:p>
            <w:pPr>
              <w:jc w:val="center"/>
              <w:textAlignment w:val="center"/>
              <w:rPr>
                <w:rFonts w:ascii="宋体" w:hAnsi="宋体" w:cs="宋体"/>
                <w:color w:val="000000"/>
                <w:sz w:val="24"/>
              </w:rPr>
            </w:pPr>
            <w:r>
              <w:rPr>
                <w:rFonts w:ascii="宋体" w:hAnsi="宋体" w:cs="宋体" w:hint="eastAsia"/>
                <w:color w:val="000000"/>
                <w:sz w:val="24"/>
              </w:rPr>
              <w:t>卷帘</w:t>
            </w:r>
          </w:p>
        </w:tc>
        <w:tc>
          <w:tcPr>
            <w:tcW w:w="2304" w:type="pct"/>
          </w:tcPr>
          <w:p>
            <w:pPr>
              <w:pStyle w:val="BodyText"/>
              <w:spacing w:line="240" w:lineRule="auto"/>
              <w:rPr>
                <w:rFonts w:ascii="宋体" w:hAnsi="宋体" w:cs="宋体"/>
                <w:b w:val="0"/>
                <w:bCs w:val="0"/>
              </w:rPr>
            </w:pPr>
            <w:r>
              <w:rPr>
                <w:rFonts w:ascii="宋体" w:hAnsi="宋体" w:cs="宋体" w:hint="eastAsia"/>
                <w:b w:val="0"/>
                <w:bCs w:val="0"/>
                <w:snapToGrid w:val="0"/>
                <w:kern w:val="0"/>
              </w:rPr>
              <w:t>2.1、成份：100%聚酯纤维。</w:t>
            </w:r>
          </w:p>
        </w:tc>
        <w:tc>
          <w:tcPr>
            <w:tcW w:w="717" w:type="pct"/>
          </w:tcPr>
          <w:p>
            <w:pPr>
              <w:pStyle w:val="BodyText"/>
              <w:spacing w:line="240" w:lineRule="auto"/>
              <w:rPr>
                <w:rFonts w:ascii="宋体" w:hAnsi="宋体" w:cs="宋体" w:hint="eastAsia"/>
                <w:b w:val="0"/>
                <w:bCs w:val="0"/>
                <w:snapToGrid w:val="0"/>
                <w:kern w:val="0"/>
              </w:rPr>
            </w:pPr>
          </w:p>
        </w:tc>
        <w:tc>
          <w:tcPr>
            <w:tcW w:w="771" w:type="pct"/>
          </w:tcPr>
          <w:p>
            <w:pPr>
              <w:pStyle w:val="BodyText"/>
              <w:spacing w:line="240" w:lineRule="auto"/>
              <w:rPr>
                <w:rFonts w:ascii="宋体" w:hAnsi="宋体" w:cs="宋体" w:hint="eastAsia"/>
                <w:b w:val="0"/>
                <w:bCs w:val="0"/>
                <w:snapToGrid w:val="0"/>
                <w:kern w:val="0"/>
              </w:rPr>
            </w:pPr>
          </w:p>
        </w:tc>
        <w:tc>
          <w:tcPr>
            <w:tcW w:w="661" w:type="pct"/>
          </w:tcPr>
          <w:p>
            <w:pPr>
              <w:pStyle w:val="BodyText"/>
              <w:spacing w:line="240" w:lineRule="auto"/>
              <w:rPr>
                <w:rFonts w:ascii="宋体" w:hAnsi="宋体" w:cs="宋体" w:hint="eastAsia"/>
                <w:b w:val="0"/>
                <w:bCs w:val="0"/>
                <w:snapToGrid w:val="0"/>
                <w:kern w:val="0"/>
              </w:rPr>
            </w:pPr>
          </w:p>
        </w:tc>
      </w:tr>
      <w:tr>
        <w:tblPrEx>
          <w:tblW w:w="4997" w:type="pct"/>
          <w:tblInd w:w="0" w:type="dxa"/>
          <w:tblCellMar>
            <w:top w:w="0" w:type="dxa"/>
            <w:left w:w="108" w:type="dxa"/>
            <w:bottom w:w="0" w:type="dxa"/>
            <w:right w:w="108" w:type="dxa"/>
          </w:tblCellMar>
        </w:tblPrEx>
        <w:trPr>
          <w:trHeight w:val="398"/>
        </w:trPr>
        <w:tc>
          <w:tcPr>
            <w:tcW w:w="268" w:type="pct"/>
            <w:vAlign w:val="center"/>
          </w:tcPr>
          <w:p>
            <w:pPr>
              <w:jc w:val="left"/>
              <w:rPr>
                <w:rFonts w:ascii="宋体" w:hAnsi="宋体" w:cs="宋体"/>
                <w:color w:val="000000"/>
                <w:sz w:val="24"/>
              </w:rPr>
            </w:pPr>
            <w:r>
              <w:rPr>
                <w:rFonts w:ascii="宋体" w:hAnsi="宋体" w:cs="宋体" w:hint="eastAsia"/>
                <w:color w:val="000000"/>
                <w:sz w:val="24"/>
              </w:rPr>
              <w:t>18</w:t>
            </w:r>
          </w:p>
        </w:tc>
        <w:tc>
          <w:tcPr>
            <w:tcW w:w="278" w:type="pct"/>
            <w:vMerge/>
            <w:vAlign w:val="center"/>
          </w:tcPr>
          <w:p>
            <w:pPr>
              <w:jc w:val="left"/>
              <w:textAlignment w:val="center"/>
              <w:rPr>
                <w:rFonts w:ascii="宋体" w:hAnsi="宋体" w:cs="宋体"/>
                <w:color w:val="000000"/>
                <w:sz w:val="24"/>
              </w:rPr>
            </w:pPr>
          </w:p>
        </w:tc>
        <w:tc>
          <w:tcPr>
            <w:tcW w:w="2304" w:type="pct"/>
          </w:tcPr>
          <w:p>
            <w:pPr>
              <w:pStyle w:val="BodyText"/>
              <w:spacing w:line="240" w:lineRule="auto"/>
              <w:rPr>
                <w:rFonts w:ascii="宋体" w:hAnsi="宋体" w:cs="宋体"/>
                <w:b w:val="0"/>
                <w:bCs w:val="0"/>
              </w:rPr>
            </w:pPr>
            <w:r>
              <w:rPr>
                <w:rFonts w:ascii="宋体" w:hAnsi="宋体" w:cs="宋体" w:hint="eastAsia"/>
                <w:b w:val="0"/>
                <w:bCs w:val="0"/>
                <w:snapToGrid w:val="0"/>
                <w:kern w:val="0"/>
              </w:rPr>
              <w:t>2.2、单位面积质量：≥200克/平方米。</w:t>
            </w:r>
          </w:p>
        </w:tc>
        <w:tc>
          <w:tcPr>
            <w:tcW w:w="717" w:type="pct"/>
          </w:tcPr>
          <w:p>
            <w:pPr>
              <w:pStyle w:val="BodyText"/>
              <w:spacing w:line="240" w:lineRule="auto"/>
              <w:rPr>
                <w:rFonts w:ascii="宋体" w:hAnsi="宋体" w:cs="宋体" w:hint="eastAsia"/>
                <w:b w:val="0"/>
                <w:bCs w:val="0"/>
                <w:snapToGrid w:val="0"/>
                <w:kern w:val="0"/>
              </w:rPr>
            </w:pPr>
          </w:p>
        </w:tc>
        <w:tc>
          <w:tcPr>
            <w:tcW w:w="771" w:type="pct"/>
          </w:tcPr>
          <w:p>
            <w:pPr>
              <w:pStyle w:val="BodyText"/>
              <w:spacing w:line="240" w:lineRule="auto"/>
              <w:rPr>
                <w:rFonts w:ascii="宋体" w:hAnsi="宋体" w:cs="宋体" w:hint="eastAsia"/>
                <w:b w:val="0"/>
                <w:bCs w:val="0"/>
                <w:snapToGrid w:val="0"/>
                <w:kern w:val="0"/>
              </w:rPr>
            </w:pPr>
          </w:p>
        </w:tc>
        <w:tc>
          <w:tcPr>
            <w:tcW w:w="661" w:type="pct"/>
          </w:tcPr>
          <w:p>
            <w:pPr>
              <w:pStyle w:val="BodyText"/>
              <w:spacing w:line="240" w:lineRule="auto"/>
              <w:rPr>
                <w:rFonts w:ascii="宋体" w:hAnsi="宋体" w:cs="宋体" w:hint="eastAsia"/>
                <w:b w:val="0"/>
                <w:bCs w:val="0"/>
                <w:snapToGrid w:val="0"/>
                <w:kern w:val="0"/>
              </w:rPr>
            </w:pPr>
          </w:p>
        </w:tc>
      </w:tr>
      <w:tr>
        <w:tblPrEx>
          <w:tblW w:w="4997" w:type="pct"/>
          <w:tblInd w:w="0" w:type="dxa"/>
          <w:tblCellMar>
            <w:top w:w="0" w:type="dxa"/>
            <w:left w:w="108" w:type="dxa"/>
            <w:bottom w:w="0" w:type="dxa"/>
            <w:right w:w="108" w:type="dxa"/>
          </w:tblCellMar>
        </w:tblPrEx>
        <w:trPr>
          <w:trHeight w:val="398"/>
        </w:trPr>
        <w:tc>
          <w:tcPr>
            <w:tcW w:w="268" w:type="pct"/>
            <w:vAlign w:val="center"/>
          </w:tcPr>
          <w:p>
            <w:pPr>
              <w:jc w:val="left"/>
              <w:rPr>
                <w:rFonts w:ascii="宋体" w:hAnsi="宋体" w:cs="宋体"/>
                <w:color w:val="000000"/>
                <w:sz w:val="24"/>
              </w:rPr>
            </w:pPr>
            <w:r>
              <w:rPr>
                <w:rFonts w:ascii="宋体" w:hAnsi="宋体" w:cs="宋体" w:hint="eastAsia"/>
                <w:color w:val="000000"/>
                <w:sz w:val="24"/>
              </w:rPr>
              <w:t>19</w:t>
            </w:r>
          </w:p>
        </w:tc>
        <w:tc>
          <w:tcPr>
            <w:tcW w:w="278" w:type="pct"/>
            <w:vMerge/>
            <w:vAlign w:val="center"/>
          </w:tcPr>
          <w:p>
            <w:pPr>
              <w:jc w:val="left"/>
              <w:textAlignment w:val="center"/>
              <w:rPr>
                <w:rFonts w:ascii="宋体" w:hAnsi="宋体" w:cs="宋体"/>
                <w:color w:val="000000"/>
                <w:sz w:val="24"/>
              </w:rPr>
            </w:pPr>
          </w:p>
        </w:tc>
        <w:tc>
          <w:tcPr>
            <w:tcW w:w="2304" w:type="pct"/>
          </w:tcPr>
          <w:p>
            <w:pPr>
              <w:pStyle w:val="BodyText"/>
              <w:spacing w:line="240" w:lineRule="auto"/>
              <w:rPr>
                <w:rFonts w:ascii="宋体" w:hAnsi="宋体" w:cs="宋体"/>
                <w:b w:val="0"/>
                <w:bCs w:val="0"/>
              </w:rPr>
            </w:pPr>
            <w:r>
              <w:rPr>
                <w:rFonts w:ascii="宋体" w:hAnsi="宋体" w:cs="宋体" w:hint="eastAsia"/>
                <w:b w:val="0"/>
                <w:bCs w:val="0"/>
              </w:rPr>
              <w:t>2.3、耐光色牢度：</w:t>
            </w:r>
            <w:r>
              <w:rPr>
                <w:rFonts w:ascii="宋体" w:hAnsi="宋体" w:cs="宋体" w:hint="eastAsia"/>
                <w:b w:val="0"/>
                <w:bCs w:val="0"/>
                <w:snapToGrid w:val="0"/>
                <w:kern w:val="0"/>
              </w:rPr>
              <w:t>≥4级。</w:t>
            </w:r>
          </w:p>
        </w:tc>
        <w:tc>
          <w:tcPr>
            <w:tcW w:w="717" w:type="pct"/>
          </w:tcPr>
          <w:p>
            <w:pPr>
              <w:pStyle w:val="BodyText"/>
              <w:spacing w:line="240" w:lineRule="auto"/>
              <w:rPr>
                <w:rFonts w:ascii="宋体" w:hAnsi="宋体" w:cs="宋体" w:hint="eastAsia"/>
                <w:b w:val="0"/>
                <w:bCs w:val="0"/>
              </w:rPr>
            </w:pPr>
          </w:p>
        </w:tc>
        <w:tc>
          <w:tcPr>
            <w:tcW w:w="771" w:type="pct"/>
          </w:tcPr>
          <w:p>
            <w:pPr>
              <w:pStyle w:val="BodyText"/>
              <w:spacing w:line="240" w:lineRule="auto"/>
              <w:rPr>
                <w:rFonts w:ascii="宋体" w:hAnsi="宋体" w:cs="宋体" w:hint="eastAsia"/>
                <w:b w:val="0"/>
                <w:bCs w:val="0"/>
              </w:rPr>
            </w:pPr>
          </w:p>
        </w:tc>
        <w:tc>
          <w:tcPr>
            <w:tcW w:w="661" w:type="pct"/>
          </w:tcPr>
          <w:p>
            <w:pPr>
              <w:pStyle w:val="BodyText"/>
              <w:spacing w:line="240" w:lineRule="auto"/>
              <w:rPr>
                <w:rFonts w:ascii="宋体" w:hAnsi="宋体" w:cs="宋体" w:hint="eastAsia"/>
                <w:b w:val="0"/>
                <w:bCs w:val="0"/>
              </w:rPr>
            </w:pPr>
          </w:p>
        </w:tc>
      </w:tr>
      <w:tr>
        <w:tblPrEx>
          <w:tblW w:w="4997" w:type="pct"/>
          <w:tblInd w:w="0" w:type="dxa"/>
          <w:tblCellMar>
            <w:top w:w="0" w:type="dxa"/>
            <w:left w:w="108" w:type="dxa"/>
            <w:bottom w:w="0" w:type="dxa"/>
            <w:right w:w="108" w:type="dxa"/>
          </w:tblCellMar>
        </w:tblPrEx>
        <w:trPr>
          <w:trHeight w:val="398"/>
        </w:trPr>
        <w:tc>
          <w:tcPr>
            <w:tcW w:w="268" w:type="pct"/>
            <w:vAlign w:val="center"/>
          </w:tcPr>
          <w:p>
            <w:pPr>
              <w:jc w:val="left"/>
              <w:rPr>
                <w:rFonts w:ascii="宋体" w:hAnsi="宋体" w:cs="宋体"/>
                <w:color w:val="000000"/>
                <w:sz w:val="24"/>
              </w:rPr>
            </w:pPr>
            <w:r>
              <w:rPr>
                <w:rFonts w:ascii="宋体" w:hAnsi="宋体" w:cs="宋体" w:hint="eastAsia"/>
                <w:color w:val="000000"/>
                <w:sz w:val="24"/>
              </w:rPr>
              <w:t>20</w:t>
            </w:r>
          </w:p>
        </w:tc>
        <w:tc>
          <w:tcPr>
            <w:tcW w:w="278" w:type="pct"/>
            <w:vMerge/>
            <w:vAlign w:val="center"/>
          </w:tcPr>
          <w:p>
            <w:pPr>
              <w:jc w:val="left"/>
              <w:textAlignment w:val="center"/>
              <w:rPr>
                <w:rFonts w:ascii="宋体" w:hAnsi="宋体" w:cs="宋体"/>
                <w:color w:val="000000"/>
                <w:sz w:val="24"/>
              </w:rPr>
            </w:pPr>
          </w:p>
        </w:tc>
        <w:tc>
          <w:tcPr>
            <w:tcW w:w="2304" w:type="pct"/>
          </w:tcPr>
          <w:p>
            <w:pPr>
              <w:pStyle w:val="BodyText"/>
              <w:spacing w:line="240" w:lineRule="auto"/>
              <w:rPr>
                <w:rFonts w:ascii="宋体" w:hAnsi="宋体" w:cs="宋体"/>
                <w:b w:val="0"/>
                <w:bCs w:val="0"/>
              </w:rPr>
            </w:pPr>
            <w:r>
              <w:rPr>
                <w:rFonts w:ascii="宋体" w:hAnsi="宋体" w:cs="宋体" w:hint="eastAsia"/>
                <w:b w:val="0"/>
                <w:bCs w:val="0"/>
              </w:rPr>
              <w:t>2.4、甲醛含量：未检出≠0。</w:t>
            </w:r>
          </w:p>
        </w:tc>
        <w:tc>
          <w:tcPr>
            <w:tcW w:w="717" w:type="pct"/>
          </w:tcPr>
          <w:p>
            <w:pPr>
              <w:pStyle w:val="BodyText"/>
              <w:spacing w:line="240" w:lineRule="auto"/>
              <w:rPr>
                <w:rFonts w:ascii="宋体" w:hAnsi="宋体" w:cs="宋体" w:hint="eastAsia"/>
                <w:b w:val="0"/>
                <w:bCs w:val="0"/>
              </w:rPr>
            </w:pPr>
          </w:p>
        </w:tc>
        <w:tc>
          <w:tcPr>
            <w:tcW w:w="771" w:type="pct"/>
          </w:tcPr>
          <w:p>
            <w:pPr>
              <w:pStyle w:val="BodyText"/>
              <w:spacing w:line="240" w:lineRule="auto"/>
              <w:rPr>
                <w:rFonts w:ascii="宋体" w:hAnsi="宋体" w:cs="宋体" w:hint="eastAsia"/>
                <w:b w:val="0"/>
                <w:bCs w:val="0"/>
              </w:rPr>
            </w:pPr>
          </w:p>
        </w:tc>
        <w:tc>
          <w:tcPr>
            <w:tcW w:w="661" w:type="pct"/>
          </w:tcPr>
          <w:p>
            <w:pPr>
              <w:pStyle w:val="BodyText"/>
              <w:spacing w:line="240" w:lineRule="auto"/>
              <w:rPr>
                <w:rFonts w:ascii="宋体" w:hAnsi="宋体" w:cs="宋体" w:hint="eastAsia"/>
                <w:b w:val="0"/>
                <w:bCs w:val="0"/>
              </w:rPr>
            </w:pPr>
          </w:p>
        </w:tc>
      </w:tr>
      <w:tr>
        <w:tblPrEx>
          <w:tblW w:w="4997" w:type="pct"/>
          <w:tblInd w:w="0" w:type="dxa"/>
          <w:tblCellMar>
            <w:top w:w="0" w:type="dxa"/>
            <w:left w:w="108" w:type="dxa"/>
            <w:bottom w:w="0" w:type="dxa"/>
            <w:right w:w="108" w:type="dxa"/>
          </w:tblCellMar>
        </w:tblPrEx>
        <w:trPr>
          <w:trHeight w:val="398"/>
        </w:trPr>
        <w:tc>
          <w:tcPr>
            <w:tcW w:w="268" w:type="pct"/>
            <w:vAlign w:val="center"/>
          </w:tcPr>
          <w:p>
            <w:pPr>
              <w:jc w:val="left"/>
              <w:rPr>
                <w:rFonts w:ascii="宋体" w:hAnsi="宋体" w:cs="宋体"/>
                <w:color w:val="000000"/>
                <w:sz w:val="24"/>
              </w:rPr>
            </w:pPr>
            <w:r>
              <w:rPr>
                <w:rFonts w:ascii="宋体" w:hAnsi="宋体" w:cs="宋体" w:hint="eastAsia"/>
                <w:color w:val="000000"/>
                <w:sz w:val="24"/>
              </w:rPr>
              <w:t>21</w:t>
            </w:r>
          </w:p>
        </w:tc>
        <w:tc>
          <w:tcPr>
            <w:tcW w:w="278" w:type="pct"/>
            <w:vMerge/>
            <w:vAlign w:val="center"/>
          </w:tcPr>
          <w:p>
            <w:pPr>
              <w:jc w:val="left"/>
              <w:textAlignment w:val="center"/>
              <w:rPr>
                <w:rFonts w:ascii="宋体" w:hAnsi="宋体" w:cs="宋体"/>
                <w:color w:val="000000"/>
                <w:sz w:val="24"/>
              </w:rPr>
            </w:pPr>
          </w:p>
        </w:tc>
        <w:tc>
          <w:tcPr>
            <w:tcW w:w="2304" w:type="pct"/>
          </w:tcPr>
          <w:p>
            <w:pPr>
              <w:pStyle w:val="BodyText"/>
              <w:spacing w:line="240" w:lineRule="auto"/>
              <w:rPr>
                <w:rFonts w:ascii="宋体" w:hAnsi="宋体" w:cs="宋体"/>
                <w:b w:val="0"/>
                <w:bCs w:val="0"/>
              </w:rPr>
            </w:pPr>
            <w:r>
              <w:rPr>
                <w:rFonts w:ascii="宋体" w:hAnsi="宋体" w:cs="宋体" w:hint="eastAsia"/>
                <w:b w:val="0"/>
                <w:bCs w:val="0"/>
              </w:rPr>
              <w:t>2.5、PH值：4.0-9.0。</w:t>
            </w:r>
          </w:p>
        </w:tc>
        <w:tc>
          <w:tcPr>
            <w:tcW w:w="717" w:type="pct"/>
          </w:tcPr>
          <w:p>
            <w:pPr>
              <w:pStyle w:val="BodyText"/>
              <w:spacing w:line="240" w:lineRule="auto"/>
              <w:rPr>
                <w:rFonts w:ascii="宋体" w:hAnsi="宋体" w:cs="宋体" w:hint="eastAsia"/>
                <w:b w:val="0"/>
                <w:bCs w:val="0"/>
              </w:rPr>
            </w:pPr>
          </w:p>
        </w:tc>
        <w:tc>
          <w:tcPr>
            <w:tcW w:w="771" w:type="pct"/>
          </w:tcPr>
          <w:p>
            <w:pPr>
              <w:pStyle w:val="BodyText"/>
              <w:spacing w:line="240" w:lineRule="auto"/>
              <w:rPr>
                <w:rFonts w:ascii="宋体" w:hAnsi="宋体" w:cs="宋体" w:hint="eastAsia"/>
                <w:b w:val="0"/>
                <w:bCs w:val="0"/>
              </w:rPr>
            </w:pPr>
          </w:p>
        </w:tc>
        <w:tc>
          <w:tcPr>
            <w:tcW w:w="661" w:type="pct"/>
          </w:tcPr>
          <w:p>
            <w:pPr>
              <w:pStyle w:val="BodyText"/>
              <w:spacing w:line="240" w:lineRule="auto"/>
              <w:rPr>
                <w:rFonts w:ascii="宋体" w:hAnsi="宋体" w:cs="宋体" w:hint="eastAsia"/>
                <w:b w:val="0"/>
                <w:bCs w:val="0"/>
              </w:rPr>
            </w:pPr>
          </w:p>
        </w:tc>
      </w:tr>
      <w:tr>
        <w:tblPrEx>
          <w:tblW w:w="4997" w:type="pct"/>
          <w:tblInd w:w="0" w:type="dxa"/>
          <w:tblCellMar>
            <w:top w:w="0" w:type="dxa"/>
            <w:left w:w="108" w:type="dxa"/>
            <w:bottom w:w="0" w:type="dxa"/>
            <w:right w:w="108" w:type="dxa"/>
          </w:tblCellMar>
        </w:tblPrEx>
        <w:trPr>
          <w:trHeight w:val="398"/>
        </w:trPr>
        <w:tc>
          <w:tcPr>
            <w:tcW w:w="268" w:type="pct"/>
            <w:vAlign w:val="center"/>
          </w:tcPr>
          <w:p>
            <w:pPr>
              <w:jc w:val="left"/>
              <w:rPr>
                <w:rFonts w:ascii="宋体" w:hAnsi="宋体" w:cs="宋体"/>
                <w:color w:val="000000"/>
                <w:sz w:val="24"/>
              </w:rPr>
            </w:pPr>
            <w:r>
              <w:rPr>
                <w:rFonts w:ascii="宋体" w:hAnsi="宋体" w:cs="宋体" w:hint="eastAsia"/>
                <w:color w:val="000000"/>
                <w:sz w:val="24"/>
              </w:rPr>
              <w:t>22</w:t>
            </w:r>
          </w:p>
        </w:tc>
        <w:tc>
          <w:tcPr>
            <w:tcW w:w="278" w:type="pct"/>
            <w:vMerge/>
            <w:vAlign w:val="center"/>
          </w:tcPr>
          <w:p>
            <w:pPr>
              <w:jc w:val="left"/>
              <w:textAlignment w:val="center"/>
              <w:rPr>
                <w:rFonts w:ascii="宋体" w:hAnsi="宋体" w:cs="宋体"/>
                <w:color w:val="000000"/>
                <w:sz w:val="24"/>
              </w:rPr>
            </w:pPr>
          </w:p>
        </w:tc>
        <w:tc>
          <w:tcPr>
            <w:tcW w:w="2304" w:type="pct"/>
          </w:tcPr>
          <w:p>
            <w:pPr>
              <w:pStyle w:val="BodyText"/>
              <w:spacing w:line="240" w:lineRule="auto"/>
              <w:rPr>
                <w:rFonts w:ascii="宋体" w:hAnsi="宋体" w:cs="宋体"/>
                <w:b w:val="0"/>
                <w:bCs w:val="0"/>
              </w:rPr>
            </w:pPr>
            <w:r>
              <w:rPr>
                <w:rFonts w:ascii="宋体" w:hAnsi="宋体" w:cs="宋体" w:hint="eastAsia"/>
                <w:b w:val="0"/>
                <w:bCs w:val="0"/>
              </w:rPr>
              <w:t>2.6、可萃取的重金属：</w:t>
            </w:r>
            <w:r>
              <w:rPr>
                <w:rFonts w:ascii="宋体" w:eastAsia="宋体" w:hAnsi="宋体" w:cs="宋体" w:hint="eastAsia"/>
                <w:b w:val="0"/>
                <w:bCs w:val="0"/>
                <w:szCs w:val="24"/>
              </w:rPr>
              <w:t>铅（Pb)</w:t>
            </w:r>
            <w:r>
              <w:rPr>
                <w:rFonts w:ascii="宋体" w:eastAsia="宋体" w:hAnsi="宋体" w:cs="宋体" w:hint="eastAsia"/>
                <w:b w:val="0"/>
                <w:bCs w:val="0"/>
                <w:szCs w:val="24"/>
                <w:lang w:eastAsia="zh-CN"/>
              </w:rPr>
              <w:t>、</w:t>
            </w:r>
            <w:r>
              <w:rPr>
                <w:rFonts w:ascii="宋体" w:eastAsia="宋体" w:hAnsi="宋体" w:cs="宋体" w:hint="eastAsia"/>
                <w:b w:val="0"/>
                <w:bCs w:val="0"/>
                <w:szCs w:val="24"/>
              </w:rPr>
              <w:t>镉（Cd)</w:t>
            </w:r>
            <w:r>
              <w:rPr>
                <w:rFonts w:ascii="宋体" w:eastAsia="宋体" w:hAnsi="宋体" w:cs="宋体" w:hint="eastAsia"/>
                <w:b w:val="0"/>
                <w:bCs w:val="0"/>
                <w:szCs w:val="24"/>
                <w:lang w:eastAsia="zh-CN"/>
              </w:rPr>
              <w:t>、</w:t>
            </w:r>
            <w:r>
              <w:rPr>
                <w:rFonts w:ascii="宋体" w:eastAsia="宋体" w:hAnsi="宋体" w:cs="宋体" w:hint="eastAsia"/>
                <w:b w:val="0"/>
                <w:bCs w:val="0"/>
                <w:szCs w:val="24"/>
              </w:rPr>
              <w:t>铜（Cu)</w:t>
            </w:r>
            <w:r>
              <w:rPr>
                <w:rFonts w:ascii="宋体" w:eastAsia="宋体" w:hAnsi="宋体" w:cs="宋体" w:hint="eastAsia"/>
                <w:b w:val="0"/>
                <w:bCs w:val="0"/>
                <w:szCs w:val="24"/>
                <w:lang w:eastAsia="zh-CN"/>
              </w:rPr>
              <w:t>、</w:t>
            </w:r>
            <w:r>
              <w:rPr>
                <w:rFonts w:ascii="宋体" w:eastAsia="宋体" w:hAnsi="宋体" w:cs="宋体" w:hint="eastAsia"/>
                <w:b w:val="0"/>
                <w:bCs w:val="0"/>
                <w:szCs w:val="24"/>
              </w:rPr>
              <w:t>钴(Co)</w:t>
            </w:r>
            <w:r>
              <w:rPr>
                <w:rFonts w:ascii="宋体" w:eastAsia="宋体" w:hAnsi="宋体" w:cs="宋体" w:hint="eastAsia"/>
                <w:b w:val="0"/>
                <w:bCs w:val="0"/>
                <w:szCs w:val="24"/>
                <w:lang w:eastAsia="zh-CN"/>
              </w:rPr>
              <w:t>、</w:t>
            </w:r>
            <w:r>
              <w:rPr>
                <w:rFonts w:ascii="宋体" w:eastAsia="宋体" w:hAnsi="宋体" w:cs="宋体" w:hint="eastAsia"/>
                <w:b w:val="0"/>
                <w:bCs w:val="0"/>
                <w:szCs w:val="24"/>
              </w:rPr>
              <w:t>镍（Ni)</w:t>
            </w:r>
            <w:r>
              <w:rPr>
                <w:rFonts w:ascii="宋体" w:eastAsia="宋体" w:hAnsi="宋体" w:cs="宋体" w:hint="eastAsia"/>
                <w:b w:val="0"/>
                <w:bCs w:val="0"/>
                <w:szCs w:val="24"/>
                <w:lang w:eastAsia="zh-CN"/>
              </w:rPr>
              <w:t>、</w:t>
            </w:r>
            <w:r>
              <w:rPr>
                <w:rFonts w:ascii="宋体" w:eastAsia="宋体" w:hAnsi="宋体" w:cs="宋体" w:hint="eastAsia"/>
                <w:b w:val="0"/>
                <w:bCs w:val="0"/>
                <w:szCs w:val="24"/>
              </w:rPr>
              <w:t>三价铬(Cr)</w:t>
            </w:r>
            <w:r>
              <w:rPr>
                <w:rFonts w:ascii="宋体" w:eastAsia="宋体" w:hAnsi="宋体" w:cs="宋体" w:hint="eastAsia"/>
                <w:b w:val="0"/>
                <w:bCs w:val="0"/>
                <w:szCs w:val="24"/>
                <w:lang w:eastAsia="zh-CN"/>
              </w:rPr>
              <w:t>、</w:t>
            </w:r>
            <w:r>
              <w:rPr>
                <w:rFonts w:ascii="宋体" w:eastAsia="宋体" w:hAnsi="宋体" w:cs="宋体" w:hint="eastAsia"/>
                <w:b w:val="0"/>
                <w:bCs w:val="0"/>
                <w:szCs w:val="24"/>
              </w:rPr>
              <w:t>锑(Sb)</w:t>
            </w:r>
            <w:r>
              <w:rPr>
                <w:rFonts w:ascii="宋体" w:eastAsia="宋体" w:hAnsi="宋体" w:cs="宋体" w:hint="eastAsia"/>
                <w:b w:val="0"/>
                <w:bCs w:val="0"/>
                <w:szCs w:val="24"/>
                <w:lang w:eastAsia="zh-CN"/>
              </w:rPr>
              <w:t>、</w:t>
            </w:r>
            <w:r>
              <w:rPr>
                <w:rFonts w:ascii="宋体" w:eastAsia="宋体" w:hAnsi="宋体" w:cs="宋体" w:hint="eastAsia"/>
                <w:b w:val="0"/>
                <w:bCs w:val="0"/>
                <w:szCs w:val="24"/>
              </w:rPr>
              <w:t>六价铬</w:t>
            </w:r>
            <w:r>
              <w:rPr>
                <w:rFonts w:ascii="宋体" w:eastAsia="宋体" w:hAnsi="宋体" w:cs="宋体" w:hint="eastAsia"/>
                <w:b w:val="0"/>
                <w:bCs w:val="0"/>
                <w:szCs w:val="24"/>
                <w:lang w:eastAsia="zh-CN"/>
              </w:rPr>
              <w:t>、</w:t>
            </w:r>
            <w:r>
              <w:rPr>
                <w:rFonts w:ascii="宋体" w:eastAsia="宋体" w:hAnsi="宋体" w:cs="宋体" w:hint="eastAsia"/>
                <w:b w:val="0"/>
                <w:bCs w:val="0"/>
                <w:szCs w:val="24"/>
              </w:rPr>
              <w:t>砷（As)</w:t>
            </w:r>
            <w:r>
              <w:rPr>
                <w:rFonts w:ascii="宋体" w:eastAsia="宋体" w:hAnsi="宋体" w:cs="宋体" w:hint="eastAsia"/>
                <w:b w:val="0"/>
                <w:bCs w:val="0"/>
                <w:szCs w:val="24"/>
                <w:lang w:eastAsia="zh-CN"/>
              </w:rPr>
              <w:t>、</w:t>
            </w:r>
            <w:r>
              <w:rPr>
                <w:rFonts w:ascii="宋体" w:eastAsia="宋体" w:hAnsi="宋体" w:cs="宋体" w:hint="eastAsia"/>
                <w:b w:val="0"/>
                <w:bCs w:val="0"/>
                <w:szCs w:val="24"/>
              </w:rPr>
              <w:t>汞（Hg)</w:t>
            </w:r>
            <w:r>
              <w:rPr>
                <w:rFonts w:ascii="宋体" w:hAnsi="宋体" w:cs="宋体" w:hint="eastAsia"/>
                <w:b w:val="0"/>
                <w:bCs w:val="0"/>
              </w:rPr>
              <w:t>未检出≠0。</w:t>
            </w:r>
          </w:p>
        </w:tc>
        <w:tc>
          <w:tcPr>
            <w:tcW w:w="717" w:type="pct"/>
          </w:tcPr>
          <w:p>
            <w:pPr>
              <w:pStyle w:val="BodyText"/>
              <w:spacing w:line="240" w:lineRule="auto"/>
              <w:rPr>
                <w:rFonts w:ascii="宋体" w:hAnsi="宋体" w:cs="宋体" w:hint="eastAsia"/>
                <w:b w:val="0"/>
                <w:bCs w:val="0"/>
              </w:rPr>
            </w:pPr>
          </w:p>
        </w:tc>
        <w:tc>
          <w:tcPr>
            <w:tcW w:w="771" w:type="pct"/>
          </w:tcPr>
          <w:p>
            <w:pPr>
              <w:pStyle w:val="BodyText"/>
              <w:spacing w:line="240" w:lineRule="auto"/>
              <w:rPr>
                <w:rFonts w:ascii="宋体" w:hAnsi="宋体" w:cs="宋体" w:hint="eastAsia"/>
                <w:b w:val="0"/>
                <w:bCs w:val="0"/>
              </w:rPr>
            </w:pPr>
          </w:p>
        </w:tc>
        <w:tc>
          <w:tcPr>
            <w:tcW w:w="661" w:type="pct"/>
          </w:tcPr>
          <w:p>
            <w:pPr>
              <w:pStyle w:val="BodyText"/>
              <w:spacing w:line="240" w:lineRule="auto"/>
              <w:rPr>
                <w:rFonts w:ascii="宋体" w:hAnsi="宋体" w:cs="宋体" w:hint="eastAsia"/>
                <w:b w:val="0"/>
                <w:bCs w:val="0"/>
              </w:rPr>
            </w:pPr>
          </w:p>
        </w:tc>
      </w:tr>
      <w:tr>
        <w:tblPrEx>
          <w:tblW w:w="4997" w:type="pct"/>
          <w:tblInd w:w="0" w:type="dxa"/>
          <w:tblCellMar>
            <w:top w:w="0" w:type="dxa"/>
            <w:left w:w="108" w:type="dxa"/>
            <w:bottom w:w="0" w:type="dxa"/>
            <w:right w:w="108" w:type="dxa"/>
          </w:tblCellMar>
        </w:tblPrEx>
        <w:trPr>
          <w:trHeight w:val="398"/>
        </w:trPr>
        <w:tc>
          <w:tcPr>
            <w:tcW w:w="268" w:type="pct"/>
            <w:vAlign w:val="center"/>
          </w:tcPr>
          <w:p>
            <w:pPr>
              <w:jc w:val="left"/>
              <w:rPr>
                <w:rFonts w:ascii="宋体" w:hAnsi="宋体" w:cs="宋体"/>
                <w:color w:val="000000"/>
                <w:sz w:val="24"/>
              </w:rPr>
            </w:pPr>
            <w:r>
              <w:rPr>
                <w:rFonts w:ascii="宋体" w:hAnsi="宋体" w:cs="宋体" w:hint="eastAsia"/>
                <w:color w:val="000000"/>
                <w:sz w:val="24"/>
              </w:rPr>
              <w:t>23</w:t>
            </w:r>
          </w:p>
        </w:tc>
        <w:tc>
          <w:tcPr>
            <w:tcW w:w="278" w:type="pct"/>
            <w:vMerge/>
            <w:vAlign w:val="center"/>
          </w:tcPr>
          <w:p>
            <w:pPr>
              <w:jc w:val="left"/>
              <w:textAlignment w:val="center"/>
              <w:rPr>
                <w:rFonts w:ascii="宋体" w:hAnsi="宋体" w:cs="宋体"/>
                <w:color w:val="000000"/>
                <w:sz w:val="24"/>
              </w:rPr>
            </w:pPr>
          </w:p>
        </w:tc>
        <w:tc>
          <w:tcPr>
            <w:tcW w:w="2304" w:type="pct"/>
          </w:tcPr>
          <w:p>
            <w:pPr>
              <w:pStyle w:val="BodyText"/>
              <w:spacing w:line="240" w:lineRule="auto"/>
              <w:rPr>
                <w:rFonts w:ascii="宋体" w:hAnsi="宋体" w:cs="宋体"/>
                <w:b w:val="0"/>
                <w:bCs w:val="0"/>
              </w:rPr>
            </w:pPr>
            <w:r>
              <w:rPr>
                <w:rFonts w:ascii="宋体" w:hAnsi="宋体" w:cs="宋体" w:hint="eastAsia"/>
                <w:b w:val="0"/>
                <w:bCs w:val="0"/>
              </w:rPr>
              <w:t>2.7、</w:t>
            </w:r>
            <w:r>
              <w:rPr>
                <w:rFonts w:cs="宋体" w:hint="eastAsia"/>
                <w:b w:val="0"/>
                <w:bCs w:val="0"/>
              </w:rPr>
              <w:t>五氯苯酚（PCP）：</w:t>
            </w:r>
            <w:r>
              <w:rPr>
                <w:rFonts w:ascii="宋体" w:hAnsi="宋体" w:cs="宋体" w:hint="eastAsia"/>
                <w:b w:val="0"/>
                <w:bCs w:val="0"/>
              </w:rPr>
              <w:t>未检出≠0。</w:t>
            </w:r>
          </w:p>
        </w:tc>
        <w:tc>
          <w:tcPr>
            <w:tcW w:w="717" w:type="pct"/>
          </w:tcPr>
          <w:p>
            <w:pPr>
              <w:pStyle w:val="BodyText"/>
              <w:spacing w:line="240" w:lineRule="auto"/>
              <w:rPr>
                <w:rFonts w:ascii="宋体" w:hAnsi="宋体" w:cs="宋体" w:hint="eastAsia"/>
                <w:b w:val="0"/>
                <w:bCs w:val="0"/>
              </w:rPr>
            </w:pPr>
          </w:p>
        </w:tc>
        <w:tc>
          <w:tcPr>
            <w:tcW w:w="771" w:type="pct"/>
          </w:tcPr>
          <w:p>
            <w:pPr>
              <w:pStyle w:val="BodyText"/>
              <w:spacing w:line="240" w:lineRule="auto"/>
              <w:rPr>
                <w:rFonts w:ascii="宋体" w:hAnsi="宋体" w:cs="宋体" w:hint="eastAsia"/>
                <w:b w:val="0"/>
                <w:bCs w:val="0"/>
              </w:rPr>
            </w:pPr>
          </w:p>
        </w:tc>
        <w:tc>
          <w:tcPr>
            <w:tcW w:w="661" w:type="pct"/>
          </w:tcPr>
          <w:p>
            <w:pPr>
              <w:pStyle w:val="BodyText"/>
              <w:spacing w:line="240" w:lineRule="auto"/>
              <w:rPr>
                <w:rFonts w:ascii="宋体" w:hAnsi="宋体" w:cs="宋体" w:hint="eastAsia"/>
                <w:b w:val="0"/>
                <w:bCs w:val="0"/>
              </w:rPr>
            </w:pPr>
          </w:p>
        </w:tc>
      </w:tr>
      <w:tr>
        <w:tblPrEx>
          <w:tblW w:w="4997" w:type="pct"/>
          <w:tblInd w:w="0" w:type="dxa"/>
          <w:tblCellMar>
            <w:top w:w="0" w:type="dxa"/>
            <w:left w:w="108" w:type="dxa"/>
            <w:bottom w:w="0" w:type="dxa"/>
            <w:right w:w="108" w:type="dxa"/>
          </w:tblCellMar>
        </w:tblPrEx>
        <w:trPr>
          <w:trHeight w:val="398"/>
        </w:trPr>
        <w:tc>
          <w:tcPr>
            <w:tcW w:w="268" w:type="pct"/>
            <w:vAlign w:val="center"/>
          </w:tcPr>
          <w:p>
            <w:pPr>
              <w:jc w:val="left"/>
              <w:rPr>
                <w:rFonts w:ascii="宋体" w:hAnsi="宋体" w:cs="宋体"/>
                <w:color w:val="000000"/>
                <w:sz w:val="24"/>
              </w:rPr>
            </w:pPr>
            <w:r>
              <w:rPr>
                <w:rFonts w:ascii="宋体" w:hAnsi="宋体" w:cs="宋体" w:hint="eastAsia"/>
                <w:color w:val="000000"/>
                <w:sz w:val="24"/>
              </w:rPr>
              <w:t>24</w:t>
            </w:r>
          </w:p>
        </w:tc>
        <w:tc>
          <w:tcPr>
            <w:tcW w:w="278" w:type="pct"/>
            <w:vMerge/>
            <w:vAlign w:val="center"/>
          </w:tcPr>
          <w:p>
            <w:pPr>
              <w:jc w:val="left"/>
              <w:textAlignment w:val="center"/>
              <w:rPr>
                <w:rFonts w:ascii="宋体" w:hAnsi="宋体" w:cs="宋体"/>
                <w:color w:val="000000"/>
                <w:sz w:val="24"/>
              </w:rPr>
            </w:pPr>
          </w:p>
        </w:tc>
        <w:tc>
          <w:tcPr>
            <w:tcW w:w="2304" w:type="pct"/>
          </w:tcPr>
          <w:p>
            <w:pPr>
              <w:pStyle w:val="BodyText"/>
              <w:spacing w:line="240" w:lineRule="auto"/>
              <w:rPr>
                <w:rFonts w:ascii="宋体" w:hAnsi="宋体" w:cs="宋体"/>
                <w:b w:val="0"/>
                <w:bCs w:val="0"/>
              </w:rPr>
            </w:pPr>
            <w:r>
              <w:rPr>
                <w:rFonts w:ascii="宋体" w:hAnsi="宋体" w:cs="宋体" w:hint="eastAsia"/>
                <w:b w:val="0"/>
                <w:bCs w:val="0"/>
              </w:rPr>
              <w:t>2.8、</w:t>
            </w:r>
            <w:r>
              <w:rPr>
                <w:rFonts w:cs="宋体" w:hint="eastAsia"/>
                <w:b w:val="0"/>
                <w:bCs w:val="0"/>
              </w:rPr>
              <w:t>四氯苯酚（TeCP总量）：</w:t>
            </w:r>
            <w:r>
              <w:rPr>
                <w:rFonts w:ascii="宋体" w:hAnsi="宋体" w:cs="宋体" w:hint="eastAsia"/>
                <w:b w:val="0"/>
                <w:bCs w:val="0"/>
              </w:rPr>
              <w:t>＜</w:t>
            </w:r>
            <w:r>
              <w:rPr>
                <w:rFonts w:cs="宋体" w:hint="eastAsia"/>
                <w:b w:val="0"/>
                <w:bCs w:val="0"/>
              </w:rPr>
              <w:t>0.5（mg/kg）。</w:t>
            </w:r>
          </w:p>
        </w:tc>
        <w:tc>
          <w:tcPr>
            <w:tcW w:w="717" w:type="pct"/>
          </w:tcPr>
          <w:p>
            <w:pPr>
              <w:pStyle w:val="BodyText"/>
              <w:spacing w:line="240" w:lineRule="auto"/>
              <w:rPr>
                <w:rFonts w:ascii="宋体" w:hAnsi="宋体" w:cs="宋体" w:hint="eastAsia"/>
                <w:b w:val="0"/>
                <w:bCs w:val="0"/>
              </w:rPr>
            </w:pPr>
          </w:p>
        </w:tc>
        <w:tc>
          <w:tcPr>
            <w:tcW w:w="771" w:type="pct"/>
          </w:tcPr>
          <w:p>
            <w:pPr>
              <w:pStyle w:val="BodyText"/>
              <w:spacing w:line="240" w:lineRule="auto"/>
              <w:rPr>
                <w:rFonts w:ascii="宋体" w:hAnsi="宋体" w:cs="宋体" w:hint="eastAsia"/>
                <w:b w:val="0"/>
                <w:bCs w:val="0"/>
              </w:rPr>
            </w:pPr>
          </w:p>
        </w:tc>
        <w:tc>
          <w:tcPr>
            <w:tcW w:w="661" w:type="pct"/>
          </w:tcPr>
          <w:p>
            <w:pPr>
              <w:pStyle w:val="BodyText"/>
              <w:spacing w:line="240" w:lineRule="auto"/>
              <w:rPr>
                <w:rFonts w:ascii="宋体" w:hAnsi="宋体" w:cs="宋体" w:hint="eastAsia"/>
                <w:b w:val="0"/>
                <w:bCs w:val="0"/>
              </w:rPr>
            </w:pPr>
          </w:p>
        </w:tc>
      </w:tr>
      <w:tr>
        <w:tblPrEx>
          <w:tblW w:w="4997" w:type="pct"/>
          <w:tblInd w:w="0" w:type="dxa"/>
          <w:tblCellMar>
            <w:top w:w="0" w:type="dxa"/>
            <w:left w:w="108" w:type="dxa"/>
            <w:bottom w:w="0" w:type="dxa"/>
            <w:right w:w="108" w:type="dxa"/>
          </w:tblCellMar>
        </w:tblPrEx>
        <w:trPr>
          <w:trHeight w:val="398"/>
        </w:trPr>
        <w:tc>
          <w:tcPr>
            <w:tcW w:w="268" w:type="pct"/>
            <w:vAlign w:val="center"/>
          </w:tcPr>
          <w:p>
            <w:pPr>
              <w:jc w:val="left"/>
              <w:rPr>
                <w:rFonts w:ascii="宋体" w:hAnsi="宋体" w:cs="宋体"/>
                <w:color w:val="000000"/>
                <w:sz w:val="24"/>
              </w:rPr>
            </w:pPr>
            <w:r>
              <w:rPr>
                <w:rFonts w:ascii="宋体" w:hAnsi="宋体" w:cs="宋体" w:hint="eastAsia"/>
                <w:color w:val="000000"/>
                <w:sz w:val="24"/>
              </w:rPr>
              <w:t>25</w:t>
            </w:r>
          </w:p>
        </w:tc>
        <w:tc>
          <w:tcPr>
            <w:tcW w:w="278" w:type="pct"/>
            <w:vMerge/>
            <w:vAlign w:val="center"/>
          </w:tcPr>
          <w:p>
            <w:pPr>
              <w:jc w:val="left"/>
              <w:textAlignment w:val="center"/>
              <w:rPr>
                <w:rFonts w:ascii="宋体" w:hAnsi="宋体" w:cs="宋体"/>
                <w:color w:val="000000"/>
                <w:sz w:val="24"/>
              </w:rPr>
            </w:pPr>
          </w:p>
        </w:tc>
        <w:tc>
          <w:tcPr>
            <w:tcW w:w="2304" w:type="pct"/>
          </w:tcPr>
          <w:p>
            <w:pPr>
              <w:pStyle w:val="BodyText"/>
              <w:spacing w:line="240" w:lineRule="auto"/>
              <w:rPr>
                <w:rFonts w:ascii="宋体" w:hAnsi="宋体" w:cs="宋体"/>
                <w:b w:val="0"/>
                <w:bCs w:val="0"/>
              </w:rPr>
            </w:pPr>
            <w:r>
              <w:rPr>
                <w:rFonts w:ascii="宋体" w:hAnsi="宋体" w:cs="宋体" w:hint="eastAsia"/>
                <w:b w:val="0"/>
                <w:bCs w:val="0"/>
              </w:rPr>
              <w:t>2.9、</w:t>
            </w:r>
            <w:r>
              <w:rPr>
                <w:rFonts w:cs="宋体" w:hint="eastAsia"/>
                <w:b w:val="0"/>
                <w:bCs w:val="0"/>
              </w:rPr>
              <w:t>领苯基苯酚（OPP）：</w:t>
            </w:r>
            <w:r>
              <w:rPr>
                <w:rFonts w:ascii="宋体" w:hAnsi="宋体" w:cs="宋体" w:hint="eastAsia"/>
                <w:b w:val="0"/>
                <w:bCs w:val="0"/>
              </w:rPr>
              <w:t>未检出≠0。</w:t>
            </w:r>
          </w:p>
        </w:tc>
        <w:tc>
          <w:tcPr>
            <w:tcW w:w="717" w:type="pct"/>
          </w:tcPr>
          <w:p>
            <w:pPr>
              <w:pStyle w:val="BodyText"/>
              <w:spacing w:line="240" w:lineRule="auto"/>
              <w:rPr>
                <w:rFonts w:ascii="宋体" w:hAnsi="宋体" w:cs="宋体" w:hint="eastAsia"/>
                <w:b w:val="0"/>
                <w:bCs w:val="0"/>
              </w:rPr>
            </w:pPr>
          </w:p>
        </w:tc>
        <w:tc>
          <w:tcPr>
            <w:tcW w:w="771" w:type="pct"/>
          </w:tcPr>
          <w:p>
            <w:pPr>
              <w:pStyle w:val="BodyText"/>
              <w:spacing w:line="240" w:lineRule="auto"/>
              <w:rPr>
                <w:rFonts w:ascii="宋体" w:hAnsi="宋体" w:cs="宋体" w:hint="eastAsia"/>
                <w:b w:val="0"/>
                <w:bCs w:val="0"/>
              </w:rPr>
            </w:pPr>
          </w:p>
        </w:tc>
        <w:tc>
          <w:tcPr>
            <w:tcW w:w="661" w:type="pct"/>
          </w:tcPr>
          <w:p>
            <w:pPr>
              <w:pStyle w:val="BodyText"/>
              <w:spacing w:line="240" w:lineRule="auto"/>
              <w:rPr>
                <w:rFonts w:ascii="宋体" w:hAnsi="宋体" w:cs="宋体" w:hint="eastAsia"/>
                <w:b w:val="0"/>
                <w:bCs w:val="0"/>
              </w:rPr>
            </w:pPr>
          </w:p>
        </w:tc>
      </w:tr>
      <w:tr>
        <w:tblPrEx>
          <w:tblW w:w="4997" w:type="pct"/>
          <w:tblInd w:w="0" w:type="dxa"/>
          <w:tblCellMar>
            <w:top w:w="0" w:type="dxa"/>
            <w:left w:w="108" w:type="dxa"/>
            <w:bottom w:w="0" w:type="dxa"/>
            <w:right w:w="108" w:type="dxa"/>
          </w:tblCellMar>
        </w:tblPrEx>
        <w:trPr>
          <w:trHeight w:val="398"/>
        </w:trPr>
        <w:tc>
          <w:tcPr>
            <w:tcW w:w="268" w:type="pct"/>
            <w:vAlign w:val="center"/>
          </w:tcPr>
          <w:p>
            <w:pPr>
              <w:jc w:val="left"/>
              <w:rPr>
                <w:rFonts w:ascii="宋体" w:hAnsi="宋体" w:cs="宋体"/>
                <w:color w:val="000000"/>
                <w:sz w:val="24"/>
              </w:rPr>
            </w:pPr>
            <w:r>
              <w:rPr>
                <w:rFonts w:ascii="宋体" w:hAnsi="宋体" w:cs="宋体" w:hint="eastAsia"/>
                <w:color w:val="000000"/>
                <w:sz w:val="24"/>
              </w:rPr>
              <w:t>26</w:t>
            </w:r>
          </w:p>
        </w:tc>
        <w:tc>
          <w:tcPr>
            <w:tcW w:w="278" w:type="pct"/>
            <w:vMerge/>
            <w:vAlign w:val="center"/>
          </w:tcPr>
          <w:p>
            <w:pPr>
              <w:jc w:val="left"/>
              <w:textAlignment w:val="center"/>
              <w:rPr>
                <w:rFonts w:ascii="宋体" w:hAnsi="宋体" w:cs="宋体"/>
                <w:color w:val="000000"/>
                <w:sz w:val="24"/>
              </w:rPr>
            </w:pPr>
          </w:p>
        </w:tc>
        <w:tc>
          <w:tcPr>
            <w:tcW w:w="2304" w:type="pct"/>
          </w:tcPr>
          <w:p>
            <w:pPr>
              <w:pStyle w:val="BodyText"/>
              <w:spacing w:line="240" w:lineRule="auto"/>
              <w:rPr>
                <w:rFonts w:ascii="宋体" w:hAnsi="宋体" w:cs="宋体"/>
                <w:b w:val="0"/>
                <w:bCs w:val="0"/>
              </w:rPr>
            </w:pPr>
            <w:r>
              <w:rPr>
                <w:rFonts w:ascii="宋体" w:hAnsi="宋体" w:cs="宋体" w:hint="eastAsia"/>
                <w:b w:val="0"/>
                <w:bCs w:val="0"/>
              </w:rPr>
              <w:t>2.10、</w:t>
            </w:r>
            <w:r>
              <w:rPr>
                <w:rFonts w:cs="宋体" w:hint="eastAsia"/>
                <w:b w:val="0"/>
                <w:bCs w:val="0"/>
              </w:rPr>
              <w:t>三丁基锡化合物（TBT）：</w:t>
            </w:r>
            <w:r>
              <w:rPr>
                <w:rFonts w:ascii="宋体" w:hAnsi="宋体" w:cs="宋体" w:hint="eastAsia"/>
                <w:b w:val="0"/>
                <w:bCs w:val="0"/>
              </w:rPr>
              <w:t>未检出≠0。</w:t>
            </w:r>
          </w:p>
        </w:tc>
        <w:tc>
          <w:tcPr>
            <w:tcW w:w="717" w:type="pct"/>
          </w:tcPr>
          <w:p>
            <w:pPr>
              <w:pStyle w:val="BodyText"/>
              <w:spacing w:line="240" w:lineRule="auto"/>
              <w:rPr>
                <w:rFonts w:ascii="宋体" w:hAnsi="宋体" w:cs="宋体" w:hint="eastAsia"/>
                <w:b w:val="0"/>
                <w:bCs w:val="0"/>
              </w:rPr>
            </w:pPr>
          </w:p>
        </w:tc>
        <w:tc>
          <w:tcPr>
            <w:tcW w:w="771" w:type="pct"/>
          </w:tcPr>
          <w:p>
            <w:pPr>
              <w:pStyle w:val="BodyText"/>
              <w:spacing w:line="240" w:lineRule="auto"/>
              <w:rPr>
                <w:rFonts w:ascii="宋体" w:hAnsi="宋体" w:cs="宋体" w:hint="eastAsia"/>
                <w:b w:val="0"/>
                <w:bCs w:val="0"/>
              </w:rPr>
            </w:pPr>
          </w:p>
        </w:tc>
        <w:tc>
          <w:tcPr>
            <w:tcW w:w="661" w:type="pct"/>
          </w:tcPr>
          <w:p>
            <w:pPr>
              <w:pStyle w:val="BodyText"/>
              <w:spacing w:line="240" w:lineRule="auto"/>
              <w:rPr>
                <w:rFonts w:ascii="宋体" w:hAnsi="宋体" w:cs="宋体" w:hint="eastAsia"/>
                <w:b w:val="0"/>
                <w:bCs w:val="0"/>
              </w:rPr>
            </w:pPr>
          </w:p>
        </w:tc>
      </w:tr>
      <w:tr>
        <w:tblPrEx>
          <w:tblW w:w="4997" w:type="pct"/>
          <w:tblInd w:w="0" w:type="dxa"/>
          <w:tblCellMar>
            <w:top w:w="0" w:type="dxa"/>
            <w:left w:w="108" w:type="dxa"/>
            <w:bottom w:w="0" w:type="dxa"/>
            <w:right w:w="108" w:type="dxa"/>
          </w:tblCellMar>
        </w:tblPrEx>
        <w:trPr>
          <w:trHeight w:val="398"/>
        </w:trPr>
        <w:tc>
          <w:tcPr>
            <w:tcW w:w="268" w:type="pct"/>
            <w:vAlign w:val="center"/>
          </w:tcPr>
          <w:p>
            <w:pPr>
              <w:jc w:val="left"/>
              <w:rPr>
                <w:rFonts w:ascii="宋体" w:hAnsi="宋体" w:cs="宋体"/>
                <w:color w:val="000000"/>
                <w:sz w:val="24"/>
              </w:rPr>
            </w:pPr>
            <w:r>
              <w:rPr>
                <w:rFonts w:ascii="宋体" w:hAnsi="宋体" w:cs="宋体" w:hint="eastAsia"/>
                <w:color w:val="000000"/>
                <w:sz w:val="24"/>
              </w:rPr>
              <w:t>27</w:t>
            </w:r>
          </w:p>
        </w:tc>
        <w:tc>
          <w:tcPr>
            <w:tcW w:w="278" w:type="pct"/>
            <w:vMerge/>
            <w:vAlign w:val="center"/>
          </w:tcPr>
          <w:p>
            <w:pPr>
              <w:jc w:val="left"/>
              <w:textAlignment w:val="center"/>
              <w:rPr>
                <w:rFonts w:ascii="宋体" w:hAnsi="宋体" w:cs="宋体"/>
                <w:color w:val="000000"/>
                <w:sz w:val="24"/>
              </w:rPr>
            </w:pPr>
          </w:p>
        </w:tc>
        <w:tc>
          <w:tcPr>
            <w:tcW w:w="2304" w:type="pct"/>
          </w:tcPr>
          <w:p>
            <w:pPr>
              <w:pStyle w:val="BodyText"/>
              <w:spacing w:line="240" w:lineRule="auto"/>
              <w:rPr>
                <w:rFonts w:ascii="宋体" w:hAnsi="宋体" w:cs="宋体"/>
                <w:b w:val="0"/>
                <w:bCs w:val="0"/>
              </w:rPr>
            </w:pPr>
            <w:r>
              <w:rPr>
                <w:rFonts w:ascii="宋体" w:hAnsi="宋体" w:cs="宋体" w:hint="eastAsia"/>
                <w:b w:val="0"/>
                <w:bCs w:val="0"/>
              </w:rPr>
              <w:t>2.11、</w:t>
            </w:r>
            <w:r>
              <w:rPr>
                <w:rFonts w:cs="宋体" w:hint="eastAsia"/>
                <w:b w:val="0"/>
                <w:bCs w:val="0"/>
              </w:rPr>
              <w:t>三苯基锡化合物（TPhT）:</w:t>
            </w:r>
            <w:r>
              <w:rPr>
                <w:rFonts w:cs="宋体" w:hint="eastAsia"/>
                <w:b w:val="0"/>
                <w:bCs w:val="0"/>
                <w:lang w:val="en-US" w:eastAsia="zh-CN"/>
              </w:rPr>
              <w:t xml:space="preserve"> </w:t>
            </w:r>
            <w:r>
              <w:rPr>
                <w:rFonts w:ascii="宋体" w:hAnsi="宋体" w:cs="宋体" w:hint="eastAsia"/>
                <w:b w:val="0"/>
                <w:bCs w:val="0"/>
              </w:rPr>
              <w:t>未检出≠0。</w:t>
            </w:r>
          </w:p>
        </w:tc>
        <w:tc>
          <w:tcPr>
            <w:tcW w:w="717" w:type="pct"/>
          </w:tcPr>
          <w:p>
            <w:pPr>
              <w:pStyle w:val="BodyText"/>
              <w:spacing w:line="240" w:lineRule="auto"/>
              <w:rPr>
                <w:rFonts w:ascii="宋体" w:hAnsi="宋体" w:cs="宋体" w:hint="eastAsia"/>
                <w:b w:val="0"/>
                <w:bCs w:val="0"/>
              </w:rPr>
            </w:pPr>
          </w:p>
        </w:tc>
        <w:tc>
          <w:tcPr>
            <w:tcW w:w="771" w:type="pct"/>
          </w:tcPr>
          <w:p>
            <w:pPr>
              <w:pStyle w:val="BodyText"/>
              <w:spacing w:line="240" w:lineRule="auto"/>
              <w:rPr>
                <w:rFonts w:ascii="宋体" w:hAnsi="宋体" w:cs="宋体" w:hint="eastAsia"/>
                <w:b w:val="0"/>
                <w:bCs w:val="0"/>
              </w:rPr>
            </w:pPr>
          </w:p>
        </w:tc>
        <w:tc>
          <w:tcPr>
            <w:tcW w:w="661" w:type="pct"/>
          </w:tcPr>
          <w:p>
            <w:pPr>
              <w:pStyle w:val="BodyText"/>
              <w:spacing w:line="240" w:lineRule="auto"/>
              <w:rPr>
                <w:rFonts w:ascii="宋体" w:hAnsi="宋体" w:cs="宋体" w:hint="eastAsia"/>
                <w:b w:val="0"/>
                <w:bCs w:val="0"/>
              </w:rPr>
            </w:pPr>
          </w:p>
        </w:tc>
      </w:tr>
      <w:tr>
        <w:tblPrEx>
          <w:tblW w:w="4997" w:type="pct"/>
          <w:tblInd w:w="0" w:type="dxa"/>
          <w:tblCellMar>
            <w:top w:w="0" w:type="dxa"/>
            <w:left w:w="108" w:type="dxa"/>
            <w:bottom w:w="0" w:type="dxa"/>
            <w:right w:w="108" w:type="dxa"/>
          </w:tblCellMar>
        </w:tblPrEx>
        <w:trPr>
          <w:trHeight w:val="398"/>
        </w:trPr>
        <w:tc>
          <w:tcPr>
            <w:tcW w:w="268" w:type="pct"/>
            <w:vAlign w:val="center"/>
          </w:tcPr>
          <w:p>
            <w:pPr>
              <w:jc w:val="left"/>
              <w:rPr>
                <w:rFonts w:ascii="宋体" w:hAnsi="宋体" w:cs="宋体"/>
                <w:color w:val="000000"/>
                <w:sz w:val="24"/>
              </w:rPr>
            </w:pPr>
            <w:r>
              <w:rPr>
                <w:rFonts w:ascii="宋体" w:hAnsi="宋体" w:cs="宋体" w:hint="eastAsia"/>
                <w:color w:val="000000"/>
                <w:sz w:val="24"/>
              </w:rPr>
              <w:t>28</w:t>
            </w:r>
          </w:p>
        </w:tc>
        <w:tc>
          <w:tcPr>
            <w:tcW w:w="278" w:type="pct"/>
            <w:vMerge/>
            <w:vAlign w:val="center"/>
          </w:tcPr>
          <w:p>
            <w:pPr>
              <w:jc w:val="left"/>
              <w:textAlignment w:val="center"/>
              <w:rPr>
                <w:rFonts w:ascii="宋体" w:hAnsi="宋体" w:cs="宋体"/>
                <w:color w:val="000000"/>
                <w:sz w:val="24"/>
              </w:rPr>
            </w:pPr>
          </w:p>
        </w:tc>
        <w:tc>
          <w:tcPr>
            <w:tcW w:w="2304" w:type="pct"/>
          </w:tcPr>
          <w:p>
            <w:pPr>
              <w:pStyle w:val="BodyText"/>
              <w:spacing w:line="240" w:lineRule="auto"/>
              <w:rPr>
                <w:rFonts w:ascii="宋体" w:hAnsi="宋体" w:cs="宋体"/>
                <w:b w:val="0"/>
                <w:bCs w:val="0"/>
              </w:rPr>
            </w:pPr>
            <w:r>
              <w:rPr>
                <w:rFonts w:ascii="宋体" w:hAnsi="宋体" w:cs="宋体" w:hint="eastAsia"/>
                <w:b w:val="0"/>
                <w:bCs w:val="0"/>
              </w:rPr>
              <w:t>2.12、</w:t>
            </w:r>
            <w:r>
              <w:rPr>
                <w:rFonts w:cs="宋体" w:hint="eastAsia"/>
                <w:b w:val="0"/>
                <w:bCs w:val="0"/>
              </w:rPr>
              <w:t>二丁基锡化合物（DBT）：</w:t>
            </w:r>
            <w:r>
              <w:rPr>
                <w:rFonts w:ascii="宋体" w:hAnsi="宋体" w:cs="宋体" w:hint="eastAsia"/>
                <w:b w:val="0"/>
                <w:bCs w:val="0"/>
              </w:rPr>
              <w:t>未检出≠0。</w:t>
            </w:r>
          </w:p>
        </w:tc>
        <w:tc>
          <w:tcPr>
            <w:tcW w:w="717" w:type="pct"/>
          </w:tcPr>
          <w:p>
            <w:pPr>
              <w:pStyle w:val="BodyText"/>
              <w:spacing w:line="240" w:lineRule="auto"/>
              <w:rPr>
                <w:rFonts w:ascii="宋体" w:hAnsi="宋体" w:cs="宋体" w:hint="eastAsia"/>
                <w:b w:val="0"/>
                <w:bCs w:val="0"/>
              </w:rPr>
            </w:pPr>
          </w:p>
        </w:tc>
        <w:tc>
          <w:tcPr>
            <w:tcW w:w="771" w:type="pct"/>
          </w:tcPr>
          <w:p>
            <w:pPr>
              <w:pStyle w:val="BodyText"/>
              <w:spacing w:line="240" w:lineRule="auto"/>
              <w:rPr>
                <w:rFonts w:ascii="宋体" w:hAnsi="宋体" w:cs="宋体" w:hint="eastAsia"/>
                <w:b w:val="0"/>
                <w:bCs w:val="0"/>
              </w:rPr>
            </w:pPr>
          </w:p>
        </w:tc>
        <w:tc>
          <w:tcPr>
            <w:tcW w:w="661" w:type="pct"/>
          </w:tcPr>
          <w:p>
            <w:pPr>
              <w:pStyle w:val="BodyText"/>
              <w:spacing w:line="240" w:lineRule="auto"/>
              <w:rPr>
                <w:rFonts w:ascii="宋体" w:hAnsi="宋体" w:cs="宋体" w:hint="eastAsia"/>
                <w:b w:val="0"/>
                <w:bCs w:val="0"/>
              </w:rPr>
            </w:pPr>
          </w:p>
        </w:tc>
      </w:tr>
      <w:tr>
        <w:tblPrEx>
          <w:tblW w:w="4997" w:type="pct"/>
          <w:tblInd w:w="0" w:type="dxa"/>
          <w:tblCellMar>
            <w:top w:w="0" w:type="dxa"/>
            <w:left w:w="108" w:type="dxa"/>
            <w:bottom w:w="0" w:type="dxa"/>
            <w:right w:w="108" w:type="dxa"/>
          </w:tblCellMar>
        </w:tblPrEx>
        <w:trPr>
          <w:trHeight w:val="398"/>
        </w:trPr>
        <w:tc>
          <w:tcPr>
            <w:tcW w:w="268" w:type="pct"/>
            <w:vAlign w:val="center"/>
          </w:tcPr>
          <w:p>
            <w:pPr>
              <w:jc w:val="left"/>
              <w:rPr>
                <w:rFonts w:ascii="宋体" w:hAnsi="宋体" w:cs="宋体"/>
                <w:color w:val="000000"/>
                <w:sz w:val="24"/>
              </w:rPr>
            </w:pPr>
            <w:r>
              <w:rPr>
                <w:rFonts w:ascii="宋体" w:hAnsi="宋体" w:cs="宋体" w:hint="eastAsia"/>
                <w:color w:val="000000"/>
                <w:sz w:val="24"/>
              </w:rPr>
              <w:t>29</w:t>
            </w:r>
          </w:p>
        </w:tc>
        <w:tc>
          <w:tcPr>
            <w:tcW w:w="278" w:type="pct"/>
            <w:vMerge/>
            <w:vAlign w:val="center"/>
          </w:tcPr>
          <w:p>
            <w:pPr>
              <w:jc w:val="left"/>
              <w:textAlignment w:val="center"/>
              <w:rPr>
                <w:rFonts w:ascii="宋体" w:hAnsi="宋体" w:cs="宋体"/>
                <w:color w:val="000000"/>
                <w:sz w:val="24"/>
              </w:rPr>
            </w:pPr>
          </w:p>
        </w:tc>
        <w:tc>
          <w:tcPr>
            <w:tcW w:w="2304" w:type="pct"/>
          </w:tcPr>
          <w:p>
            <w:pPr>
              <w:pStyle w:val="BodyText"/>
              <w:spacing w:line="240" w:lineRule="auto"/>
              <w:rPr>
                <w:rFonts w:ascii="宋体" w:hAnsi="宋体" w:cs="宋体"/>
                <w:b w:val="0"/>
                <w:bCs w:val="0"/>
              </w:rPr>
            </w:pPr>
            <w:r>
              <w:rPr>
                <w:rFonts w:ascii="宋体" w:hAnsi="宋体" w:cs="宋体" w:hint="eastAsia"/>
                <w:b w:val="0"/>
                <w:bCs w:val="0"/>
              </w:rPr>
              <w:t>2.13、</w:t>
            </w:r>
            <w:r>
              <w:rPr>
                <w:rFonts w:cs="宋体" w:hint="eastAsia"/>
                <w:b w:val="0"/>
                <w:bCs w:val="0"/>
              </w:rPr>
              <w:t>二辛基锡化合物（DOT）：</w:t>
            </w:r>
            <w:r>
              <w:rPr>
                <w:rFonts w:ascii="宋体" w:hAnsi="宋体" w:cs="宋体" w:hint="eastAsia"/>
                <w:b w:val="0"/>
                <w:bCs w:val="0"/>
              </w:rPr>
              <w:t>未检出≠0。</w:t>
            </w:r>
          </w:p>
        </w:tc>
        <w:tc>
          <w:tcPr>
            <w:tcW w:w="717" w:type="pct"/>
          </w:tcPr>
          <w:p>
            <w:pPr>
              <w:pStyle w:val="BodyText"/>
              <w:spacing w:line="240" w:lineRule="auto"/>
              <w:rPr>
                <w:rFonts w:ascii="宋体" w:hAnsi="宋体" w:cs="宋体" w:hint="eastAsia"/>
                <w:b w:val="0"/>
                <w:bCs w:val="0"/>
              </w:rPr>
            </w:pPr>
          </w:p>
        </w:tc>
        <w:tc>
          <w:tcPr>
            <w:tcW w:w="771" w:type="pct"/>
          </w:tcPr>
          <w:p>
            <w:pPr>
              <w:pStyle w:val="BodyText"/>
              <w:spacing w:line="240" w:lineRule="auto"/>
              <w:rPr>
                <w:rFonts w:ascii="宋体" w:hAnsi="宋体" w:cs="宋体" w:hint="eastAsia"/>
                <w:b w:val="0"/>
                <w:bCs w:val="0"/>
              </w:rPr>
            </w:pPr>
          </w:p>
        </w:tc>
        <w:tc>
          <w:tcPr>
            <w:tcW w:w="661" w:type="pct"/>
          </w:tcPr>
          <w:p>
            <w:pPr>
              <w:pStyle w:val="BodyText"/>
              <w:spacing w:line="240" w:lineRule="auto"/>
              <w:rPr>
                <w:rFonts w:ascii="宋体" w:hAnsi="宋体" w:cs="宋体" w:hint="eastAsia"/>
                <w:b w:val="0"/>
                <w:bCs w:val="0"/>
              </w:rPr>
            </w:pPr>
          </w:p>
        </w:tc>
      </w:tr>
      <w:tr>
        <w:tblPrEx>
          <w:tblW w:w="4997" w:type="pct"/>
          <w:tblInd w:w="0" w:type="dxa"/>
          <w:tblCellMar>
            <w:top w:w="0" w:type="dxa"/>
            <w:left w:w="108" w:type="dxa"/>
            <w:bottom w:w="0" w:type="dxa"/>
            <w:right w:w="108" w:type="dxa"/>
          </w:tblCellMar>
        </w:tblPrEx>
        <w:trPr>
          <w:trHeight w:val="398"/>
        </w:trPr>
        <w:tc>
          <w:tcPr>
            <w:tcW w:w="268" w:type="pct"/>
            <w:vAlign w:val="center"/>
          </w:tcPr>
          <w:p>
            <w:pPr>
              <w:jc w:val="left"/>
              <w:rPr>
                <w:rFonts w:ascii="宋体" w:hAnsi="宋体" w:cs="宋体"/>
                <w:color w:val="000000"/>
                <w:sz w:val="24"/>
              </w:rPr>
            </w:pPr>
            <w:r>
              <w:rPr>
                <w:rFonts w:ascii="宋体" w:hAnsi="宋体" w:cs="宋体" w:hint="eastAsia"/>
                <w:color w:val="000000"/>
                <w:sz w:val="24"/>
              </w:rPr>
              <w:t>30</w:t>
            </w:r>
          </w:p>
        </w:tc>
        <w:tc>
          <w:tcPr>
            <w:tcW w:w="278" w:type="pct"/>
            <w:vMerge/>
            <w:vAlign w:val="center"/>
          </w:tcPr>
          <w:p>
            <w:pPr>
              <w:jc w:val="left"/>
              <w:textAlignment w:val="center"/>
              <w:rPr>
                <w:rFonts w:ascii="宋体" w:hAnsi="宋体" w:cs="宋体"/>
                <w:color w:val="000000"/>
                <w:sz w:val="24"/>
              </w:rPr>
            </w:pPr>
          </w:p>
        </w:tc>
        <w:tc>
          <w:tcPr>
            <w:tcW w:w="2304" w:type="pct"/>
          </w:tcPr>
          <w:p>
            <w:pPr>
              <w:pStyle w:val="BodyText"/>
              <w:spacing w:line="240" w:lineRule="auto"/>
              <w:rPr>
                <w:rFonts w:ascii="宋体" w:hAnsi="宋体" w:cs="宋体"/>
                <w:b w:val="0"/>
                <w:bCs w:val="0"/>
              </w:rPr>
            </w:pPr>
            <w:r>
              <w:rPr>
                <w:rFonts w:ascii="宋体" w:hAnsi="宋体" w:cs="宋体" w:hint="eastAsia"/>
                <w:b w:val="0"/>
                <w:bCs w:val="0"/>
              </w:rPr>
              <w:t>2.14、</w:t>
            </w:r>
            <w:r>
              <w:rPr>
                <w:rFonts w:cs="宋体" w:hint="eastAsia"/>
                <w:b w:val="0"/>
                <w:bCs w:val="0"/>
              </w:rPr>
              <w:t>氯化苯和氯化钾苯总量：</w:t>
            </w:r>
            <w:r>
              <w:rPr>
                <w:rFonts w:ascii="宋体" w:hAnsi="宋体" w:cs="宋体" w:hint="eastAsia"/>
                <w:b w:val="0"/>
                <w:bCs w:val="0"/>
              </w:rPr>
              <w:t>＜</w:t>
            </w:r>
            <w:r>
              <w:rPr>
                <w:rFonts w:cs="宋体" w:hint="eastAsia"/>
                <w:b w:val="0"/>
                <w:bCs w:val="0"/>
              </w:rPr>
              <w:t>1.0</w:t>
            </w:r>
            <w:r>
              <w:rPr>
                <w:rFonts w:ascii="Times New Roman" w:hAnsi="Times New Roman" w:cs="宋体" w:hint="eastAsia"/>
                <w:b w:val="0"/>
                <w:bCs w:val="0"/>
              </w:rPr>
              <w:t>（mg/kg）</w:t>
            </w:r>
            <w:r>
              <w:rPr>
                <w:rFonts w:cs="宋体" w:hint="eastAsia"/>
                <w:b w:val="0"/>
                <w:bCs w:val="0"/>
              </w:rPr>
              <w:t>。</w:t>
            </w:r>
          </w:p>
        </w:tc>
        <w:tc>
          <w:tcPr>
            <w:tcW w:w="717" w:type="pct"/>
          </w:tcPr>
          <w:p>
            <w:pPr>
              <w:pStyle w:val="BodyText"/>
              <w:spacing w:line="240" w:lineRule="auto"/>
              <w:rPr>
                <w:rFonts w:ascii="宋体" w:hAnsi="宋体" w:cs="宋体" w:hint="eastAsia"/>
                <w:b w:val="0"/>
                <w:bCs w:val="0"/>
              </w:rPr>
            </w:pPr>
          </w:p>
        </w:tc>
        <w:tc>
          <w:tcPr>
            <w:tcW w:w="771" w:type="pct"/>
          </w:tcPr>
          <w:p>
            <w:pPr>
              <w:pStyle w:val="BodyText"/>
              <w:spacing w:line="240" w:lineRule="auto"/>
              <w:rPr>
                <w:rFonts w:ascii="宋体" w:hAnsi="宋体" w:cs="宋体" w:hint="eastAsia"/>
                <w:b w:val="0"/>
                <w:bCs w:val="0"/>
              </w:rPr>
            </w:pPr>
          </w:p>
        </w:tc>
        <w:tc>
          <w:tcPr>
            <w:tcW w:w="661" w:type="pct"/>
          </w:tcPr>
          <w:p>
            <w:pPr>
              <w:pStyle w:val="BodyText"/>
              <w:spacing w:line="240" w:lineRule="auto"/>
              <w:rPr>
                <w:rFonts w:ascii="宋体" w:hAnsi="宋体" w:cs="宋体" w:hint="eastAsia"/>
                <w:b w:val="0"/>
                <w:bCs w:val="0"/>
              </w:rPr>
            </w:pPr>
          </w:p>
        </w:tc>
      </w:tr>
      <w:tr>
        <w:tblPrEx>
          <w:tblW w:w="4997" w:type="pct"/>
          <w:tblInd w:w="0" w:type="dxa"/>
          <w:tblCellMar>
            <w:top w:w="0" w:type="dxa"/>
            <w:left w:w="108" w:type="dxa"/>
            <w:bottom w:w="0" w:type="dxa"/>
            <w:right w:w="108" w:type="dxa"/>
          </w:tblCellMar>
        </w:tblPrEx>
        <w:trPr>
          <w:trHeight w:val="398"/>
        </w:trPr>
        <w:tc>
          <w:tcPr>
            <w:tcW w:w="268" w:type="pct"/>
            <w:vAlign w:val="center"/>
          </w:tcPr>
          <w:p>
            <w:pPr>
              <w:jc w:val="left"/>
              <w:rPr>
                <w:rFonts w:ascii="宋体" w:hAnsi="宋体" w:cs="宋体"/>
                <w:color w:val="000000"/>
                <w:sz w:val="24"/>
              </w:rPr>
            </w:pPr>
            <w:r>
              <w:rPr>
                <w:rFonts w:ascii="宋体" w:hAnsi="宋体" w:cs="宋体" w:hint="eastAsia"/>
                <w:color w:val="000000"/>
                <w:sz w:val="24"/>
              </w:rPr>
              <w:t>31</w:t>
            </w:r>
          </w:p>
        </w:tc>
        <w:tc>
          <w:tcPr>
            <w:tcW w:w="278" w:type="pct"/>
            <w:vMerge/>
            <w:vAlign w:val="center"/>
          </w:tcPr>
          <w:p>
            <w:pPr>
              <w:jc w:val="left"/>
              <w:textAlignment w:val="center"/>
              <w:rPr>
                <w:rFonts w:ascii="宋体" w:hAnsi="宋体" w:cs="宋体"/>
                <w:color w:val="000000"/>
                <w:sz w:val="24"/>
              </w:rPr>
            </w:pPr>
          </w:p>
        </w:tc>
        <w:tc>
          <w:tcPr>
            <w:tcW w:w="2304" w:type="pct"/>
          </w:tcPr>
          <w:p>
            <w:pPr>
              <w:pStyle w:val="BodyText"/>
              <w:spacing w:line="240" w:lineRule="auto"/>
              <w:rPr>
                <w:rFonts w:ascii="宋体" w:hAnsi="宋体" w:cs="宋体"/>
                <w:b w:val="0"/>
                <w:bCs w:val="0"/>
              </w:rPr>
            </w:pPr>
            <w:r>
              <w:rPr>
                <w:rFonts w:ascii="宋体" w:hAnsi="宋体" w:cs="宋体" w:hint="eastAsia"/>
                <w:b w:val="0"/>
                <w:bCs w:val="0"/>
              </w:rPr>
              <w:t>2.15、</w:t>
            </w:r>
            <w:r>
              <w:rPr>
                <w:rFonts w:cs="宋体" w:hint="eastAsia"/>
                <w:b w:val="0"/>
                <w:bCs w:val="0"/>
              </w:rPr>
              <w:t>辛基酚（OP）、壬基酚（NP）、辛基酚聚氧乙烯醚（OPEO）、壬基酚聚氧乙烯醚：</w:t>
            </w:r>
            <w:r>
              <w:rPr>
                <w:rFonts w:ascii="宋体" w:hAnsi="宋体" w:cs="宋体" w:hint="eastAsia"/>
                <w:b w:val="0"/>
                <w:bCs w:val="0"/>
              </w:rPr>
              <w:t>＜</w:t>
            </w:r>
            <w:r>
              <w:rPr>
                <w:rFonts w:cs="宋体" w:hint="eastAsia"/>
                <w:b w:val="0"/>
                <w:bCs w:val="0"/>
              </w:rPr>
              <w:t>25mg/kg。</w:t>
            </w:r>
          </w:p>
        </w:tc>
        <w:tc>
          <w:tcPr>
            <w:tcW w:w="717" w:type="pct"/>
          </w:tcPr>
          <w:p>
            <w:pPr>
              <w:pStyle w:val="BodyText"/>
              <w:spacing w:line="240" w:lineRule="auto"/>
              <w:rPr>
                <w:rFonts w:ascii="宋体" w:hAnsi="宋体" w:cs="宋体" w:hint="eastAsia"/>
                <w:b w:val="0"/>
                <w:bCs w:val="0"/>
              </w:rPr>
            </w:pPr>
          </w:p>
        </w:tc>
        <w:tc>
          <w:tcPr>
            <w:tcW w:w="771" w:type="pct"/>
          </w:tcPr>
          <w:p>
            <w:pPr>
              <w:pStyle w:val="BodyText"/>
              <w:spacing w:line="240" w:lineRule="auto"/>
              <w:rPr>
                <w:rFonts w:ascii="宋体" w:hAnsi="宋体" w:cs="宋体" w:hint="eastAsia"/>
                <w:b w:val="0"/>
                <w:bCs w:val="0"/>
              </w:rPr>
            </w:pPr>
          </w:p>
        </w:tc>
        <w:tc>
          <w:tcPr>
            <w:tcW w:w="661" w:type="pct"/>
          </w:tcPr>
          <w:p>
            <w:pPr>
              <w:pStyle w:val="BodyText"/>
              <w:spacing w:line="240" w:lineRule="auto"/>
              <w:rPr>
                <w:rFonts w:ascii="宋体" w:hAnsi="宋体" w:cs="宋体" w:hint="eastAsia"/>
                <w:b w:val="0"/>
                <w:bCs w:val="0"/>
              </w:rPr>
            </w:pPr>
          </w:p>
        </w:tc>
      </w:tr>
      <w:tr>
        <w:tblPrEx>
          <w:tblW w:w="4997" w:type="pct"/>
          <w:tblInd w:w="0" w:type="dxa"/>
          <w:tblCellMar>
            <w:top w:w="0" w:type="dxa"/>
            <w:left w:w="108" w:type="dxa"/>
            <w:bottom w:w="0" w:type="dxa"/>
            <w:right w:w="108" w:type="dxa"/>
          </w:tblCellMar>
        </w:tblPrEx>
        <w:trPr>
          <w:trHeight w:val="398"/>
        </w:trPr>
        <w:tc>
          <w:tcPr>
            <w:tcW w:w="268" w:type="pct"/>
            <w:vAlign w:val="center"/>
          </w:tcPr>
          <w:p>
            <w:pPr>
              <w:jc w:val="left"/>
              <w:rPr>
                <w:rFonts w:ascii="宋体" w:hAnsi="宋体" w:cs="宋体"/>
                <w:color w:val="000000"/>
                <w:sz w:val="24"/>
              </w:rPr>
            </w:pPr>
            <w:r>
              <w:rPr>
                <w:rFonts w:ascii="宋体" w:hAnsi="宋体" w:cs="宋体" w:hint="eastAsia"/>
                <w:color w:val="000000"/>
                <w:sz w:val="24"/>
              </w:rPr>
              <w:t>32</w:t>
            </w:r>
          </w:p>
        </w:tc>
        <w:tc>
          <w:tcPr>
            <w:tcW w:w="278" w:type="pct"/>
            <w:vMerge/>
            <w:vAlign w:val="center"/>
          </w:tcPr>
          <w:p>
            <w:pPr>
              <w:jc w:val="left"/>
              <w:textAlignment w:val="center"/>
              <w:rPr>
                <w:rFonts w:ascii="宋体" w:hAnsi="宋体" w:cs="宋体"/>
                <w:color w:val="000000"/>
                <w:sz w:val="24"/>
              </w:rPr>
            </w:pPr>
          </w:p>
        </w:tc>
        <w:tc>
          <w:tcPr>
            <w:tcW w:w="2304" w:type="pct"/>
          </w:tcPr>
          <w:p>
            <w:pPr>
              <w:pStyle w:val="BodyText"/>
              <w:spacing w:line="240" w:lineRule="auto"/>
              <w:rPr>
                <w:rFonts w:ascii="宋体" w:hAnsi="宋体" w:cs="宋体"/>
                <w:b w:val="0"/>
                <w:bCs w:val="0"/>
              </w:rPr>
            </w:pPr>
            <w:r>
              <w:rPr>
                <w:rFonts w:ascii="宋体" w:hAnsi="宋体" w:cs="宋体" w:hint="eastAsia"/>
                <w:b w:val="0"/>
                <w:bCs w:val="0"/>
              </w:rPr>
              <w:t>2.16、</w:t>
            </w:r>
            <w:r>
              <w:rPr>
                <w:rFonts w:cs="宋体" w:hint="eastAsia"/>
                <w:b w:val="0"/>
                <w:bCs w:val="0"/>
              </w:rPr>
              <w:t>富马酸二甲酯（DMF）：</w:t>
            </w:r>
            <w:r>
              <w:rPr>
                <w:rFonts w:ascii="宋体" w:hAnsi="宋体" w:cs="宋体" w:hint="eastAsia"/>
                <w:b w:val="0"/>
                <w:bCs w:val="0"/>
              </w:rPr>
              <w:t>未检出≠0。</w:t>
            </w:r>
          </w:p>
        </w:tc>
        <w:tc>
          <w:tcPr>
            <w:tcW w:w="717" w:type="pct"/>
          </w:tcPr>
          <w:p>
            <w:pPr>
              <w:pStyle w:val="BodyText"/>
              <w:spacing w:line="240" w:lineRule="auto"/>
              <w:rPr>
                <w:rFonts w:ascii="宋体" w:hAnsi="宋体" w:cs="宋体" w:hint="eastAsia"/>
                <w:b w:val="0"/>
                <w:bCs w:val="0"/>
              </w:rPr>
            </w:pPr>
          </w:p>
        </w:tc>
        <w:tc>
          <w:tcPr>
            <w:tcW w:w="771" w:type="pct"/>
          </w:tcPr>
          <w:p>
            <w:pPr>
              <w:pStyle w:val="BodyText"/>
              <w:spacing w:line="240" w:lineRule="auto"/>
              <w:rPr>
                <w:rFonts w:ascii="宋体" w:hAnsi="宋体" w:cs="宋体" w:hint="eastAsia"/>
                <w:b w:val="0"/>
                <w:bCs w:val="0"/>
              </w:rPr>
            </w:pPr>
          </w:p>
        </w:tc>
        <w:tc>
          <w:tcPr>
            <w:tcW w:w="661" w:type="pct"/>
          </w:tcPr>
          <w:p>
            <w:pPr>
              <w:pStyle w:val="BodyText"/>
              <w:spacing w:line="240" w:lineRule="auto"/>
              <w:rPr>
                <w:rFonts w:ascii="宋体" w:hAnsi="宋体" w:cs="宋体" w:hint="eastAsia"/>
                <w:b w:val="0"/>
                <w:bCs w:val="0"/>
              </w:rPr>
            </w:pPr>
          </w:p>
        </w:tc>
      </w:tr>
      <w:tr>
        <w:tblPrEx>
          <w:tblW w:w="4997" w:type="pct"/>
          <w:tblInd w:w="0" w:type="dxa"/>
          <w:tblCellMar>
            <w:top w:w="0" w:type="dxa"/>
            <w:left w:w="108" w:type="dxa"/>
            <w:bottom w:w="0" w:type="dxa"/>
            <w:right w:w="108" w:type="dxa"/>
          </w:tblCellMar>
        </w:tblPrEx>
        <w:trPr>
          <w:trHeight w:val="398"/>
        </w:trPr>
        <w:tc>
          <w:tcPr>
            <w:tcW w:w="268" w:type="pct"/>
            <w:vAlign w:val="center"/>
          </w:tcPr>
          <w:p>
            <w:pPr>
              <w:jc w:val="left"/>
              <w:rPr>
                <w:rFonts w:ascii="宋体" w:hAnsi="宋体" w:cs="宋体"/>
                <w:color w:val="000000"/>
                <w:sz w:val="24"/>
              </w:rPr>
            </w:pPr>
            <w:r>
              <w:rPr>
                <w:rFonts w:ascii="宋体" w:hAnsi="宋体" w:cs="宋体" w:hint="eastAsia"/>
                <w:color w:val="000000"/>
                <w:sz w:val="24"/>
              </w:rPr>
              <w:t>33</w:t>
            </w:r>
          </w:p>
        </w:tc>
        <w:tc>
          <w:tcPr>
            <w:tcW w:w="278" w:type="pct"/>
            <w:vMerge/>
            <w:vAlign w:val="center"/>
          </w:tcPr>
          <w:p>
            <w:pPr>
              <w:jc w:val="left"/>
              <w:textAlignment w:val="center"/>
              <w:rPr>
                <w:rFonts w:ascii="宋体" w:hAnsi="宋体" w:cs="宋体"/>
                <w:color w:val="000000"/>
                <w:sz w:val="24"/>
              </w:rPr>
            </w:pPr>
          </w:p>
        </w:tc>
        <w:tc>
          <w:tcPr>
            <w:tcW w:w="2304" w:type="pct"/>
          </w:tcPr>
          <w:p>
            <w:pPr>
              <w:widowControl/>
              <w:jc w:val="left"/>
              <w:rPr>
                <w:rFonts w:ascii="宋体" w:hAnsi="宋体" w:cs="宋体"/>
                <w:sz w:val="24"/>
              </w:rPr>
            </w:pPr>
            <w:r>
              <w:rPr>
                <w:rFonts w:ascii="宋体" w:hAnsi="宋体" w:cs="宋体" w:hint="eastAsia"/>
                <w:snapToGrid w:val="0"/>
                <w:kern w:val="0"/>
                <w:sz w:val="24"/>
              </w:rPr>
              <w:t>2.17、卷管:铝合金材质，外径≥38mm，壁厚≥1.2mm；底槽：铝合金材质，壁厚≥1.0mm。</w:t>
            </w:r>
          </w:p>
        </w:tc>
        <w:tc>
          <w:tcPr>
            <w:tcW w:w="717" w:type="pct"/>
          </w:tcPr>
          <w:p>
            <w:pPr>
              <w:widowControl/>
              <w:jc w:val="left"/>
              <w:rPr>
                <w:rFonts w:ascii="宋体" w:hAnsi="宋体" w:cs="宋体" w:hint="eastAsia"/>
                <w:snapToGrid w:val="0"/>
                <w:kern w:val="0"/>
                <w:sz w:val="24"/>
              </w:rPr>
            </w:pPr>
          </w:p>
        </w:tc>
        <w:tc>
          <w:tcPr>
            <w:tcW w:w="771" w:type="pct"/>
          </w:tcPr>
          <w:p>
            <w:pPr>
              <w:widowControl/>
              <w:jc w:val="left"/>
              <w:rPr>
                <w:rFonts w:ascii="宋体" w:hAnsi="宋体" w:cs="宋体" w:hint="eastAsia"/>
                <w:snapToGrid w:val="0"/>
                <w:kern w:val="0"/>
                <w:sz w:val="24"/>
              </w:rPr>
            </w:pPr>
          </w:p>
        </w:tc>
        <w:tc>
          <w:tcPr>
            <w:tcW w:w="661" w:type="pct"/>
          </w:tcPr>
          <w:p>
            <w:pPr>
              <w:widowControl/>
              <w:jc w:val="left"/>
              <w:rPr>
                <w:rFonts w:ascii="宋体" w:hAnsi="宋体" w:cs="宋体" w:hint="eastAsia"/>
                <w:snapToGrid w:val="0"/>
                <w:kern w:val="0"/>
                <w:sz w:val="24"/>
              </w:rPr>
            </w:pPr>
          </w:p>
        </w:tc>
      </w:tr>
      <w:tr>
        <w:tblPrEx>
          <w:tblW w:w="4997" w:type="pct"/>
          <w:tblInd w:w="0" w:type="dxa"/>
          <w:tblCellMar>
            <w:top w:w="0" w:type="dxa"/>
            <w:left w:w="108" w:type="dxa"/>
            <w:bottom w:w="0" w:type="dxa"/>
            <w:right w:w="108" w:type="dxa"/>
          </w:tblCellMar>
        </w:tblPrEx>
        <w:trPr>
          <w:trHeight w:val="398"/>
        </w:trPr>
        <w:tc>
          <w:tcPr>
            <w:tcW w:w="268" w:type="pct"/>
            <w:vAlign w:val="center"/>
          </w:tcPr>
          <w:p>
            <w:pPr>
              <w:jc w:val="left"/>
              <w:rPr>
                <w:rFonts w:ascii="宋体" w:hAnsi="宋体" w:cs="宋体"/>
                <w:color w:val="000000"/>
                <w:sz w:val="24"/>
              </w:rPr>
            </w:pPr>
            <w:r>
              <w:rPr>
                <w:rFonts w:ascii="宋体" w:hAnsi="宋体" w:cs="宋体" w:hint="eastAsia"/>
                <w:color w:val="000000"/>
                <w:sz w:val="24"/>
              </w:rPr>
              <w:t>34</w:t>
            </w:r>
          </w:p>
        </w:tc>
        <w:tc>
          <w:tcPr>
            <w:tcW w:w="278" w:type="pct"/>
            <w:vMerge/>
            <w:vAlign w:val="center"/>
          </w:tcPr>
          <w:p>
            <w:pPr>
              <w:jc w:val="left"/>
              <w:textAlignment w:val="center"/>
              <w:rPr>
                <w:rFonts w:ascii="宋体" w:hAnsi="宋体" w:cs="宋体"/>
                <w:color w:val="000000"/>
                <w:sz w:val="24"/>
              </w:rPr>
            </w:pPr>
          </w:p>
        </w:tc>
        <w:tc>
          <w:tcPr>
            <w:tcW w:w="2304" w:type="pct"/>
          </w:tcPr>
          <w:p>
            <w:pPr>
              <w:pStyle w:val="BodyText"/>
              <w:spacing w:line="240" w:lineRule="auto"/>
              <w:rPr>
                <w:rFonts w:ascii="宋体" w:hAnsi="宋体" w:cs="宋体"/>
                <w:b w:val="0"/>
                <w:bCs w:val="0"/>
              </w:rPr>
            </w:pPr>
            <w:r>
              <w:rPr>
                <w:rFonts w:ascii="宋体" w:hAnsi="宋体" w:cs="宋体" w:hint="eastAsia"/>
                <w:b w:val="0"/>
                <w:bCs w:val="0"/>
                <w:snapToGrid w:val="0"/>
                <w:kern w:val="0"/>
              </w:rPr>
              <w:t>2.18、帘布与顶底槽的连接方式：帘布的顶、底部要求采用透明 PVC 胶条连接（不接受普通包装带装订）。</w:t>
            </w:r>
          </w:p>
        </w:tc>
        <w:tc>
          <w:tcPr>
            <w:tcW w:w="717" w:type="pct"/>
          </w:tcPr>
          <w:p>
            <w:pPr>
              <w:pStyle w:val="BodyText"/>
              <w:spacing w:line="240" w:lineRule="auto"/>
              <w:rPr>
                <w:rFonts w:ascii="宋体" w:hAnsi="宋体" w:cs="宋体" w:hint="eastAsia"/>
                <w:b w:val="0"/>
                <w:bCs w:val="0"/>
                <w:snapToGrid w:val="0"/>
                <w:kern w:val="0"/>
              </w:rPr>
            </w:pPr>
          </w:p>
        </w:tc>
        <w:tc>
          <w:tcPr>
            <w:tcW w:w="771" w:type="pct"/>
          </w:tcPr>
          <w:p>
            <w:pPr>
              <w:pStyle w:val="BodyText"/>
              <w:spacing w:line="240" w:lineRule="auto"/>
              <w:rPr>
                <w:rFonts w:ascii="宋体" w:hAnsi="宋体" w:cs="宋体" w:hint="eastAsia"/>
                <w:b w:val="0"/>
                <w:bCs w:val="0"/>
                <w:snapToGrid w:val="0"/>
                <w:kern w:val="0"/>
              </w:rPr>
            </w:pPr>
          </w:p>
        </w:tc>
        <w:tc>
          <w:tcPr>
            <w:tcW w:w="661" w:type="pct"/>
          </w:tcPr>
          <w:p>
            <w:pPr>
              <w:pStyle w:val="BodyText"/>
              <w:spacing w:line="240" w:lineRule="auto"/>
              <w:rPr>
                <w:rFonts w:ascii="宋体" w:hAnsi="宋体" w:cs="宋体" w:hint="eastAsia"/>
                <w:b w:val="0"/>
                <w:bCs w:val="0"/>
                <w:snapToGrid w:val="0"/>
                <w:kern w:val="0"/>
              </w:rPr>
            </w:pPr>
          </w:p>
        </w:tc>
      </w:tr>
      <w:tr>
        <w:tblPrEx>
          <w:tblW w:w="4997" w:type="pct"/>
          <w:tblInd w:w="0" w:type="dxa"/>
          <w:tblCellMar>
            <w:top w:w="0" w:type="dxa"/>
            <w:left w:w="108" w:type="dxa"/>
            <w:bottom w:w="0" w:type="dxa"/>
            <w:right w:w="108" w:type="dxa"/>
          </w:tblCellMar>
        </w:tblPrEx>
        <w:trPr>
          <w:trHeight w:val="398"/>
        </w:trPr>
        <w:tc>
          <w:tcPr>
            <w:tcW w:w="268" w:type="pct"/>
            <w:vAlign w:val="center"/>
          </w:tcPr>
          <w:p>
            <w:pPr>
              <w:jc w:val="left"/>
              <w:rPr>
                <w:rFonts w:ascii="宋体" w:hAnsi="宋体" w:cs="宋体"/>
                <w:color w:val="000000"/>
                <w:sz w:val="24"/>
              </w:rPr>
            </w:pPr>
            <w:r>
              <w:rPr>
                <w:rFonts w:ascii="宋体" w:hAnsi="宋体" w:cs="宋体" w:hint="eastAsia"/>
                <w:color w:val="000000"/>
                <w:sz w:val="24"/>
              </w:rPr>
              <w:t>35</w:t>
            </w:r>
          </w:p>
        </w:tc>
        <w:tc>
          <w:tcPr>
            <w:tcW w:w="278" w:type="pct"/>
            <w:vMerge w:val="restart"/>
            <w:vAlign w:val="center"/>
          </w:tcPr>
          <w:p>
            <w:pPr>
              <w:jc w:val="center"/>
              <w:textAlignment w:val="center"/>
              <w:rPr>
                <w:rFonts w:ascii="宋体" w:hAnsi="宋体" w:cs="宋体"/>
                <w:color w:val="000000"/>
                <w:sz w:val="24"/>
              </w:rPr>
            </w:pPr>
            <w:r>
              <w:rPr>
                <w:rFonts w:ascii="宋体" w:hAnsi="宋体" w:cs="宋体" w:hint="eastAsia"/>
                <w:color w:val="000000"/>
                <w:sz w:val="24"/>
              </w:rPr>
              <w:t>吸音窗帘</w:t>
            </w:r>
          </w:p>
        </w:tc>
        <w:tc>
          <w:tcPr>
            <w:tcW w:w="2304" w:type="pct"/>
          </w:tcPr>
          <w:p>
            <w:pPr>
              <w:rPr>
                <w:rFonts w:ascii="宋体" w:hAnsi="宋体" w:cs="宋体"/>
                <w:sz w:val="24"/>
              </w:rPr>
            </w:pPr>
            <w:r>
              <w:rPr>
                <w:rFonts w:ascii="宋体" w:hAnsi="宋体" w:cs="宋体" w:hint="eastAsia"/>
                <w:sz w:val="24"/>
              </w:rPr>
              <w:t>3.1、成分：100%聚酯纤维。</w:t>
            </w:r>
          </w:p>
        </w:tc>
        <w:tc>
          <w:tcPr>
            <w:tcW w:w="717" w:type="pct"/>
          </w:tcPr>
          <w:p>
            <w:pPr>
              <w:rPr>
                <w:rFonts w:ascii="宋体" w:hAnsi="宋体" w:cs="宋体" w:hint="eastAsia"/>
                <w:sz w:val="24"/>
              </w:rPr>
            </w:pPr>
          </w:p>
        </w:tc>
        <w:tc>
          <w:tcPr>
            <w:tcW w:w="771" w:type="pct"/>
          </w:tcPr>
          <w:p>
            <w:pPr>
              <w:rPr>
                <w:rFonts w:ascii="宋体" w:hAnsi="宋体" w:cs="宋体" w:hint="eastAsia"/>
                <w:sz w:val="24"/>
              </w:rPr>
            </w:pPr>
          </w:p>
        </w:tc>
        <w:tc>
          <w:tcPr>
            <w:tcW w:w="661" w:type="pct"/>
          </w:tcPr>
          <w:p>
            <w:pPr>
              <w:rPr>
                <w:rFonts w:ascii="宋体" w:hAnsi="宋体" w:cs="宋体" w:hint="eastAsia"/>
                <w:sz w:val="24"/>
              </w:rPr>
            </w:pPr>
          </w:p>
        </w:tc>
      </w:tr>
      <w:tr>
        <w:tblPrEx>
          <w:tblW w:w="4997" w:type="pct"/>
          <w:tblInd w:w="0" w:type="dxa"/>
          <w:tblCellMar>
            <w:top w:w="0" w:type="dxa"/>
            <w:left w:w="108" w:type="dxa"/>
            <w:bottom w:w="0" w:type="dxa"/>
            <w:right w:w="108" w:type="dxa"/>
          </w:tblCellMar>
        </w:tblPrEx>
        <w:trPr>
          <w:trHeight w:val="398"/>
        </w:trPr>
        <w:tc>
          <w:tcPr>
            <w:tcW w:w="268" w:type="pct"/>
            <w:vAlign w:val="center"/>
          </w:tcPr>
          <w:p>
            <w:pPr>
              <w:jc w:val="left"/>
              <w:rPr>
                <w:rFonts w:ascii="宋体" w:hAnsi="宋体" w:cs="宋体"/>
                <w:color w:val="000000"/>
                <w:sz w:val="24"/>
              </w:rPr>
            </w:pPr>
            <w:r>
              <w:rPr>
                <w:rFonts w:ascii="宋体" w:hAnsi="宋体" w:cs="宋体" w:hint="eastAsia"/>
                <w:color w:val="000000"/>
                <w:sz w:val="24"/>
              </w:rPr>
              <w:t>36</w:t>
            </w:r>
          </w:p>
        </w:tc>
        <w:tc>
          <w:tcPr>
            <w:tcW w:w="278" w:type="pct"/>
            <w:vMerge/>
            <w:vAlign w:val="center"/>
          </w:tcPr>
          <w:p>
            <w:pPr>
              <w:jc w:val="left"/>
              <w:textAlignment w:val="center"/>
              <w:rPr>
                <w:rFonts w:ascii="宋体" w:hAnsi="宋体" w:cs="宋体"/>
                <w:color w:val="000000"/>
                <w:sz w:val="24"/>
              </w:rPr>
            </w:pPr>
          </w:p>
        </w:tc>
        <w:tc>
          <w:tcPr>
            <w:tcW w:w="2304" w:type="pct"/>
          </w:tcPr>
          <w:p>
            <w:pPr>
              <w:pStyle w:val="BodyText"/>
              <w:spacing w:line="240" w:lineRule="auto"/>
              <w:rPr>
                <w:rFonts w:ascii="宋体" w:hAnsi="宋体" w:cs="宋体"/>
                <w:b w:val="0"/>
                <w:bCs w:val="0"/>
              </w:rPr>
            </w:pPr>
            <w:r>
              <w:rPr>
                <w:rFonts w:ascii="宋体" w:hAnsi="宋体" w:cs="宋体" w:hint="eastAsia"/>
                <w:b w:val="0"/>
                <w:bCs w:val="0"/>
              </w:rPr>
              <w:t>3.2、甲醛含量：未检出≠0。</w:t>
            </w:r>
          </w:p>
        </w:tc>
        <w:tc>
          <w:tcPr>
            <w:tcW w:w="717" w:type="pct"/>
          </w:tcPr>
          <w:p>
            <w:pPr>
              <w:pStyle w:val="BodyText"/>
              <w:spacing w:line="240" w:lineRule="auto"/>
              <w:rPr>
                <w:rFonts w:ascii="宋体" w:hAnsi="宋体" w:cs="宋体" w:hint="eastAsia"/>
                <w:b w:val="0"/>
                <w:bCs w:val="0"/>
              </w:rPr>
            </w:pPr>
          </w:p>
        </w:tc>
        <w:tc>
          <w:tcPr>
            <w:tcW w:w="771" w:type="pct"/>
          </w:tcPr>
          <w:p>
            <w:pPr>
              <w:pStyle w:val="BodyText"/>
              <w:spacing w:line="240" w:lineRule="auto"/>
              <w:rPr>
                <w:rFonts w:ascii="宋体" w:hAnsi="宋体" w:cs="宋体" w:hint="eastAsia"/>
                <w:b w:val="0"/>
                <w:bCs w:val="0"/>
              </w:rPr>
            </w:pPr>
          </w:p>
        </w:tc>
        <w:tc>
          <w:tcPr>
            <w:tcW w:w="661" w:type="pct"/>
          </w:tcPr>
          <w:p>
            <w:pPr>
              <w:pStyle w:val="BodyText"/>
              <w:spacing w:line="240" w:lineRule="auto"/>
              <w:rPr>
                <w:rFonts w:ascii="宋体" w:hAnsi="宋体" w:cs="宋体" w:hint="eastAsia"/>
                <w:b w:val="0"/>
                <w:bCs w:val="0"/>
              </w:rPr>
            </w:pPr>
          </w:p>
        </w:tc>
      </w:tr>
      <w:tr>
        <w:tblPrEx>
          <w:tblW w:w="4997" w:type="pct"/>
          <w:tblInd w:w="0" w:type="dxa"/>
          <w:tblCellMar>
            <w:top w:w="0" w:type="dxa"/>
            <w:left w:w="108" w:type="dxa"/>
            <w:bottom w:w="0" w:type="dxa"/>
            <w:right w:w="108" w:type="dxa"/>
          </w:tblCellMar>
        </w:tblPrEx>
        <w:trPr>
          <w:trHeight w:val="90"/>
        </w:trPr>
        <w:tc>
          <w:tcPr>
            <w:tcW w:w="268" w:type="pct"/>
            <w:vAlign w:val="center"/>
          </w:tcPr>
          <w:p>
            <w:pPr>
              <w:jc w:val="left"/>
              <w:rPr>
                <w:rFonts w:ascii="宋体" w:hAnsi="宋体" w:cs="宋体"/>
                <w:color w:val="000000"/>
                <w:sz w:val="24"/>
              </w:rPr>
            </w:pPr>
            <w:r>
              <w:rPr>
                <w:rFonts w:ascii="宋体" w:hAnsi="宋体" w:cs="宋体" w:hint="eastAsia"/>
                <w:color w:val="000000"/>
                <w:sz w:val="24"/>
              </w:rPr>
              <w:t>37</w:t>
            </w:r>
          </w:p>
        </w:tc>
        <w:tc>
          <w:tcPr>
            <w:tcW w:w="278" w:type="pct"/>
            <w:vMerge/>
            <w:vAlign w:val="center"/>
          </w:tcPr>
          <w:p>
            <w:pPr>
              <w:jc w:val="left"/>
              <w:textAlignment w:val="center"/>
              <w:rPr>
                <w:rFonts w:ascii="宋体" w:hAnsi="宋体" w:cs="宋体"/>
                <w:color w:val="000000"/>
                <w:sz w:val="24"/>
              </w:rPr>
            </w:pPr>
          </w:p>
        </w:tc>
        <w:tc>
          <w:tcPr>
            <w:tcW w:w="2304" w:type="pct"/>
          </w:tcPr>
          <w:p>
            <w:pPr>
              <w:pStyle w:val="BodyText"/>
              <w:spacing w:line="240" w:lineRule="auto"/>
              <w:rPr>
                <w:rFonts w:ascii="宋体" w:hAnsi="宋体" w:cs="宋体"/>
                <w:b w:val="0"/>
                <w:bCs w:val="0"/>
              </w:rPr>
            </w:pPr>
            <w:r>
              <w:rPr>
                <w:rFonts w:ascii="宋体" w:hAnsi="宋体" w:cs="宋体" w:hint="eastAsia"/>
                <w:b w:val="0"/>
                <w:bCs w:val="0"/>
              </w:rPr>
              <w:t>3.3、PH值：4.0-9.0。</w:t>
            </w:r>
          </w:p>
        </w:tc>
        <w:tc>
          <w:tcPr>
            <w:tcW w:w="717" w:type="pct"/>
          </w:tcPr>
          <w:p>
            <w:pPr>
              <w:pStyle w:val="BodyText"/>
              <w:spacing w:line="240" w:lineRule="auto"/>
              <w:rPr>
                <w:rFonts w:ascii="宋体" w:hAnsi="宋体" w:cs="宋体" w:hint="eastAsia"/>
                <w:b w:val="0"/>
                <w:bCs w:val="0"/>
              </w:rPr>
            </w:pPr>
          </w:p>
        </w:tc>
        <w:tc>
          <w:tcPr>
            <w:tcW w:w="771" w:type="pct"/>
          </w:tcPr>
          <w:p>
            <w:pPr>
              <w:pStyle w:val="BodyText"/>
              <w:spacing w:line="240" w:lineRule="auto"/>
              <w:rPr>
                <w:rFonts w:ascii="宋体" w:hAnsi="宋体" w:cs="宋体" w:hint="eastAsia"/>
                <w:b w:val="0"/>
                <w:bCs w:val="0"/>
              </w:rPr>
            </w:pPr>
          </w:p>
        </w:tc>
        <w:tc>
          <w:tcPr>
            <w:tcW w:w="661" w:type="pct"/>
          </w:tcPr>
          <w:p>
            <w:pPr>
              <w:pStyle w:val="BodyText"/>
              <w:spacing w:line="240" w:lineRule="auto"/>
              <w:rPr>
                <w:rFonts w:ascii="宋体" w:hAnsi="宋体" w:cs="宋体" w:hint="eastAsia"/>
                <w:b w:val="0"/>
                <w:bCs w:val="0"/>
              </w:rPr>
            </w:pPr>
          </w:p>
        </w:tc>
      </w:tr>
      <w:tr>
        <w:tblPrEx>
          <w:tblW w:w="4997" w:type="pct"/>
          <w:tblInd w:w="0" w:type="dxa"/>
          <w:tblCellMar>
            <w:top w:w="0" w:type="dxa"/>
            <w:left w:w="108" w:type="dxa"/>
            <w:bottom w:w="0" w:type="dxa"/>
            <w:right w:w="108" w:type="dxa"/>
          </w:tblCellMar>
        </w:tblPrEx>
        <w:trPr>
          <w:trHeight w:val="398"/>
        </w:trPr>
        <w:tc>
          <w:tcPr>
            <w:tcW w:w="268" w:type="pct"/>
            <w:vAlign w:val="center"/>
          </w:tcPr>
          <w:p>
            <w:pPr>
              <w:jc w:val="left"/>
              <w:rPr>
                <w:rFonts w:ascii="宋体" w:hAnsi="宋体" w:cs="宋体"/>
                <w:color w:val="000000"/>
                <w:sz w:val="24"/>
              </w:rPr>
            </w:pPr>
            <w:r>
              <w:rPr>
                <w:rFonts w:ascii="宋体" w:hAnsi="宋体" w:cs="宋体" w:hint="eastAsia"/>
                <w:color w:val="000000"/>
                <w:sz w:val="24"/>
              </w:rPr>
              <w:t>38</w:t>
            </w:r>
          </w:p>
        </w:tc>
        <w:tc>
          <w:tcPr>
            <w:tcW w:w="278" w:type="pct"/>
            <w:vMerge/>
            <w:vAlign w:val="center"/>
          </w:tcPr>
          <w:p>
            <w:pPr>
              <w:jc w:val="left"/>
              <w:textAlignment w:val="center"/>
              <w:rPr>
                <w:rFonts w:ascii="宋体" w:hAnsi="宋体" w:cs="宋体"/>
                <w:color w:val="000000"/>
                <w:sz w:val="24"/>
              </w:rPr>
            </w:pPr>
          </w:p>
        </w:tc>
        <w:tc>
          <w:tcPr>
            <w:tcW w:w="2304" w:type="pct"/>
          </w:tcPr>
          <w:p>
            <w:pPr>
              <w:pStyle w:val="BodyText"/>
              <w:spacing w:line="240" w:lineRule="auto"/>
              <w:rPr>
                <w:rFonts w:ascii="宋体" w:hAnsi="宋体" w:cs="宋体"/>
                <w:b w:val="0"/>
                <w:bCs w:val="0"/>
              </w:rPr>
            </w:pPr>
            <w:r>
              <w:rPr>
                <w:rFonts w:ascii="宋体" w:hAnsi="宋体" w:cs="宋体" w:hint="eastAsia"/>
                <w:b w:val="0"/>
                <w:bCs w:val="0"/>
              </w:rPr>
              <w:t>3.4、经向密度</w:t>
            </w:r>
            <w:r>
              <w:rPr>
                <w:rFonts w:ascii="宋体" w:hAnsi="宋体" w:cs="宋体" w:hint="eastAsia"/>
                <w:b w:val="0"/>
                <w:bCs w:val="0"/>
                <w:color w:val="000000"/>
              </w:rPr>
              <w:t>1100-</w:t>
            </w:r>
            <w:r>
              <w:rPr>
                <w:rFonts w:ascii="宋体" w:hAnsi="宋体" w:cs="宋体" w:hint="eastAsia"/>
                <w:b w:val="0"/>
                <w:color w:val="000000"/>
              </w:rPr>
              <w:t>1200</w:t>
            </w:r>
            <w:r>
              <w:rPr>
                <w:rFonts w:ascii="宋体" w:hAnsi="宋体" w:cs="宋体" w:hint="eastAsia"/>
                <w:b w:val="0"/>
                <w:bCs w:val="0"/>
              </w:rPr>
              <w:t>根/10cm，纬向密度200-300根/10cm</w:t>
            </w:r>
            <w:r>
              <w:rPr>
                <w:rFonts w:ascii="宋体" w:hAnsi="宋体" w:cs="宋体" w:hint="eastAsia"/>
                <w:b w:val="0"/>
                <w:color w:val="000000"/>
              </w:rPr>
              <w:t>。</w:t>
            </w:r>
          </w:p>
        </w:tc>
        <w:tc>
          <w:tcPr>
            <w:tcW w:w="717" w:type="pct"/>
          </w:tcPr>
          <w:p>
            <w:pPr>
              <w:pStyle w:val="BodyText"/>
              <w:spacing w:line="240" w:lineRule="auto"/>
              <w:rPr>
                <w:rFonts w:ascii="宋体" w:hAnsi="宋体" w:cs="宋体" w:hint="eastAsia"/>
                <w:b w:val="0"/>
                <w:bCs w:val="0"/>
              </w:rPr>
            </w:pPr>
          </w:p>
        </w:tc>
        <w:tc>
          <w:tcPr>
            <w:tcW w:w="771" w:type="pct"/>
          </w:tcPr>
          <w:p>
            <w:pPr>
              <w:pStyle w:val="BodyText"/>
              <w:spacing w:line="240" w:lineRule="auto"/>
              <w:rPr>
                <w:rFonts w:ascii="宋体" w:hAnsi="宋体" w:cs="宋体" w:hint="eastAsia"/>
                <w:b w:val="0"/>
                <w:bCs w:val="0"/>
              </w:rPr>
            </w:pPr>
          </w:p>
        </w:tc>
        <w:tc>
          <w:tcPr>
            <w:tcW w:w="661" w:type="pct"/>
          </w:tcPr>
          <w:p>
            <w:pPr>
              <w:pStyle w:val="BodyText"/>
              <w:spacing w:line="240" w:lineRule="auto"/>
              <w:rPr>
                <w:rFonts w:ascii="宋体" w:hAnsi="宋体" w:cs="宋体" w:hint="eastAsia"/>
                <w:b w:val="0"/>
                <w:bCs w:val="0"/>
              </w:rPr>
            </w:pPr>
          </w:p>
        </w:tc>
      </w:tr>
      <w:tr>
        <w:tblPrEx>
          <w:tblW w:w="4997" w:type="pct"/>
          <w:tblInd w:w="0" w:type="dxa"/>
          <w:tblCellMar>
            <w:top w:w="0" w:type="dxa"/>
            <w:left w:w="108" w:type="dxa"/>
            <w:bottom w:w="0" w:type="dxa"/>
            <w:right w:w="108" w:type="dxa"/>
          </w:tblCellMar>
        </w:tblPrEx>
        <w:trPr>
          <w:trHeight w:val="313"/>
        </w:trPr>
        <w:tc>
          <w:tcPr>
            <w:tcW w:w="268" w:type="pct"/>
            <w:vMerge w:val="restart"/>
            <w:vAlign w:val="center"/>
          </w:tcPr>
          <w:p>
            <w:pPr>
              <w:jc w:val="left"/>
              <w:rPr>
                <w:rFonts w:ascii="宋体" w:hAnsi="宋体" w:cs="宋体"/>
                <w:color w:val="000000"/>
                <w:sz w:val="24"/>
              </w:rPr>
            </w:pPr>
            <w:r>
              <w:rPr>
                <w:rFonts w:ascii="宋体" w:hAnsi="宋体" w:cs="宋体" w:hint="eastAsia"/>
                <w:color w:val="000000"/>
                <w:sz w:val="24"/>
              </w:rPr>
              <w:t>39</w:t>
            </w:r>
          </w:p>
        </w:tc>
        <w:tc>
          <w:tcPr>
            <w:tcW w:w="278" w:type="pct"/>
            <w:vMerge/>
            <w:vAlign w:val="center"/>
          </w:tcPr>
          <w:p>
            <w:pPr>
              <w:jc w:val="left"/>
              <w:textAlignment w:val="center"/>
              <w:rPr>
                <w:rFonts w:ascii="宋体" w:hAnsi="宋体" w:cs="宋体"/>
                <w:color w:val="000000"/>
                <w:sz w:val="24"/>
              </w:rPr>
            </w:pPr>
          </w:p>
        </w:tc>
        <w:tc>
          <w:tcPr>
            <w:tcW w:w="2304" w:type="pct"/>
          </w:tcPr>
          <w:p>
            <w:pPr>
              <w:pStyle w:val="BodyText"/>
              <w:spacing w:line="240" w:lineRule="auto"/>
              <w:rPr>
                <w:rFonts w:ascii="宋体" w:hAnsi="宋体" w:cs="宋体"/>
                <w:b w:val="0"/>
                <w:bCs w:val="0"/>
              </w:rPr>
            </w:pPr>
            <w:r>
              <w:rPr>
                <w:rFonts w:ascii="宋体" w:hAnsi="宋体" w:cs="宋体" w:hint="eastAsia"/>
                <w:b w:val="0"/>
                <w:bCs w:val="0"/>
              </w:rPr>
              <w:t>3.5、</w:t>
            </w:r>
            <w:r>
              <w:rPr>
                <w:rFonts w:ascii="宋体" w:hAnsi="宋体" w:cs="宋体" w:hint="eastAsia"/>
                <w:b w:val="0"/>
                <w:color w:val="000000"/>
              </w:rPr>
              <w:t>单位面积质量230-360克/㎡。</w:t>
            </w:r>
          </w:p>
        </w:tc>
        <w:tc>
          <w:tcPr>
            <w:tcW w:w="717" w:type="pct"/>
          </w:tcPr>
          <w:p>
            <w:pPr>
              <w:pStyle w:val="BodyText"/>
              <w:spacing w:line="240" w:lineRule="auto"/>
              <w:rPr>
                <w:rFonts w:ascii="宋体" w:hAnsi="宋体" w:cs="宋体" w:hint="eastAsia"/>
                <w:b w:val="0"/>
                <w:bCs w:val="0"/>
              </w:rPr>
            </w:pPr>
          </w:p>
        </w:tc>
        <w:tc>
          <w:tcPr>
            <w:tcW w:w="771" w:type="pct"/>
          </w:tcPr>
          <w:p>
            <w:pPr>
              <w:pStyle w:val="BodyText"/>
              <w:spacing w:line="240" w:lineRule="auto"/>
              <w:rPr>
                <w:rFonts w:ascii="宋体" w:hAnsi="宋体" w:cs="宋体" w:hint="eastAsia"/>
                <w:b w:val="0"/>
                <w:bCs w:val="0"/>
              </w:rPr>
            </w:pPr>
          </w:p>
        </w:tc>
        <w:tc>
          <w:tcPr>
            <w:tcW w:w="661" w:type="pct"/>
          </w:tcPr>
          <w:p>
            <w:pPr>
              <w:pStyle w:val="BodyText"/>
              <w:spacing w:line="240" w:lineRule="auto"/>
              <w:rPr>
                <w:rFonts w:ascii="宋体" w:hAnsi="宋体" w:cs="宋体" w:hint="eastAsia"/>
                <w:b w:val="0"/>
                <w:bCs w:val="0"/>
              </w:rPr>
            </w:pPr>
          </w:p>
        </w:tc>
      </w:tr>
      <w:tr>
        <w:tblPrEx>
          <w:tblW w:w="4997" w:type="pct"/>
          <w:tblInd w:w="0" w:type="dxa"/>
          <w:tblCellMar>
            <w:top w:w="0" w:type="dxa"/>
            <w:left w:w="108" w:type="dxa"/>
            <w:bottom w:w="0" w:type="dxa"/>
            <w:right w:w="108" w:type="dxa"/>
          </w:tblCellMar>
        </w:tblPrEx>
        <w:trPr>
          <w:trHeight w:val="129"/>
        </w:trPr>
        <w:tc>
          <w:tcPr>
            <w:tcW w:w="268" w:type="pct"/>
            <w:vMerge/>
            <w:vAlign w:val="center"/>
          </w:tcPr>
          <w:p>
            <w:pPr>
              <w:jc w:val="left"/>
              <w:rPr>
                <w:rFonts w:ascii="宋体" w:hAnsi="宋体" w:cs="宋体"/>
                <w:color w:val="000000"/>
                <w:sz w:val="24"/>
              </w:rPr>
            </w:pPr>
          </w:p>
        </w:tc>
        <w:tc>
          <w:tcPr>
            <w:tcW w:w="278" w:type="pct"/>
            <w:vMerge/>
            <w:vAlign w:val="center"/>
          </w:tcPr>
          <w:p>
            <w:pPr>
              <w:jc w:val="left"/>
              <w:textAlignment w:val="center"/>
              <w:rPr>
                <w:rFonts w:ascii="宋体" w:hAnsi="宋体" w:cs="宋体"/>
                <w:color w:val="000000"/>
                <w:sz w:val="24"/>
              </w:rPr>
            </w:pPr>
          </w:p>
        </w:tc>
        <w:tc>
          <w:tcPr>
            <w:tcW w:w="2304" w:type="pct"/>
          </w:tcPr>
          <w:p>
            <w:pPr>
              <w:pStyle w:val="BodyText"/>
              <w:spacing w:line="240" w:lineRule="auto"/>
              <w:rPr>
                <w:rFonts w:ascii="宋体" w:hAnsi="宋体" w:cs="宋体"/>
                <w:b w:val="0"/>
                <w:bCs w:val="0"/>
              </w:rPr>
            </w:pPr>
            <w:r>
              <w:rPr>
                <w:rFonts w:ascii="宋体" w:hAnsi="宋体" w:cs="宋体" w:hint="eastAsia"/>
                <w:b w:val="0"/>
                <w:bCs w:val="0"/>
              </w:rPr>
              <w:t>3.6、可萃取的重金属：</w:t>
            </w:r>
            <w:r>
              <w:rPr>
                <w:rFonts w:ascii="宋体" w:eastAsia="宋体" w:hAnsi="宋体" w:cs="宋体" w:hint="eastAsia"/>
                <w:b w:val="0"/>
                <w:bCs w:val="0"/>
                <w:color w:val="000000"/>
                <w:szCs w:val="24"/>
              </w:rPr>
              <w:t>铅（Pb)</w:t>
            </w:r>
            <w:r>
              <w:rPr>
                <w:rFonts w:ascii="宋体" w:eastAsia="宋体" w:hAnsi="宋体" w:cs="宋体" w:hint="eastAsia"/>
                <w:b w:val="0"/>
                <w:bCs w:val="0"/>
                <w:color w:val="000000"/>
                <w:szCs w:val="24"/>
                <w:lang w:eastAsia="zh-CN"/>
              </w:rPr>
              <w:t>、</w:t>
            </w:r>
            <w:r>
              <w:rPr>
                <w:rFonts w:ascii="宋体" w:eastAsia="宋体" w:hAnsi="宋体" w:cs="宋体" w:hint="eastAsia"/>
                <w:b w:val="0"/>
                <w:bCs w:val="0"/>
                <w:color w:val="000000"/>
                <w:szCs w:val="24"/>
              </w:rPr>
              <w:t>镉（Cd)</w:t>
            </w:r>
            <w:r>
              <w:rPr>
                <w:rFonts w:ascii="宋体" w:eastAsia="宋体" w:hAnsi="宋体" w:cs="宋体" w:hint="eastAsia"/>
                <w:b w:val="0"/>
                <w:bCs w:val="0"/>
                <w:color w:val="000000"/>
                <w:szCs w:val="24"/>
                <w:lang w:eastAsia="zh-CN"/>
              </w:rPr>
              <w:t>、</w:t>
            </w:r>
            <w:r>
              <w:rPr>
                <w:rFonts w:ascii="宋体" w:eastAsia="宋体" w:hAnsi="宋体" w:cs="宋体" w:hint="eastAsia"/>
                <w:b w:val="0"/>
                <w:bCs w:val="0"/>
                <w:color w:val="000000"/>
                <w:szCs w:val="24"/>
              </w:rPr>
              <w:t>铜（Cu)</w:t>
            </w:r>
            <w:r>
              <w:rPr>
                <w:rFonts w:ascii="宋体" w:eastAsia="宋体" w:hAnsi="宋体" w:cs="宋体" w:hint="eastAsia"/>
                <w:b w:val="0"/>
                <w:bCs w:val="0"/>
                <w:color w:val="000000"/>
                <w:szCs w:val="24"/>
                <w:lang w:eastAsia="zh-CN"/>
              </w:rPr>
              <w:t>、</w:t>
            </w:r>
            <w:r>
              <w:rPr>
                <w:rFonts w:ascii="宋体" w:eastAsia="宋体" w:hAnsi="宋体" w:cs="宋体" w:hint="eastAsia"/>
                <w:b w:val="0"/>
                <w:bCs w:val="0"/>
                <w:color w:val="000000"/>
                <w:szCs w:val="24"/>
              </w:rPr>
              <w:t>钴(Co)</w:t>
            </w:r>
            <w:r>
              <w:rPr>
                <w:rFonts w:ascii="宋体" w:eastAsia="宋体" w:hAnsi="宋体" w:cs="宋体" w:hint="eastAsia"/>
                <w:b w:val="0"/>
                <w:bCs w:val="0"/>
                <w:color w:val="000000"/>
                <w:szCs w:val="24"/>
                <w:lang w:eastAsia="zh-CN"/>
              </w:rPr>
              <w:t>、</w:t>
            </w:r>
            <w:r>
              <w:rPr>
                <w:rFonts w:ascii="宋体" w:eastAsia="宋体" w:hAnsi="宋体" w:cs="宋体" w:hint="eastAsia"/>
                <w:b w:val="0"/>
                <w:bCs w:val="0"/>
                <w:color w:val="000000"/>
                <w:szCs w:val="24"/>
              </w:rPr>
              <w:t>镍（Ni)</w:t>
            </w:r>
            <w:r>
              <w:rPr>
                <w:rFonts w:ascii="宋体" w:eastAsia="宋体" w:hAnsi="宋体" w:cs="宋体" w:hint="eastAsia"/>
                <w:b w:val="0"/>
                <w:bCs w:val="0"/>
                <w:color w:val="000000"/>
                <w:szCs w:val="24"/>
                <w:lang w:eastAsia="zh-CN"/>
              </w:rPr>
              <w:t>、</w:t>
            </w:r>
            <w:r>
              <w:rPr>
                <w:rFonts w:ascii="宋体" w:eastAsia="宋体" w:hAnsi="宋体" w:cs="宋体" w:hint="eastAsia"/>
                <w:b w:val="0"/>
                <w:bCs w:val="0"/>
                <w:color w:val="000000"/>
                <w:szCs w:val="24"/>
              </w:rPr>
              <w:t>三价铬(Cr)</w:t>
            </w:r>
            <w:r>
              <w:rPr>
                <w:rFonts w:ascii="宋体" w:eastAsia="宋体" w:hAnsi="宋体" w:cs="宋体" w:hint="eastAsia"/>
                <w:b w:val="0"/>
                <w:bCs w:val="0"/>
                <w:color w:val="000000"/>
                <w:szCs w:val="24"/>
                <w:lang w:eastAsia="zh-CN"/>
              </w:rPr>
              <w:t>、</w:t>
            </w:r>
            <w:r>
              <w:rPr>
                <w:rFonts w:ascii="宋体" w:eastAsia="宋体" w:hAnsi="宋体" w:cs="宋体" w:hint="eastAsia"/>
                <w:b w:val="0"/>
                <w:bCs w:val="0"/>
                <w:color w:val="000000"/>
                <w:szCs w:val="24"/>
              </w:rPr>
              <w:t>锑(Sb)</w:t>
            </w:r>
            <w:r>
              <w:rPr>
                <w:rFonts w:ascii="宋体" w:eastAsia="宋体" w:hAnsi="宋体" w:cs="宋体" w:hint="eastAsia"/>
                <w:b w:val="0"/>
                <w:bCs w:val="0"/>
                <w:color w:val="000000"/>
                <w:szCs w:val="24"/>
                <w:lang w:eastAsia="zh-CN"/>
              </w:rPr>
              <w:t>、</w:t>
            </w:r>
            <w:r>
              <w:rPr>
                <w:rFonts w:ascii="宋体" w:eastAsia="宋体" w:hAnsi="宋体" w:cs="宋体" w:hint="eastAsia"/>
                <w:b w:val="0"/>
                <w:bCs w:val="0"/>
                <w:color w:val="000000"/>
                <w:szCs w:val="24"/>
              </w:rPr>
              <w:t>六价铬</w:t>
            </w:r>
            <w:r>
              <w:rPr>
                <w:rFonts w:ascii="宋体" w:eastAsia="宋体" w:hAnsi="宋体" w:cs="宋体" w:hint="eastAsia"/>
                <w:b w:val="0"/>
                <w:bCs w:val="0"/>
                <w:color w:val="000000"/>
                <w:szCs w:val="24"/>
                <w:lang w:eastAsia="zh-CN"/>
              </w:rPr>
              <w:t>、</w:t>
            </w:r>
            <w:r>
              <w:rPr>
                <w:rFonts w:ascii="宋体" w:eastAsia="宋体" w:hAnsi="宋体" w:cs="宋体" w:hint="eastAsia"/>
                <w:b w:val="0"/>
                <w:bCs w:val="0"/>
                <w:color w:val="000000"/>
                <w:szCs w:val="24"/>
              </w:rPr>
              <w:t>砷（As)</w:t>
            </w:r>
            <w:r>
              <w:rPr>
                <w:rFonts w:ascii="宋体" w:eastAsia="宋体" w:hAnsi="宋体" w:cs="宋体" w:hint="eastAsia"/>
                <w:b w:val="0"/>
                <w:bCs w:val="0"/>
                <w:color w:val="000000"/>
                <w:szCs w:val="24"/>
                <w:lang w:eastAsia="zh-CN"/>
              </w:rPr>
              <w:t>、</w:t>
            </w:r>
            <w:r>
              <w:rPr>
                <w:rFonts w:ascii="宋体" w:eastAsia="宋体" w:hAnsi="宋体" w:cs="宋体" w:hint="eastAsia"/>
                <w:b w:val="0"/>
                <w:bCs w:val="0"/>
                <w:color w:val="000000"/>
                <w:szCs w:val="24"/>
              </w:rPr>
              <w:t>汞（Hg)</w:t>
            </w:r>
            <w:r>
              <w:rPr>
                <w:rFonts w:ascii="宋体" w:hAnsi="宋体" w:cs="宋体" w:hint="eastAsia"/>
                <w:b w:val="0"/>
                <w:bCs w:val="0"/>
              </w:rPr>
              <w:t>未检出≠0。</w:t>
            </w:r>
          </w:p>
        </w:tc>
        <w:tc>
          <w:tcPr>
            <w:tcW w:w="717" w:type="pct"/>
          </w:tcPr>
          <w:p>
            <w:pPr>
              <w:pStyle w:val="BodyText"/>
              <w:spacing w:line="240" w:lineRule="auto"/>
              <w:rPr>
                <w:rFonts w:ascii="宋体" w:hAnsi="宋体" w:cs="宋体" w:hint="eastAsia"/>
                <w:b w:val="0"/>
                <w:bCs w:val="0"/>
              </w:rPr>
            </w:pPr>
          </w:p>
        </w:tc>
        <w:tc>
          <w:tcPr>
            <w:tcW w:w="771" w:type="pct"/>
          </w:tcPr>
          <w:p>
            <w:pPr>
              <w:pStyle w:val="BodyText"/>
              <w:spacing w:line="240" w:lineRule="auto"/>
              <w:rPr>
                <w:rFonts w:ascii="宋体" w:hAnsi="宋体" w:cs="宋体" w:hint="eastAsia"/>
                <w:b w:val="0"/>
                <w:bCs w:val="0"/>
              </w:rPr>
            </w:pPr>
          </w:p>
        </w:tc>
        <w:tc>
          <w:tcPr>
            <w:tcW w:w="661" w:type="pct"/>
          </w:tcPr>
          <w:p>
            <w:pPr>
              <w:pStyle w:val="BodyText"/>
              <w:spacing w:line="240" w:lineRule="auto"/>
              <w:rPr>
                <w:rFonts w:ascii="宋体" w:hAnsi="宋体" w:cs="宋体" w:hint="eastAsia"/>
                <w:b w:val="0"/>
                <w:bCs w:val="0"/>
              </w:rPr>
            </w:pPr>
          </w:p>
        </w:tc>
      </w:tr>
      <w:tr>
        <w:tblPrEx>
          <w:tblW w:w="4997" w:type="pct"/>
          <w:tblInd w:w="0" w:type="dxa"/>
          <w:tblCellMar>
            <w:top w:w="0" w:type="dxa"/>
            <w:left w:w="108" w:type="dxa"/>
            <w:bottom w:w="0" w:type="dxa"/>
            <w:right w:w="108" w:type="dxa"/>
          </w:tblCellMar>
        </w:tblPrEx>
        <w:trPr>
          <w:trHeight w:val="193"/>
        </w:trPr>
        <w:tc>
          <w:tcPr>
            <w:tcW w:w="268" w:type="pct"/>
            <w:vMerge/>
            <w:vAlign w:val="center"/>
          </w:tcPr>
          <w:p>
            <w:pPr>
              <w:jc w:val="left"/>
              <w:rPr>
                <w:rFonts w:ascii="宋体" w:hAnsi="宋体" w:cs="宋体"/>
                <w:color w:val="000000"/>
                <w:sz w:val="24"/>
              </w:rPr>
            </w:pPr>
          </w:p>
        </w:tc>
        <w:tc>
          <w:tcPr>
            <w:tcW w:w="278" w:type="pct"/>
            <w:vMerge/>
            <w:vAlign w:val="center"/>
          </w:tcPr>
          <w:p>
            <w:pPr>
              <w:jc w:val="left"/>
              <w:textAlignment w:val="center"/>
              <w:rPr>
                <w:rFonts w:ascii="宋体" w:hAnsi="宋体" w:cs="宋体"/>
                <w:color w:val="000000"/>
                <w:sz w:val="24"/>
              </w:rPr>
            </w:pPr>
          </w:p>
        </w:tc>
        <w:tc>
          <w:tcPr>
            <w:tcW w:w="2304" w:type="pct"/>
          </w:tcPr>
          <w:p>
            <w:pPr>
              <w:pStyle w:val="BodyText"/>
              <w:spacing w:line="240" w:lineRule="auto"/>
              <w:rPr>
                <w:rFonts w:ascii="宋体" w:hAnsi="宋体" w:cs="宋体"/>
                <w:b w:val="0"/>
                <w:bCs w:val="0"/>
              </w:rPr>
            </w:pPr>
            <w:r>
              <w:rPr>
                <w:rFonts w:ascii="宋体" w:hAnsi="宋体" w:cs="宋体" w:hint="eastAsia"/>
                <w:b w:val="0"/>
                <w:bCs w:val="0"/>
              </w:rPr>
              <w:t>3.7、吸声系数：在空气厚度10cm标准下测试，频率250Hz时吸声系数≥0.4；频率500Hz时吸声系数≥0.9；频率1000Hz时吸声系数≥0.8。</w:t>
            </w:r>
          </w:p>
        </w:tc>
        <w:tc>
          <w:tcPr>
            <w:tcW w:w="717" w:type="pct"/>
          </w:tcPr>
          <w:p>
            <w:pPr>
              <w:pStyle w:val="BodyText"/>
              <w:spacing w:line="240" w:lineRule="auto"/>
              <w:rPr>
                <w:rFonts w:ascii="宋体" w:hAnsi="宋体" w:cs="宋体" w:hint="eastAsia"/>
                <w:b w:val="0"/>
                <w:bCs w:val="0"/>
              </w:rPr>
            </w:pPr>
          </w:p>
        </w:tc>
        <w:tc>
          <w:tcPr>
            <w:tcW w:w="771" w:type="pct"/>
          </w:tcPr>
          <w:p>
            <w:pPr>
              <w:pStyle w:val="BodyText"/>
              <w:spacing w:line="240" w:lineRule="auto"/>
              <w:rPr>
                <w:rFonts w:ascii="宋体" w:hAnsi="宋体" w:cs="宋体" w:hint="eastAsia"/>
                <w:b w:val="0"/>
                <w:bCs w:val="0"/>
              </w:rPr>
            </w:pPr>
          </w:p>
        </w:tc>
        <w:tc>
          <w:tcPr>
            <w:tcW w:w="661" w:type="pct"/>
          </w:tcPr>
          <w:p>
            <w:pPr>
              <w:pStyle w:val="BodyText"/>
              <w:spacing w:line="240" w:lineRule="auto"/>
              <w:rPr>
                <w:rFonts w:ascii="宋体" w:hAnsi="宋体" w:cs="宋体" w:hint="eastAsia"/>
                <w:b w:val="0"/>
                <w:bCs w:val="0"/>
              </w:rPr>
            </w:pPr>
          </w:p>
        </w:tc>
      </w:tr>
      <w:tr>
        <w:tblPrEx>
          <w:tblW w:w="4997" w:type="pct"/>
          <w:tblInd w:w="0" w:type="dxa"/>
          <w:tblCellMar>
            <w:top w:w="0" w:type="dxa"/>
            <w:left w:w="108" w:type="dxa"/>
            <w:bottom w:w="0" w:type="dxa"/>
            <w:right w:w="108" w:type="dxa"/>
          </w:tblCellMar>
        </w:tblPrEx>
        <w:trPr>
          <w:trHeight w:val="1684"/>
        </w:trPr>
        <w:tc>
          <w:tcPr>
            <w:tcW w:w="268" w:type="pct"/>
            <w:vAlign w:val="center"/>
          </w:tcPr>
          <w:p>
            <w:pPr>
              <w:jc w:val="left"/>
              <w:rPr>
                <w:rFonts w:ascii="宋体" w:hAnsi="宋体" w:cs="宋体"/>
                <w:color w:val="000000"/>
                <w:sz w:val="24"/>
              </w:rPr>
            </w:pPr>
            <w:r>
              <w:rPr>
                <w:rFonts w:ascii="宋体" w:hAnsi="宋体" w:cs="宋体" w:hint="eastAsia"/>
                <w:color w:val="000000"/>
                <w:sz w:val="24"/>
              </w:rPr>
              <w:t>40</w:t>
            </w:r>
          </w:p>
        </w:tc>
        <w:tc>
          <w:tcPr>
            <w:tcW w:w="278" w:type="pct"/>
            <w:vAlign w:val="center"/>
          </w:tcPr>
          <w:p>
            <w:pPr>
              <w:jc w:val="left"/>
              <w:textAlignment w:val="center"/>
              <w:rPr>
                <w:rFonts w:ascii="宋体" w:hAnsi="宋体" w:cs="宋体"/>
                <w:color w:val="000000"/>
                <w:sz w:val="24"/>
              </w:rPr>
            </w:pPr>
            <w:r>
              <w:rPr>
                <w:rFonts w:ascii="宋体" w:hAnsi="宋体" w:cs="宋体" w:hint="eastAsia"/>
                <w:color w:val="000000"/>
                <w:sz w:val="24"/>
              </w:rPr>
              <w:t>布艺窗帘轨道</w:t>
            </w:r>
          </w:p>
        </w:tc>
        <w:tc>
          <w:tcPr>
            <w:tcW w:w="2304" w:type="pct"/>
          </w:tcPr>
          <w:p>
            <w:pPr>
              <w:pStyle w:val="BodyText"/>
              <w:spacing w:line="240" w:lineRule="auto"/>
              <w:rPr>
                <w:rFonts w:ascii="宋体" w:hAnsi="宋体" w:cs="宋体"/>
                <w:b w:val="0"/>
                <w:bCs w:val="0"/>
              </w:rPr>
            </w:pPr>
            <w:r>
              <w:rPr>
                <w:rFonts w:ascii="宋体" w:hAnsi="宋体" w:cs="宋体" w:hint="eastAsia"/>
                <w:b w:val="0"/>
                <w:bCs w:val="0"/>
                <w:snapToGrid w:val="0"/>
                <w:kern w:val="0"/>
              </w:rPr>
              <w:t>4.1、铝合金轨道，规格≥20mm*18mm，壁厚≥1.00mm，韦氏硬度≥8HW，规定非比例延伸强度≥180N/mm2，抗拉强度，200N/mm2，，断后伸长率≥6%。</w:t>
            </w:r>
          </w:p>
        </w:tc>
        <w:tc>
          <w:tcPr>
            <w:tcW w:w="717" w:type="pct"/>
          </w:tcPr>
          <w:p>
            <w:pPr>
              <w:pStyle w:val="BodyText"/>
              <w:spacing w:line="240" w:lineRule="auto"/>
              <w:rPr>
                <w:rFonts w:ascii="宋体" w:hAnsi="宋体" w:cs="宋体" w:hint="eastAsia"/>
                <w:b w:val="0"/>
                <w:bCs w:val="0"/>
                <w:snapToGrid w:val="0"/>
                <w:kern w:val="0"/>
              </w:rPr>
            </w:pPr>
          </w:p>
        </w:tc>
        <w:tc>
          <w:tcPr>
            <w:tcW w:w="771" w:type="pct"/>
          </w:tcPr>
          <w:p>
            <w:pPr>
              <w:pStyle w:val="BodyText"/>
              <w:spacing w:line="240" w:lineRule="auto"/>
              <w:rPr>
                <w:rFonts w:ascii="宋体" w:hAnsi="宋体" w:cs="宋体" w:hint="eastAsia"/>
                <w:b w:val="0"/>
                <w:bCs w:val="0"/>
                <w:snapToGrid w:val="0"/>
                <w:kern w:val="0"/>
              </w:rPr>
            </w:pPr>
          </w:p>
        </w:tc>
        <w:tc>
          <w:tcPr>
            <w:tcW w:w="661" w:type="pct"/>
          </w:tcPr>
          <w:p>
            <w:pPr>
              <w:pStyle w:val="BodyText"/>
              <w:spacing w:line="240" w:lineRule="auto"/>
              <w:rPr>
                <w:rFonts w:ascii="宋体" w:hAnsi="宋体" w:cs="宋体" w:hint="eastAsia"/>
                <w:b w:val="0"/>
                <w:bCs w:val="0"/>
                <w:snapToGrid w:val="0"/>
                <w:kern w:val="0"/>
              </w:rPr>
            </w:pPr>
          </w:p>
        </w:tc>
      </w:tr>
      <w:tr>
        <w:tblPrEx>
          <w:tblW w:w="4997" w:type="pct"/>
          <w:tblInd w:w="0" w:type="dxa"/>
          <w:tblCellMar>
            <w:top w:w="0" w:type="dxa"/>
            <w:left w:w="108" w:type="dxa"/>
            <w:bottom w:w="0" w:type="dxa"/>
            <w:right w:w="108" w:type="dxa"/>
          </w:tblCellMar>
        </w:tblPrEx>
        <w:trPr>
          <w:trHeight w:val="398"/>
        </w:trPr>
        <w:tc>
          <w:tcPr>
            <w:tcW w:w="268" w:type="pct"/>
            <w:vAlign w:val="center"/>
          </w:tcPr>
          <w:p>
            <w:pPr>
              <w:jc w:val="left"/>
              <w:rPr>
                <w:rFonts w:ascii="宋体" w:hAnsi="宋体" w:cs="宋体"/>
                <w:color w:val="000000"/>
                <w:sz w:val="24"/>
              </w:rPr>
            </w:pPr>
            <w:r>
              <w:rPr>
                <w:rFonts w:ascii="宋体" w:hAnsi="宋体" w:cs="宋体" w:hint="eastAsia"/>
                <w:color w:val="000000"/>
                <w:sz w:val="24"/>
              </w:rPr>
              <w:t>41</w:t>
            </w:r>
          </w:p>
        </w:tc>
        <w:tc>
          <w:tcPr>
            <w:tcW w:w="278" w:type="pct"/>
            <w:vMerge w:val="restart"/>
            <w:vAlign w:val="center"/>
          </w:tcPr>
          <w:p>
            <w:pPr>
              <w:jc w:val="left"/>
              <w:textAlignment w:val="center"/>
              <w:rPr>
                <w:rFonts w:ascii="宋体" w:hAnsi="宋体" w:cs="宋体"/>
                <w:color w:val="000000"/>
                <w:sz w:val="24"/>
              </w:rPr>
            </w:pPr>
            <w:r>
              <w:rPr>
                <w:rFonts w:ascii="宋体" w:hAnsi="宋体" w:cs="宋体"/>
                <w:color w:val="000000"/>
                <w:sz w:val="24"/>
              </w:rPr>
              <w:t>永久性阻燃抑菌抗病毒遮光</w:t>
            </w:r>
            <w:r>
              <w:rPr>
                <w:rFonts w:ascii="宋体" w:hAnsi="宋体" w:cs="宋体" w:hint="eastAsia"/>
                <w:color w:val="000000"/>
                <w:sz w:val="24"/>
              </w:rPr>
              <w:t>窗帘</w:t>
            </w:r>
          </w:p>
        </w:tc>
        <w:tc>
          <w:tcPr>
            <w:tcW w:w="2304" w:type="pct"/>
          </w:tcPr>
          <w:p>
            <w:pPr>
              <w:pStyle w:val="BodyText"/>
              <w:spacing w:line="240" w:lineRule="auto"/>
              <w:rPr>
                <w:rFonts w:ascii="宋体" w:hAnsi="宋体" w:cs="宋体"/>
                <w:b w:val="0"/>
                <w:bCs w:val="0"/>
              </w:rPr>
            </w:pPr>
            <w:r>
              <w:rPr>
                <w:rFonts w:ascii="宋体" w:hAnsi="宋体" w:cs="宋体" w:hint="eastAsia"/>
                <w:b w:val="0"/>
                <w:bCs w:val="0"/>
              </w:rPr>
              <w:t>5.1、成分</w:t>
            </w:r>
            <w:r>
              <w:rPr>
                <w:rFonts w:cs="宋体" w:hint="eastAsia"/>
                <w:b w:val="0"/>
                <w:bCs w:val="0"/>
              </w:rPr>
              <w:t>及密度、单位面积质量</w:t>
            </w:r>
            <w:r>
              <w:rPr>
                <w:rFonts w:ascii="宋体" w:hAnsi="宋体" w:cs="宋体" w:hint="eastAsia"/>
                <w:b w:val="0"/>
                <w:bCs w:val="0"/>
              </w:rPr>
              <w:t>：100%聚酯纤维。</w:t>
            </w:r>
            <w:r>
              <w:rPr>
                <w:rFonts w:cs="宋体" w:hint="eastAsia"/>
                <w:b w:val="0"/>
                <w:bCs w:val="0"/>
              </w:rPr>
              <w:t>经向密度</w:t>
            </w:r>
            <w:r>
              <w:rPr>
                <w:rFonts w:ascii="宋体" w:hAnsi="宋体" w:cs="宋体" w:hint="eastAsia"/>
                <w:b w:val="0"/>
                <w:bCs w:val="0"/>
                <w:color w:val="000000"/>
              </w:rPr>
              <w:t>1300-1380</w:t>
            </w:r>
            <w:r>
              <w:rPr>
                <w:rFonts w:ascii="Times New Roman" w:hAnsi="Times New Roman" w:cs="宋体" w:hint="eastAsia"/>
                <w:b w:val="0"/>
                <w:bCs w:val="0"/>
              </w:rPr>
              <w:t>根/10cm</w:t>
            </w:r>
            <w:r>
              <w:rPr>
                <w:rFonts w:ascii="Times New Roman" w:hAnsi="Times New Roman" w:cs="宋体" w:hint="eastAsia"/>
                <w:b w:val="0"/>
                <w:bCs w:val="0"/>
                <w:lang w:eastAsia="zh-CN"/>
              </w:rPr>
              <w:t>，</w:t>
            </w:r>
            <w:r>
              <w:rPr>
                <w:rFonts w:ascii="Times New Roman" w:hAnsi="Times New Roman" w:cs="宋体" w:hint="eastAsia"/>
                <w:b w:val="0"/>
                <w:bCs w:val="0"/>
              </w:rPr>
              <w:t>纬向密度200-260根/10cm。单位面积质量280-350克/㎡。</w:t>
            </w:r>
          </w:p>
        </w:tc>
        <w:tc>
          <w:tcPr>
            <w:tcW w:w="717" w:type="pct"/>
          </w:tcPr>
          <w:p>
            <w:pPr>
              <w:pStyle w:val="BodyText"/>
              <w:spacing w:line="240" w:lineRule="auto"/>
              <w:rPr>
                <w:rFonts w:ascii="宋体" w:hAnsi="宋体" w:cs="宋体" w:hint="eastAsia"/>
                <w:b w:val="0"/>
                <w:bCs w:val="0"/>
              </w:rPr>
            </w:pPr>
          </w:p>
        </w:tc>
        <w:tc>
          <w:tcPr>
            <w:tcW w:w="771" w:type="pct"/>
          </w:tcPr>
          <w:p>
            <w:pPr>
              <w:pStyle w:val="BodyText"/>
              <w:spacing w:line="240" w:lineRule="auto"/>
              <w:rPr>
                <w:rFonts w:ascii="宋体" w:hAnsi="宋体" w:cs="宋体" w:hint="eastAsia"/>
                <w:b w:val="0"/>
                <w:bCs w:val="0"/>
              </w:rPr>
            </w:pPr>
          </w:p>
        </w:tc>
        <w:tc>
          <w:tcPr>
            <w:tcW w:w="661" w:type="pct"/>
          </w:tcPr>
          <w:p>
            <w:pPr>
              <w:pStyle w:val="BodyText"/>
              <w:spacing w:line="240" w:lineRule="auto"/>
              <w:rPr>
                <w:rFonts w:ascii="宋体" w:hAnsi="宋体" w:cs="宋体" w:hint="eastAsia"/>
                <w:b w:val="0"/>
                <w:bCs w:val="0"/>
              </w:rPr>
            </w:pPr>
          </w:p>
        </w:tc>
      </w:tr>
      <w:tr>
        <w:tblPrEx>
          <w:tblW w:w="4997" w:type="pct"/>
          <w:tblInd w:w="0" w:type="dxa"/>
          <w:tblCellMar>
            <w:top w:w="0" w:type="dxa"/>
            <w:left w:w="108" w:type="dxa"/>
            <w:bottom w:w="0" w:type="dxa"/>
            <w:right w:w="108" w:type="dxa"/>
          </w:tblCellMar>
        </w:tblPrEx>
        <w:trPr>
          <w:trHeight w:val="398"/>
        </w:trPr>
        <w:tc>
          <w:tcPr>
            <w:tcW w:w="268" w:type="pct"/>
            <w:vAlign w:val="center"/>
          </w:tcPr>
          <w:p>
            <w:pPr>
              <w:jc w:val="left"/>
              <w:rPr>
                <w:rFonts w:ascii="宋体" w:hAnsi="宋体" w:cs="宋体"/>
                <w:color w:val="000000"/>
                <w:sz w:val="24"/>
              </w:rPr>
            </w:pPr>
            <w:r>
              <w:rPr>
                <w:rFonts w:ascii="宋体" w:hAnsi="宋体" w:cs="宋体" w:hint="eastAsia"/>
                <w:color w:val="000000"/>
                <w:sz w:val="24"/>
              </w:rPr>
              <w:t>42</w:t>
            </w:r>
          </w:p>
        </w:tc>
        <w:tc>
          <w:tcPr>
            <w:tcW w:w="278" w:type="pct"/>
            <w:vMerge/>
            <w:vAlign w:val="center"/>
          </w:tcPr>
          <w:p>
            <w:pPr>
              <w:jc w:val="left"/>
              <w:textAlignment w:val="center"/>
              <w:rPr>
                <w:rFonts w:ascii="宋体" w:hAnsi="宋体" w:cs="宋体"/>
                <w:color w:val="000000"/>
                <w:sz w:val="24"/>
              </w:rPr>
            </w:pPr>
          </w:p>
        </w:tc>
        <w:tc>
          <w:tcPr>
            <w:tcW w:w="2304" w:type="pct"/>
          </w:tcPr>
          <w:p>
            <w:pPr>
              <w:pStyle w:val="BodyText"/>
              <w:spacing w:line="240" w:lineRule="auto"/>
              <w:rPr>
                <w:rFonts w:ascii="宋体" w:hAnsi="宋体" w:cs="宋体"/>
                <w:b w:val="0"/>
                <w:bCs w:val="0"/>
              </w:rPr>
            </w:pPr>
            <w:r>
              <w:rPr>
                <w:rFonts w:ascii="宋体" w:hAnsi="宋体" w:cs="宋体" w:hint="eastAsia"/>
                <w:b w:val="0"/>
                <w:bCs w:val="0"/>
              </w:rPr>
              <w:t>5.2、甲醛：未检出≠0。</w:t>
            </w:r>
          </w:p>
        </w:tc>
        <w:tc>
          <w:tcPr>
            <w:tcW w:w="717" w:type="pct"/>
          </w:tcPr>
          <w:p>
            <w:pPr>
              <w:pStyle w:val="BodyText"/>
              <w:spacing w:line="240" w:lineRule="auto"/>
              <w:rPr>
                <w:rFonts w:ascii="宋体" w:hAnsi="宋体" w:cs="宋体" w:hint="eastAsia"/>
                <w:b w:val="0"/>
                <w:bCs w:val="0"/>
              </w:rPr>
            </w:pPr>
          </w:p>
        </w:tc>
        <w:tc>
          <w:tcPr>
            <w:tcW w:w="771" w:type="pct"/>
          </w:tcPr>
          <w:p>
            <w:pPr>
              <w:pStyle w:val="BodyText"/>
              <w:spacing w:line="240" w:lineRule="auto"/>
              <w:rPr>
                <w:rFonts w:ascii="宋体" w:hAnsi="宋体" w:cs="宋体" w:hint="eastAsia"/>
                <w:b w:val="0"/>
                <w:bCs w:val="0"/>
              </w:rPr>
            </w:pPr>
          </w:p>
        </w:tc>
        <w:tc>
          <w:tcPr>
            <w:tcW w:w="661" w:type="pct"/>
          </w:tcPr>
          <w:p>
            <w:pPr>
              <w:pStyle w:val="BodyText"/>
              <w:spacing w:line="240" w:lineRule="auto"/>
              <w:rPr>
                <w:rFonts w:ascii="宋体" w:hAnsi="宋体" w:cs="宋体" w:hint="eastAsia"/>
                <w:b w:val="0"/>
                <w:bCs w:val="0"/>
              </w:rPr>
            </w:pPr>
          </w:p>
        </w:tc>
      </w:tr>
      <w:tr>
        <w:tblPrEx>
          <w:tblW w:w="4997" w:type="pct"/>
          <w:tblInd w:w="0" w:type="dxa"/>
          <w:tblCellMar>
            <w:top w:w="0" w:type="dxa"/>
            <w:left w:w="108" w:type="dxa"/>
            <w:bottom w:w="0" w:type="dxa"/>
            <w:right w:w="108" w:type="dxa"/>
          </w:tblCellMar>
        </w:tblPrEx>
        <w:trPr>
          <w:trHeight w:val="398"/>
        </w:trPr>
        <w:tc>
          <w:tcPr>
            <w:tcW w:w="268" w:type="pct"/>
            <w:vAlign w:val="center"/>
          </w:tcPr>
          <w:p>
            <w:pPr>
              <w:jc w:val="left"/>
              <w:rPr>
                <w:rFonts w:ascii="宋体" w:hAnsi="宋体" w:cs="宋体"/>
                <w:color w:val="000000"/>
                <w:sz w:val="24"/>
              </w:rPr>
            </w:pPr>
            <w:r>
              <w:rPr>
                <w:rFonts w:ascii="宋体" w:hAnsi="宋体" w:cs="宋体" w:hint="eastAsia"/>
                <w:color w:val="000000"/>
                <w:sz w:val="24"/>
              </w:rPr>
              <w:t>43</w:t>
            </w:r>
          </w:p>
        </w:tc>
        <w:tc>
          <w:tcPr>
            <w:tcW w:w="278" w:type="pct"/>
            <w:vMerge/>
            <w:vAlign w:val="center"/>
          </w:tcPr>
          <w:p>
            <w:pPr>
              <w:jc w:val="left"/>
              <w:textAlignment w:val="center"/>
              <w:rPr>
                <w:rFonts w:ascii="宋体" w:hAnsi="宋体" w:cs="宋体"/>
                <w:color w:val="000000"/>
                <w:sz w:val="24"/>
              </w:rPr>
            </w:pPr>
          </w:p>
        </w:tc>
        <w:tc>
          <w:tcPr>
            <w:tcW w:w="2304" w:type="pct"/>
          </w:tcPr>
          <w:p>
            <w:pPr>
              <w:pStyle w:val="BodyText"/>
              <w:spacing w:line="240" w:lineRule="auto"/>
              <w:rPr>
                <w:rFonts w:ascii="宋体" w:hAnsi="宋体" w:cs="宋体"/>
                <w:b w:val="0"/>
                <w:bCs w:val="0"/>
              </w:rPr>
            </w:pPr>
            <w:r>
              <w:rPr>
                <w:rFonts w:ascii="宋体" w:hAnsi="宋体" w:cs="宋体" w:hint="eastAsia"/>
                <w:b w:val="0"/>
                <w:bCs w:val="0"/>
              </w:rPr>
              <w:t>5.3、PH值：4.0-9.0。</w:t>
            </w:r>
          </w:p>
        </w:tc>
        <w:tc>
          <w:tcPr>
            <w:tcW w:w="717" w:type="pct"/>
          </w:tcPr>
          <w:p>
            <w:pPr>
              <w:pStyle w:val="BodyText"/>
              <w:spacing w:line="240" w:lineRule="auto"/>
              <w:rPr>
                <w:rFonts w:ascii="宋体" w:hAnsi="宋体" w:cs="宋体" w:hint="eastAsia"/>
                <w:b w:val="0"/>
                <w:bCs w:val="0"/>
              </w:rPr>
            </w:pPr>
          </w:p>
        </w:tc>
        <w:tc>
          <w:tcPr>
            <w:tcW w:w="771" w:type="pct"/>
          </w:tcPr>
          <w:p>
            <w:pPr>
              <w:pStyle w:val="BodyText"/>
              <w:spacing w:line="240" w:lineRule="auto"/>
              <w:rPr>
                <w:rFonts w:ascii="宋体" w:hAnsi="宋体" w:cs="宋体" w:hint="eastAsia"/>
                <w:b w:val="0"/>
                <w:bCs w:val="0"/>
              </w:rPr>
            </w:pPr>
          </w:p>
        </w:tc>
        <w:tc>
          <w:tcPr>
            <w:tcW w:w="661" w:type="pct"/>
          </w:tcPr>
          <w:p>
            <w:pPr>
              <w:pStyle w:val="BodyText"/>
              <w:spacing w:line="240" w:lineRule="auto"/>
              <w:rPr>
                <w:rFonts w:ascii="宋体" w:hAnsi="宋体" w:cs="宋体" w:hint="eastAsia"/>
                <w:b w:val="0"/>
                <w:bCs w:val="0"/>
              </w:rPr>
            </w:pPr>
          </w:p>
        </w:tc>
      </w:tr>
      <w:tr>
        <w:tblPrEx>
          <w:tblW w:w="4997" w:type="pct"/>
          <w:tblInd w:w="0" w:type="dxa"/>
          <w:tblCellMar>
            <w:top w:w="0" w:type="dxa"/>
            <w:left w:w="108" w:type="dxa"/>
            <w:bottom w:w="0" w:type="dxa"/>
            <w:right w:w="108" w:type="dxa"/>
          </w:tblCellMar>
        </w:tblPrEx>
        <w:trPr>
          <w:trHeight w:val="398"/>
        </w:trPr>
        <w:tc>
          <w:tcPr>
            <w:tcW w:w="268" w:type="pct"/>
            <w:vAlign w:val="center"/>
          </w:tcPr>
          <w:p>
            <w:pPr>
              <w:jc w:val="left"/>
              <w:rPr>
                <w:rFonts w:ascii="宋体" w:hAnsi="宋体" w:cs="宋体"/>
                <w:color w:val="000000"/>
                <w:sz w:val="24"/>
              </w:rPr>
            </w:pPr>
            <w:r>
              <w:rPr>
                <w:rFonts w:ascii="宋体" w:hAnsi="宋体" w:cs="宋体" w:hint="eastAsia"/>
                <w:color w:val="000000"/>
                <w:sz w:val="24"/>
              </w:rPr>
              <w:t>44</w:t>
            </w:r>
          </w:p>
        </w:tc>
        <w:tc>
          <w:tcPr>
            <w:tcW w:w="278" w:type="pct"/>
            <w:vMerge/>
            <w:vAlign w:val="center"/>
          </w:tcPr>
          <w:p>
            <w:pPr>
              <w:jc w:val="left"/>
              <w:textAlignment w:val="center"/>
              <w:rPr>
                <w:rFonts w:ascii="宋体" w:hAnsi="宋体" w:cs="宋体"/>
                <w:color w:val="000000"/>
                <w:sz w:val="24"/>
              </w:rPr>
            </w:pPr>
          </w:p>
        </w:tc>
        <w:tc>
          <w:tcPr>
            <w:tcW w:w="2304" w:type="pct"/>
          </w:tcPr>
          <w:p>
            <w:pPr>
              <w:pStyle w:val="BodyText"/>
              <w:spacing w:line="240" w:lineRule="auto"/>
              <w:rPr>
                <w:rFonts w:ascii="宋体" w:hAnsi="宋体" w:cs="宋体"/>
                <w:b w:val="0"/>
                <w:bCs w:val="0"/>
              </w:rPr>
            </w:pPr>
            <w:r>
              <w:rPr>
                <w:rFonts w:ascii="宋体" w:hAnsi="宋体" w:cs="宋体" w:hint="eastAsia"/>
                <w:b w:val="0"/>
                <w:bCs w:val="0"/>
              </w:rPr>
              <w:t>5.4、阻燃性能：</w:t>
            </w:r>
            <w:r>
              <w:rPr>
                <w:rFonts w:ascii="宋体" w:hAnsi="宋体" w:cs="宋体" w:hint="eastAsia"/>
                <w:b w:val="0"/>
                <w:bCs w:val="0"/>
                <w:color w:val="000000"/>
              </w:rPr>
              <w:t>耐水洗50次或以上后检测：氧指数≥32、损毁长度≤150mm、续燃时间≤5S、阴燃时间≤5S、燃烧滴落物未引起脱脂棉燃烧或阴燃、烟密度≤15、产烟毒性等级不低于ZA</w:t>
            </w:r>
            <w:r>
              <w:rPr>
                <w:rFonts w:ascii="宋体" w:hAnsi="宋体" w:cs="宋体" w:hint="eastAsia"/>
                <w:b w:val="0"/>
                <w:bCs w:val="0"/>
                <w:color w:val="000000"/>
                <w:vertAlign w:val="subscript"/>
              </w:rPr>
              <w:t xml:space="preserve">2 </w:t>
            </w:r>
            <w:r>
              <w:rPr>
                <w:rFonts w:ascii="宋体" w:hAnsi="宋体" w:cs="宋体" w:hint="eastAsia"/>
                <w:b w:val="0"/>
                <w:bCs w:val="0"/>
                <w:color w:val="000000"/>
              </w:rPr>
              <w:t>级。</w:t>
            </w:r>
          </w:p>
        </w:tc>
        <w:tc>
          <w:tcPr>
            <w:tcW w:w="717" w:type="pct"/>
          </w:tcPr>
          <w:p>
            <w:pPr>
              <w:pStyle w:val="BodyText"/>
              <w:spacing w:line="240" w:lineRule="auto"/>
              <w:rPr>
                <w:rFonts w:ascii="宋体" w:hAnsi="宋体" w:cs="宋体" w:hint="eastAsia"/>
                <w:b w:val="0"/>
                <w:bCs w:val="0"/>
              </w:rPr>
            </w:pPr>
          </w:p>
        </w:tc>
        <w:tc>
          <w:tcPr>
            <w:tcW w:w="771" w:type="pct"/>
          </w:tcPr>
          <w:p>
            <w:pPr>
              <w:pStyle w:val="BodyText"/>
              <w:spacing w:line="240" w:lineRule="auto"/>
              <w:rPr>
                <w:rFonts w:ascii="宋体" w:hAnsi="宋体" w:cs="宋体" w:hint="eastAsia"/>
                <w:b w:val="0"/>
                <w:bCs w:val="0"/>
              </w:rPr>
            </w:pPr>
          </w:p>
        </w:tc>
        <w:tc>
          <w:tcPr>
            <w:tcW w:w="661" w:type="pct"/>
          </w:tcPr>
          <w:p>
            <w:pPr>
              <w:pStyle w:val="BodyText"/>
              <w:spacing w:line="240" w:lineRule="auto"/>
              <w:rPr>
                <w:rFonts w:ascii="宋体" w:hAnsi="宋体" w:cs="宋体" w:hint="eastAsia"/>
                <w:b w:val="0"/>
                <w:bCs w:val="0"/>
              </w:rPr>
            </w:pPr>
          </w:p>
        </w:tc>
      </w:tr>
      <w:tr>
        <w:tblPrEx>
          <w:tblW w:w="4997" w:type="pct"/>
          <w:tblInd w:w="0" w:type="dxa"/>
          <w:tblCellMar>
            <w:top w:w="0" w:type="dxa"/>
            <w:left w:w="108" w:type="dxa"/>
            <w:bottom w:w="0" w:type="dxa"/>
            <w:right w:w="108" w:type="dxa"/>
          </w:tblCellMar>
        </w:tblPrEx>
        <w:trPr>
          <w:trHeight w:val="398"/>
        </w:trPr>
        <w:tc>
          <w:tcPr>
            <w:tcW w:w="268" w:type="pct"/>
            <w:vAlign w:val="center"/>
          </w:tcPr>
          <w:p>
            <w:pPr>
              <w:jc w:val="left"/>
              <w:rPr>
                <w:rFonts w:ascii="宋体" w:hAnsi="宋体" w:cs="宋体"/>
                <w:color w:val="000000"/>
                <w:sz w:val="24"/>
              </w:rPr>
            </w:pPr>
            <w:r>
              <w:rPr>
                <w:rFonts w:ascii="宋体" w:hAnsi="宋体" w:cs="宋体" w:hint="eastAsia"/>
                <w:color w:val="000000"/>
                <w:sz w:val="24"/>
              </w:rPr>
              <w:t>45</w:t>
            </w:r>
          </w:p>
        </w:tc>
        <w:tc>
          <w:tcPr>
            <w:tcW w:w="278" w:type="pct"/>
            <w:vMerge/>
            <w:vAlign w:val="center"/>
          </w:tcPr>
          <w:p>
            <w:pPr>
              <w:jc w:val="left"/>
              <w:textAlignment w:val="center"/>
              <w:rPr>
                <w:rFonts w:ascii="宋体" w:hAnsi="宋体" w:cs="宋体"/>
                <w:color w:val="000000"/>
                <w:sz w:val="24"/>
              </w:rPr>
            </w:pPr>
          </w:p>
        </w:tc>
        <w:tc>
          <w:tcPr>
            <w:tcW w:w="2304" w:type="pct"/>
          </w:tcPr>
          <w:p>
            <w:pPr>
              <w:pStyle w:val="BodyText"/>
              <w:spacing w:line="240" w:lineRule="auto"/>
              <w:rPr>
                <w:rFonts w:cs="宋体" w:hint="eastAsia"/>
                <w:b w:val="0"/>
                <w:bCs w:val="0"/>
                <w:color w:val="000000"/>
              </w:rPr>
            </w:pPr>
            <w:r>
              <w:rPr>
                <w:rFonts w:ascii="宋体" w:hAnsi="宋体" w:cs="宋体" w:hint="eastAsia"/>
                <w:color w:val="000000"/>
              </w:rPr>
              <w:t>▲</w:t>
            </w:r>
            <w:r>
              <w:rPr>
                <w:rFonts w:ascii="宋体" w:hAnsi="宋体" w:cs="宋体" w:hint="eastAsia"/>
                <w:b w:val="0"/>
                <w:bCs w:val="0"/>
              </w:rPr>
              <w:t>5.5、</w:t>
            </w:r>
            <w:r>
              <w:rPr>
                <w:rFonts w:ascii="宋体" w:hAnsi="宋体" w:cs="宋体" w:hint="eastAsia"/>
                <w:b w:val="0"/>
                <w:bCs w:val="0"/>
                <w:snapToGrid w:val="0"/>
                <w:kern w:val="0"/>
              </w:rPr>
              <w:t>有害染料及有害物质：</w:t>
            </w:r>
            <w:r>
              <w:rPr>
                <w:rFonts w:ascii="宋体" w:hAnsi="宋体" w:cs="宋体" w:hint="eastAsia"/>
                <w:b w:val="0"/>
                <w:bCs w:val="0"/>
              </w:rPr>
              <w:t>未检出≠0</w:t>
            </w:r>
            <w:r>
              <w:rPr>
                <w:rFonts w:ascii="宋体" w:hAnsi="宋体" w:cs="宋体" w:hint="eastAsia"/>
                <w:b w:val="0"/>
                <w:bCs w:val="0"/>
                <w:snapToGrid w:val="0"/>
                <w:kern w:val="0"/>
              </w:rPr>
              <w:t>以下9种有害染料及物资：</w:t>
            </w:r>
            <w:r>
              <w:rPr>
                <w:rFonts w:ascii="宋体" w:hAnsi="宋体" w:cs="宋体" w:hint="eastAsia"/>
                <w:b w:val="0"/>
                <w:bCs w:val="0"/>
                <w:color w:val="000000"/>
              </w:rPr>
              <w:t>致敏</w:t>
            </w:r>
            <w:r>
              <w:rPr>
                <w:rFonts w:cs="宋体" w:hint="eastAsia"/>
                <w:b w:val="0"/>
                <w:bCs w:val="0"/>
                <w:color w:val="000000"/>
              </w:rPr>
              <w:t>性分散</w:t>
            </w:r>
            <w:r>
              <w:rPr>
                <w:rFonts w:ascii="宋体" w:hAnsi="宋体" w:cs="宋体" w:hint="eastAsia"/>
                <w:b w:val="0"/>
                <w:bCs w:val="0"/>
                <w:color w:val="000000"/>
              </w:rPr>
              <w:t>染料</w:t>
            </w:r>
            <w:r>
              <w:rPr>
                <w:rFonts w:cs="宋体" w:hint="eastAsia"/>
                <w:b w:val="0"/>
                <w:bCs w:val="0"/>
                <w:color w:val="000000"/>
              </w:rPr>
              <w:t>，可萃取</w:t>
            </w:r>
            <w:r>
              <w:rPr>
                <w:rFonts w:ascii="宋体" w:hAnsi="宋体" w:cs="宋体" w:hint="eastAsia"/>
                <w:b w:val="0"/>
                <w:bCs w:val="0"/>
                <w:color w:val="000000"/>
              </w:rPr>
              <w:t>重金属</w:t>
            </w:r>
            <w:r>
              <w:rPr>
                <w:rFonts w:cs="宋体" w:hint="eastAsia"/>
                <w:b w:val="0"/>
                <w:bCs w:val="0"/>
                <w:color w:val="000000"/>
              </w:rPr>
              <w:t>含量（</w:t>
            </w:r>
            <w:r>
              <w:rPr>
                <w:rFonts w:ascii="宋体" w:hAnsi="宋体" w:cs="宋体" w:hint="eastAsia"/>
                <w:b w:val="0"/>
                <w:bCs w:val="0"/>
                <w:color w:val="000000"/>
              </w:rPr>
              <w:t>锑</w:t>
            </w:r>
            <w:r>
              <w:rPr>
                <w:rFonts w:cs="宋体" w:hint="eastAsia"/>
                <w:b w:val="0"/>
                <w:bCs w:val="0"/>
                <w:color w:val="000000"/>
              </w:rPr>
              <w:t>、铅、</w:t>
            </w:r>
            <w:r>
              <w:rPr>
                <w:rFonts w:ascii="宋体" w:hAnsi="宋体" w:cs="宋体" w:hint="eastAsia"/>
                <w:b w:val="0"/>
                <w:bCs w:val="0"/>
                <w:color w:val="000000"/>
              </w:rPr>
              <w:t>镉、铬、六价铬</w:t>
            </w:r>
            <w:r>
              <w:rPr>
                <w:rFonts w:cs="宋体" w:hint="eastAsia"/>
                <w:b w:val="0"/>
                <w:bCs w:val="0"/>
                <w:color w:val="000000"/>
              </w:rPr>
              <w:t>、</w:t>
            </w:r>
            <w:r>
              <w:rPr>
                <w:rFonts w:ascii="宋体" w:hAnsi="宋体" w:cs="宋体" w:hint="eastAsia"/>
                <w:b w:val="0"/>
                <w:bCs w:val="0"/>
                <w:color w:val="000000"/>
              </w:rPr>
              <w:t>钴、铜、镍、</w:t>
            </w:r>
            <w:r>
              <w:rPr>
                <w:rFonts w:cs="宋体" w:hint="eastAsia"/>
                <w:b w:val="0"/>
                <w:bCs w:val="0"/>
                <w:color w:val="000000"/>
              </w:rPr>
              <w:t>砷、汞），邻</w:t>
            </w:r>
            <w:r>
              <w:rPr>
                <w:rFonts w:ascii="宋体" w:hAnsi="宋体" w:cs="宋体" w:hint="eastAsia"/>
                <w:b w:val="0"/>
                <w:bCs w:val="0"/>
                <w:color w:val="000000"/>
              </w:rPr>
              <w:t>苯基</w:t>
            </w:r>
            <w:r>
              <w:rPr>
                <w:rFonts w:cs="宋体" w:hint="eastAsia"/>
                <w:b w:val="0"/>
                <w:bCs w:val="0"/>
                <w:color w:val="000000"/>
              </w:rPr>
              <w:t>苯</w:t>
            </w:r>
            <w:r>
              <w:rPr>
                <w:rFonts w:ascii="宋体" w:hAnsi="宋体" w:cs="宋体" w:hint="eastAsia"/>
                <w:b w:val="0"/>
                <w:bCs w:val="0"/>
                <w:color w:val="000000"/>
              </w:rPr>
              <w:t>酚</w:t>
            </w:r>
            <w:r>
              <w:rPr>
                <w:rFonts w:cs="宋体" w:hint="eastAsia"/>
                <w:b w:val="0"/>
                <w:bCs w:val="0"/>
                <w:color w:val="000000"/>
              </w:rPr>
              <w:t>，</w:t>
            </w:r>
            <w:r>
              <w:rPr>
                <w:rFonts w:ascii="宋体" w:hAnsi="宋体" w:cs="宋体" w:hint="eastAsia"/>
                <w:b w:val="0"/>
                <w:bCs w:val="0"/>
                <w:color w:val="000000"/>
              </w:rPr>
              <w:t>氯</w:t>
            </w:r>
            <w:r>
              <w:rPr>
                <w:rFonts w:cs="宋体" w:hint="eastAsia"/>
                <w:b w:val="0"/>
                <w:bCs w:val="0"/>
                <w:color w:val="000000"/>
              </w:rPr>
              <w:t>化</w:t>
            </w:r>
            <w:r>
              <w:rPr>
                <w:rFonts w:ascii="宋体" w:hAnsi="宋体" w:cs="宋体" w:hint="eastAsia"/>
                <w:b w:val="0"/>
                <w:bCs w:val="0"/>
                <w:color w:val="000000"/>
              </w:rPr>
              <w:t>苯和氯化钾</w:t>
            </w:r>
            <w:r>
              <w:rPr>
                <w:rFonts w:cs="宋体" w:hint="eastAsia"/>
                <w:b w:val="0"/>
                <w:bCs w:val="0"/>
                <w:color w:val="000000"/>
              </w:rPr>
              <w:t>苯，致癌染料，邻</w:t>
            </w:r>
            <w:r>
              <w:rPr>
                <w:rFonts w:ascii="宋体" w:hAnsi="宋体" w:cs="宋体" w:hint="eastAsia"/>
                <w:b w:val="0"/>
                <w:bCs w:val="0"/>
                <w:color w:val="000000"/>
              </w:rPr>
              <w:t>苯二甲酸脂总量</w:t>
            </w:r>
            <w:r>
              <w:rPr>
                <w:rFonts w:cs="宋体" w:hint="eastAsia"/>
                <w:b w:val="0"/>
                <w:bCs w:val="0"/>
                <w:color w:val="000000"/>
              </w:rPr>
              <w:t>，含</w:t>
            </w:r>
            <w:r>
              <w:rPr>
                <w:rFonts w:ascii="宋体" w:hAnsi="宋体" w:cs="宋体" w:hint="eastAsia"/>
                <w:b w:val="0"/>
                <w:bCs w:val="0"/>
                <w:color w:val="000000"/>
              </w:rPr>
              <w:t>氯</w:t>
            </w:r>
            <w:r>
              <w:rPr>
                <w:rFonts w:cs="宋体" w:hint="eastAsia"/>
                <w:b w:val="0"/>
                <w:bCs w:val="0"/>
                <w:color w:val="000000"/>
              </w:rPr>
              <w:t>苯</w:t>
            </w:r>
            <w:r>
              <w:rPr>
                <w:rFonts w:ascii="宋体" w:hAnsi="宋体" w:cs="宋体" w:hint="eastAsia"/>
                <w:b w:val="0"/>
                <w:bCs w:val="0"/>
                <w:color w:val="000000"/>
              </w:rPr>
              <w:t>酚</w:t>
            </w:r>
            <w:r>
              <w:rPr>
                <w:rFonts w:cs="宋体" w:hint="eastAsia"/>
                <w:b w:val="0"/>
                <w:bCs w:val="0"/>
                <w:color w:val="000000"/>
              </w:rPr>
              <w:t>，总铅，总镉。</w:t>
            </w:r>
          </w:p>
          <w:p>
            <w:pPr>
              <w:pStyle w:val="Quote"/>
            </w:pPr>
            <w:r>
              <w:rPr>
                <w:rFonts w:ascii="宋体" w:eastAsia="宋体" w:hAnsi="宋体" w:cs="宋体" w:hint="eastAsia"/>
                <w:b/>
                <w:bCs/>
                <w:i w:val="0"/>
                <w:iCs w:val="0"/>
                <w:color w:val="FF0000"/>
                <w:sz w:val="24"/>
                <w:szCs w:val="24"/>
              </w:rPr>
              <w:t>（提供2020年1月1日至本项目投标截止日前第三方检测机构出具的带有CMA或CNAS标识合格的检验检测报告，报告内容能体现满足上述参数要求）</w:t>
            </w:r>
          </w:p>
        </w:tc>
        <w:tc>
          <w:tcPr>
            <w:tcW w:w="717" w:type="pct"/>
          </w:tcPr>
          <w:p>
            <w:pPr>
              <w:pStyle w:val="Quote"/>
              <w:rPr>
                <w:rFonts w:ascii="宋体" w:eastAsia="宋体" w:hAnsi="宋体" w:cs="宋体" w:hint="eastAsia"/>
                <w:b/>
                <w:bCs/>
                <w:i w:val="0"/>
                <w:iCs w:val="0"/>
                <w:color w:val="FF0000"/>
                <w:sz w:val="24"/>
                <w:szCs w:val="24"/>
              </w:rPr>
            </w:pPr>
          </w:p>
        </w:tc>
        <w:tc>
          <w:tcPr>
            <w:tcW w:w="771" w:type="pct"/>
          </w:tcPr>
          <w:p>
            <w:pPr>
              <w:pStyle w:val="Quote"/>
              <w:rPr>
                <w:rFonts w:ascii="宋体" w:eastAsia="宋体" w:hAnsi="宋体" w:cs="宋体" w:hint="eastAsia"/>
                <w:b/>
                <w:bCs/>
                <w:i w:val="0"/>
                <w:iCs w:val="0"/>
                <w:color w:val="FF0000"/>
                <w:sz w:val="24"/>
                <w:szCs w:val="24"/>
              </w:rPr>
            </w:pPr>
          </w:p>
        </w:tc>
        <w:tc>
          <w:tcPr>
            <w:tcW w:w="661" w:type="pct"/>
          </w:tcPr>
          <w:p>
            <w:pPr>
              <w:pStyle w:val="Quote"/>
              <w:rPr>
                <w:rFonts w:ascii="宋体" w:eastAsia="宋体" w:hAnsi="宋体" w:cs="宋体" w:hint="eastAsia"/>
                <w:b/>
                <w:bCs/>
                <w:i w:val="0"/>
                <w:iCs w:val="0"/>
                <w:color w:val="FF0000"/>
                <w:sz w:val="24"/>
                <w:szCs w:val="24"/>
              </w:rPr>
            </w:pPr>
          </w:p>
        </w:tc>
      </w:tr>
      <w:tr>
        <w:tblPrEx>
          <w:tblW w:w="4997" w:type="pct"/>
          <w:tblInd w:w="0" w:type="dxa"/>
          <w:tblCellMar>
            <w:top w:w="0" w:type="dxa"/>
            <w:left w:w="108" w:type="dxa"/>
            <w:bottom w:w="0" w:type="dxa"/>
            <w:right w:w="108" w:type="dxa"/>
          </w:tblCellMar>
        </w:tblPrEx>
        <w:trPr>
          <w:trHeight w:val="398"/>
        </w:trPr>
        <w:tc>
          <w:tcPr>
            <w:tcW w:w="268" w:type="pct"/>
            <w:vAlign w:val="center"/>
          </w:tcPr>
          <w:p>
            <w:pPr>
              <w:jc w:val="left"/>
              <w:rPr>
                <w:rFonts w:ascii="宋体" w:hAnsi="宋体" w:cs="宋体"/>
                <w:color w:val="000000"/>
                <w:sz w:val="24"/>
              </w:rPr>
            </w:pPr>
            <w:r>
              <w:rPr>
                <w:rFonts w:ascii="宋体" w:hAnsi="宋体" w:cs="宋体" w:hint="eastAsia"/>
                <w:color w:val="000000"/>
                <w:sz w:val="24"/>
              </w:rPr>
              <w:t>46</w:t>
            </w:r>
          </w:p>
        </w:tc>
        <w:tc>
          <w:tcPr>
            <w:tcW w:w="278" w:type="pct"/>
            <w:vMerge/>
            <w:vAlign w:val="center"/>
          </w:tcPr>
          <w:p>
            <w:pPr>
              <w:jc w:val="left"/>
              <w:textAlignment w:val="center"/>
              <w:rPr>
                <w:rFonts w:ascii="宋体" w:hAnsi="宋体" w:cs="宋体"/>
                <w:color w:val="000000"/>
                <w:sz w:val="24"/>
              </w:rPr>
            </w:pPr>
          </w:p>
        </w:tc>
        <w:tc>
          <w:tcPr>
            <w:tcW w:w="2304" w:type="pct"/>
          </w:tcPr>
          <w:p>
            <w:pPr>
              <w:pStyle w:val="BodyText"/>
              <w:spacing w:line="240" w:lineRule="auto"/>
              <w:rPr>
                <w:rFonts w:ascii="宋体" w:hAnsi="宋体" w:cs="宋体"/>
                <w:b w:val="0"/>
                <w:bCs w:val="0"/>
              </w:rPr>
            </w:pPr>
            <w:r>
              <w:rPr>
                <w:rFonts w:ascii="宋体" w:hAnsi="宋体" w:cs="宋体" w:hint="eastAsia"/>
                <w:b w:val="0"/>
                <w:bCs w:val="0"/>
              </w:rPr>
              <w:t>5.6、色牢度：耐唾液色牢度、耐碱汗渍色牢度、耐酸汗渍色牢度、耐水色牢度、耐干摩擦色牢度、</w:t>
            </w:r>
            <w:r>
              <w:rPr>
                <w:rFonts w:ascii="宋体" w:hAnsi="宋体" w:cs="宋体" w:hint="eastAsia"/>
                <w:b w:val="0"/>
                <w:bCs w:val="0"/>
                <w:color w:val="000000"/>
              </w:rPr>
              <w:t>耐酸斑色牢度、耐热压色牢度、耐刷洗色牢度、酚黄变≥3级。</w:t>
            </w:r>
          </w:p>
        </w:tc>
        <w:tc>
          <w:tcPr>
            <w:tcW w:w="717" w:type="pct"/>
          </w:tcPr>
          <w:p>
            <w:pPr>
              <w:pStyle w:val="BodyText"/>
              <w:spacing w:line="240" w:lineRule="auto"/>
              <w:rPr>
                <w:rFonts w:ascii="宋体" w:hAnsi="宋体" w:cs="宋体" w:hint="eastAsia"/>
                <w:b w:val="0"/>
                <w:bCs w:val="0"/>
              </w:rPr>
            </w:pPr>
          </w:p>
        </w:tc>
        <w:tc>
          <w:tcPr>
            <w:tcW w:w="771" w:type="pct"/>
          </w:tcPr>
          <w:p>
            <w:pPr>
              <w:pStyle w:val="BodyText"/>
              <w:spacing w:line="240" w:lineRule="auto"/>
              <w:rPr>
                <w:rFonts w:ascii="宋体" w:hAnsi="宋体" w:cs="宋体" w:hint="eastAsia"/>
                <w:b w:val="0"/>
                <w:bCs w:val="0"/>
              </w:rPr>
            </w:pPr>
          </w:p>
        </w:tc>
        <w:tc>
          <w:tcPr>
            <w:tcW w:w="661" w:type="pct"/>
          </w:tcPr>
          <w:p>
            <w:pPr>
              <w:pStyle w:val="BodyText"/>
              <w:spacing w:line="240" w:lineRule="auto"/>
              <w:rPr>
                <w:rFonts w:ascii="宋体" w:hAnsi="宋体" w:cs="宋体" w:hint="eastAsia"/>
                <w:b w:val="0"/>
                <w:bCs w:val="0"/>
              </w:rPr>
            </w:pPr>
          </w:p>
        </w:tc>
      </w:tr>
      <w:tr>
        <w:tblPrEx>
          <w:tblW w:w="4997" w:type="pct"/>
          <w:tblInd w:w="0" w:type="dxa"/>
          <w:tblCellMar>
            <w:top w:w="0" w:type="dxa"/>
            <w:left w:w="108" w:type="dxa"/>
            <w:bottom w:w="0" w:type="dxa"/>
            <w:right w:w="108" w:type="dxa"/>
          </w:tblCellMar>
        </w:tblPrEx>
        <w:trPr>
          <w:trHeight w:val="398"/>
        </w:trPr>
        <w:tc>
          <w:tcPr>
            <w:tcW w:w="268" w:type="pct"/>
            <w:vAlign w:val="center"/>
          </w:tcPr>
          <w:p>
            <w:pPr>
              <w:jc w:val="left"/>
              <w:rPr>
                <w:rFonts w:ascii="宋体" w:hAnsi="宋体" w:cs="宋体"/>
                <w:color w:val="000000"/>
                <w:sz w:val="24"/>
              </w:rPr>
            </w:pPr>
            <w:r>
              <w:rPr>
                <w:rFonts w:ascii="宋体" w:hAnsi="宋体" w:cs="宋体" w:hint="eastAsia"/>
                <w:color w:val="000000"/>
                <w:sz w:val="24"/>
              </w:rPr>
              <w:t>47</w:t>
            </w:r>
          </w:p>
        </w:tc>
        <w:tc>
          <w:tcPr>
            <w:tcW w:w="278" w:type="pct"/>
            <w:vMerge/>
            <w:vAlign w:val="center"/>
          </w:tcPr>
          <w:p>
            <w:pPr>
              <w:jc w:val="left"/>
              <w:textAlignment w:val="center"/>
              <w:rPr>
                <w:rFonts w:ascii="宋体" w:hAnsi="宋体" w:cs="宋体"/>
                <w:color w:val="000000"/>
                <w:sz w:val="24"/>
              </w:rPr>
            </w:pPr>
          </w:p>
        </w:tc>
        <w:tc>
          <w:tcPr>
            <w:tcW w:w="2304" w:type="pct"/>
          </w:tcPr>
          <w:p>
            <w:pPr>
              <w:pStyle w:val="BodyText"/>
              <w:spacing w:line="240" w:lineRule="auto"/>
              <w:rPr>
                <w:rFonts w:ascii="宋体" w:hAnsi="宋体" w:cs="宋体" w:hint="eastAsia"/>
                <w:b w:val="0"/>
                <w:color w:val="000000"/>
              </w:rPr>
            </w:pPr>
            <w:r>
              <w:rPr>
                <w:rFonts w:ascii="宋体" w:hAnsi="宋体" w:cs="宋体" w:hint="eastAsia"/>
                <w:color w:val="000000"/>
              </w:rPr>
              <w:t>▲</w:t>
            </w:r>
            <w:r>
              <w:rPr>
                <w:rFonts w:ascii="宋体" w:hAnsi="宋体" w:cs="宋体" w:hint="eastAsia"/>
                <w:b w:val="0"/>
                <w:bCs w:val="0"/>
              </w:rPr>
              <w:t>5.7、</w:t>
            </w:r>
            <w:r>
              <w:rPr>
                <w:rFonts w:ascii="宋体" w:hAnsi="宋体" w:cs="宋体" w:hint="eastAsia"/>
                <w:b w:val="0"/>
                <w:color w:val="000000"/>
              </w:rPr>
              <w:t>挥发性物质（mg/㎡）：氯乙烯、1-3丁二烯、乙烯基环己烯、苯乙烯、4-苯基环己烯，五种有害物质</w:t>
            </w:r>
            <w:r>
              <w:rPr>
                <w:rFonts w:ascii="宋体" w:hAnsi="宋体" w:cs="宋体" w:hint="eastAsia"/>
                <w:b w:val="0"/>
                <w:bCs w:val="0"/>
              </w:rPr>
              <w:t>未检出≠0</w:t>
            </w:r>
            <w:r>
              <w:rPr>
                <w:rFonts w:ascii="宋体" w:hAnsi="宋体" w:cs="宋体" w:hint="eastAsia"/>
                <w:b w:val="0"/>
                <w:color w:val="000000"/>
              </w:rPr>
              <w:t>。</w:t>
            </w:r>
          </w:p>
          <w:p>
            <w:pPr>
              <w:pStyle w:val="Quote"/>
            </w:pPr>
            <w:r>
              <w:rPr>
                <w:rFonts w:ascii="宋体" w:eastAsia="宋体" w:hAnsi="宋体" w:cs="宋体" w:hint="eastAsia"/>
                <w:b/>
                <w:bCs/>
                <w:i w:val="0"/>
                <w:iCs w:val="0"/>
                <w:color w:val="FF0000"/>
                <w:sz w:val="24"/>
                <w:szCs w:val="24"/>
              </w:rPr>
              <w:t>（提供2020年1月1日至本项目投标截止日前第三方检测机构出具的带有CMA或CNAS标识合格的检验检测报告，报告内容能体现满足上述参数要求）</w:t>
            </w:r>
          </w:p>
        </w:tc>
        <w:tc>
          <w:tcPr>
            <w:tcW w:w="717" w:type="pct"/>
          </w:tcPr>
          <w:p>
            <w:pPr>
              <w:pStyle w:val="Quote"/>
              <w:rPr>
                <w:rFonts w:ascii="宋体" w:eastAsia="宋体" w:hAnsi="宋体" w:cs="宋体" w:hint="eastAsia"/>
                <w:b/>
                <w:bCs/>
                <w:i w:val="0"/>
                <w:iCs w:val="0"/>
                <w:color w:val="FF0000"/>
                <w:sz w:val="24"/>
                <w:szCs w:val="24"/>
              </w:rPr>
            </w:pPr>
          </w:p>
        </w:tc>
        <w:tc>
          <w:tcPr>
            <w:tcW w:w="771" w:type="pct"/>
          </w:tcPr>
          <w:p>
            <w:pPr>
              <w:pStyle w:val="Quote"/>
              <w:rPr>
                <w:rFonts w:ascii="宋体" w:eastAsia="宋体" w:hAnsi="宋体" w:cs="宋体" w:hint="eastAsia"/>
                <w:b/>
                <w:bCs/>
                <w:i w:val="0"/>
                <w:iCs w:val="0"/>
                <w:color w:val="FF0000"/>
                <w:sz w:val="24"/>
                <w:szCs w:val="24"/>
              </w:rPr>
            </w:pPr>
          </w:p>
        </w:tc>
        <w:tc>
          <w:tcPr>
            <w:tcW w:w="661" w:type="pct"/>
          </w:tcPr>
          <w:p>
            <w:pPr>
              <w:pStyle w:val="Quote"/>
              <w:rPr>
                <w:rFonts w:ascii="宋体" w:eastAsia="宋体" w:hAnsi="宋体" w:cs="宋体" w:hint="eastAsia"/>
                <w:b/>
                <w:bCs/>
                <w:i w:val="0"/>
                <w:iCs w:val="0"/>
                <w:color w:val="FF0000"/>
                <w:sz w:val="24"/>
                <w:szCs w:val="24"/>
              </w:rPr>
            </w:pPr>
          </w:p>
        </w:tc>
      </w:tr>
      <w:tr>
        <w:tblPrEx>
          <w:tblW w:w="4997" w:type="pct"/>
          <w:tblInd w:w="0" w:type="dxa"/>
          <w:tblCellMar>
            <w:top w:w="0" w:type="dxa"/>
            <w:left w:w="108" w:type="dxa"/>
            <w:bottom w:w="0" w:type="dxa"/>
            <w:right w:w="108" w:type="dxa"/>
          </w:tblCellMar>
        </w:tblPrEx>
        <w:trPr>
          <w:trHeight w:val="398"/>
        </w:trPr>
        <w:tc>
          <w:tcPr>
            <w:tcW w:w="268" w:type="pct"/>
            <w:vAlign w:val="center"/>
          </w:tcPr>
          <w:p>
            <w:pPr>
              <w:jc w:val="left"/>
              <w:rPr>
                <w:rFonts w:ascii="宋体" w:hAnsi="宋体" w:cs="宋体"/>
                <w:color w:val="000000"/>
                <w:sz w:val="24"/>
              </w:rPr>
            </w:pPr>
            <w:r>
              <w:rPr>
                <w:rFonts w:ascii="宋体" w:hAnsi="宋体" w:cs="宋体" w:hint="eastAsia"/>
                <w:color w:val="000000"/>
                <w:sz w:val="24"/>
              </w:rPr>
              <w:t>48</w:t>
            </w:r>
          </w:p>
        </w:tc>
        <w:tc>
          <w:tcPr>
            <w:tcW w:w="278" w:type="pct"/>
            <w:vMerge/>
            <w:vAlign w:val="center"/>
          </w:tcPr>
          <w:p>
            <w:pPr>
              <w:jc w:val="left"/>
              <w:textAlignment w:val="center"/>
              <w:rPr>
                <w:rFonts w:ascii="宋体" w:hAnsi="宋体" w:cs="宋体"/>
                <w:color w:val="000000"/>
                <w:sz w:val="24"/>
              </w:rPr>
            </w:pPr>
          </w:p>
        </w:tc>
        <w:tc>
          <w:tcPr>
            <w:tcW w:w="2304" w:type="pct"/>
          </w:tcPr>
          <w:p>
            <w:pPr>
              <w:pStyle w:val="BodyText"/>
              <w:spacing w:line="240" w:lineRule="auto"/>
              <w:rPr>
                <w:rFonts w:ascii="宋体" w:hAnsi="宋体" w:cs="宋体"/>
                <w:b w:val="0"/>
                <w:bCs w:val="0"/>
              </w:rPr>
            </w:pPr>
            <w:r>
              <w:rPr>
                <w:rFonts w:ascii="宋体" w:hAnsi="宋体" w:cs="宋体" w:hint="eastAsia"/>
                <w:b w:val="0"/>
                <w:bCs w:val="0"/>
              </w:rPr>
              <w:t>5.8、</w:t>
            </w:r>
            <w:r>
              <w:rPr>
                <w:rFonts w:ascii="宋体" w:hAnsi="宋体" w:cs="宋体" w:hint="eastAsia"/>
                <w:b w:val="0"/>
                <w:bCs w:val="0"/>
                <w:color w:val="000000"/>
              </w:rPr>
              <w:t>有机锡化合物（mg/kg）：</w:t>
            </w:r>
            <w:r>
              <w:rPr>
                <w:rFonts w:ascii="宋体" w:hAnsi="宋体" w:cs="宋体" w:hint="eastAsia"/>
                <w:b w:val="0"/>
                <w:bCs w:val="0"/>
              </w:rPr>
              <w:t>未检出≠0</w:t>
            </w:r>
            <w:r>
              <w:rPr>
                <w:rFonts w:ascii="宋体" w:hAnsi="宋体" w:cs="宋体" w:hint="eastAsia"/>
                <w:b w:val="0"/>
                <w:bCs w:val="0"/>
                <w:color w:val="000000"/>
              </w:rPr>
              <w:t>。</w:t>
            </w:r>
          </w:p>
        </w:tc>
        <w:tc>
          <w:tcPr>
            <w:tcW w:w="717" w:type="pct"/>
          </w:tcPr>
          <w:p>
            <w:pPr>
              <w:pStyle w:val="BodyText"/>
              <w:spacing w:line="240" w:lineRule="auto"/>
              <w:rPr>
                <w:rFonts w:ascii="宋体" w:hAnsi="宋体" w:cs="宋体" w:hint="eastAsia"/>
                <w:b w:val="0"/>
                <w:bCs w:val="0"/>
              </w:rPr>
            </w:pPr>
          </w:p>
        </w:tc>
        <w:tc>
          <w:tcPr>
            <w:tcW w:w="771" w:type="pct"/>
          </w:tcPr>
          <w:p>
            <w:pPr>
              <w:pStyle w:val="BodyText"/>
              <w:spacing w:line="240" w:lineRule="auto"/>
              <w:rPr>
                <w:rFonts w:ascii="宋体" w:hAnsi="宋体" w:cs="宋体" w:hint="eastAsia"/>
                <w:b w:val="0"/>
                <w:bCs w:val="0"/>
              </w:rPr>
            </w:pPr>
          </w:p>
        </w:tc>
        <w:tc>
          <w:tcPr>
            <w:tcW w:w="661" w:type="pct"/>
          </w:tcPr>
          <w:p>
            <w:pPr>
              <w:pStyle w:val="BodyText"/>
              <w:spacing w:line="240" w:lineRule="auto"/>
              <w:rPr>
                <w:rFonts w:ascii="宋体" w:hAnsi="宋体" w:cs="宋体" w:hint="eastAsia"/>
                <w:b w:val="0"/>
                <w:bCs w:val="0"/>
              </w:rPr>
            </w:pPr>
          </w:p>
        </w:tc>
      </w:tr>
      <w:tr>
        <w:tblPrEx>
          <w:tblW w:w="4997" w:type="pct"/>
          <w:tblInd w:w="0" w:type="dxa"/>
          <w:tblCellMar>
            <w:top w:w="0" w:type="dxa"/>
            <w:left w:w="108" w:type="dxa"/>
            <w:bottom w:w="0" w:type="dxa"/>
            <w:right w:w="108" w:type="dxa"/>
          </w:tblCellMar>
        </w:tblPrEx>
        <w:trPr>
          <w:trHeight w:val="398"/>
        </w:trPr>
        <w:tc>
          <w:tcPr>
            <w:tcW w:w="268" w:type="pct"/>
            <w:vAlign w:val="center"/>
          </w:tcPr>
          <w:p>
            <w:pPr>
              <w:jc w:val="left"/>
              <w:rPr>
                <w:rFonts w:ascii="宋体" w:hAnsi="宋体" w:cs="宋体"/>
                <w:color w:val="000000"/>
                <w:sz w:val="24"/>
              </w:rPr>
            </w:pPr>
            <w:r>
              <w:rPr>
                <w:rFonts w:ascii="宋体" w:hAnsi="宋体" w:cs="宋体" w:hint="eastAsia"/>
                <w:color w:val="000000"/>
                <w:sz w:val="24"/>
              </w:rPr>
              <w:t>49</w:t>
            </w:r>
          </w:p>
        </w:tc>
        <w:tc>
          <w:tcPr>
            <w:tcW w:w="278" w:type="pct"/>
            <w:vMerge/>
            <w:vAlign w:val="center"/>
          </w:tcPr>
          <w:p>
            <w:pPr>
              <w:jc w:val="left"/>
              <w:textAlignment w:val="center"/>
              <w:rPr>
                <w:rFonts w:ascii="宋体" w:hAnsi="宋体" w:cs="宋体"/>
                <w:color w:val="000000"/>
                <w:sz w:val="24"/>
              </w:rPr>
            </w:pPr>
          </w:p>
        </w:tc>
        <w:tc>
          <w:tcPr>
            <w:tcW w:w="2304" w:type="pct"/>
          </w:tcPr>
          <w:p>
            <w:pPr>
              <w:pStyle w:val="BodyText"/>
              <w:spacing w:line="240" w:lineRule="auto"/>
              <w:rPr>
                <w:rFonts w:ascii="宋体" w:hAnsi="宋体" w:cs="宋体"/>
                <w:b w:val="0"/>
                <w:bCs w:val="0"/>
              </w:rPr>
            </w:pPr>
            <w:r>
              <w:rPr>
                <w:rFonts w:ascii="宋体" w:hAnsi="宋体" w:cs="宋体" w:hint="eastAsia"/>
                <w:b w:val="0"/>
                <w:bCs w:val="0"/>
              </w:rPr>
              <w:t>5.9、尺寸变化率：</w:t>
            </w:r>
            <w:r>
              <w:rPr>
                <w:rFonts w:hint="eastAsia"/>
                <w:b w:val="0"/>
                <w:bCs w:val="0"/>
              </w:rPr>
              <w:t>干洗尺寸变化率、水洗尺寸变化率、水浸尺寸变化率、汽蒸尺寸变化率，经纬向</w:t>
            </w:r>
            <w:r>
              <w:rPr>
                <w:rFonts w:ascii="宋体" w:hAnsi="宋体" w:cs="宋体" w:hint="eastAsia"/>
                <w:b w:val="0"/>
                <w:bCs w:val="0"/>
              </w:rPr>
              <w:t>±</w:t>
            </w:r>
            <w:r>
              <w:rPr>
                <w:rFonts w:hint="eastAsia"/>
                <w:b w:val="0"/>
                <w:bCs w:val="0"/>
              </w:rPr>
              <w:t>2%。</w:t>
            </w:r>
          </w:p>
        </w:tc>
        <w:tc>
          <w:tcPr>
            <w:tcW w:w="717" w:type="pct"/>
          </w:tcPr>
          <w:p>
            <w:pPr>
              <w:pStyle w:val="BodyText"/>
              <w:spacing w:line="240" w:lineRule="auto"/>
              <w:rPr>
                <w:rFonts w:ascii="宋体" w:hAnsi="宋体" w:cs="宋体" w:hint="eastAsia"/>
                <w:b w:val="0"/>
                <w:bCs w:val="0"/>
              </w:rPr>
            </w:pPr>
          </w:p>
        </w:tc>
        <w:tc>
          <w:tcPr>
            <w:tcW w:w="771" w:type="pct"/>
          </w:tcPr>
          <w:p>
            <w:pPr>
              <w:pStyle w:val="BodyText"/>
              <w:spacing w:line="240" w:lineRule="auto"/>
              <w:rPr>
                <w:rFonts w:ascii="宋体" w:hAnsi="宋体" w:cs="宋体" w:hint="eastAsia"/>
                <w:b w:val="0"/>
                <w:bCs w:val="0"/>
              </w:rPr>
            </w:pPr>
          </w:p>
        </w:tc>
        <w:tc>
          <w:tcPr>
            <w:tcW w:w="661" w:type="pct"/>
          </w:tcPr>
          <w:p>
            <w:pPr>
              <w:pStyle w:val="BodyText"/>
              <w:spacing w:line="240" w:lineRule="auto"/>
              <w:rPr>
                <w:rFonts w:ascii="宋体" w:hAnsi="宋体" w:cs="宋体" w:hint="eastAsia"/>
                <w:b w:val="0"/>
                <w:bCs w:val="0"/>
              </w:rPr>
            </w:pPr>
          </w:p>
        </w:tc>
      </w:tr>
      <w:tr>
        <w:tblPrEx>
          <w:tblW w:w="4997" w:type="pct"/>
          <w:tblInd w:w="0" w:type="dxa"/>
          <w:tblCellMar>
            <w:top w:w="0" w:type="dxa"/>
            <w:left w:w="108" w:type="dxa"/>
            <w:bottom w:w="0" w:type="dxa"/>
            <w:right w:w="108" w:type="dxa"/>
          </w:tblCellMar>
        </w:tblPrEx>
        <w:trPr>
          <w:trHeight w:val="398"/>
        </w:trPr>
        <w:tc>
          <w:tcPr>
            <w:tcW w:w="268" w:type="pct"/>
            <w:vAlign w:val="center"/>
          </w:tcPr>
          <w:p>
            <w:pPr>
              <w:jc w:val="left"/>
              <w:rPr>
                <w:rFonts w:ascii="宋体" w:hAnsi="宋体" w:cs="宋体"/>
                <w:color w:val="000000"/>
                <w:sz w:val="24"/>
              </w:rPr>
            </w:pPr>
            <w:r>
              <w:rPr>
                <w:rFonts w:ascii="宋体" w:hAnsi="宋体" w:cs="宋体" w:hint="eastAsia"/>
                <w:color w:val="000000"/>
                <w:sz w:val="24"/>
              </w:rPr>
              <w:t>50</w:t>
            </w:r>
          </w:p>
        </w:tc>
        <w:tc>
          <w:tcPr>
            <w:tcW w:w="278" w:type="pct"/>
            <w:vMerge/>
            <w:vAlign w:val="center"/>
          </w:tcPr>
          <w:p>
            <w:pPr>
              <w:jc w:val="left"/>
              <w:textAlignment w:val="center"/>
              <w:rPr>
                <w:rFonts w:ascii="宋体" w:hAnsi="宋体" w:cs="宋体"/>
                <w:color w:val="000000"/>
                <w:sz w:val="24"/>
              </w:rPr>
            </w:pPr>
          </w:p>
        </w:tc>
        <w:tc>
          <w:tcPr>
            <w:tcW w:w="2304" w:type="pct"/>
          </w:tcPr>
          <w:p>
            <w:pPr>
              <w:pStyle w:val="BodyText"/>
              <w:spacing w:line="240" w:lineRule="auto"/>
              <w:rPr>
                <w:rFonts w:ascii="宋体" w:hAnsi="宋体" w:cs="宋体"/>
                <w:b w:val="0"/>
                <w:bCs w:val="0"/>
              </w:rPr>
            </w:pPr>
            <w:r>
              <w:rPr>
                <w:rFonts w:ascii="宋体" w:hAnsi="宋体" w:cs="宋体" w:hint="eastAsia"/>
                <w:b w:val="0"/>
                <w:bCs w:val="0"/>
              </w:rPr>
              <w:t>5.10、污物去除率（%）：甲醛≥20。</w:t>
            </w:r>
          </w:p>
        </w:tc>
        <w:tc>
          <w:tcPr>
            <w:tcW w:w="717" w:type="pct"/>
          </w:tcPr>
          <w:p>
            <w:pPr>
              <w:pStyle w:val="BodyText"/>
              <w:spacing w:line="240" w:lineRule="auto"/>
              <w:rPr>
                <w:rFonts w:ascii="宋体" w:hAnsi="宋体" w:cs="宋体" w:hint="eastAsia"/>
                <w:b w:val="0"/>
                <w:bCs w:val="0"/>
              </w:rPr>
            </w:pPr>
          </w:p>
        </w:tc>
        <w:tc>
          <w:tcPr>
            <w:tcW w:w="771" w:type="pct"/>
          </w:tcPr>
          <w:p>
            <w:pPr>
              <w:pStyle w:val="BodyText"/>
              <w:spacing w:line="240" w:lineRule="auto"/>
              <w:rPr>
                <w:rFonts w:ascii="宋体" w:hAnsi="宋体" w:cs="宋体" w:hint="eastAsia"/>
                <w:b w:val="0"/>
                <w:bCs w:val="0"/>
              </w:rPr>
            </w:pPr>
          </w:p>
        </w:tc>
        <w:tc>
          <w:tcPr>
            <w:tcW w:w="661" w:type="pct"/>
          </w:tcPr>
          <w:p>
            <w:pPr>
              <w:pStyle w:val="BodyText"/>
              <w:spacing w:line="240" w:lineRule="auto"/>
              <w:rPr>
                <w:rFonts w:ascii="宋体" w:hAnsi="宋体" w:cs="宋体" w:hint="eastAsia"/>
                <w:b w:val="0"/>
                <w:bCs w:val="0"/>
              </w:rPr>
            </w:pPr>
          </w:p>
        </w:tc>
      </w:tr>
      <w:tr>
        <w:tblPrEx>
          <w:tblW w:w="4997" w:type="pct"/>
          <w:tblInd w:w="0" w:type="dxa"/>
          <w:tblCellMar>
            <w:top w:w="0" w:type="dxa"/>
            <w:left w:w="108" w:type="dxa"/>
            <w:bottom w:w="0" w:type="dxa"/>
            <w:right w:w="108" w:type="dxa"/>
          </w:tblCellMar>
        </w:tblPrEx>
        <w:trPr>
          <w:trHeight w:val="398"/>
        </w:trPr>
        <w:tc>
          <w:tcPr>
            <w:tcW w:w="268" w:type="pct"/>
            <w:vAlign w:val="center"/>
          </w:tcPr>
          <w:p>
            <w:pPr>
              <w:jc w:val="left"/>
              <w:rPr>
                <w:rFonts w:ascii="宋体" w:hAnsi="宋体" w:cs="宋体"/>
                <w:color w:val="000000"/>
                <w:sz w:val="24"/>
              </w:rPr>
            </w:pPr>
            <w:r>
              <w:rPr>
                <w:rFonts w:ascii="宋体" w:hAnsi="宋体" w:cs="宋体" w:hint="eastAsia"/>
                <w:color w:val="000000"/>
                <w:sz w:val="24"/>
              </w:rPr>
              <w:t>51</w:t>
            </w:r>
          </w:p>
        </w:tc>
        <w:tc>
          <w:tcPr>
            <w:tcW w:w="278" w:type="pct"/>
            <w:vMerge/>
            <w:vAlign w:val="center"/>
          </w:tcPr>
          <w:p>
            <w:pPr>
              <w:jc w:val="left"/>
              <w:textAlignment w:val="center"/>
              <w:rPr>
                <w:rFonts w:ascii="宋体" w:hAnsi="宋体" w:cs="宋体"/>
                <w:color w:val="000000"/>
                <w:sz w:val="24"/>
              </w:rPr>
            </w:pPr>
          </w:p>
        </w:tc>
        <w:tc>
          <w:tcPr>
            <w:tcW w:w="2304" w:type="pct"/>
          </w:tcPr>
          <w:p>
            <w:pPr>
              <w:pStyle w:val="BodyText"/>
              <w:spacing w:line="240" w:lineRule="auto"/>
              <w:rPr>
                <w:rFonts w:ascii="宋体" w:hAnsi="宋体" w:cs="宋体"/>
                <w:b w:val="0"/>
                <w:bCs w:val="0"/>
              </w:rPr>
            </w:pPr>
            <w:r>
              <w:rPr>
                <w:rFonts w:cs="宋体" w:hint="eastAsia"/>
                <w:b w:val="0"/>
                <w:bCs w:val="0"/>
              </w:rPr>
              <w:t>5.11、负离子发生量</w:t>
            </w:r>
            <w:r>
              <w:rPr>
                <w:rFonts w:ascii="宋体" w:hAnsi="宋体" w:cs="宋体" w:hint="eastAsia"/>
                <w:b w:val="0"/>
                <w:bCs w:val="0"/>
              </w:rPr>
              <w:t>（个/C㎡）：≥400。</w:t>
            </w:r>
          </w:p>
        </w:tc>
        <w:tc>
          <w:tcPr>
            <w:tcW w:w="717" w:type="pct"/>
          </w:tcPr>
          <w:p>
            <w:pPr>
              <w:pStyle w:val="BodyText"/>
              <w:spacing w:line="240" w:lineRule="auto"/>
              <w:rPr>
                <w:rFonts w:cs="宋体" w:hint="eastAsia"/>
                <w:b w:val="0"/>
                <w:bCs w:val="0"/>
              </w:rPr>
            </w:pPr>
          </w:p>
        </w:tc>
        <w:tc>
          <w:tcPr>
            <w:tcW w:w="771" w:type="pct"/>
          </w:tcPr>
          <w:p>
            <w:pPr>
              <w:pStyle w:val="BodyText"/>
              <w:spacing w:line="240" w:lineRule="auto"/>
              <w:rPr>
                <w:rFonts w:cs="宋体" w:hint="eastAsia"/>
                <w:b w:val="0"/>
                <w:bCs w:val="0"/>
              </w:rPr>
            </w:pPr>
          </w:p>
        </w:tc>
        <w:tc>
          <w:tcPr>
            <w:tcW w:w="661" w:type="pct"/>
          </w:tcPr>
          <w:p>
            <w:pPr>
              <w:pStyle w:val="BodyText"/>
              <w:spacing w:line="240" w:lineRule="auto"/>
              <w:rPr>
                <w:rFonts w:cs="宋体" w:hint="eastAsia"/>
                <w:b w:val="0"/>
                <w:bCs w:val="0"/>
              </w:rPr>
            </w:pPr>
          </w:p>
        </w:tc>
      </w:tr>
      <w:tr>
        <w:tblPrEx>
          <w:tblW w:w="4997" w:type="pct"/>
          <w:tblInd w:w="0" w:type="dxa"/>
          <w:tblCellMar>
            <w:top w:w="0" w:type="dxa"/>
            <w:left w:w="108" w:type="dxa"/>
            <w:bottom w:w="0" w:type="dxa"/>
            <w:right w:w="108" w:type="dxa"/>
          </w:tblCellMar>
        </w:tblPrEx>
        <w:trPr>
          <w:trHeight w:val="398"/>
        </w:trPr>
        <w:tc>
          <w:tcPr>
            <w:tcW w:w="268" w:type="pct"/>
            <w:vAlign w:val="center"/>
          </w:tcPr>
          <w:p>
            <w:pPr>
              <w:jc w:val="left"/>
              <w:rPr>
                <w:rFonts w:ascii="宋体" w:hAnsi="宋体" w:cs="宋体"/>
                <w:color w:val="000000"/>
                <w:sz w:val="24"/>
              </w:rPr>
            </w:pPr>
            <w:r>
              <w:rPr>
                <w:rFonts w:ascii="宋体" w:hAnsi="宋体" w:cs="宋体" w:hint="eastAsia"/>
                <w:color w:val="000000"/>
                <w:sz w:val="24"/>
              </w:rPr>
              <w:t>52</w:t>
            </w:r>
          </w:p>
        </w:tc>
        <w:tc>
          <w:tcPr>
            <w:tcW w:w="278" w:type="pct"/>
            <w:vMerge/>
            <w:vAlign w:val="center"/>
          </w:tcPr>
          <w:p>
            <w:pPr>
              <w:jc w:val="left"/>
              <w:textAlignment w:val="center"/>
              <w:rPr>
                <w:rFonts w:ascii="宋体" w:hAnsi="宋体" w:cs="宋体"/>
                <w:color w:val="000000"/>
                <w:sz w:val="24"/>
              </w:rPr>
            </w:pPr>
          </w:p>
        </w:tc>
        <w:tc>
          <w:tcPr>
            <w:tcW w:w="2304" w:type="pct"/>
          </w:tcPr>
          <w:p>
            <w:pPr>
              <w:pStyle w:val="BodyText"/>
              <w:spacing w:line="240" w:lineRule="auto"/>
              <w:rPr>
                <w:rFonts w:ascii="宋体" w:hAnsi="宋体" w:cs="宋体"/>
                <w:b w:val="0"/>
                <w:bCs w:val="0"/>
              </w:rPr>
            </w:pPr>
            <w:r>
              <w:rPr>
                <w:rFonts w:cs="宋体" w:hint="eastAsia"/>
                <w:b w:val="0"/>
                <w:bCs w:val="0"/>
              </w:rPr>
              <w:t>5.12、消臭性能（%）：异味成分浓度减少率/氨气</w:t>
            </w:r>
            <w:r>
              <w:rPr>
                <w:rFonts w:ascii="宋体" w:hAnsi="宋体" w:cs="宋体" w:hint="eastAsia"/>
                <w:b w:val="0"/>
                <w:bCs w:val="0"/>
              </w:rPr>
              <w:t>≥50。</w:t>
            </w:r>
          </w:p>
        </w:tc>
        <w:tc>
          <w:tcPr>
            <w:tcW w:w="717" w:type="pct"/>
          </w:tcPr>
          <w:p>
            <w:pPr>
              <w:pStyle w:val="BodyText"/>
              <w:spacing w:line="240" w:lineRule="auto"/>
              <w:rPr>
                <w:rFonts w:cs="宋体" w:hint="eastAsia"/>
                <w:b w:val="0"/>
                <w:bCs w:val="0"/>
              </w:rPr>
            </w:pPr>
          </w:p>
        </w:tc>
        <w:tc>
          <w:tcPr>
            <w:tcW w:w="771" w:type="pct"/>
          </w:tcPr>
          <w:p>
            <w:pPr>
              <w:pStyle w:val="BodyText"/>
              <w:spacing w:line="240" w:lineRule="auto"/>
              <w:rPr>
                <w:rFonts w:cs="宋体" w:hint="eastAsia"/>
                <w:b w:val="0"/>
                <w:bCs w:val="0"/>
              </w:rPr>
            </w:pPr>
          </w:p>
        </w:tc>
        <w:tc>
          <w:tcPr>
            <w:tcW w:w="661" w:type="pct"/>
          </w:tcPr>
          <w:p>
            <w:pPr>
              <w:pStyle w:val="BodyText"/>
              <w:spacing w:line="240" w:lineRule="auto"/>
              <w:rPr>
                <w:rFonts w:cs="宋体" w:hint="eastAsia"/>
                <w:b w:val="0"/>
                <w:bCs w:val="0"/>
              </w:rPr>
            </w:pPr>
          </w:p>
        </w:tc>
      </w:tr>
      <w:tr>
        <w:tblPrEx>
          <w:tblW w:w="4997" w:type="pct"/>
          <w:tblInd w:w="0" w:type="dxa"/>
          <w:tblCellMar>
            <w:top w:w="0" w:type="dxa"/>
            <w:left w:w="108" w:type="dxa"/>
            <w:bottom w:w="0" w:type="dxa"/>
            <w:right w:w="108" w:type="dxa"/>
          </w:tblCellMar>
        </w:tblPrEx>
        <w:trPr>
          <w:trHeight w:val="398"/>
        </w:trPr>
        <w:tc>
          <w:tcPr>
            <w:tcW w:w="268" w:type="pct"/>
            <w:vAlign w:val="center"/>
          </w:tcPr>
          <w:p>
            <w:pPr>
              <w:jc w:val="left"/>
              <w:rPr>
                <w:rFonts w:ascii="宋体" w:hAnsi="宋体" w:cs="宋体"/>
                <w:color w:val="000000"/>
                <w:sz w:val="24"/>
              </w:rPr>
            </w:pPr>
            <w:r>
              <w:rPr>
                <w:rFonts w:ascii="宋体" w:hAnsi="宋体" w:cs="宋体" w:hint="eastAsia"/>
                <w:color w:val="000000"/>
                <w:sz w:val="24"/>
              </w:rPr>
              <w:t>53</w:t>
            </w:r>
          </w:p>
        </w:tc>
        <w:tc>
          <w:tcPr>
            <w:tcW w:w="278" w:type="pct"/>
            <w:vMerge/>
            <w:vAlign w:val="center"/>
          </w:tcPr>
          <w:p>
            <w:pPr>
              <w:jc w:val="left"/>
              <w:textAlignment w:val="center"/>
              <w:rPr>
                <w:rFonts w:ascii="宋体" w:hAnsi="宋体" w:cs="宋体"/>
                <w:color w:val="000000"/>
                <w:sz w:val="24"/>
              </w:rPr>
            </w:pPr>
          </w:p>
        </w:tc>
        <w:tc>
          <w:tcPr>
            <w:tcW w:w="2304" w:type="pct"/>
          </w:tcPr>
          <w:p>
            <w:pPr>
              <w:pStyle w:val="BodyText"/>
              <w:spacing w:line="240" w:lineRule="auto"/>
              <w:rPr>
                <w:rFonts w:hint="eastAsia"/>
                <w:b w:val="0"/>
                <w:bCs w:val="0"/>
              </w:rPr>
            </w:pPr>
            <w:r>
              <w:rPr>
                <w:rFonts w:ascii="宋体" w:hAnsi="宋体" w:cs="宋体" w:hint="eastAsia"/>
                <w:color w:val="000000"/>
              </w:rPr>
              <w:t>▲</w:t>
            </w:r>
            <w:r>
              <w:rPr>
                <w:rFonts w:ascii="宋体" w:hAnsi="宋体" w:cs="宋体" w:hint="eastAsia"/>
                <w:b w:val="0"/>
                <w:bCs w:val="0"/>
              </w:rPr>
              <w:t>5.13安全防护性能1：</w:t>
            </w:r>
            <w:r>
              <w:rPr>
                <w:rFonts w:hint="eastAsia"/>
                <w:b w:val="0"/>
                <w:bCs w:val="0"/>
              </w:rPr>
              <w:t>样品水洗≥80次2h(小时)试验经检测冠状病毒229E ATCC-VR-740，其抗病毒活性值≥1.00，抗病毒活性率（%）≥90。</w:t>
            </w:r>
          </w:p>
          <w:p>
            <w:pPr>
              <w:pStyle w:val="Quote"/>
            </w:pPr>
            <w:r>
              <w:rPr>
                <w:rFonts w:ascii="宋体" w:eastAsia="宋体" w:hAnsi="宋体" w:cs="宋体" w:hint="eastAsia"/>
                <w:b/>
                <w:bCs/>
                <w:i w:val="0"/>
                <w:iCs w:val="0"/>
                <w:color w:val="FF0000"/>
                <w:sz w:val="24"/>
                <w:szCs w:val="24"/>
              </w:rPr>
              <w:t>（提供2020年1月1日至本项目投标截止日前第三方检测机构出具的带有CMA或CNAS标识合格的检验检测报告，报告内容能体现满足上述参数要求）</w:t>
            </w:r>
          </w:p>
        </w:tc>
        <w:tc>
          <w:tcPr>
            <w:tcW w:w="717" w:type="pct"/>
          </w:tcPr>
          <w:p>
            <w:pPr>
              <w:pStyle w:val="Quote"/>
              <w:rPr>
                <w:rFonts w:ascii="宋体" w:eastAsia="宋体" w:hAnsi="宋体" w:cs="宋体" w:hint="eastAsia"/>
                <w:b/>
                <w:bCs/>
                <w:i w:val="0"/>
                <w:iCs w:val="0"/>
                <w:color w:val="FF0000"/>
                <w:sz w:val="24"/>
                <w:szCs w:val="24"/>
              </w:rPr>
            </w:pPr>
          </w:p>
        </w:tc>
        <w:tc>
          <w:tcPr>
            <w:tcW w:w="771" w:type="pct"/>
          </w:tcPr>
          <w:p>
            <w:pPr>
              <w:pStyle w:val="Quote"/>
              <w:rPr>
                <w:rFonts w:ascii="宋体" w:eastAsia="宋体" w:hAnsi="宋体" w:cs="宋体" w:hint="eastAsia"/>
                <w:b/>
                <w:bCs/>
                <w:i w:val="0"/>
                <w:iCs w:val="0"/>
                <w:color w:val="FF0000"/>
                <w:sz w:val="24"/>
                <w:szCs w:val="24"/>
              </w:rPr>
            </w:pPr>
          </w:p>
        </w:tc>
        <w:tc>
          <w:tcPr>
            <w:tcW w:w="661" w:type="pct"/>
          </w:tcPr>
          <w:p>
            <w:pPr>
              <w:pStyle w:val="Quote"/>
              <w:rPr>
                <w:rFonts w:ascii="宋体" w:eastAsia="宋体" w:hAnsi="宋体" w:cs="宋体" w:hint="eastAsia"/>
                <w:b/>
                <w:bCs/>
                <w:i w:val="0"/>
                <w:iCs w:val="0"/>
                <w:color w:val="FF0000"/>
                <w:sz w:val="24"/>
                <w:szCs w:val="24"/>
              </w:rPr>
            </w:pPr>
          </w:p>
        </w:tc>
      </w:tr>
      <w:tr>
        <w:tblPrEx>
          <w:tblW w:w="4997" w:type="pct"/>
          <w:tblInd w:w="0" w:type="dxa"/>
          <w:tblCellMar>
            <w:top w:w="0" w:type="dxa"/>
            <w:left w:w="108" w:type="dxa"/>
            <w:bottom w:w="0" w:type="dxa"/>
            <w:right w:w="108" w:type="dxa"/>
          </w:tblCellMar>
        </w:tblPrEx>
        <w:trPr>
          <w:trHeight w:val="398"/>
        </w:trPr>
        <w:tc>
          <w:tcPr>
            <w:tcW w:w="268" w:type="pct"/>
            <w:vAlign w:val="center"/>
          </w:tcPr>
          <w:p>
            <w:pPr>
              <w:jc w:val="left"/>
              <w:rPr>
                <w:rFonts w:ascii="宋体" w:hAnsi="宋体" w:cs="宋体"/>
                <w:color w:val="000000"/>
                <w:sz w:val="24"/>
              </w:rPr>
            </w:pPr>
            <w:r>
              <w:rPr>
                <w:rFonts w:ascii="宋体" w:hAnsi="宋体" w:cs="宋体" w:hint="eastAsia"/>
                <w:color w:val="000000"/>
                <w:sz w:val="24"/>
              </w:rPr>
              <w:t>54</w:t>
            </w:r>
          </w:p>
        </w:tc>
        <w:tc>
          <w:tcPr>
            <w:tcW w:w="278" w:type="pct"/>
            <w:vMerge/>
            <w:vAlign w:val="center"/>
          </w:tcPr>
          <w:p>
            <w:pPr>
              <w:jc w:val="left"/>
              <w:textAlignment w:val="center"/>
              <w:rPr>
                <w:rFonts w:ascii="宋体" w:hAnsi="宋体" w:cs="宋体"/>
                <w:color w:val="000000"/>
                <w:sz w:val="24"/>
              </w:rPr>
            </w:pPr>
          </w:p>
        </w:tc>
        <w:tc>
          <w:tcPr>
            <w:tcW w:w="2304" w:type="pct"/>
          </w:tcPr>
          <w:p>
            <w:pPr>
              <w:pStyle w:val="BodyText"/>
              <w:spacing w:line="240" w:lineRule="auto"/>
              <w:rPr>
                <w:rFonts w:hint="eastAsia"/>
                <w:b w:val="0"/>
                <w:bCs w:val="0"/>
              </w:rPr>
            </w:pPr>
            <w:r>
              <w:rPr>
                <w:rFonts w:ascii="宋体" w:hAnsi="宋体" w:cs="宋体" w:hint="eastAsia"/>
                <w:color w:val="000000"/>
              </w:rPr>
              <w:t>▲</w:t>
            </w:r>
            <w:r>
              <w:rPr>
                <w:rFonts w:ascii="宋体" w:hAnsi="宋体" w:cs="宋体" w:hint="eastAsia"/>
                <w:b w:val="0"/>
                <w:bCs w:val="0"/>
              </w:rPr>
              <w:t>5.14、安全防护性能2：</w:t>
            </w:r>
            <w:r>
              <w:rPr>
                <w:rFonts w:hint="eastAsia"/>
                <w:b w:val="0"/>
                <w:bCs w:val="0"/>
              </w:rPr>
              <w:t>样品水洗≥80次2h(小时)试验经检测肠道病毒71型ATCC VR-1432，其抗病毒活性值≥1.00，抗病毒活性率（%）≥90。</w:t>
            </w:r>
          </w:p>
          <w:p>
            <w:pPr>
              <w:pStyle w:val="Quote"/>
            </w:pPr>
            <w:r>
              <w:rPr>
                <w:rFonts w:ascii="宋体" w:eastAsia="宋体" w:hAnsi="宋体" w:cs="宋体" w:hint="eastAsia"/>
                <w:b/>
                <w:bCs/>
                <w:i w:val="0"/>
                <w:iCs w:val="0"/>
                <w:color w:val="FF0000"/>
                <w:sz w:val="24"/>
                <w:szCs w:val="24"/>
              </w:rPr>
              <w:t>（提供2020年1月1日至本项目投标截止日前第三方检测机构出具的带有CMA或CNAS标识合格的检验检测报告，报告内容能体现满足上述参数要求）</w:t>
            </w:r>
          </w:p>
        </w:tc>
        <w:tc>
          <w:tcPr>
            <w:tcW w:w="717" w:type="pct"/>
          </w:tcPr>
          <w:p>
            <w:pPr>
              <w:pStyle w:val="Quote"/>
              <w:rPr>
                <w:rFonts w:ascii="宋体" w:eastAsia="宋体" w:hAnsi="宋体" w:cs="宋体" w:hint="eastAsia"/>
                <w:b/>
                <w:bCs/>
                <w:i w:val="0"/>
                <w:iCs w:val="0"/>
                <w:color w:val="FF0000"/>
                <w:sz w:val="24"/>
                <w:szCs w:val="24"/>
              </w:rPr>
            </w:pPr>
          </w:p>
        </w:tc>
        <w:tc>
          <w:tcPr>
            <w:tcW w:w="771" w:type="pct"/>
          </w:tcPr>
          <w:p>
            <w:pPr>
              <w:pStyle w:val="Quote"/>
              <w:rPr>
                <w:rFonts w:ascii="宋体" w:eastAsia="宋体" w:hAnsi="宋体" w:cs="宋体" w:hint="eastAsia"/>
                <w:b/>
                <w:bCs/>
                <w:i w:val="0"/>
                <w:iCs w:val="0"/>
                <w:color w:val="FF0000"/>
                <w:sz w:val="24"/>
                <w:szCs w:val="24"/>
              </w:rPr>
            </w:pPr>
          </w:p>
        </w:tc>
        <w:tc>
          <w:tcPr>
            <w:tcW w:w="661" w:type="pct"/>
          </w:tcPr>
          <w:p>
            <w:pPr>
              <w:pStyle w:val="Quote"/>
              <w:rPr>
                <w:rFonts w:ascii="宋体" w:eastAsia="宋体" w:hAnsi="宋体" w:cs="宋体" w:hint="eastAsia"/>
                <w:b/>
                <w:bCs/>
                <w:i w:val="0"/>
                <w:iCs w:val="0"/>
                <w:color w:val="FF0000"/>
                <w:sz w:val="24"/>
                <w:szCs w:val="24"/>
              </w:rPr>
            </w:pPr>
          </w:p>
        </w:tc>
      </w:tr>
      <w:tr>
        <w:tblPrEx>
          <w:tblW w:w="4997" w:type="pct"/>
          <w:tblInd w:w="0" w:type="dxa"/>
          <w:tblCellMar>
            <w:top w:w="0" w:type="dxa"/>
            <w:left w:w="108" w:type="dxa"/>
            <w:bottom w:w="0" w:type="dxa"/>
            <w:right w:w="108" w:type="dxa"/>
          </w:tblCellMar>
        </w:tblPrEx>
        <w:trPr>
          <w:trHeight w:val="367"/>
        </w:trPr>
        <w:tc>
          <w:tcPr>
            <w:tcW w:w="268" w:type="pct"/>
            <w:vAlign w:val="center"/>
          </w:tcPr>
          <w:p>
            <w:pPr>
              <w:jc w:val="left"/>
              <w:rPr>
                <w:rFonts w:ascii="宋体" w:hAnsi="宋体" w:cs="宋体"/>
                <w:color w:val="000000"/>
                <w:sz w:val="24"/>
              </w:rPr>
            </w:pPr>
            <w:r>
              <w:rPr>
                <w:rFonts w:ascii="宋体" w:hAnsi="宋体" w:cs="宋体" w:hint="eastAsia"/>
                <w:color w:val="000000"/>
                <w:sz w:val="24"/>
              </w:rPr>
              <w:t>55</w:t>
            </w:r>
          </w:p>
        </w:tc>
        <w:tc>
          <w:tcPr>
            <w:tcW w:w="278" w:type="pct"/>
            <w:vMerge/>
            <w:vAlign w:val="center"/>
          </w:tcPr>
          <w:p>
            <w:pPr>
              <w:jc w:val="left"/>
              <w:textAlignment w:val="center"/>
              <w:rPr>
                <w:rFonts w:ascii="宋体" w:hAnsi="宋体" w:cs="宋体"/>
                <w:color w:val="000000"/>
                <w:sz w:val="24"/>
              </w:rPr>
            </w:pPr>
          </w:p>
        </w:tc>
        <w:tc>
          <w:tcPr>
            <w:tcW w:w="2304" w:type="pct"/>
          </w:tcPr>
          <w:p>
            <w:pPr>
              <w:pStyle w:val="BodyText"/>
              <w:spacing w:line="240" w:lineRule="auto"/>
              <w:rPr>
                <w:rFonts w:ascii="宋体" w:hAnsi="宋体" w:cs="宋体"/>
                <w:b w:val="0"/>
                <w:bCs w:val="0"/>
              </w:rPr>
            </w:pPr>
            <w:r>
              <w:rPr>
                <w:rFonts w:ascii="宋体" w:hAnsi="宋体" w:cs="宋体" w:hint="eastAsia"/>
                <w:b w:val="0"/>
                <w:bCs w:val="0"/>
              </w:rPr>
              <w:t>5.15、</w:t>
            </w:r>
            <w:r>
              <w:rPr>
                <w:rFonts w:hint="eastAsia"/>
                <w:b w:val="0"/>
                <w:bCs w:val="0"/>
                <w:color w:val="000000"/>
              </w:rPr>
              <w:t>防紫外线性能：UPF</w:t>
            </w:r>
            <w:r>
              <w:rPr>
                <w:rFonts w:ascii="宋体" w:hAnsi="宋体" w:cs="宋体" w:hint="eastAsia"/>
                <w:b w:val="0"/>
                <w:bCs w:val="0"/>
                <w:color w:val="000000"/>
              </w:rPr>
              <w:t>＞</w:t>
            </w:r>
            <w:r>
              <w:rPr>
                <w:rFonts w:hint="eastAsia"/>
                <w:b w:val="0"/>
                <w:bCs w:val="0"/>
                <w:color w:val="000000"/>
              </w:rPr>
              <w:t>40、T（UVA）</w:t>
            </w:r>
            <w:r>
              <w:rPr>
                <w:rFonts w:hint="eastAsia"/>
                <w:b w:val="0"/>
                <w:bCs w:val="0"/>
                <w:color w:val="000000"/>
                <w:vertAlign w:val="subscript"/>
              </w:rPr>
              <w:t xml:space="preserve">AV </w:t>
            </w:r>
            <w:r>
              <w:rPr>
                <w:rFonts w:ascii="宋体" w:hAnsi="宋体" w:cs="宋体" w:hint="eastAsia"/>
                <w:b w:val="0"/>
                <w:bCs w:val="0"/>
                <w:color w:val="000000"/>
              </w:rPr>
              <w:t>＜</w:t>
            </w:r>
            <w:r>
              <w:rPr>
                <w:rFonts w:cs="宋体" w:hint="eastAsia"/>
                <w:b w:val="0"/>
                <w:bCs w:val="0"/>
                <w:color w:val="000000"/>
              </w:rPr>
              <w:t>5%、</w:t>
            </w:r>
            <w:r>
              <w:rPr>
                <w:rFonts w:hint="eastAsia"/>
                <w:b w:val="0"/>
                <w:bCs w:val="0"/>
                <w:color w:val="000000"/>
              </w:rPr>
              <w:t>T（UVB）</w:t>
            </w:r>
            <w:r>
              <w:rPr>
                <w:rFonts w:hint="eastAsia"/>
                <w:b w:val="0"/>
                <w:bCs w:val="0"/>
                <w:color w:val="000000"/>
                <w:vertAlign w:val="subscript"/>
              </w:rPr>
              <w:t xml:space="preserve">AV </w:t>
            </w:r>
            <w:r>
              <w:rPr>
                <w:rFonts w:ascii="宋体" w:hAnsi="宋体" w:cs="宋体" w:hint="eastAsia"/>
                <w:b w:val="0"/>
                <w:bCs w:val="0"/>
                <w:color w:val="000000"/>
              </w:rPr>
              <w:t>＜</w:t>
            </w:r>
            <w:r>
              <w:rPr>
                <w:rFonts w:cs="宋体" w:hint="eastAsia"/>
                <w:b w:val="0"/>
                <w:bCs w:val="0"/>
                <w:color w:val="000000"/>
              </w:rPr>
              <w:t>5%。</w:t>
            </w:r>
          </w:p>
        </w:tc>
        <w:tc>
          <w:tcPr>
            <w:tcW w:w="717" w:type="pct"/>
          </w:tcPr>
          <w:p>
            <w:pPr>
              <w:pStyle w:val="BodyText"/>
              <w:spacing w:line="240" w:lineRule="auto"/>
              <w:rPr>
                <w:rFonts w:ascii="宋体" w:hAnsi="宋体" w:cs="宋体" w:hint="eastAsia"/>
                <w:b w:val="0"/>
                <w:bCs w:val="0"/>
              </w:rPr>
            </w:pPr>
          </w:p>
        </w:tc>
        <w:tc>
          <w:tcPr>
            <w:tcW w:w="771" w:type="pct"/>
          </w:tcPr>
          <w:p>
            <w:pPr>
              <w:pStyle w:val="BodyText"/>
              <w:spacing w:line="240" w:lineRule="auto"/>
              <w:rPr>
                <w:rFonts w:ascii="宋体" w:hAnsi="宋体" w:cs="宋体" w:hint="eastAsia"/>
                <w:b w:val="0"/>
                <w:bCs w:val="0"/>
              </w:rPr>
            </w:pPr>
          </w:p>
        </w:tc>
        <w:tc>
          <w:tcPr>
            <w:tcW w:w="661" w:type="pct"/>
          </w:tcPr>
          <w:p>
            <w:pPr>
              <w:pStyle w:val="BodyText"/>
              <w:spacing w:line="240" w:lineRule="auto"/>
              <w:rPr>
                <w:rFonts w:ascii="宋体" w:hAnsi="宋体" w:cs="宋体" w:hint="eastAsia"/>
                <w:b w:val="0"/>
                <w:bCs w:val="0"/>
              </w:rPr>
            </w:pPr>
          </w:p>
        </w:tc>
      </w:tr>
      <w:tr>
        <w:tblPrEx>
          <w:tblW w:w="4997" w:type="pct"/>
          <w:tblInd w:w="0" w:type="dxa"/>
          <w:tblCellMar>
            <w:top w:w="0" w:type="dxa"/>
            <w:left w:w="108" w:type="dxa"/>
            <w:bottom w:w="0" w:type="dxa"/>
            <w:right w:w="108" w:type="dxa"/>
          </w:tblCellMar>
        </w:tblPrEx>
        <w:trPr>
          <w:trHeight w:val="398"/>
        </w:trPr>
        <w:tc>
          <w:tcPr>
            <w:tcW w:w="268" w:type="pct"/>
            <w:vAlign w:val="center"/>
          </w:tcPr>
          <w:p>
            <w:pPr>
              <w:jc w:val="left"/>
              <w:rPr>
                <w:rFonts w:ascii="宋体" w:hAnsi="宋体" w:cs="宋体"/>
                <w:color w:val="000000"/>
                <w:sz w:val="24"/>
              </w:rPr>
            </w:pPr>
            <w:r>
              <w:rPr>
                <w:rFonts w:ascii="宋体" w:hAnsi="宋体" w:cs="宋体" w:hint="eastAsia"/>
                <w:color w:val="000000"/>
                <w:sz w:val="24"/>
              </w:rPr>
              <w:t>56</w:t>
            </w:r>
          </w:p>
        </w:tc>
        <w:tc>
          <w:tcPr>
            <w:tcW w:w="278" w:type="pct"/>
            <w:vMerge w:val="restart"/>
            <w:vAlign w:val="center"/>
          </w:tcPr>
          <w:p>
            <w:pPr>
              <w:jc w:val="left"/>
              <w:textAlignment w:val="center"/>
              <w:rPr>
                <w:rFonts w:ascii="宋体" w:hAnsi="宋体" w:cs="宋体"/>
                <w:color w:val="000000"/>
                <w:sz w:val="24"/>
              </w:rPr>
            </w:pPr>
            <w:r>
              <w:rPr>
                <w:rFonts w:ascii="宋体" w:hAnsi="宋体" w:cs="宋体"/>
                <w:color w:val="000000"/>
                <w:sz w:val="24"/>
              </w:rPr>
              <w:t>抑菌抗病毒卷帘</w:t>
            </w:r>
          </w:p>
        </w:tc>
        <w:tc>
          <w:tcPr>
            <w:tcW w:w="2304" w:type="pct"/>
          </w:tcPr>
          <w:p>
            <w:pPr>
              <w:pStyle w:val="BodyText"/>
              <w:spacing w:line="240" w:lineRule="auto"/>
              <w:rPr>
                <w:rFonts w:ascii="宋体" w:hAnsi="宋体" w:cs="宋体"/>
                <w:b w:val="0"/>
                <w:bCs w:val="0"/>
              </w:rPr>
            </w:pPr>
            <w:r>
              <w:rPr>
                <w:rFonts w:ascii="宋体" w:hAnsi="宋体" w:cs="宋体" w:hint="eastAsia"/>
                <w:b w:val="0"/>
                <w:bCs w:val="0"/>
                <w:snapToGrid w:val="0"/>
                <w:kern w:val="0"/>
              </w:rPr>
              <w:t>6.1、成份：100%聚酯纤维。</w:t>
            </w:r>
          </w:p>
        </w:tc>
        <w:tc>
          <w:tcPr>
            <w:tcW w:w="717" w:type="pct"/>
          </w:tcPr>
          <w:p>
            <w:pPr>
              <w:pStyle w:val="BodyText"/>
              <w:spacing w:line="240" w:lineRule="auto"/>
              <w:rPr>
                <w:rFonts w:ascii="宋体" w:hAnsi="宋体" w:cs="宋体" w:hint="eastAsia"/>
                <w:b w:val="0"/>
                <w:bCs w:val="0"/>
                <w:snapToGrid w:val="0"/>
                <w:kern w:val="0"/>
              </w:rPr>
            </w:pPr>
          </w:p>
        </w:tc>
        <w:tc>
          <w:tcPr>
            <w:tcW w:w="771" w:type="pct"/>
          </w:tcPr>
          <w:p>
            <w:pPr>
              <w:pStyle w:val="BodyText"/>
              <w:spacing w:line="240" w:lineRule="auto"/>
              <w:rPr>
                <w:rFonts w:ascii="宋体" w:hAnsi="宋体" w:cs="宋体" w:hint="eastAsia"/>
                <w:b w:val="0"/>
                <w:bCs w:val="0"/>
                <w:snapToGrid w:val="0"/>
                <w:kern w:val="0"/>
              </w:rPr>
            </w:pPr>
          </w:p>
        </w:tc>
        <w:tc>
          <w:tcPr>
            <w:tcW w:w="661" w:type="pct"/>
          </w:tcPr>
          <w:p>
            <w:pPr>
              <w:pStyle w:val="BodyText"/>
              <w:spacing w:line="240" w:lineRule="auto"/>
              <w:rPr>
                <w:rFonts w:ascii="宋体" w:hAnsi="宋体" w:cs="宋体" w:hint="eastAsia"/>
                <w:b w:val="0"/>
                <w:bCs w:val="0"/>
                <w:snapToGrid w:val="0"/>
                <w:kern w:val="0"/>
              </w:rPr>
            </w:pPr>
          </w:p>
        </w:tc>
      </w:tr>
      <w:tr>
        <w:tblPrEx>
          <w:tblW w:w="4997" w:type="pct"/>
          <w:tblInd w:w="0" w:type="dxa"/>
          <w:tblCellMar>
            <w:top w:w="0" w:type="dxa"/>
            <w:left w:w="108" w:type="dxa"/>
            <w:bottom w:w="0" w:type="dxa"/>
            <w:right w:w="108" w:type="dxa"/>
          </w:tblCellMar>
        </w:tblPrEx>
        <w:trPr>
          <w:trHeight w:val="398"/>
        </w:trPr>
        <w:tc>
          <w:tcPr>
            <w:tcW w:w="268" w:type="pct"/>
            <w:vAlign w:val="center"/>
          </w:tcPr>
          <w:p>
            <w:pPr>
              <w:jc w:val="left"/>
              <w:rPr>
                <w:rFonts w:ascii="宋体" w:hAnsi="宋体" w:cs="宋体"/>
                <w:color w:val="000000"/>
                <w:sz w:val="24"/>
              </w:rPr>
            </w:pPr>
            <w:r>
              <w:rPr>
                <w:rFonts w:ascii="宋体" w:hAnsi="宋体" w:cs="宋体" w:hint="eastAsia"/>
                <w:color w:val="000000"/>
                <w:sz w:val="24"/>
              </w:rPr>
              <w:t>57</w:t>
            </w:r>
          </w:p>
        </w:tc>
        <w:tc>
          <w:tcPr>
            <w:tcW w:w="278" w:type="pct"/>
            <w:vMerge/>
            <w:vAlign w:val="center"/>
          </w:tcPr>
          <w:p>
            <w:pPr>
              <w:jc w:val="left"/>
              <w:textAlignment w:val="center"/>
              <w:rPr>
                <w:rFonts w:ascii="宋体" w:hAnsi="宋体" w:cs="宋体"/>
                <w:color w:val="000000"/>
                <w:sz w:val="24"/>
              </w:rPr>
            </w:pPr>
          </w:p>
        </w:tc>
        <w:tc>
          <w:tcPr>
            <w:tcW w:w="2304" w:type="pct"/>
          </w:tcPr>
          <w:p>
            <w:pPr>
              <w:pStyle w:val="BodyText"/>
              <w:spacing w:line="240" w:lineRule="auto"/>
              <w:rPr>
                <w:rFonts w:ascii="宋体" w:hAnsi="宋体" w:cs="宋体"/>
                <w:b w:val="0"/>
                <w:bCs w:val="0"/>
              </w:rPr>
            </w:pPr>
            <w:r>
              <w:rPr>
                <w:rFonts w:ascii="宋体" w:hAnsi="宋体" w:cs="宋体" w:hint="eastAsia"/>
                <w:b w:val="0"/>
                <w:bCs w:val="0"/>
                <w:snapToGrid w:val="0"/>
                <w:kern w:val="0"/>
              </w:rPr>
              <w:t>6.2、单位面积质量：≥170克/平方米。</w:t>
            </w:r>
          </w:p>
        </w:tc>
        <w:tc>
          <w:tcPr>
            <w:tcW w:w="717" w:type="pct"/>
          </w:tcPr>
          <w:p>
            <w:pPr>
              <w:pStyle w:val="BodyText"/>
              <w:spacing w:line="240" w:lineRule="auto"/>
              <w:rPr>
                <w:rFonts w:ascii="宋体" w:hAnsi="宋体" w:cs="宋体" w:hint="eastAsia"/>
                <w:b w:val="0"/>
                <w:bCs w:val="0"/>
                <w:snapToGrid w:val="0"/>
                <w:kern w:val="0"/>
              </w:rPr>
            </w:pPr>
          </w:p>
        </w:tc>
        <w:tc>
          <w:tcPr>
            <w:tcW w:w="771" w:type="pct"/>
          </w:tcPr>
          <w:p>
            <w:pPr>
              <w:pStyle w:val="BodyText"/>
              <w:spacing w:line="240" w:lineRule="auto"/>
              <w:rPr>
                <w:rFonts w:ascii="宋体" w:hAnsi="宋体" w:cs="宋体" w:hint="eastAsia"/>
                <w:b w:val="0"/>
                <w:bCs w:val="0"/>
                <w:snapToGrid w:val="0"/>
                <w:kern w:val="0"/>
              </w:rPr>
            </w:pPr>
          </w:p>
        </w:tc>
        <w:tc>
          <w:tcPr>
            <w:tcW w:w="661" w:type="pct"/>
          </w:tcPr>
          <w:p>
            <w:pPr>
              <w:pStyle w:val="BodyText"/>
              <w:spacing w:line="240" w:lineRule="auto"/>
              <w:rPr>
                <w:rFonts w:ascii="宋体" w:hAnsi="宋体" w:cs="宋体" w:hint="eastAsia"/>
                <w:b w:val="0"/>
                <w:bCs w:val="0"/>
                <w:snapToGrid w:val="0"/>
                <w:kern w:val="0"/>
              </w:rPr>
            </w:pPr>
          </w:p>
        </w:tc>
      </w:tr>
      <w:tr>
        <w:tblPrEx>
          <w:tblW w:w="4997" w:type="pct"/>
          <w:tblInd w:w="0" w:type="dxa"/>
          <w:tblCellMar>
            <w:top w:w="0" w:type="dxa"/>
            <w:left w:w="108" w:type="dxa"/>
            <w:bottom w:w="0" w:type="dxa"/>
            <w:right w:w="108" w:type="dxa"/>
          </w:tblCellMar>
        </w:tblPrEx>
        <w:trPr>
          <w:trHeight w:val="398"/>
        </w:trPr>
        <w:tc>
          <w:tcPr>
            <w:tcW w:w="268" w:type="pct"/>
            <w:vAlign w:val="center"/>
          </w:tcPr>
          <w:p>
            <w:pPr>
              <w:jc w:val="left"/>
              <w:rPr>
                <w:rFonts w:ascii="宋体" w:hAnsi="宋体" w:cs="宋体"/>
                <w:color w:val="000000"/>
                <w:sz w:val="24"/>
              </w:rPr>
            </w:pPr>
            <w:r>
              <w:rPr>
                <w:rFonts w:ascii="宋体" w:hAnsi="宋体" w:cs="宋体" w:hint="eastAsia"/>
                <w:color w:val="000000"/>
                <w:sz w:val="24"/>
              </w:rPr>
              <w:t>58</w:t>
            </w:r>
          </w:p>
        </w:tc>
        <w:tc>
          <w:tcPr>
            <w:tcW w:w="278" w:type="pct"/>
            <w:vMerge/>
            <w:vAlign w:val="center"/>
          </w:tcPr>
          <w:p>
            <w:pPr>
              <w:jc w:val="left"/>
              <w:textAlignment w:val="center"/>
              <w:rPr>
                <w:rFonts w:ascii="宋体" w:hAnsi="宋体" w:cs="宋体"/>
                <w:color w:val="000000"/>
                <w:sz w:val="24"/>
              </w:rPr>
            </w:pPr>
          </w:p>
        </w:tc>
        <w:tc>
          <w:tcPr>
            <w:tcW w:w="2304" w:type="pct"/>
          </w:tcPr>
          <w:p>
            <w:pPr>
              <w:pStyle w:val="BodyText"/>
              <w:spacing w:line="240" w:lineRule="auto"/>
              <w:rPr>
                <w:rFonts w:ascii="宋体" w:hAnsi="宋体" w:cs="宋体"/>
                <w:b w:val="0"/>
                <w:bCs w:val="0"/>
              </w:rPr>
            </w:pPr>
            <w:r>
              <w:rPr>
                <w:rFonts w:ascii="宋体" w:hAnsi="宋体" w:cs="宋体" w:hint="eastAsia"/>
                <w:b w:val="0"/>
                <w:bCs w:val="0"/>
                <w:snapToGrid w:val="0"/>
                <w:kern w:val="0"/>
              </w:rPr>
              <w:t>6.3、安全性能：甲醛≤300mg/kg，PH值：4.0-9.0，可分解致癌芳香胺染料：禁用，无异味。</w:t>
            </w:r>
          </w:p>
        </w:tc>
        <w:tc>
          <w:tcPr>
            <w:tcW w:w="717" w:type="pct"/>
          </w:tcPr>
          <w:p>
            <w:pPr>
              <w:pStyle w:val="BodyText"/>
              <w:spacing w:line="240" w:lineRule="auto"/>
              <w:rPr>
                <w:rFonts w:ascii="宋体" w:hAnsi="宋体" w:cs="宋体" w:hint="eastAsia"/>
                <w:b w:val="0"/>
                <w:bCs w:val="0"/>
                <w:snapToGrid w:val="0"/>
                <w:kern w:val="0"/>
              </w:rPr>
            </w:pPr>
          </w:p>
        </w:tc>
        <w:tc>
          <w:tcPr>
            <w:tcW w:w="771" w:type="pct"/>
          </w:tcPr>
          <w:p>
            <w:pPr>
              <w:pStyle w:val="BodyText"/>
              <w:spacing w:line="240" w:lineRule="auto"/>
              <w:rPr>
                <w:rFonts w:ascii="宋体" w:hAnsi="宋体" w:cs="宋体" w:hint="eastAsia"/>
                <w:b w:val="0"/>
                <w:bCs w:val="0"/>
                <w:snapToGrid w:val="0"/>
                <w:kern w:val="0"/>
              </w:rPr>
            </w:pPr>
          </w:p>
        </w:tc>
        <w:tc>
          <w:tcPr>
            <w:tcW w:w="661" w:type="pct"/>
          </w:tcPr>
          <w:p>
            <w:pPr>
              <w:pStyle w:val="BodyText"/>
              <w:spacing w:line="240" w:lineRule="auto"/>
              <w:rPr>
                <w:rFonts w:ascii="宋体" w:hAnsi="宋体" w:cs="宋体" w:hint="eastAsia"/>
                <w:b w:val="0"/>
                <w:bCs w:val="0"/>
                <w:snapToGrid w:val="0"/>
                <w:kern w:val="0"/>
              </w:rPr>
            </w:pPr>
          </w:p>
        </w:tc>
      </w:tr>
      <w:tr>
        <w:tblPrEx>
          <w:tblW w:w="4997" w:type="pct"/>
          <w:tblInd w:w="0" w:type="dxa"/>
          <w:tblCellMar>
            <w:top w:w="0" w:type="dxa"/>
            <w:left w:w="108" w:type="dxa"/>
            <w:bottom w:w="0" w:type="dxa"/>
            <w:right w:w="108" w:type="dxa"/>
          </w:tblCellMar>
        </w:tblPrEx>
        <w:trPr>
          <w:trHeight w:val="398"/>
        </w:trPr>
        <w:tc>
          <w:tcPr>
            <w:tcW w:w="268" w:type="pct"/>
            <w:vAlign w:val="center"/>
          </w:tcPr>
          <w:p>
            <w:pPr>
              <w:jc w:val="left"/>
              <w:rPr>
                <w:rFonts w:ascii="宋体" w:hAnsi="宋体" w:cs="宋体"/>
                <w:color w:val="000000"/>
                <w:sz w:val="24"/>
              </w:rPr>
            </w:pPr>
            <w:r>
              <w:rPr>
                <w:rFonts w:ascii="宋体" w:hAnsi="宋体" w:cs="宋体" w:hint="eastAsia"/>
                <w:color w:val="000000"/>
                <w:sz w:val="24"/>
              </w:rPr>
              <w:t>59</w:t>
            </w:r>
          </w:p>
        </w:tc>
        <w:tc>
          <w:tcPr>
            <w:tcW w:w="278" w:type="pct"/>
            <w:vMerge/>
            <w:vAlign w:val="center"/>
          </w:tcPr>
          <w:p>
            <w:pPr>
              <w:jc w:val="left"/>
              <w:textAlignment w:val="center"/>
              <w:rPr>
                <w:rFonts w:ascii="宋体" w:hAnsi="宋体" w:cs="宋体"/>
                <w:color w:val="000000"/>
                <w:sz w:val="24"/>
              </w:rPr>
            </w:pPr>
          </w:p>
        </w:tc>
        <w:tc>
          <w:tcPr>
            <w:tcW w:w="2304" w:type="pct"/>
          </w:tcPr>
          <w:p>
            <w:pPr>
              <w:pStyle w:val="BodyText"/>
              <w:spacing w:line="240" w:lineRule="auto"/>
              <w:rPr>
                <w:rFonts w:cs="宋体" w:hint="eastAsia"/>
                <w:b w:val="0"/>
                <w:bCs w:val="0"/>
                <w:color w:val="000000"/>
              </w:rPr>
            </w:pPr>
            <w:r>
              <w:rPr>
                <w:rFonts w:ascii="宋体" w:hAnsi="宋体" w:cs="宋体" w:hint="eastAsia"/>
                <w:color w:val="000000"/>
              </w:rPr>
              <w:t>▲</w:t>
            </w:r>
            <w:r>
              <w:rPr>
                <w:rFonts w:ascii="宋体" w:hAnsi="宋体" w:cs="宋体" w:hint="eastAsia"/>
                <w:b w:val="0"/>
                <w:bCs w:val="0"/>
                <w:snapToGrid w:val="0"/>
                <w:kern w:val="0"/>
              </w:rPr>
              <w:t>6.4、有害染料及有害物质：</w:t>
            </w:r>
            <w:r>
              <w:rPr>
                <w:rFonts w:ascii="宋体" w:hAnsi="宋体" w:cs="宋体" w:hint="eastAsia"/>
                <w:b w:val="0"/>
                <w:bCs w:val="0"/>
              </w:rPr>
              <w:t>未检出≠0</w:t>
            </w:r>
            <w:r>
              <w:rPr>
                <w:rFonts w:ascii="宋体" w:hAnsi="宋体" w:cs="宋体" w:hint="eastAsia"/>
                <w:b w:val="0"/>
                <w:bCs w:val="0"/>
                <w:snapToGrid w:val="0"/>
                <w:kern w:val="0"/>
              </w:rPr>
              <w:t>以下15种有害染料及物资：</w:t>
            </w:r>
            <w:r>
              <w:rPr>
                <w:rFonts w:cs="宋体" w:hint="eastAsia"/>
                <w:b w:val="0"/>
                <w:bCs w:val="0"/>
                <w:color w:val="000000"/>
              </w:rPr>
              <w:t>致癌染料，致敏染料，其他染料，含</w:t>
            </w:r>
            <w:r>
              <w:rPr>
                <w:rFonts w:ascii="宋体" w:hAnsi="宋体" w:cs="宋体" w:hint="eastAsia"/>
                <w:b w:val="0"/>
                <w:bCs w:val="0"/>
                <w:color w:val="000000"/>
              </w:rPr>
              <w:t>氯</w:t>
            </w:r>
            <w:r>
              <w:rPr>
                <w:rFonts w:cs="宋体" w:hint="eastAsia"/>
                <w:b w:val="0"/>
                <w:bCs w:val="0"/>
                <w:color w:val="000000"/>
              </w:rPr>
              <w:t>苯</w:t>
            </w:r>
            <w:r>
              <w:rPr>
                <w:rFonts w:ascii="宋体" w:hAnsi="宋体" w:cs="宋体" w:hint="eastAsia"/>
                <w:b w:val="0"/>
                <w:bCs w:val="0"/>
                <w:color w:val="000000"/>
              </w:rPr>
              <w:t>酚</w:t>
            </w:r>
            <w:r>
              <w:rPr>
                <w:rFonts w:cs="宋体" w:hint="eastAsia"/>
                <w:b w:val="0"/>
                <w:bCs w:val="0"/>
                <w:color w:val="000000"/>
              </w:rPr>
              <w:t>，邻</w:t>
            </w:r>
            <w:r>
              <w:rPr>
                <w:rFonts w:ascii="宋体" w:hAnsi="宋体" w:cs="宋体" w:hint="eastAsia"/>
                <w:b w:val="0"/>
                <w:bCs w:val="0"/>
                <w:color w:val="000000"/>
              </w:rPr>
              <w:t>苯二甲酸脂总量，多环芳烃，富马酸二甲脂， 邻苯基</w:t>
            </w:r>
            <w:r>
              <w:rPr>
                <w:rFonts w:cs="宋体" w:hint="eastAsia"/>
                <w:b w:val="0"/>
                <w:bCs w:val="0"/>
                <w:color w:val="000000"/>
              </w:rPr>
              <w:t>苯</w:t>
            </w:r>
            <w:r>
              <w:rPr>
                <w:rFonts w:ascii="宋体" w:hAnsi="宋体" w:cs="宋体" w:hint="eastAsia"/>
                <w:b w:val="0"/>
                <w:bCs w:val="0"/>
                <w:color w:val="000000"/>
              </w:rPr>
              <w:t>酚</w:t>
            </w:r>
            <w:r>
              <w:rPr>
                <w:rFonts w:cs="宋体" w:hint="eastAsia"/>
                <w:b w:val="0"/>
                <w:bCs w:val="0"/>
                <w:color w:val="000000"/>
              </w:rPr>
              <w:t>，</w:t>
            </w:r>
            <w:r>
              <w:rPr>
                <w:rFonts w:ascii="宋体" w:hAnsi="宋体" w:cs="宋体" w:hint="eastAsia"/>
                <w:b w:val="0"/>
                <w:bCs w:val="0"/>
                <w:color w:val="000000"/>
              </w:rPr>
              <w:t>氯</w:t>
            </w:r>
            <w:r>
              <w:rPr>
                <w:rFonts w:cs="宋体" w:hint="eastAsia"/>
                <w:b w:val="0"/>
                <w:bCs w:val="0"/>
                <w:color w:val="000000"/>
              </w:rPr>
              <w:t>化</w:t>
            </w:r>
            <w:r>
              <w:rPr>
                <w:rFonts w:ascii="宋体" w:hAnsi="宋体" w:cs="宋体" w:hint="eastAsia"/>
                <w:b w:val="0"/>
                <w:bCs w:val="0"/>
                <w:color w:val="000000"/>
              </w:rPr>
              <w:t>苯和氯化甲</w:t>
            </w:r>
            <w:r>
              <w:rPr>
                <w:rFonts w:cs="宋体" w:hint="eastAsia"/>
                <w:b w:val="0"/>
                <w:bCs w:val="0"/>
                <w:color w:val="000000"/>
              </w:rPr>
              <w:t>苯总量，全氟化合物，溶剂残留，残余表面活性剂、润湿剂，紫外光稳定剂，阻燃整理剂。</w:t>
            </w:r>
          </w:p>
          <w:p>
            <w:pPr>
              <w:pStyle w:val="Quote"/>
              <w:rPr>
                <w:rFonts w:hint="eastAsia"/>
                <w:lang w:val="en-US" w:eastAsia="zh-CN"/>
              </w:rPr>
            </w:pPr>
            <w:r>
              <w:rPr>
                <w:rFonts w:ascii="宋体" w:eastAsia="宋体" w:hAnsi="宋体" w:cs="宋体" w:hint="eastAsia"/>
                <w:b/>
                <w:bCs/>
                <w:i w:val="0"/>
                <w:iCs w:val="0"/>
                <w:color w:val="FF0000"/>
                <w:sz w:val="24"/>
                <w:szCs w:val="24"/>
              </w:rPr>
              <w:t>（提供2020年1月1日至本项目投标截止日前第三方检测机构出具的带有CMA或CNAS标识合格的检验检测报告，报告内容能体现满足上述参数要求）</w:t>
            </w:r>
          </w:p>
        </w:tc>
        <w:tc>
          <w:tcPr>
            <w:tcW w:w="717" w:type="pct"/>
          </w:tcPr>
          <w:p>
            <w:pPr>
              <w:pStyle w:val="Quote"/>
              <w:rPr>
                <w:rFonts w:ascii="宋体" w:eastAsia="宋体" w:hAnsi="宋体" w:cs="宋体" w:hint="eastAsia"/>
                <w:b/>
                <w:bCs/>
                <w:i w:val="0"/>
                <w:iCs w:val="0"/>
                <w:color w:val="FF0000"/>
                <w:sz w:val="24"/>
                <w:szCs w:val="24"/>
              </w:rPr>
            </w:pPr>
          </w:p>
        </w:tc>
        <w:tc>
          <w:tcPr>
            <w:tcW w:w="771" w:type="pct"/>
          </w:tcPr>
          <w:p>
            <w:pPr>
              <w:pStyle w:val="Quote"/>
              <w:rPr>
                <w:rFonts w:ascii="宋体" w:eastAsia="宋体" w:hAnsi="宋体" w:cs="宋体" w:hint="eastAsia"/>
                <w:b/>
                <w:bCs/>
                <w:i w:val="0"/>
                <w:iCs w:val="0"/>
                <w:color w:val="FF0000"/>
                <w:sz w:val="24"/>
                <w:szCs w:val="24"/>
              </w:rPr>
            </w:pPr>
          </w:p>
        </w:tc>
        <w:tc>
          <w:tcPr>
            <w:tcW w:w="661" w:type="pct"/>
          </w:tcPr>
          <w:p>
            <w:pPr>
              <w:pStyle w:val="Quote"/>
              <w:rPr>
                <w:rFonts w:ascii="宋体" w:eastAsia="宋体" w:hAnsi="宋体" w:cs="宋体" w:hint="eastAsia"/>
                <w:b/>
                <w:bCs/>
                <w:i w:val="0"/>
                <w:iCs w:val="0"/>
                <w:color w:val="FF0000"/>
                <w:sz w:val="24"/>
                <w:szCs w:val="24"/>
              </w:rPr>
            </w:pPr>
          </w:p>
        </w:tc>
      </w:tr>
      <w:tr>
        <w:tblPrEx>
          <w:tblW w:w="4997" w:type="pct"/>
          <w:tblInd w:w="0" w:type="dxa"/>
          <w:tblCellMar>
            <w:top w:w="0" w:type="dxa"/>
            <w:left w:w="108" w:type="dxa"/>
            <w:bottom w:w="0" w:type="dxa"/>
            <w:right w:w="108" w:type="dxa"/>
          </w:tblCellMar>
        </w:tblPrEx>
        <w:trPr>
          <w:trHeight w:val="398"/>
        </w:trPr>
        <w:tc>
          <w:tcPr>
            <w:tcW w:w="268" w:type="pct"/>
            <w:vAlign w:val="center"/>
          </w:tcPr>
          <w:p>
            <w:pPr>
              <w:jc w:val="left"/>
              <w:rPr>
                <w:rFonts w:ascii="宋体" w:hAnsi="宋体" w:cs="宋体"/>
                <w:color w:val="000000"/>
                <w:sz w:val="24"/>
              </w:rPr>
            </w:pPr>
            <w:r>
              <w:rPr>
                <w:rFonts w:ascii="宋体" w:hAnsi="宋体" w:cs="宋体" w:hint="eastAsia"/>
                <w:color w:val="000000"/>
                <w:sz w:val="24"/>
              </w:rPr>
              <w:t>60</w:t>
            </w:r>
          </w:p>
        </w:tc>
        <w:tc>
          <w:tcPr>
            <w:tcW w:w="278" w:type="pct"/>
            <w:vMerge/>
            <w:vAlign w:val="center"/>
          </w:tcPr>
          <w:p>
            <w:pPr>
              <w:jc w:val="left"/>
              <w:textAlignment w:val="center"/>
              <w:rPr>
                <w:rFonts w:ascii="宋体" w:hAnsi="宋体" w:cs="宋体"/>
                <w:color w:val="000000"/>
                <w:sz w:val="24"/>
              </w:rPr>
            </w:pPr>
          </w:p>
        </w:tc>
        <w:tc>
          <w:tcPr>
            <w:tcW w:w="2304" w:type="pct"/>
          </w:tcPr>
          <w:p>
            <w:pPr>
              <w:pStyle w:val="BodyText"/>
              <w:spacing w:line="240" w:lineRule="auto"/>
              <w:rPr>
                <w:rFonts w:ascii="宋体" w:hAnsi="宋体" w:cs="宋体"/>
                <w:b w:val="0"/>
                <w:bCs w:val="0"/>
                <w:snapToGrid w:val="0"/>
                <w:kern w:val="0"/>
              </w:rPr>
            </w:pPr>
            <w:r>
              <w:rPr>
                <w:rFonts w:ascii="宋体" w:hAnsi="宋体" w:cs="宋体" w:hint="eastAsia"/>
                <w:color w:val="000000"/>
              </w:rPr>
              <w:t>▲</w:t>
            </w:r>
            <w:r>
              <w:rPr>
                <w:rFonts w:ascii="宋体" w:hAnsi="宋体" w:cs="宋体" w:hint="eastAsia"/>
                <w:b w:val="0"/>
                <w:bCs w:val="0"/>
                <w:snapToGrid w:val="0"/>
                <w:kern w:val="0"/>
              </w:rPr>
              <w:t>6.5、其他性能：</w:t>
            </w:r>
          </w:p>
          <w:p>
            <w:pPr>
              <w:pStyle w:val="BodyText"/>
              <w:spacing w:line="240" w:lineRule="auto"/>
              <w:rPr>
                <w:rFonts w:ascii="宋体" w:hAnsi="宋体" w:cs="宋体"/>
                <w:b w:val="0"/>
                <w:bCs w:val="0"/>
              </w:rPr>
            </w:pPr>
            <w:r>
              <w:rPr>
                <w:rFonts w:hint="eastAsia"/>
                <w:b w:val="0"/>
                <w:bCs w:val="0"/>
              </w:rPr>
              <w:t>污物去除率（%）：去除甲醛</w:t>
            </w:r>
            <w:r>
              <w:rPr>
                <w:rFonts w:ascii="宋体" w:hAnsi="宋体" w:cs="宋体" w:hint="eastAsia"/>
                <w:b w:val="0"/>
                <w:bCs w:val="0"/>
              </w:rPr>
              <w:t>≥</w:t>
            </w:r>
            <w:r>
              <w:rPr>
                <w:rFonts w:hint="eastAsia"/>
                <w:b w:val="0"/>
                <w:bCs w:val="0"/>
              </w:rPr>
              <w:t>90、苯</w:t>
            </w:r>
            <w:r>
              <w:rPr>
                <w:rFonts w:ascii="宋体" w:hAnsi="宋体" w:cs="宋体" w:hint="eastAsia"/>
                <w:b w:val="0"/>
                <w:bCs w:val="0"/>
              </w:rPr>
              <w:t>≥70、甲苯≥70、二甲苯≥70；</w:t>
            </w:r>
          </w:p>
          <w:p>
            <w:pPr>
              <w:pStyle w:val="BodyText"/>
              <w:spacing w:line="240" w:lineRule="auto"/>
              <w:rPr>
                <w:rFonts w:ascii="宋体" w:hAnsi="宋体" w:cs="宋体"/>
                <w:b w:val="0"/>
                <w:bCs w:val="0"/>
                <w:color w:val="000000"/>
              </w:rPr>
            </w:pPr>
            <w:r>
              <w:rPr>
                <w:rFonts w:ascii="宋体" w:hAnsi="宋体" w:cs="宋体" w:hint="eastAsia"/>
                <w:b w:val="0"/>
                <w:bCs w:val="0"/>
              </w:rPr>
              <w:t>有机锡化合物（mg/kg）：未检出≠0</w:t>
            </w:r>
            <w:r>
              <w:rPr>
                <w:rFonts w:ascii="宋体" w:hAnsi="宋体" w:cs="宋体" w:hint="eastAsia"/>
                <w:b w:val="0"/>
                <w:bCs w:val="0"/>
                <w:color w:val="000000"/>
              </w:rPr>
              <w:t>以下有机锡化合物//三丁基锡、二丁基锡、单丁基锡；</w:t>
            </w:r>
          </w:p>
          <w:p>
            <w:pPr>
              <w:pStyle w:val="BodyText"/>
              <w:spacing w:line="240" w:lineRule="auto"/>
              <w:rPr>
                <w:rFonts w:ascii="宋体" w:hAnsi="宋体" w:cs="宋体" w:hint="eastAsia"/>
                <w:b w:val="0"/>
                <w:bCs w:val="0"/>
              </w:rPr>
            </w:pPr>
            <w:r>
              <w:rPr>
                <w:rFonts w:ascii="宋体" w:hAnsi="宋体" w:cs="宋体" w:hint="eastAsia"/>
                <w:b w:val="0"/>
                <w:bCs w:val="0"/>
                <w:color w:val="000000"/>
              </w:rPr>
              <w:t>消臭性能（%）：醋酸异味成分浓度减少率</w:t>
            </w:r>
            <w:r>
              <w:rPr>
                <w:rFonts w:ascii="宋体" w:hAnsi="宋体" w:cs="宋体" w:hint="eastAsia"/>
                <w:b w:val="0"/>
                <w:bCs w:val="0"/>
              </w:rPr>
              <w:t>≥50，氨气异味</w:t>
            </w:r>
            <w:r>
              <w:rPr>
                <w:rFonts w:ascii="宋体" w:hAnsi="宋体" w:cs="宋体" w:hint="eastAsia"/>
                <w:b w:val="0"/>
                <w:bCs w:val="0"/>
                <w:color w:val="000000"/>
              </w:rPr>
              <w:t>成分浓度减少率</w:t>
            </w:r>
            <w:r>
              <w:rPr>
                <w:rFonts w:ascii="宋体" w:hAnsi="宋体" w:cs="宋体" w:hint="eastAsia"/>
                <w:b w:val="0"/>
                <w:bCs w:val="0"/>
              </w:rPr>
              <w:t>≥30。</w:t>
            </w:r>
          </w:p>
          <w:p>
            <w:pPr>
              <w:pStyle w:val="Quote"/>
            </w:pPr>
            <w:r>
              <w:rPr>
                <w:rFonts w:ascii="宋体" w:eastAsia="宋体" w:hAnsi="宋体" w:cs="宋体" w:hint="eastAsia"/>
                <w:b/>
                <w:bCs/>
                <w:i w:val="0"/>
                <w:iCs w:val="0"/>
                <w:color w:val="FF0000"/>
                <w:sz w:val="24"/>
                <w:szCs w:val="24"/>
              </w:rPr>
              <w:t>（提供2020年1月1日至本项目投标截止日前第三方检测机构出具的带有CMA或CNAS标识合格的检验检测报告，报告内容能体现满足上述参数要求）</w:t>
            </w:r>
          </w:p>
        </w:tc>
        <w:tc>
          <w:tcPr>
            <w:tcW w:w="717" w:type="pct"/>
          </w:tcPr>
          <w:p>
            <w:pPr>
              <w:pStyle w:val="Quote"/>
              <w:rPr>
                <w:rFonts w:ascii="宋体" w:eastAsia="宋体" w:hAnsi="宋体" w:cs="宋体" w:hint="eastAsia"/>
                <w:b/>
                <w:bCs/>
                <w:i w:val="0"/>
                <w:iCs w:val="0"/>
                <w:color w:val="FF0000"/>
                <w:sz w:val="24"/>
                <w:szCs w:val="24"/>
              </w:rPr>
            </w:pPr>
          </w:p>
        </w:tc>
        <w:tc>
          <w:tcPr>
            <w:tcW w:w="771" w:type="pct"/>
          </w:tcPr>
          <w:p>
            <w:pPr>
              <w:pStyle w:val="Quote"/>
              <w:rPr>
                <w:rFonts w:ascii="宋体" w:eastAsia="宋体" w:hAnsi="宋体" w:cs="宋体" w:hint="eastAsia"/>
                <w:b/>
                <w:bCs/>
                <w:i w:val="0"/>
                <w:iCs w:val="0"/>
                <w:color w:val="FF0000"/>
                <w:sz w:val="24"/>
                <w:szCs w:val="24"/>
              </w:rPr>
            </w:pPr>
          </w:p>
        </w:tc>
        <w:tc>
          <w:tcPr>
            <w:tcW w:w="661" w:type="pct"/>
          </w:tcPr>
          <w:p>
            <w:pPr>
              <w:pStyle w:val="Quote"/>
              <w:rPr>
                <w:rFonts w:ascii="宋体" w:eastAsia="宋体" w:hAnsi="宋体" w:cs="宋体" w:hint="eastAsia"/>
                <w:b/>
                <w:bCs/>
                <w:i w:val="0"/>
                <w:iCs w:val="0"/>
                <w:color w:val="FF0000"/>
                <w:sz w:val="24"/>
                <w:szCs w:val="24"/>
              </w:rPr>
            </w:pPr>
          </w:p>
        </w:tc>
      </w:tr>
      <w:tr>
        <w:tblPrEx>
          <w:tblW w:w="4997" w:type="pct"/>
          <w:tblInd w:w="0" w:type="dxa"/>
          <w:tblCellMar>
            <w:top w:w="0" w:type="dxa"/>
            <w:left w:w="108" w:type="dxa"/>
            <w:bottom w:w="0" w:type="dxa"/>
            <w:right w:w="108" w:type="dxa"/>
          </w:tblCellMar>
        </w:tblPrEx>
        <w:trPr>
          <w:trHeight w:val="398"/>
        </w:trPr>
        <w:tc>
          <w:tcPr>
            <w:tcW w:w="268" w:type="pct"/>
            <w:vAlign w:val="center"/>
          </w:tcPr>
          <w:p>
            <w:pPr>
              <w:jc w:val="left"/>
              <w:rPr>
                <w:rFonts w:ascii="宋体" w:hAnsi="宋体" w:cs="宋体"/>
                <w:color w:val="000000"/>
                <w:sz w:val="24"/>
              </w:rPr>
            </w:pPr>
            <w:r>
              <w:rPr>
                <w:rFonts w:ascii="宋体" w:hAnsi="宋体" w:cs="宋体" w:hint="eastAsia"/>
                <w:color w:val="000000"/>
                <w:sz w:val="24"/>
              </w:rPr>
              <w:t>61</w:t>
            </w:r>
          </w:p>
        </w:tc>
        <w:tc>
          <w:tcPr>
            <w:tcW w:w="278" w:type="pct"/>
            <w:vMerge/>
            <w:vAlign w:val="center"/>
          </w:tcPr>
          <w:p>
            <w:pPr>
              <w:jc w:val="left"/>
              <w:textAlignment w:val="center"/>
              <w:rPr>
                <w:rFonts w:ascii="宋体" w:hAnsi="宋体" w:cs="宋体"/>
                <w:color w:val="000000"/>
                <w:sz w:val="24"/>
              </w:rPr>
            </w:pPr>
          </w:p>
        </w:tc>
        <w:tc>
          <w:tcPr>
            <w:tcW w:w="2304" w:type="pct"/>
          </w:tcPr>
          <w:p>
            <w:pPr>
              <w:pStyle w:val="BodyText"/>
              <w:spacing w:line="240" w:lineRule="auto"/>
              <w:rPr>
                <w:rFonts w:cs="宋体" w:hint="eastAsia"/>
                <w:b w:val="0"/>
                <w:bCs w:val="0"/>
                <w:color w:val="000000"/>
              </w:rPr>
            </w:pPr>
            <w:r>
              <w:rPr>
                <w:rFonts w:ascii="宋体" w:hAnsi="宋体" w:cs="宋体" w:hint="eastAsia"/>
                <w:color w:val="000000"/>
              </w:rPr>
              <w:t>▲</w:t>
            </w:r>
            <w:r>
              <w:rPr>
                <w:rFonts w:ascii="宋体" w:hAnsi="宋体" w:cs="宋体" w:hint="eastAsia"/>
                <w:b w:val="0"/>
                <w:bCs w:val="0"/>
              </w:rPr>
              <w:t>6.6、有害重金属物质：未检出≠0</w:t>
            </w:r>
            <w:r>
              <w:rPr>
                <w:rFonts w:cs="宋体" w:hint="eastAsia"/>
                <w:b w:val="0"/>
                <w:bCs w:val="0"/>
                <w:color w:val="000000"/>
              </w:rPr>
              <w:t>以下</w:t>
            </w:r>
            <w:r>
              <w:rPr>
                <w:rFonts w:ascii="宋体" w:hAnsi="宋体" w:cs="宋体" w:hint="eastAsia"/>
                <w:b w:val="0"/>
                <w:bCs w:val="0"/>
                <w:color w:val="000000"/>
              </w:rPr>
              <w:t>重金属</w:t>
            </w:r>
            <w:r>
              <w:rPr>
                <w:rFonts w:cs="宋体" w:hint="eastAsia"/>
                <w:b w:val="0"/>
                <w:bCs w:val="0"/>
                <w:color w:val="000000"/>
              </w:rPr>
              <w:t>（铅、</w:t>
            </w:r>
            <w:r>
              <w:rPr>
                <w:rFonts w:ascii="宋体" w:hAnsi="宋体" w:cs="宋体" w:hint="eastAsia"/>
                <w:b w:val="0"/>
                <w:bCs w:val="0"/>
                <w:color w:val="000000"/>
              </w:rPr>
              <w:t>镉、</w:t>
            </w:r>
            <w:r>
              <w:rPr>
                <w:rFonts w:cs="宋体" w:hint="eastAsia"/>
                <w:b w:val="0"/>
                <w:bCs w:val="0"/>
                <w:color w:val="000000"/>
              </w:rPr>
              <w:t>砷、</w:t>
            </w:r>
            <w:r>
              <w:rPr>
                <w:rFonts w:ascii="宋体" w:hAnsi="宋体" w:cs="宋体" w:hint="eastAsia"/>
                <w:b w:val="0"/>
                <w:bCs w:val="0"/>
                <w:color w:val="000000"/>
              </w:rPr>
              <w:t>铜、钴、镍、铬、锑</w:t>
            </w:r>
            <w:r>
              <w:rPr>
                <w:rFonts w:cs="宋体" w:hint="eastAsia"/>
                <w:b w:val="0"/>
                <w:bCs w:val="0"/>
                <w:color w:val="000000"/>
              </w:rPr>
              <w:t>、</w:t>
            </w:r>
            <w:r>
              <w:rPr>
                <w:rFonts w:ascii="宋体" w:hAnsi="宋体" w:cs="宋体" w:hint="eastAsia"/>
                <w:b w:val="0"/>
                <w:bCs w:val="0"/>
                <w:color w:val="000000"/>
              </w:rPr>
              <w:t>六价铬</w:t>
            </w:r>
            <w:r>
              <w:rPr>
                <w:rFonts w:cs="宋体" w:hint="eastAsia"/>
                <w:b w:val="0"/>
                <w:bCs w:val="0"/>
                <w:color w:val="000000"/>
              </w:rPr>
              <w:t>、汞），总铅，总镉。</w:t>
            </w:r>
          </w:p>
          <w:p>
            <w:pPr>
              <w:pStyle w:val="Quote"/>
            </w:pPr>
            <w:r>
              <w:rPr>
                <w:rFonts w:ascii="宋体" w:eastAsia="宋体" w:hAnsi="宋体" w:cs="宋体" w:hint="eastAsia"/>
                <w:b/>
                <w:bCs/>
                <w:i w:val="0"/>
                <w:iCs w:val="0"/>
                <w:color w:val="FF0000"/>
                <w:sz w:val="24"/>
                <w:szCs w:val="24"/>
              </w:rPr>
              <w:t>（提供2020年1月1日至本项目投标截止日前第三方检测机构出具的带有CMA或CNAS标识合格的检验检测报告，报告内容能体现满足上述参数要求）</w:t>
            </w:r>
          </w:p>
        </w:tc>
        <w:tc>
          <w:tcPr>
            <w:tcW w:w="717" w:type="pct"/>
          </w:tcPr>
          <w:p>
            <w:pPr>
              <w:pStyle w:val="Quote"/>
              <w:rPr>
                <w:rFonts w:ascii="宋体" w:eastAsia="宋体" w:hAnsi="宋体" w:cs="宋体" w:hint="eastAsia"/>
                <w:b/>
                <w:bCs/>
                <w:i w:val="0"/>
                <w:iCs w:val="0"/>
                <w:color w:val="FF0000"/>
                <w:sz w:val="24"/>
                <w:szCs w:val="24"/>
              </w:rPr>
            </w:pPr>
          </w:p>
        </w:tc>
        <w:tc>
          <w:tcPr>
            <w:tcW w:w="771" w:type="pct"/>
          </w:tcPr>
          <w:p>
            <w:pPr>
              <w:pStyle w:val="Quote"/>
              <w:rPr>
                <w:rFonts w:ascii="宋体" w:eastAsia="宋体" w:hAnsi="宋体" w:cs="宋体" w:hint="eastAsia"/>
                <w:b/>
                <w:bCs/>
                <w:i w:val="0"/>
                <w:iCs w:val="0"/>
                <w:color w:val="FF0000"/>
                <w:sz w:val="24"/>
                <w:szCs w:val="24"/>
              </w:rPr>
            </w:pPr>
          </w:p>
        </w:tc>
        <w:tc>
          <w:tcPr>
            <w:tcW w:w="661" w:type="pct"/>
          </w:tcPr>
          <w:p>
            <w:pPr>
              <w:pStyle w:val="Quote"/>
              <w:rPr>
                <w:rFonts w:ascii="宋体" w:eastAsia="宋体" w:hAnsi="宋体" w:cs="宋体" w:hint="eastAsia"/>
                <w:b/>
                <w:bCs/>
                <w:i w:val="0"/>
                <w:iCs w:val="0"/>
                <w:color w:val="FF0000"/>
                <w:sz w:val="24"/>
                <w:szCs w:val="24"/>
              </w:rPr>
            </w:pPr>
          </w:p>
        </w:tc>
      </w:tr>
      <w:tr>
        <w:tblPrEx>
          <w:tblW w:w="4997" w:type="pct"/>
          <w:tblInd w:w="0" w:type="dxa"/>
          <w:tblCellMar>
            <w:top w:w="0" w:type="dxa"/>
            <w:left w:w="108" w:type="dxa"/>
            <w:bottom w:w="0" w:type="dxa"/>
            <w:right w:w="108" w:type="dxa"/>
          </w:tblCellMar>
        </w:tblPrEx>
        <w:trPr>
          <w:trHeight w:val="398"/>
        </w:trPr>
        <w:tc>
          <w:tcPr>
            <w:tcW w:w="268" w:type="pct"/>
            <w:vAlign w:val="center"/>
          </w:tcPr>
          <w:p>
            <w:pPr>
              <w:jc w:val="left"/>
              <w:rPr>
                <w:rFonts w:ascii="宋体" w:hAnsi="宋体" w:cs="宋体"/>
                <w:color w:val="000000"/>
                <w:sz w:val="24"/>
              </w:rPr>
            </w:pPr>
            <w:r>
              <w:rPr>
                <w:rFonts w:ascii="宋体" w:hAnsi="宋体" w:cs="宋体" w:hint="eastAsia"/>
                <w:color w:val="000000"/>
                <w:sz w:val="24"/>
              </w:rPr>
              <w:t>62</w:t>
            </w:r>
          </w:p>
        </w:tc>
        <w:tc>
          <w:tcPr>
            <w:tcW w:w="278" w:type="pct"/>
            <w:vMerge/>
            <w:vAlign w:val="center"/>
          </w:tcPr>
          <w:p>
            <w:pPr>
              <w:jc w:val="left"/>
              <w:textAlignment w:val="center"/>
              <w:rPr>
                <w:rFonts w:ascii="宋体" w:hAnsi="宋体" w:cs="宋体"/>
                <w:color w:val="000000"/>
                <w:sz w:val="24"/>
              </w:rPr>
            </w:pPr>
          </w:p>
        </w:tc>
        <w:tc>
          <w:tcPr>
            <w:tcW w:w="2304" w:type="pct"/>
          </w:tcPr>
          <w:p>
            <w:pPr>
              <w:pStyle w:val="BodyText"/>
              <w:spacing w:line="240" w:lineRule="auto"/>
              <w:rPr>
                <w:rFonts w:cs="宋体" w:hint="eastAsia"/>
                <w:b w:val="0"/>
                <w:bCs w:val="0"/>
              </w:rPr>
            </w:pPr>
            <w:r>
              <w:rPr>
                <w:rFonts w:ascii="宋体" w:hAnsi="宋体" w:cs="宋体" w:hint="eastAsia"/>
                <w:b w:val="0"/>
                <w:bCs w:val="0"/>
                <w:color w:val="000000"/>
              </w:rPr>
              <w:t>▲</w:t>
            </w:r>
            <w:r>
              <w:rPr>
                <w:rFonts w:ascii="宋体" w:hAnsi="宋体" w:cs="宋体" w:hint="eastAsia"/>
                <w:b w:val="0"/>
                <w:bCs w:val="0"/>
              </w:rPr>
              <w:t>6.7、安全防护性能1：样品</w:t>
            </w:r>
            <w:r>
              <w:rPr>
                <w:rFonts w:cs="宋体" w:hint="eastAsia"/>
                <w:b w:val="0"/>
                <w:bCs w:val="0"/>
              </w:rPr>
              <w:t>水洗</w:t>
            </w:r>
            <w:r>
              <w:rPr>
                <w:rFonts w:ascii="宋体" w:hAnsi="宋体" w:cs="宋体" w:hint="eastAsia"/>
                <w:b w:val="0"/>
                <w:bCs w:val="0"/>
              </w:rPr>
              <w:t>≥80次，</w:t>
            </w:r>
            <w:r>
              <w:rPr>
                <w:rFonts w:hint="eastAsia"/>
                <w:b w:val="0"/>
                <w:bCs w:val="0"/>
              </w:rPr>
              <w:t>2h(小时)试验经检测</w:t>
            </w:r>
            <w:r>
              <w:rPr>
                <w:rFonts w:ascii="宋体" w:hAnsi="宋体" w:cs="宋体" w:hint="eastAsia"/>
                <w:b w:val="0"/>
                <w:bCs w:val="0"/>
              </w:rPr>
              <w:t>抗</w:t>
            </w:r>
            <w:r>
              <w:rPr>
                <w:rFonts w:cs="宋体" w:hint="eastAsia"/>
                <w:b w:val="0"/>
                <w:bCs w:val="0"/>
              </w:rPr>
              <w:t>HCoV-0C43病毒</w:t>
            </w:r>
            <w:r>
              <w:rPr>
                <w:rFonts w:ascii="宋体" w:hAnsi="宋体" w:cs="宋体" w:hint="eastAsia"/>
                <w:b w:val="0"/>
                <w:bCs w:val="0"/>
              </w:rPr>
              <w:t>活性率≥9</w:t>
            </w:r>
            <w:r>
              <w:rPr>
                <w:rFonts w:cs="宋体" w:hint="eastAsia"/>
                <w:b w:val="0"/>
                <w:bCs w:val="0"/>
              </w:rPr>
              <w:t>0%。</w:t>
            </w:r>
          </w:p>
          <w:p>
            <w:pPr>
              <w:pStyle w:val="Quote"/>
            </w:pPr>
            <w:r>
              <w:rPr>
                <w:rFonts w:ascii="宋体" w:eastAsia="宋体" w:hAnsi="宋体" w:cs="宋体" w:hint="eastAsia"/>
                <w:b/>
                <w:bCs/>
                <w:i w:val="0"/>
                <w:iCs w:val="0"/>
                <w:color w:val="FF0000"/>
                <w:sz w:val="24"/>
                <w:szCs w:val="24"/>
              </w:rPr>
              <w:t>（提供2020年1月1日至本项目投标截止日前第三方检测机构出具的带有CMA或CNAS标识合格的检验检测报告，报告内容能体现满足上述参数要求）</w:t>
            </w:r>
          </w:p>
        </w:tc>
        <w:tc>
          <w:tcPr>
            <w:tcW w:w="717" w:type="pct"/>
          </w:tcPr>
          <w:p>
            <w:pPr>
              <w:pStyle w:val="Quote"/>
              <w:rPr>
                <w:rFonts w:ascii="宋体" w:eastAsia="宋体" w:hAnsi="宋体" w:cs="宋体" w:hint="eastAsia"/>
                <w:b/>
                <w:bCs/>
                <w:i w:val="0"/>
                <w:iCs w:val="0"/>
                <w:color w:val="FF0000"/>
                <w:sz w:val="24"/>
                <w:szCs w:val="24"/>
              </w:rPr>
            </w:pPr>
          </w:p>
        </w:tc>
        <w:tc>
          <w:tcPr>
            <w:tcW w:w="771" w:type="pct"/>
          </w:tcPr>
          <w:p>
            <w:pPr>
              <w:pStyle w:val="Quote"/>
              <w:rPr>
                <w:rFonts w:ascii="宋体" w:eastAsia="宋体" w:hAnsi="宋体" w:cs="宋体" w:hint="eastAsia"/>
                <w:b/>
                <w:bCs/>
                <w:i w:val="0"/>
                <w:iCs w:val="0"/>
                <w:color w:val="FF0000"/>
                <w:sz w:val="24"/>
                <w:szCs w:val="24"/>
              </w:rPr>
            </w:pPr>
          </w:p>
        </w:tc>
        <w:tc>
          <w:tcPr>
            <w:tcW w:w="661" w:type="pct"/>
          </w:tcPr>
          <w:p>
            <w:pPr>
              <w:pStyle w:val="Quote"/>
              <w:rPr>
                <w:rFonts w:ascii="宋体" w:eastAsia="宋体" w:hAnsi="宋体" w:cs="宋体" w:hint="eastAsia"/>
                <w:b/>
                <w:bCs/>
                <w:i w:val="0"/>
                <w:iCs w:val="0"/>
                <w:color w:val="FF0000"/>
                <w:sz w:val="24"/>
                <w:szCs w:val="24"/>
              </w:rPr>
            </w:pPr>
          </w:p>
        </w:tc>
      </w:tr>
      <w:tr>
        <w:tblPrEx>
          <w:tblW w:w="4997" w:type="pct"/>
          <w:tblInd w:w="0" w:type="dxa"/>
          <w:tblCellMar>
            <w:top w:w="0" w:type="dxa"/>
            <w:left w:w="108" w:type="dxa"/>
            <w:bottom w:w="0" w:type="dxa"/>
            <w:right w:w="108" w:type="dxa"/>
          </w:tblCellMar>
        </w:tblPrEx>
        <w:trPr>
          <w:trHeight w:val="398"/>
        </w:trPr>
        <w:tc>
          <w:tcPr>
            <w:tcW w:w="268" w:type="pct"/>
            <w:vAlign w:val="center"/>
          </w:tcPr>
          <w:p>
            <w:pPr>
              <w:jc w:val="left"/>
              <w:rPr>
                <w:rFonts w:ascii="宋体" w:hAnsi="宋体" w:cs="宋体"/>
                <w:color w:val="000000"/>
                <w:sz w:val="24"/>
              </w:rPr>
            </w:pPr>
            <w:r>
              <w:rPr>
                <w:rFonts w:ascii="宋体" w:hAnsi="宋体" w:cs="宋体" w:hint="eastAsia"/>
                <w:color w:val="000000"/>
                <w:sz w:val="24"/>
              </w:rPr>
              <w:t>63</w:t>
            </w:r>
          </w:p>
        </w:tc>
        <w:tc>
          <w:tcPr>
            <w:tcW w:w="278" w:type="pct"/>
            <w:vMerge/>
            <w:vAlign w:val="center"/>
          </w:tcPr>
          <w:p>
            <w:pPr>
              <w:jc w:val="left"/>
              <w:textAlignment w:val="center"/>
              <w:rPr>
                <w:rFonts w:ascii="宋体" w:hAnsi="宋体" w:cs="宋体"/>
                <w:color w:val="000000"/>
                <w:sz w:val="24"/>
              </w:rPr>
            </w:pPr>
          </w:p>
        </w:tc>
        <w:tc>
          <w:tcPr>
            <w:tcW w:w="2304" w:type="pct"/>
          </w:tcPr>
          <w:p>
            <w:pPr>
              <w:pStyle w:val="BodyText"/>
              <w:spacing w:line="240" w:lineRule="auto"/>
              <w:rPr>
                <w:rFonts w:cs="宋体" w:hint="eastAsia"/>
                <w:b w:val="0"/>
                <w:bCs w:val="0"/>
              </w:rPr>
            </w:pPr>
            <w:r>
              <w:rPr>
                <w:rFonts w:ascii="宋体" w:hAnsi="宋体" w:cs="宋体" w:hint="eastAsia"/>
                <w:b w:val="0"/>
                <w:bCs w:val="0"/>
                <w:color w:val="000000"/>
              </w:rPr>
              <w:t>▲</w:t>
            </w:r>
            <w:r>
              <w:rPr>
                <w:rFonts w:ascii="宋体" w:hAnsi="宋体" w:cs="宋体" w:hint="eastAsia"/>
                <w:b w:val="0"/>
                <w:bCs w:val="0"/>
              </w:rPr>
              <w:t>6.8、安全防护性能2：样品</w:t>
            </w:r>
            <w:r>
              <w:rPr>
                <w:rFonts w:cs="宋体" w:hint="eastAsia"/>
                <w:b w:val="0"/>
                <w:bCs w:val="0"/>
              </w:rPr>
              <w:t>水洗</w:t>
            </w:r>
            <w:r>
              <w:rPr>
                <w:rFonts w:ascii="宋体" w:hAnsi="宋体" w:cs="宋体" w:hint="eastAsia"/>
                <w:b w:val="0"/>
                <w:bCs w:val="0"/>
              </w:rPr>
              <w:t>≥80次，</w:t>
            </w:r>
            <w:r>
              <w:rPr>
                <w:rFonts w:hint="eastAsia"/>
                <w:b w:val="0"/>
                <w:bCs w:val="0"/>
              </w:rPr>
              <w:t>2h(小时)试验经检测</w:t>
            </w:r>
            <w:r>
              <w:rPr>
                <w:rFonts w:ascii="宋体" w:hAnsi="宋体" w:cs="宋体" w:hint="eastAsia"/>
                <w:b w:val="0"/>
                <w:bCs w:val="0"/>
              </w:rPr>
              <w:t>抗H3N2病毒活性率≥9</w:t>
            </w:r>
            <w:r>
              <w:rPr>
                <w:rFonts w:cs="宋体" w:hint="eastAsia"/>
                <w:b w:val="0"/>
                <w:bCs w:val="0"/>
              </w:rPr>
              <w:t>0%。</w:t>
            </w:r>
          </w:p>
          <w:p>
            <w:pPr>
              <w:pStyle w:val="Quote"/>
            </w:pPr>
            <w:r>
              <w:rPr>
                <w:rFonts w:ascii="宋体" w:eastAsia="宋体" w:hAnsi="宋体" w:cs="宋体" w:hint="eastAsia"/>
                <w:b/>
                <w:bCs/>
                <w:i w:val="0"/>
                <w:iCs w:val="0"/>
                <w:color w:val="FF0000"/>
                <w:sz w:val="24"/>
                <w:szCs w:val="24"/>
              </w:rPr>
              <w:t>（提供2020年1月1日至本项目投标截止日前第三方检测机构出具的带有CMA或CNAS标识合格的检验检测报告，报告内容能体现满足上述参数要求）</w:t>
            </w:r>
          </w:p>
        </w:tc>
        <w:tc>
          <w:tcPr>
            <w:tcW w:w="717" w:type="pct"/>
          </w:tcPr>
          <w:p>
            <w:pPr>
              <w:pStyle w:val="Quote"/>
              <w:rPr>
                <w:rFonts w:ascii="宋体" w:eastAsia="宋体" w:hAnsi="宋体" w:cs="宋体" w:hint="eastAsia"/>
                <w:b/>
                <w:bCs/>
                <w:i w:val="0"/>
                <w:iCs w:val="0"/>
                <w:color w:val="FF0000"/>
                <w:sz w:val="24"/>
                <w:szCs w:val="24"/>
              </w:rPr>
            </w:pPr>
          </w:p>
        </w:tc>
        <w:tc>
          <w:tcPr>
            <w:tcW w:w="771" w:type="pct"/>
          </w:tcPr>
          <w:p>
            <w:pPr>
              <w:pStyle w:val="Quote"/>
              <w:rPr>
                <w:rFonts w:ascii="宋体" w:eastAsia="宋体" w:hAnsi="宋体" w:cs="宋体" w:hint="eastAsia"/>
                <w:b/>
                <w:bCs/>
                <w:i w:val="0"/>
                <w:iCs w:val="0"/>
                <w:color w:val="FF0000"/>
                <w:sz w:val="24"/>
                <w:szCs w:val="24"/>
              </w:rPr>
            </w:pPr>
          </w:p>
        </w:tc>
        <w:tc>
          <w:tcPr>
            <w:tcW w:w="661" w:type="pct"/>
          </w:tcPr>
          <w:p>
            <w:pPr>
              <w:pStyle w:val="Quote"/>
              <w:rPr>
                <w:rFonts w:ascii="宋体" w:eastAsia="宋体" w:hAnsi="宋体" w:cs="宋体" w:hint="eastAsia"/>
                <w:b/>
                <w:bCs/>
                <w:i w:val="0"/>
                <w:iCs w:val="0"/>
                <w:color w:val="FF0000"/>
                <w:sz w:val="24"/>
                <w:szCs w:val="24"/>
              </w:rPr>
            </w:pPr>
          </w:p>
        </w:tc>
      </w:tr>
      <w:tr>
        <w:tblPrEx>
          <w:tblW w:w="4997" w:type="pct"/>
          <w:tblInd w:w="0" w:type="dxa"/>
          <w:tblCellMar>
            <w:top w:w="0" w:type="dxa"/>
            <w:left w:w="108" w:type="dxa"/>
            <w:bottom w:w="0" w:type="dxa"/>
            <w:right w:w="108" w:type="dxa"/>
          </w:tblCellMar>
        </w:tblPrEx>
        <w:trPr>
          <w:trHeight w:val="398"/>
        </w:trPr>
        <w:tc>
          <w:tcPr>
            <w:tcW w:w="268" w:type="pct"/>
            <w:vAlign w:val="center"/>
          </w:tcPr>
          <w:p>
            <w:pPr>
              <w:jc w:val="left"/>
              <w:rPr>
                <w:rFonts w:ascii="宋体" w:hAnsi="宋体" w:cs="宋体"/>
                <w:color w:val="000000"/>
                <w:sz w:val="24"/>
              </w:rPr>
            </w:pPr>
            <w:r>
              <w:rPr>
                <w:rFonts w:ascii="宋体" w:hAnsi="宋体" w:cs="宋体" w:hint="eastAsia"/>
                <w:color w:val="000000"/>
                <w:sz w:val="24"/>
              </w:rPr>
              <w:t>64</w:t>
            </w:r>
          </w:p>
        </w:tc>
        <w:tc>
          <w:tcPr>
            <w:tcW w:w="278" w:type="pct"/>
            <w:vMerge/>
            <w:vAlign w:val="center"/>
          </w:tcPr>
          <w:p>
            <w:pPr>
              <w:jc w:val="left"/>
              <w:textAlignment w:val="center"/>
              <w:rPr>
                <w:rFonts w:ascii="宋体" w:hAnsi="宋体" w:cs="宋体"/>
                <w:color w:val="000000"/>
                <w:sz w:val="24"/>
              </w:rPr>
            </w:pPr>
          </w:p>
        </w:tc>
        <w:tc>
          <w:tcPr>
            <w:tcW w:w="2304" w:type="pct"/>
          </w:tcPr>
          <w:p>
            <w:pPr>
              <w:widowControl/>
              <w:jc w:val="left"/>
              <w:rPr>
                <w:rFonts w:ascii="宋体" w:hAnsi="宋体" w:cs="宋体"/>
                <w:sz w:val="24"/>
              </w:rPr>
            </w:pPr>
            <w:r>
              <w:rPr>
                <w:rFonts w:ascii="宋体" w:hAnsi="宋体" w:cs="宋体" w:hint="eastAsia"/>
                <w:snapToGrid w:val="0"/>
                <w:kern w:val="0"/>
                <w:sz w:val="24"/>
              </w:rPr>
              <w:t>6.9、卷管:铝合金材质，外径≥38mm，壁厚≥1.0mm；底槽：铝合金材质，壁厚≥1.0mm，方形型底槽≥18mm*35mm， 底部带有防撞静音条，保证帘布平整挺括。</w:t>
            </w:r>
          </w:p>
        </w:tc>
        <w:tc>
          <w:tcPr>
            <w:tcW w:w="717" w:type="pct"/>
          </w:tcPr>
          <w:p>
            <w:pPr>
              <w:widowControl/>
              <w:jc w:val="left"/>
              <w:rPr>
                <w:rFonts w:ascii="宋体" w:hAnsi="宋体" w:cs="宋体" w:hint="eastAsia"/>
                <w:snapToGrid w:val="0"/>
                <w:kern w:val="0"/>
                <w:sz w:val="24"/>
              </w:rPr>
            </w:pPr>
          </w:p>
        </w:tc>
        <w:tc>
          <w:tcPr>
            <w:tcW w:w="771" w:type="pct"/>
          </w:tcPr>
          <w:p>
            <w:pPr>
              <w:widowControl/>
              <w:jc w:val="left"/>
              <w:rPr>
                <w:rFonts w:ascii="宋体" w:hAnsi="宋体" w:cs="宋体" w:hint="eastAsia"/>
                <w:snapToGrid w:val="0"/>
                <w:kern w:val="0"/>
                <w:sz w:val="24"/>
              </w:rPr>
            </w:pPr>
          </w:p>
        </w:tc>
        <w:tc>
          <w:tcPr>
            <w:tcW w:w="661" w:type="pct"/>
          </w:tcPr>
          <w:p>
            <w:pPr>
              <w:widowControl/>
              <w:jc w:val="left"/>
              <w:rPr>
                <w:rFonts w:ascii="宋体" w:hAnsi="宋体" w:cs="宋体" w:hint="eastAsia"/>
                <w:snapToGrid w:val="0"/>
                <w:kern w:val="0"/>
                <w:sz w:val="24"/>
              </w:rPr>
            </w:pPr>
          </w:p>
        </w:tc>
      </w:tr>
      <w:tr>
        <w:tblPrEx>
          <w:tblW w:w="4997" w:type="pct"/>
          <w:tblInd w:w="0" w:type="dxa"/>
          <w:tblCellMar>
            <w:top w:w="0" w:type="dxa"/>
            <w:left w:w="108" w:type="dxa"/>
            <w:bottom w:w="0" w:type="dxa"/>
            <w:right w:w="108" w:type="dxa"/>
          </w:tblCellMar>
        </w:tblPrEx>
        <w:trPr>
          <w:trHeight w:val="322"/>
        </w:trPr>
        <w:tc>
          <w:tcPr>
            <w:tcW w:w="268" w:type="pct"/>
            <w:vAlign w:val="center"/>
          </w:tcPr>
          <w:p>
            <w:pPr>
              <w:jc w:val="left"/>
              <w:rPr>
                <w:rFonts w:ascii="宋体" w:hAnsi="宋体" w:cs="宋体"/>
                <w:color w:val="000000"/>
                <w:sz w:val="24"/>
              </w:rPr>
            </w:pPr>
            <w:r>
              <w:rPr>
                <w:rFonts w:ascii="宋体" w:hAnsi="宋体" w:cs="宋体" w:hint="eastAsia"/>
                <w:color w:val="000000"/>
                <w:sz w:val="24"/>
              </w:rPr>
              <w:t>65</w:t>
            </w:r>
          </w:p>
        </w:tc>
        <w:tc>
          <w:tcPr>
            <w:tcW w:w="278" w:type="pct"/>
            <w:vMerge/>
            <w:vAlign w:val="center"/>
          </w:tcPr>
          <w:p>
            <w:pPr>
              <w:jc w:val="left"/>
              <w:textAlignment w:val="center"/>
              <w:rPr>
                <w:rFonts w:ascii="宋体" w:hAnsi="宋体" w:cs="宋体"/>
                <w:color w:val="000000"/>
                <w:sz w:val="24"/>
              </w:rPr>
            </w:pPr>
          </w:p>
        </w:tc>
        <w:tc>
          <w:tcPr>
            <w:tcW w:w="2304" w:type="pct"/>
          </w:tcPr>
          <w:p>
            <w:pPr>
              <w:widowControl/>
              <w:jc w:val="left"/>
              <w:rPr>
                <w:rFonts w:ascii="宋体" w:hAnsi="宋体" w:cs="宋体"/>
                <w:sz w:val="24"/>
              </w:rPr>
            </w:pPr>
            <w:r>
              <w:rPr>
                <w:rFonts w:ascii="宋体" w:hAnsi="宋体" w:cs="宋体" w:hint="eastAsia"/>
                <w:snapToGrid w:val="0"/>
                <w:kern w:val="0"/>
                <w:sz w:val="24"/>
              </w:rPr>
              <w:t>6.10、帘布与顶底槽的连接方式：帘布的顶、底部要求采用透明 PVC 胶条连接（不接受普通包装带装订）。</w:t>
            </w:r>
          </w:p>
        </w:tc>
        <w:tc>
          <w:tcPr>
            <w:tcW w:w="717" w:type="pct"/>
          </w:tcPr>
          <w:p>
            <w:pPr>
              <w:widowControl/>
              <w:jc w:val="left"/>
              <w:rPr>
                <w:rFonts w:ascii="宋体" w:hAnsi="宋体" w:cs="宋体" w:hint="eastAsia"/>
                <w:snapToGrid w:val="0"/>
                <w:kern w:val="0"/>
                <w:sz w:val="24"/>
              </w:rPr>
            </w:pPr>
          </w:p>
        </w:tc>
        <w:tc>
          <w:tcPr>
            <w:tcW w:w="771" w:type="pct"/>
          </w:tcPr>
          <w:p>
            <w:pPr>
              <w:widowControl/>
              <w:jc w:val="left"/>
              <w:rPr>
                <w:rFonts w:ascii="宋体" w:hAnsi="宋体" w:cs="宋体" w:hint="eastAsia"/>
                <w:snapToGrid w:val="0"/>
                <w:kern w:val="0"/>
                <w:sz w:val="24"/>
              </w:rPr>
            </w:pPr>
          </w:p>
        </w:tc>
        <w:tc>
          <w:tcPr>
            <w:tcW w:w="661" w:type="pct"/>
          </w:tcPr>
          <w:p>
            <w:pPr>
              <w:widowControl/>
              <w:jc w:val="left"/>
              <w:rPr>
                <w:rFonts w:ascii="宋体" w:hAnsi="宋体" w:cs="宋体" w:hint="eastAsia"/>
                <w:snapToGrid w:val="0"/>
                <w:kern w:val="0"/>
                <w:sz w:val="24"/>
              </w:rPr>
            </w:pPr>
          </w:p>
        </w:tc>
      </w:tr>
      <w:tr>
        <w:tblPrEx>
          <w:tblW w:w="4997" w:type="pct"/>
          <w:tblInd w:w="0" w:type="dxa"/>
          <w:tblCellMar>
            <w:top w:w="0" w:type="dxa"/>
            <w:left w:w="108" w:type="dxa"/>
            <w:bottom w:w="0" w:type="dxa"/>
            <w:right w:w="108" w:type="dxa"/>
          </w:tblCellMar>
        </w:tblPrEx>
        <w:trPr>
          <w:trHeight w:val="398"/>
        </w:trPr>
        <w:tc>
          <w:tcPr>
            <w:tcW w:w="268" w:type="pct"/>
            <w:vAlign w:val="center"/>
          </w:tcPr>
          <w:p>
            <w:pPr>
              <w:jc w:val="left"/>
              <w:rPr>
                <w:rFonts w:ascii="宋体" w:hAnsi="宋体" w:cs="宋体"/>
                <w:color w:val="000000"/>
                <w:sz w:val="24"/>
              </w:rPr>
            </w:pPr>
            <w:r>
              <w:rPr>
                <w:rFonts w:ascii="宋体" w:hAnsi="宋体" w:cs="宋体" w:hint="eastAsia"/>
                <w:color w:val="000000"/>
                <w:sz w:val="24"/>
              </w:rPr>
              <w:t>66</w:t>
            </w:r>
          </w:p>
        </w:tc>
        <w:tc>
          <w:tcPr>
            <w:tcW w:w="278" w:type="pct"/>
            <w:vMerge w:val="restart"/>
            <w:vAlign w:val="center"/>
          </w:tcPr>
          <w:p>
            <w:pPr>
              <w:jc w:val="left"/>
              <w:textAlignment w:val="center"/>
              <w:rPr>
                <w:rFonts w:ascii="宋体" w:hAnsi="宋体" w:cs="宋体"/>
                <w:color w:val="000000"/>
                <w:sz w:val="24"/>
              </w:rPr>
            </w:pPr>
            <w:r>
              <w:rPr>
                <w:rFonts w:ascii="宋体" w:hAnsi="宋体" w:cs="宋体"/>
                <w:color w:val="000000"/>
                <w:sz w:val="24"/>
              </w:rPr>
              <w:t>医用永久性阻燃抑菌抗病毒隔帘</w:t>
            </w:r>
          </w:p>
        </w:tc>
        <w:tc>
          <w:tcPr>
            <w:tcW w:w="2304" w:type="pct"/>
          </w:tcPr>
          <w:p>
            <w:pPr>
              <w:pStyle w:val="BodyText"/>
              <w:spacing w:line="240" w:lineRule="auto"/>
              <w:rPr>
                <w:rFonts w:ascii="宋体" w:hAnsi="宋体" w:cs="宋体"/>
                <w:b w:val="0"/>
                <w:bCs w:val="0"/>
              </w:rPr>
            </w:pPr>
            <w:r>
              <w:rPr>
                <w:rFonts w:ascii="宋体" w:hAnsi="宋体" w:cs="宋体" w:hint="eastAsia"/>
                <w:b w:val="0"/>
                <w:bCs w:val="0"/>
                <w:snapToGrid w:val="0"/>
                <w:kern w:val="0"/>
              </w:rPr>
              <w:t>7.1、成份：100%聚酯纤维。</w:t>
            </w:r>
          </w:p>
        </w:tc>
        <w:tc>
          <w:tcPr>
            <w:tcW w:w="717" w:type="pct"/>
          </w:tcPr>
          <w:p>
            <w:pPr>
              <w:pStyle w:val="BodyText"/>
              <w:spacing w:line="240" w:lineRule="auto"/>
              <w:rPr>
                <w:rFonts w:ascii="宋体" w:hAnsi="宋体" w:cs="宋体" w:hint="eastAsia"/>
                <w:b w:val="0"/>
                <w:bCs w:val="0"/>
                <w:snapToGrid w:val="0"/>
                <w:kern w:val="0"/>
              </w:rPr>
            </w:pPr>
          </w:p>
        </w:tc>
        <w:tc>
          <w:tcPr>
            <w:tcW w:w="771" w:type="pct"/>
          </w:tcPr>
          <w:p>
            <w:pPr>
              <w:pStyle w:val="BodyText"/>
              <w:spacing w:line="240" w:lineRule="auto"/>
              <w:rPr>
                <w:rFonts w:ascii="宋体" w:hAnsi="宋体" w:cs="宋体" w:hint="eastAsia"/>
                <w:b w:val="0"/>
                <w:bCs w:val="0"/>
                <w:snapToGrid w:val="0"/>
                <w:kern w:val="0"/>
              </w:rPr>
            </w:pPr>
          </w:p>
        </w:tc>
        <w:tc>
          <w:tcPr>
            <w:tcW w:w="661" w:type="pct"/>
          </w:tcPr>
          <w:p>
            <w:pPr>
              <w:pStyle w:val="BodyText"/>
              <w:spacing w:line="240" w:lineRule="auto"/>
              <w:rPr>
                <w:rFonts w:ascii="宋体" w:hAnsi="宋体" w:cs="宋体" w:hint="eastAsia"/>
                <w:b w:val="0"/>
                <w:bCs w:val="0"/>
                <w:snapToGrid w:val="0"/>
                <w:kern w:val="0"/>
              </w:rPr>
            </w:pPr>
          </w:p>
        </w:tc>
      </w:tr>
      <w:tr>
        <w:tblPrEx>
          <w:tblW w:w="4997" w:type="pct"/>
          <w:tblInd w:w="0" w:type="dxa"/>
          <w:tblCellMar>
            <w:top w:w="0" w:type="dxa"/>
            <w:left w:w="108" w:type="dxa"/>
            <w:bottom w:w="0" w:type="dxa"/>
            <w:right w:w="108" w:type="dxa"/>
          </w:tblCellMar>
        </w:tblPrEx>
        <w:trPr>
          <w:trHeight w:val="398"/>
        </w:trPr>
        <w:tc>
          <w:tcPr>
            <w:tcW w:w="268" w:type="pct"/>
            <w:vAlign w:val="center"/>
          </w:tcPr>
          <w:p>
            <w:pPr>
              <w:jc w:val="left"/>
              <w:rPr>
                <w:rFonts w:ascii="宋体" w:hAnsi="宋体" w:cs="宋体"/>
                <w:color w:val="000000"/>
                <w:sz w:val="24"/>
              </w:rPr>
            </w:pPr>
            <w:r>
              <w:rPr>
                <w:rFonts w:ascii="宋体" w:hAnsi="宋体" w:cs="宋体" w:hint="eastAsia"/>
                <w:color w:val="000000"/>
                <w:sz w:val="24"/>
              </w:rPr>
              <w:t>67</w:t>
            </w:r>
          </w:p>
        </w:tc>
        <w:tc>
          <w:tcPr>
            <w:tcW w:w="278" w:type="pct"/>
            <w:vMerge/>
            <w:vAlign w:val="center"/>
          </w:tcPr>
          <w:p>
            <w:pPr>
              <w:jc w:val="left"/>
              <w:textAlignment w:val="center"/>
              <w:rPr>
                <w:rFonts w:ascii="宋体" w:hAnsi="宋体" w:cs="宋体"/>
                <w:color w:val="000000"/>
                <w:sz w:val="24"/>
              </w:rPr>
            </w:pPr>
          </w:p>
        </w:tc>
        <w:tc>
          <w:tcPr>
            <w:tcW w:w="2304" w:type="pct"/>
          </w:tcPr>
          <w:p>
            <w:pPr>
              <w:pStyle w:val="BodyText"/>
              <w:spacing w:line="240" w:lineRule="auto"/>
              <w:rPr>
                <w:rFonts w:ascii="宋体" w:hAnsi="宋体" w:cs="宋体"/>
                <w:b w:val="0"/>
                <w:bCs w:val="0"/>
              </w:rPr>
            </w:pPr>
            <w:r>
              <w:rPr>
                <w:rFonts w:ascii="宋体" w:hAnsi="宋体" w:cs="宋体" w:hint="eastAsia"/>
                <w:b w:val="0"/>
                <w:bCs w:val="0"/>
              </w:rPr>
              <w:t>7.2、阻燃性能：</w:t>
            </w:r>
            <w:r>
              <w:rPr>
                <w:rFonts w:ascii="宋体" w:hAnsi="宋体" w:cs="宋体" w:hint="eastAsia"/>
                <w:b w:val="0"/>
                <w:bCs w:val="0"/>
                <w:color w:val="000000"/>
              </w:rPr>
              <w:t>耐水洗50次或以上后检测：氧指数≥32、损毁长度≤150mm、续燃时间≤5S、阴燃时间≤5S、燃烧滴落物未引起脱脂棉燃烧或阴燃、烟密度≤15、产烟毒性等级不低于ZA</w:t>
            </w:r>
            <w:r>
              <w:rPr>
                <w:rFonts w:ascii="宋体" w:hAnsi="宋体" w:cs="宋体" w:hint="eastAsia"/>
                <w:b w:val="0"/>
                <w:bCs w:val="0"/>
                <w:color w:val="000000"/>
                <w:vertAlign w:val="subscript"/>
              </w:rPr>
              <w:t xml:space="preserve">2 </w:t>
            </w:r>
            <w:r>
              <w:rPr>
                <w:rFonts w:ascii="宋体" w:hAnsi="宋体" w:cs="宋体" w:hint="eastAsia"/>
                <w:b w:val="0"/>
                <w:bCs w:val="0"/>
                <w:color w:val="000000"/>
              </w:rPr>
              <w:t>级。</w:t>
            </w:r>
          </w:p>
        </w:tc>
        <w:tc>
          <w:tcPr>
            <w:tcW w:w="717" w:type="pct"/>
          </w:tcPr>
          <w:p>
            <w:pPr>
              <w:pStyle w:val="BodyText"/>
              <w:spacing w:line="240" w:lineRule="auto"/>
              <w:rPr>
                <w:rFonts w:ascii="宋体" w:hAnsi="宋体" w:cs="宋体" w:hint="eastAsia"/>
                <w:b w:val="0"/>
                <w:bCs w:val="0"/>
              </w:rPr>
            </w:pPr>
          </w:p>
        </w:tc>
        <w:tc>
          <w:tcPr>
            <w:tcW w:w="771" w:type="pct"/>
          </w:tcPr>
          <w:p>
            <w:pPr>
              <w:pStyle w:val="BodyText"/>
              <w:spacing w:line="240" w:lineRule="auto"/>
              <w:rPr>
                <w:rFonts w:ascii="宋体" w:hAnsi="宋体" w:cs="宋体" w:hint="eastAsia"/>
                <w:b w:val="0"/>
                <w:bCs w:val="0"/>
              </w:rPr>
            </w:pPr>
          </w:p>
        </w:tc>
        <w:tc>
          <w:tcPr>
            <w:tcW w:w="661" w:type="pct"/>
          </w:tcPr>
          <w:p>
            <w:pPr>
              <w:pStyle w:val="BodyText"/>
              <w:spacing w:line="240" w:lineRule="auto"/>
              <w:rPr>
                <w:rFonts w:ascii="宋体" w:hAnsi="宋体" w:cs="宋体" w:hint="eastAsia"/>
                <w:b w:val="0"/>
                <w:bCs w:val="0"/>
              </w:rPr>
            </w:pPr>
          </w:p>
        </w:tc>
      </w:tr>
      <w:tr>
        <w:tblPrEx>
          <w:tblW w:w="4997" w:type="pct"/>
          <w:tblInd w:w="0" w:type="dxa"/>
          <w:tblCellMar>
            <w:top w:w="0" w:type="dxa"/>
            <w:left w:w="108" w:type="dxa"/>
            <w:bottom w:w="0" w:type="dxa"/>
            <w:right w:w="108" w:type="dxa"/>
          </w:tblCellMar>
        </w:tblPrEx>
        <w:trPr>
          <w:trHeight w:val="398"/>
        </w:trPr>
        <w:tc>
          <w:tcPr>
            <w:tcW w:w="268" w:type="pct"/>
            <w:vAlign w:val="center"/>
          </w:tcPr>
          <w:p>
            <w:pPr>
              <w:jc w:val="left"/>
              <w:rPr>
                <w:rFonts w:ascii="宋体" w:hAnsi="宋体" w:cs="宋体"/>
                <w:color w:val="000000"/>
                <w:sz w:val="24"/>
              </w:rPr>
            </w:pPr>
            <w:r>
              <w:rPr>
                <w:rFonts w:ascii="宋体" w:hAnsi="宋体" w:cs="宋体" w:hint="eastAsia"/>
                <w:color w:val="000000"/>
                <w:sz w:val="24"/>
              </w:rPr>
              <w:t>68</w:t>
            </w:r>
          </w:p>
        </w:tc>
        <w:tc>
          <w:tcPr>
            <w:tcW w:w="278" w:type="pct"/>
            <w:vMerge/>
            <w:vAlign w:val="center"/>
          </w:tcPr>
          <w:p>
            <w:pPr>
              <w:jc w:val="left"/>
              <w:textAlignment w:val="center"/>
              <w:rPr>
                <w:rFonts w:ascii="宋体" w:hAnsi="宋体" w:cs="宋体"/>
                <w:color w:val="000000"/>
                <w:sz w:val="24"/>
              </w:rPr>
            </w:pPr>
          </w:p>
        </w:tc>
        <w:tc>
          <w:tcPr>
            <w:tcW w:w="2304" w:type="pct"/>
          </w:tcPr>
          <w:p>
            <w:pPr>
              <w:pStyle w:val="BodyText"/>
              <w:spacing w:line="240" w:lineRule="auto"/>
              <w:rPr>
                <w:rFonts w:ascii="宋体" w:hAnsi="宋体" w:cs="宋体"/>
                <w:b w:val="0"/>
                <w:bCs w:val="0"/>
              </w:rPr>
            </w:pPr>
            <w:r>
              <w:rPr>
                <w:rFonts w:ascii="宋体" w:hAnsi="宋体" w:cs="宋体" w:hint="eastAsia"/>
                <w:b w:val="0"/>
                <w:bCs w:val="0"/>
                <w:snapToGrid w:val="0"/>
                <w:kern w:val="0"/>
              </w:rPr>
              <w:t>7.3、安全性能：甲醛≤300mg/kg，PH值：4.0-9.0，可分解致癌芳香胺染料：禁用，无异味。</w:t>
            </w:r>
          </w:p>
        </w:tc>
        <w:tc>
          <w:tcPr>
            <w:tcW w:w="717" w:type="pct"/>
          </w:tcPr>
          <w:p>
            <w:pPr>
              <w:pStyle w:val="BodyText"/>
              <w:spacing w:line="240" w:lineRule="auto"/>
              <w:rPr>
                <w:rFonts w:ascii="宋体" w:hAnsi="宋体" w:cs="宋体" w:hint="eastAsia"/>
                <w:b w:val="0"/>
                <w:bCs w:val="0"/>
                <w:snapToGrid w:val="0"/>
                <w:kern w:val="0"/>
              </w:rPr>
            </w:pPr>
          </w:p>
        </w:tc>
        <w:tc>
          <w:tcPr>
            <w:tcW w:w="771" w:type="pct"/>
          </w:tcPr>
          <w:p>
            <w:pPr>
              <w:pStyle w:val="BodyText"/>
              <w:spacing w:line="240" w:lineRule="auto"/>
              <w:rPr>
                <w:rFonts w:ascii="宋体" w:hAnsi="宋体" w:cs="宋体" w:hint="eastAsia"/>
                <w:b w:val="0"/>
                <w:bCs w:val="0"/>
                <w:snapToGrid w:val="0"/>
                <w:kern w:val="0"/>
              </w:rPr>
            </w:pPr>
          </w:p>
        </w:tc>
        <w:tc>
          <w:tcPr>
            <w:tcW w:w="661" w:type="pct"/>
          </w:tcPr>
          <w:p>
            <w:pPr>
              <w:pStyle w:val="BodyText"/>
              <w:spacing w:line="240" w:lineRule="auto"/>
              <w:rPr>
                <w:rFonts w:ascii="宋体" w:hAnsi="宋体" w:cs="宋体" w:hint="eastAsia"/>
                <w:b w:val="0"/>
                <w:bCs w:val="0"/>
                <w:snapToGrid w:val="0"/>
                <w:kern w:val="0"/>
              </w:rPr>
            </w:pPr>
          </w:p>
        </w:tc>
      </w:tr>
      <w:tr>
        <w:tblPrEx>
          <w:tblW w:w="4997" w:type="pct"/>
          <w:tblInd w:w="0" w:type="dxa"/>
          <w:tblCellMar>
            <w:top w:w="0" w:type="dxa"/>
            <w:left w:w="108" w:type="dxa"/>
            <w:bottom w:w="0" w:type="dxa"/>
            <w:right w:w="108" w:type="dxa"/>
          </w:tblCellMar>
        </w:tblPrEx>
        <w:trPr>
          <w:trHeight w:val="398"/>
        </w:trPr>
        <w:tc>
          <w:tcPr>
            <w:tcW w:w="268" w:type="pct"/>
            <w:vAlign w:val="center"/>
          </w:tcPr>
          <w:p>
            <w:pPr>
              <w:jc w:val="left"/>
              <w:rPr>
                <w:rFonts w:ascii="宋体" w:hAnsi="宋体" w:cs="宋体"/>
                <w:color w:val="000000"/>
                <w:sz w:val="24"/>
              </w:rPr>
            </w:pPr>
            <w:r>
              <w:rPr>
                <w:rFonts w:ascii="宋体" w:hAnsi="宋体" w:cs="宋体" w:hint="eastAsia"/>
                <w:color w:val="000000"/>
                <w:sz w:val="24"/>
              </w:rPr>
              <w:t>69</w:t>
            </w:r>
          </w:p>
        </w:tc>
        <w:tc>
          <w:tcPr>
            <w:tcW w:w="278" w:type="pct"/>
            <w:vMerge/>
            <w:vAlign w:val="center"/>
          </w:tcPr>
          <w:p>
            <w:pPr>
              <w:jc w:val="left"/>
              <w:textAlignment w:val="center"/>
              <w:rPr>
                <w:rFonts w:ascii="宋体" w:hAnsi="宋体" w:cs="宋体"/>
                <w:color w:val="000000"/>
                <w:sz w:val="24"/>
              </w:rPr>
            </w:pPr>
          </w:p>
        </w:tc>
        <w:tc>
          <w:tcPr>
            <w:tcW w:w="2304" w:type="pct"/>
          </w:tcPr>
          <w:p>
            <w:pPr>
              <w:pStyle w:val="BodyText"/>
              <w:spacing w:line="240" w:lineRule="auto"/>
              <w:rPr>
                <w:rFonts w:ascii="宋体" w:hAnsi="宋体" w:cs="宋体" w:hint="eastAsia"/>
                <w:b w:val="0"/>
                <w:bCs w:val="0"/>
              </w:rPr>
            </w:pPr>
            <w:r>
              <w:rPr>
                <w:rFonts w:ascii="宋体" w:hAnsi="宋体" w:cs="宋体" w:hint="eastAsia"/>
                <w:b w:val="0"/>
                <w:bCs w:val="0"/>
                <w:color w:val="000000"/>
              </w:rPr>
              <w:t>▲7</w:t>
            </w:r>
            <w:r>
              <w:rPr>
                <w:rFonts w:ascii="宋体" w:hAnsi="宋体" w:cs="宋体" w:hint="eastAsia"/>
                <w:b w:val="0"/>
                <w:bCs w:val="0"/>
                <w:snapToGrid w:val="0"/>
                <w:kern w:val="0"/>
              </w:rPr>
              <w:t>.4、有害染料及有害物质：</w:t>
            </w:r>
            <w:r>
              <w:rPr>
                <w:rFonts w:ascii="宋体" w:hAnsi="宋体" w:cs="宋体" w:hint="eastAsia"/>
                <w:b w:val="0"/>
                <w:bCs w:val="0"/>
              </w:rPr>
              <w:t>未检出≠0</w:t>
            </w:r>
            <w:r>
              <w:rPr>
                <w:rFonts w:ascii="宋体" w:hAnsi="宋体" w:cs="宋体" w:hint="eastAsia"/>
                <w:b w:val="0"/>
                <w:bCs w:val="0"/>
                <w:snapToGrid w:val="0"/>
                <w:kern w:val="0"/>
              </w:rPr>
              <w:t>以下11种有害染料及物资：</w:t>
            </w:r>
            <w:r>
              <w:rPr>
                <w:rFonts w:cs="宋体" w:hint="eastAsia"/>
                <w:b w:val="0"/>
                <w:bCs w:val="0"/>
                <w:color w:val="000000"/>
              </w:rPr>
              <w:t>邻</w:t>
            </w:r>
            <w:r>
              <w:rPr>
                <w:rFonts w:ascii="宋体" w:hAnsi="宋体" w:cs="宋体" w:hint="eastAsia"/>
                <w:b w:val="0"/>
                <w:bCs w:val="0"/>
                <w:color w:val="000000"/>
              </w:rPr>
              <w:t>苯二甲酸脂总量</w:t>
            </w:r>
            <w:r>
              <w:rPr>
                <w:rFonts w:cs="宋体" w:hint="eastAsia"/>
                <w:b w:val="0"/>
                <w:bCs w:val="0"/>
                <w:color w:val="000000"/>
              </w:rPr>
              <w:t>，</w:t>
            </w:r>
            <w:r>
              <w:rPr>
                <w:rFonts w:ascii="宋体" w:hAnsi="宋体" w:cs="宋体" w:hint="eastAsia"/>
                <w:b w:val="0"/>
                <w:bCs w:val="0"/>
                <w:color w:val="000000"/>
              </w:rPr>
              <w:t>致敏染料</w:t>
            </w:r>
            <w:r>
              <w:rPr>
                <w:rFonts w:cs="宋体" w:hint="eastAsia"/>
                <w:b w:val="0"/>
                <w:bCs w:val="0"/>
                <w:color w:val="000000"/>
              </w:rPr>
              <w:t>，</w:t>
            </w:r>
            <w:r>
              <w:rPr>
                <w:rFonts w:ascii="宋体" w:hAnsi="宋体" w:cs="宋体" w:hint="eastAsia"/>
                <w:b w:val="0"/>
                <w:bCs w:val="0"/>
                <w:color w:val="000000"/>
              </w:rPr>
              <w:t>重金属</w:t>
            </w:r>
            <w:r>
              <w:rPr>
                <w:rFonts w:cs="宋体" w:hint="eastAsia"/>
                <w:b w:val="0"/>
                <w:bCs w:val="0"/>
                <w:color w:val="000000"/>
              </w:rPr>
              <w:t>/铅</w:t>
            </w:r>
            <w:r>
              <w:rPr>
                <w:rFonts w:ascii="宋体" w:hAnsi="宋体" w:cs="宋体" w:hint="eastAsia"/>
                <w:b w:val="0"/>
                <w:bCs w:val="0"/>
                <w:color w:val="000000"/>
              </w:rPr>
              <w:t>(原子吸收分光光度法）</w:t>
            </w:r>
            <w:r>
              <w:rPr>
                <w:rFonts w:cs="宋体" w:hint="eastAsia"/>
                <w:b w:val="0"/>
                <w:bCs w:val="0"/>
                <w:color w:val="000000"/>
              </w:rPr>
              <w:t>，</w:t>
            </w:r>
            <w:r>
              <w:rPr>
                <w:rFonts w:ascii="宋体" w:hAnsi="宋体" w:cs="宋体" w:hint="eastAsia"/>
                <w:b w:val="0"/>
                <w:bCs w:val="0"/>
                <w:color w:val="000000"/>
              </w:rPr>
              <w:t>重金属</w:t>
            </w:r>
            <w:r>
              <w:rPr>
                <w:rFonts w:cs="宋体" w:hint="eastAsia"/>
                <w:b w:val="0"/>
                <w:bCs w:val="0"/>
                <w:color w:val="000000"/>
              </w:rPr>
              <w:t>/</w:t>
            </w:r>
            <w:r>
              <w:rPr>
                <w:rFonts w:ascii="宋体" w:hAnsi="宋体" w:cs="宋体" w:hint="eastAsia"/>
                <w:b w:val="0"/>
                <w:bCs w:val="0"/>
                <w:color w:val="000000"/>
              </w:rPr>
              <w:t>镉、铜、钴、镍、铬、锑（电感耦合等离子体原子发射光谱法）</w:t>
            </w:r>
            <w:r>
              <w:rPr>
                <w:rFonts w:cs="宋体" w:hint="eastAsia"/>
                <w:b w:val="0"/>
                <w:bCs w:val="0"/>
                <w:color w:val="000000"/>
              </w:rPr>
              <w:t>，</w:t>
            </w:r>
            <w:r>
              <w:rPr>
                <w:rFonts w:ascii="宋体" w:hAnsi="宋体" w:cs="宋体" w:hint="eastAsia"/>
                <w:b w:val="0"/>
                <w:bCs w:val="0"/>
                <w:color w:val="000000"/>
              </w:rPr>
              <w:t>六价铬含量</w:t>
            </w:r>
            <w:r>
              <w:rPr>
                <w:rFonts w:cs="宋体" w:hint="eastAsia"/>
                <w:b w:val="0"/>
                <w:bCs w:val="0"/>
                <w:color w:val="000000"/>
              </w:rPr>
              <w:t>，</w:t>
            </w:r>
            <w:r>
              <w:rPr>
                <w:rFonts w:ascii="宋体" w:hAnsi="宋体" w:cs="宋体" w:hint="eastAsia"/>
                <w:b w:val="0"/>
                <w:bCs w:val="0"/>
                <w:color w:val="000000"/>
              </w:rPr>
              <w:t>重金属</w:t>
            </w:r>
            <w:r>
              <w:rPr>
                <w:rFonts w:cs="宋体" w:hint="eastAsia"/>
                <w:b w:val="0"/>
                <w:bCs w:val="0"/>
                <w:color w:val="000000"/>
              </w:rPr>
              <w:t>/砷、汞（原子荧光分光度法），</w:t>
            </w:r>
            <w:r>
              <w:rPr>
                <w:rFonts w:ascii="宋体" w:hAnsi="宋体" w:cs="宋体" w:hint="eastAsia"/>
                <w:b w:val="0"/>
                <w:bCs w:val="0"/>
                <w:color w:val="000000"/>
              </w:rPr>
              <w:t>含氯苯酚</w:t>
            </w:r>
            <w:r>
              <w:rPr>
                <w:rFonts w:cs="宋体" w:hint="eastAsia"/>
                <w:b w:val="0"/>
                <w:bCs w:val="0"/>
                <w:color w:val="000000"/>
              </w:rPr>
              <w:t>，</w:t>
            </w:r>
            <w:r>
              <w:rPr>
                <w:rFonts w:ascii="宋体" w:hAnsi="宋体" w:cs="宋体" w:hint="eastAsia"/>
                <w:b w:val="0"/>
                <w:bCs w:val="0"/>
                <w:color w:val="000000"/>
              </w:rPr>
              <w:t>领苯基</w:t>
            </w:r>
            <w:r>
              <w:rPr>
                <w:rFonts w:cs="宋体" w:hint="eastAsia"/>
                <w:b w:val="0"/>
                <w:bCs w:val="0"/>
                <w:color w:val="000000"/>
              </w:rPr>
              <w:t>苯</w:t>
            </w:r>
            <w:r>
              <w:rPr>
                <w:rFonts w:ascii="宋体" w:hAnsi="宋体" w:cs="宋体" w:hint="eastAsia"/>
                <w:b w:val="0"/>
                <w:bCs w:val="0"/>
                <w:color w:val="000000"/>
              </w:rPr>
              <w:t>酚</w:t>
            </w:r>
            <w:r>
              <w:rPr>
                <w:rFonts w:cs="宋体" w:hint="eastAsia"/>
                <w:b w:val="0"/>
                <w:bCs w:val="0"/>
                <w:color w:val="000000"/>
              </w:rPr>
              <w:t>，</w:t>
            </w:r>
            <w:r>
              <w:rPr>
                <w:rFonts w:ascii="宋体" w:hAnsi="宋体" w:cs="宋体" w:hint="eastAsia"/>
                <w:b w:val="0"/>
                <w:bCs w:val="0"/>
                <w:color w:val="000000"/>
              </w:rPr>
              <w:t>氯苯和氯化钾</w:t>
            </w:r>
            <w:r>
              <w:rPr>
                <w:rFonts w:cs="宋体" w:hint="eastAsia"/>
                <w:b w:val="0"/>
                <w:bCs w:val="0"/>
                <w:color w:val="000000"/>
              </w:rPr>
              <w:t>苯，</w:t>
            </w:r>
            <w:r>
              <w:rPr>
                <w:rFonts w:ascii="宋体" w:hAnsi="宋体" w:cs="宋体" w:hint="eastAsia"/>
                <w:b w:val="0"/>
                <w:bCs w:val="0"/>
                <w:color w:val="000000"/>
              </w:rPr>
              <w:t>总铅和总镉的含量、</w:t>
            </w:r>
            <w:r>
              <w:rPr>
                <w:rFonts w:ascii="宋体" w:hAnsi="宋体" w:cs="宋体" w:hint="eastAsia"/>
                <w:b w:val="0"/>
                <w:bCs w:val="0"/>
              </w:rPr>
              <w:t>可分解致癌芳香胺染料。</w:t>
            </w:r>
          </w:p>
          <w:p>
            <w:pPr>
              <w:pStyle w:val="Quote"/>
            </w:pPr>
            <w:r>
              <w:rPr>
                <w:rFonts w:ascii="宋体" w:eastAsia="宋体" w:hAnsi="宋体" w:cs="宋体" w:hint="eastAsia"/>
                <w:b/>
                <w:bCs/>
                <w:i w:val="0"/>
                <w:iCs w:val="0"/>
                <w:color w:val="FF0000"/>
                <w:sz w:val="24"/>
                <w:szCs w:val="24"/>
              </w:rPr>
              <w:t>（提供2020年1月1日至本项目投标截止日前第三方检测机构出具的带有CMA或CNAS标识合格的检验检测报告，报告内容能体现满足上述参数要求）</w:t>
            </w:r>
          </w:p>
        </w:tc>
        <w:tc>
          <w:tcPr>
            <w:tcW w:w="717" w:type="pct"/>
          </w:tcPr>
          <w:p>
            <w:pPr>
              <w:pStyle w:val="Quote"/>
              <w:rPr>
                <w:rFonts w:ascii="宋体" w:eastAsia="宋体" w:hAnsi="宋体" w:cs="宋体" w:hint="eastAsia"/>
                <w:b/>
                <w:bCs/>
                <w:i w:val="0"/>
                <w:iCs w:val="0"/>
                <w:color w:val="FF0000"/>
                <w:sz w:val="24"/>
                <w:szCs w:val="24"/>
              </w:rPr>
            </w:pPr>
          </w:p>
        </w:tc>
        <w:tc>
          <w:tcPr>
            <w:tcW w:w="771" w:type="pct"/>
          </w:tcPr>
          <w:p>
            <w:pPr>
              <w:pStyle w:val="Quote"/>
              <w:rPr>
                <w:rFonts w:ascii="宋体" w:eastAsia="宋体" w:hAnsi="宋体" w:cs="宋体" w:hint="eastAsia"/>
                <w:b/>
                <w:bCs/>
                <w:i w:val="0"/>
                <w:iCs w:val="0"/>
                <w:color w:val="FF0000"/>
                <w:sz w:val="24"/>
                <w:szCs w:val="24"/>
              </w:rPr>
            </w:pPr>
          </w:p>
        </w:tc>
        <w:tc>
          <w:tcPr>
            <w:tcW w:w="661" w:type="pct"/>
          </w:tcPr>
          <w:p>
            <w:pPr>
              <w:pStyle w:val="Quote"/>
              <w:rPr>
                <w:rFonts w:ascii="宋体" w:eastAsia="宋体" w:hAnsi="宋体" w:cs="宋体" w:hint="eastAsia"/>
                <w:b/>
                <w:bCs/>
                <w:i w:val="0"/>
                <w:iCs w:val="0"/>
                <w:color w:val="FF0000"/>
                <w:sz w:val="24"/>
                <w:szCs w:val="24"/>
              </w:rPr>
            </w:pPr>
          </w:p>
        </w:tc>
      </w:tr>
      <w:tr>
        <w:tblPrEx>
          <w:tblW w:w="4997" w:type="pct"/>
          <w:tblInd w:w="0" w:type="dxa"/>
          <w:tblCellMar>
            <w:top w:w="0" w:type="dxa"/>
            <w:left w:w="108" w:type="dxa"/>
            <w:bottom w:w="0" w:type="dxa"/>
            <w:right w:w="108" w:type="dxa"/>
          </w:tblCellMar>
        </w:tblPrEx>
        <w:trPr>
          <w:trHeight w:val="398"/>
        </w:trPr>
        <w:tc>
          <w:tcPr>
            <w:tcW w:w="268" w:type="pct"/>
            <w:vAlign w:val="center"/>
          </w:tcPr>
          <w:p>
            <w:pPr>
              <w:jc w:val="left"/>
              <w:rPr>
                <w:rFonts w:ascii="宋体" w:hAnsi="宋体" w:cs="宋体"/>
                <w:color w:val="000000"/>
                <w:sz w:val="24"/>
              </w:rPr>
            </w:pPr>
            <w:r>
              <w:rPr>
                <w:rFonts w:ascii="宋体" w:hAnsi="宋体" w:cs="宋体" w:hint="eastAsia"/>
                <w:color w:val="000000"/>
                <w:sz w:val="24"/>
              </w:rPr>
              <w:t>70</w:t>
            </w:r>
          </w:p>
        </w:tc>
        <w:tc>
          <w:tcPr>
            <w:tcW w:w="278" w:type="pct"/>
            <w:vMerge/>
            <w:vAlign w:val="center"/>
          </w:tcPr>
          <w:p>
            <w:pPr>
              <w:jc w:val="left"/>
              <w:textAlignment w:val="center"/>
              <w:rPr>
                <w:rFonts w:ascii="宋体" w:hAnsi="宋体" w:cs="宋体"/>
                <w:color w:val="000000"/>
                <w:sz w:val="24"/>
              </w:rPr>
            </w:pPr>
          </w:p>
        </w:tc>
        <w:tc>
          <w:tcPr>
            <w:tcW w:w="2304" w:type="pct"/>
          </w:tcPr>
          <w:p>
            <w:pPr>
              <w:pStyle w:val="BodyText"/>
              <w:spacing w:line="240" w:lineRule="auto"/>
              <w:rPr>
                <w:rFonts w:ascii="宋体" w:hAnsi="宋体" w:cs="宋体"/>
                <w:b w:val="0"/>
                <w:bCs w:val="0"/>
              </w:rPr>
            </w:pPr>
            <w:r>
              <w:rPr>
                <w:rFonts w:ascii="宋体" w:hAnsi="宋体" w:cs="宋体" w:hint="eastAsia"/>
                <w:b w:val="0"/>
                <w:bCs w:val="0"/>
                <w:color w:val="000000"/>
              </w:rPr>
              <w:t>▲</w:t>
            </w:r>
            <w:r>
              <w:rPr>
                <w:rFonts w:ascii="宋体" w:hAnsi="宋体" w:cs="宋体" w:hint="eastAsia"/>
                <w:b w:val="0"/>
                <w:bCs w:val="0"/>
              </w:rPr>
              <w:t>7.5、其它性能：</w:t>
            </w:r>
          </w:p>
          <w:p>
            <w:pPr>
              <w:pStyle w:val="Quote"/>
              <w:rPr>
                <w:rFonts w:ascii="宋体" w:eastAsia="宋体" w:hAnsi="宋体" w:cs="宋体"/>
                <w:i w:val="0"/>
                <w:iCs w:val="0"/>
                <w:snapToGrid w:val="0"/>
                <w:color w:val="auto"/>
                <w:kern w:val="0"/>
                <w:sz w:val="24"/>
                <w:szCs w:val="24"/>
              </w:rPr>
            </w:pPr>
            <w:r>
              <w:rPr>
                <w:rFonts w:ascii="宋体" w:eastAsia="宋体" w:hAnsi="宋体" w:cs="宋体" w:hint="eastAsia"/>
                <w:i w:val="0"/>
                <w:iCs w:val="0"/>
                <w:snapToGrid w:val="0"/>
                <w:color w:val="auto"/>
                <w:kern w:val="0"/>
                <w:sz w:val="24"/>
                <w:szCs w:val="24"/>
              </w:rPr>
              <w:t>消臭性能（%）：浓度减少率，硫化氢≥1.5，甲硫醇≥5.0，氨气≥45，醋酸≥55；</w:t>
            </w:r>
          </w:p>
          <w:p>
            <w:pPr>
              <w:pStyle w:val="Quote"/>
              <w:rPr>
                <w:rFonts w:ascii="宋体" w:eastAsia="宋体" w:hAnsi="宋体" w:cs="宋体"/>
                <w:i w:val="0"/>
                <w:iCs w:val="0"/>
                <w:snapToGrid w:val="0"/>
                <w:color w:val="auto"/>
                <w:kern w:val="0"/>
                <w:sz w:val="24"/>
                <w:szCs w:val="24"/>
              </w:rPr>
            </w:pPr>
            <w:r>
              <w:rPr>
                <w:rFonts w:ascii="宋体" w:eastAsia="宋体" w:hAnsi="宋体" w:cs="宋体" w:hint="eastAsia"/>
                <w:i w:val="0"/>
                <w:iCs w:val="0"/>
                <w:snapToGrid w:val="0"/>
                <w:color w:val="auto"/>
                <w:kern w:val="0"/>
                <w:sz w:val="24"/>
                <w:szCs w:val="24"/>
              </w:rPr>
              <w:t>污染物去除率（%）：甲醛≥40，苯≥70，甲苯≥70，二甲苯≥80；</w:t>
            </w:r>
          </w:p>
          <w:p>
            <w:pPr>
              <w:pStyle w:val="BodyText"/>
              <w:spacing w:line="240" w:lineRule="auto"/>
              <w:rPr>
                <w:rFonts w:ascii="宋体" w:hAnsi="宋体" w:cs="宋体"/>
                <w:b w:val="0"/>
                <w:bCs w:val="0"/>
                <w:color w:val="000000"/>
              </w:rPr>
            </w:pPr>
            <w:r>
              <w:rPr>
                <w:rFonts w:ascii="宋体" w:hAnsi="宋体" w:cs="宋体" w:hint="eastAsia"/>
                <w:b w:val="0"/>
                <w:bCs w:val="0"/>
              </w:rPr>
              <w:t>有机锡化合物（mg/kg）：未检出≠0</w:t>
            </w:r>
            <w:r>
              <w:rPr>
                <w:rFonts w:ascii="宋体" w:hAnsi="宋体" w:cs="宋体" w:hint="eastAsia"/>
                <w:b w:val="0"/>
                <w:bCs w:val="0"/>
                <w:color w:val="000000"/>
              </w:rPr>
              <w:t>以下有机锡化合物//三丁基锡、二丁基锡、单丁基锡；</w:t>
            </w:r>
          </w:p>
          <w:p>
            <w:pPr>
              <w:pStyle w:val="Quote"/>
              <w:rPr>
                <w:rFonts w:ascii="宋体" w:eastAsia="宋体" w:hAnsi="宋体" w:cs="宋体" w:hint="eastAsia"/>
                <w:bCs/>
                <w:i w:val="0"/>
                <w:iCs w:val="0"/>
                <w:sz w:val="24"/>
                <w:szCs w:val="24"/>
              </w:rPr>
            </w:pPr>
            <w:r>
              <w:rPr>
                <w:rFonts w:ascii="宋体" w:eastAsia="宋体" w:hAnsi="宋体" w:cs="宋体" w:hint="eastAsia"/>
                <w:bCs/>
                <w:i w:val="0"/>
                <w:iCs w:val="0"/>
                <w:sz w:val="24"/>
                <w:szCs w:val="24"/>
              </w:rPr>
              <w:t>挥发性物质（mg/㎡）：</w:t>
            </w:r>
            <w:r>
              <w:rPr>
                <w:rFonts w:ascii="宋体" w:eastAsia="宋体" w:hAnsi="宋体" w:cs="宋体" w:hint="eastAsia"/>
                <w:b w:val="0"/>
                <w:bCs w:val="0"/>
                <w:i w:val="0"/>
                <w:iCs w:val="0"/>
                <w:color w:val="auto"/>
                <w:sz w:val="24"/>
                <w:szCs w:val="24"/>
              </w:rPr>
              <w:t>未检出≠0</w:t>
            </w:r>
            <w:r>
              <w:rPr>
                <w:rFonts w:ascii="宋体" w:eastAsia="宋体" w:hAnsi="宋体" w:cs="宋体" w:hint="eastAsia"/>
                <w:bCs/>
                <w:i w:val="0"/>
                <w:iCs w:val="0"/>
                <w:sz w:val="24"/>
                <w:szCs w:val="24"/>
              </w:rPr>
              <w:t>以下挥发性物质//氯乙烯、1-3丁二烯、乙烯基环己烯、苯乙烯、4-苯基环己烯。</w:t>
            </w:r>
          </w:p>
          <w:p>
            <w:r>
              <w:rPr>
                <w:rFonts w:ascii="宋体" w:eastAsia="宋体" w:hAnsi="宋体" w:cs="宋体" w:hint="eastAsia"/>
                <w:b/>
                <w:bCs/>
                <w:i w:val="0"/>
                <w:iCs w:val="0"/>
                <w:color w:val="FF0000"/>
                <w:sz w:val="24"/>
                <w:szCs w:val="24"/>
              </w:rPr>
              <w:t>（提供2020年1月1日至本项目投标截止日前第三方检测机构出具的带有CMA或CNAS标识合格的检验检测报告，报告内容能体现满足上述参数要求）</w:t>
            </w:r>
          </w:p>
        </w:tc>
        <w:tc>
          <w:tcPr>
            <w:tcW w:w="717" w:type="pct"/>
          </w:tcPr>
          <w:p>
            <w:pPr>
              <w:rPr>
                <w:rFonts w:ascii="宋体" w:eastAsia="宋体" w:hAnsi="宋体" w:cs="宋体" w:hint="eastAsia"/>
                <w:b/>
                <w:bCs/>
                <w:i w:val="0"/>
                <w:iCs w:val="0"/>
                <w:color w:val="FF0000"/>
                <w:sz w:val="24"/>
                <w:szCs w:val="24"/>
              </w:rPr>
            </w:pPr>
          </w:p>
        </w:tc>
        <w:tc>
          <w:tcPr>
            <w:tcW w:w="771" w:type="pct"/>
          </w:tcPr>
          <w:p>
            <w:pPr>
              <w:rPr>
                <w:rFonts w:ascii="宋体" w:eastAsia="宋体" w:hAnsi="宋体" w:cs="宋体" w:hint="eastAsia"/>
                <w:b/>
                <w:bCs/>
                <w:i w:val="0"/>
                <w:iCs w:val="0"/>
                <w:color w:val="FF0000"/>
                <w:sz w:val="24"/>
                <w:szCs w:val="24"/>
              </w:rPr>
            </w:pPr>
          </w:p>
        </w:tc>
        <w:tc>
          <w:tcPr>
            <w:tcW w:w="661" w:type="pct"/>
          </w:tcPr>
          <w:p>
            <w:pPr>
              <w:rPr>
                <w:rFonts w:ascii="宋体" w:eastAsia="宋体" w:hAnsi="宋体" w:cs="宋体" w:hint="eastAsia"/>
                <w:b/>
                <w:bCs/>
                <w:i w:val="0"/>
                <w:iCs w:val="0"/>
                <w:color w:val="FF0000"/>
                <w:sz w:val="24"/>
                <w:szCs w:val="24"/>
              </w:rPr>
            </w:pPr>
          </w:p>
        </w:tc>
      </w:tr>
      <w:tr>
        <w:tblPrEx>
          <w:tblW w:w="4997" w:type="pct"/>
          <w:tblInd w:w="0" w:type="dxa"/>
          <w:tblCellMar>
            <w:top w:w="0" w:type="dxa"/>
            <w:left w:w="108" w:type="dxa"/>
            <w:bottom w:w="0" w:type="dxa"/>
            <w:right w:w="108" w:type="dxa"/>
          </w:tblCellMar>
        </w:tblPrEx>
        <w:trPr>
          <w:trHeight w:val="398"/>
        </w:trPr>
        <w:tc>
          <w:tcPr>
            <w:tcW w:w="268" w:type="pct"/>
            <w:vAlign w:val="center"/>
          </w:tcPr>
          <w:p>
            <w:pPr>
              <w:jc w:val="left"/>
              <w:rPr>
                <w:rFonts w:ascii="宋体" w:hAnsi="宋体" w:cs="宋体"/>
                <w:color w:val="000000"/>
                <w:sz w:val="24"/>
              </w:rPr>
            </w:pPr>
            <w:r>
              <w:rPr>
                <w:rFonts w:ascii="宋体" w:hAnsi="宋体" w:cs="宋体" w:hint="eastAsia"/>
                <w:color w:val="000000"/>
                <w:sz w:val="24"/>
              </w:rPr>
              <w:t>71</w:t>
            </w:r>
          </w:p>
        </w:tc>
        <w:tc>
          <w:tcPr>
            <w:tcW w:w="278" w:type="pct"/>
            <w:vMerge/>
            <w:vAlign w:val="center"/>
          </w:tcPr>
          <w:p>
            <w:pPr>
              <w:jc w:val="left"/>
              <w:textAlignment w:val="center"/>
              <w:rPr>
                <w:rFonts w:ascii="宋体" w:hAnsi="宋体" w:cs="宋体"/>
                <w:color w:val="000000"/>
                <w:sz w:val="24"/>
              </w:rPr>
            </w:pPr>
          </w:p>
        </w:tc>
        <w:tc>
          <w:tcPr>
            <w:tcW w:w="2304" w:type="pct"/>
          </w:tcPr>
          <w:p>
            <w:pPr>
              <w:pStyle w:val="BodyText"/>
              <w:spacing w:line="240" w:lineRule="auto"/>
              <w:rPr>
                <w:rFonts w:ascii="宋体" w:hAnsi="宋体" w:cs="宋体"/>
                <w:b w:val="0"/>
                <w:bCs w:val="0"/>
              </w:rPr>
            </w:pPr>
            <w:r>
              <w:rPr>
                <w:rFonts w:ascii="宋体" w:hAnsi="宋体" w:cs="宋体" w:hint="eastAsia"/>
                <w:b w:val="0"/>
                <w:bCs w:val="0"/>
              </w:rPr>
              <w:t>7.6、物理性能：接缝强力：长度方向≥550N，宽度方向≥350N，厚度≥0.7mm，透气率：≥700mm/s，织物耐磨性能：≥80000次未破损。</w:t>
            </w:r>
          </w:p>
        </w:tc>
        <w:tc>
          <w:tcPr>
            <w:tcW w:w="717" w:type="pct"/>
          </w:tcPr>
          <w:p>
            <w:pPr>
              <w:pStyle w:val="BodyText"/>
              <w:spacing w:line="240" w:lineRule="auto"/>
              <w:rPr>
                <w:rFonts w:ascii="宋体" w:hAnsi="宋体" w:cs="宋体" w:hint="eastAsia"/>
                <w:b w:val="0"/>
                <w:bCs w:val="0"/>
              </w:rPr>
            </w:pPr>
          </w:p>
        </w:tc>
        <w:tc>
          <w:tcPr>
            <w:tcW w:w="771" w:type="pct"/>
          </w:tcPr>
          <w:p>
            <w:pPr>
              <w:pStyle w:val="BodyText"/>
              <w:spacing w:line="240" w:lineRule="auto"/>
              <w:rPr>
                <w:rFonts w:ascii="宋体" w:hAnsi="宋体" w:cs="宋体" w:hint="eastAsia"/>
                <w:b w:val="0"/>
                <w:bCs w:val="0"/>
              </w:rPr>
            </w:pPr>
          </w:p>
        </w:tc>
        <w:tc>
          <w:tcPr>
            <w:tcW w:w="661" w:type="pct"/>
          </w:tcPr>
          <w:p>
            <w:pPr>
              <w:pStyle w:val="BodyText"/>
              <w:spacing w:line="240" w:lineRule="auto"/>
              <w:rPr>
                <w:rFonts w:ascii="宋体" w:hAnsi="宋体" w:cs="宋体" w:hint="eastAsia"/>
                <w:b w:val="0"/>
                <w:bCs w:val="0"/>
              </w:rPr>
            </w:pPr>
          </w:p>
        </w:tc>
      </w:tr>
      <w:tr>
        <w:tblPrEx>
          <w:tblW w:w="4997" w:type="pct"/>
          <w:tblInd w:w="0" w:type="dxa"/>
          <w:tblCellMar>
            <w:top w:w="0" w:type="dxa"/>
            <w:left w:w="108" w:type="dxa"/>
            <w:bottom w:w="0" w:type="dxa"/>
            <w:right w:w="108" w:type="dxa"/>
          </w:tblCellMar>
        </w:tblPrEx>
        <w:trPr>
          <w:trHeight w:val="398"/>
        </w:trPr>
        <w:tc>
          <w:tcPr>
            <w:tcW w:w="268" w:type="pct"/>
            <w:vAlign w:val="center"/>
          </w:tcPr>
          <w:p>
            <w:pPr>
              <w:jc w:val="left"/>
              <w:rPr>
                <w:rFonts w:ascii="宋体" w:hAnsi="宋体" w:cs="宋体"/>
                <w:color w:val="000000"/>
                <w:sz w:val="24"/>
              </w:rPr>
            </w:pPr>
            <w:r>
              <w:rPr>
                <w:rFonts w:ascii="宋体" w:hAnsi="宋体" w:cs="宋体" w:hint="eastAsia"/>
                <w:color w:val="000000"/>
                <w:sz w:val="24"/>
              </w:rPr>
              <w:t>72</w:t>
            </w:r>
          </w:p>
        </w:tc>
        <w:tc>
          <w:tcPr>
            <w:tcW w:w="278" w:type="pct"/>
            <w:vMerge/>
            <w:vAlign w:val="center"/>
          </w:tcPr>
          <w:p>
            <w:pPr>
              <w:jc w:val="left"/>
              <w:textAlignment w:val="center"/>
              <w:rPr>
                <w:rFonts w:ascii="宋体" w:hAnsi="宋体" w:cs="宋体"/>
                <w:color w:val="000000"/>
                <w:sz w:val="24"/>
              </w:rPr>
            </w:pPr>
          </w:p>
        </w:tc>
        <w:tc>
          <w:tcPr>
            <w:tcW w:w="2304" w:type="pct"/>
          </w:tcPr>
          <w:p>
            <w:pPr>
              <w:pStyle w:val="BodyText"/>
              <w:spacing w:line="240" w:lineRule="auto"/>
              <w:rPr>
                <w:rFonts w:ascii="宋体" w:hAnsi="宋体" w:cs="宋体"/>
                <w:b w:val="0"/>
                <w:bCs w:val="0"/>
              </w:rPr>
            </w:pPr>
            <w:r>
              <w:rPr>
                <w:rFonts w:ascii="宋体" w:hAnsi="宋体" w:cs="宋体" w:hint="eastAsia"/>
                <w:b w:val="0"/>
                <w:bCs w:val="0"/>
              </w:rPr>
              <w:t>7.7、色牢度：耐唾液色牢度、耐碱汗渍色牢度、耐酸汗渍色牢度、耐水色牢度、耐干摩擦色牢度、</w:t>
            </w:r>
            <w:r>
              <w:rPr>
                <w:rFonts w:ascii="宋体" w:hAnsi="宋体" w:cs="宋体" w:hint="eastAsia"/>
                <w:b w:val="0"/>
                <w:bCs w:val="0"/>
                <w:color w:val="000000"/>
              </w:rPr>
              <w:t>耐酸斑色牢度、耐热压色牢度、耐刷洗色牢度、酚黄变≥3级。</w:t>
            </w:r>
          </w:p>
        </w:tc>
        <w:tc>
          <w:tcPr>
            <w:tcW w:w="717" w:type="pct"/>
          </w:tcPr>
          <w:p>
            <w:pPr>
              <w:pStyle w:val="BodyText"/>
              <w:spacing w:line="240" w:lineRule="auto"/>
              <w:rPr>
                <w:rFonts w:ascii="宋体" w:hAnsi="宋体" w:cs="宋体" w:hint="eastAsia"/>
                <w:b w:val="0"/>
                <w:bCs w:val="0"/>
              </w:rPr>
            </w:pPr>
          </w:p>
        </w:tc>
        <w:tc>
          <w:tcPr>
            <w:tcW w:w="771" w:type="pct"/>
          </w:tcPr>
          <w:p>
            <w:pPr>
              <w:pStyle w:val="BodyText"/>
              <w:spacing w:line="240" w:lineRule="auto"/>
              <w:rPr>
                <w:rFonts w:ascii="宋体" w:hAnsi="宋体" w:cs="宋体" w:hint="eastAsia"/>
                <w:b w:val="0"/>
                <w:bCs w:val="0"/>
              </w:rPr>
            </w:pPr>
          </w:p>
        </w:tc>
        <w:tc>
          <w:tcPr>
            <w:tcW w:w="661" w:type="pct"/>
          </w:tcPr>
          <w:p>
            <w:pPr>
              <w:pStyle w:val="BodyText"/>
              <w:spacing w:line="240" w:lineRule="auto"/>
              <w:rPr>
                <w:rFonts w:ascii="宋体" w:hAnsi="宋体" w:cs="宋体" w:hint="eastAsia"/>
                <w:b w:val="0"/>
                <w:bCs w:val="0"/>
              </w:rPr>
            </w:pPr>
          </w:p>
        </w:tc>
      </w:tr>
      <w:tr>
        <w:tblPrEx>
          <w:tblW w:w="4997" w:type="pct"/>
          <w:tblInd w:w="0" w:type="dxa"/>
          <w:tblCellMar>
            <w:top w:w="0" w:type="dxa"/>
            <w:left w:w="108" w:type="dxa"/>
            <w:bottom w:w="0" w:type="dxa"/>
            <w:right w:w="108" w:type="dxa"/>
          </w:tblCellMar>
        </w:tblPrEx>
        <w:trPr>
          <w:trHeight w:val="398"/>
        </w:trPr>
        <w:tc>
          <w:tcPr>
            <w:tcW w:w="268" w:type="pct"/>
            <w:vAlign w:val="center"/>
          </w:tcPr>
          <w:p>
            <w:pPr>
              <w:jc w:val="left"/>
              <w:rPr>
                <w:rFonts w:ascii="宋体" w:hAnsi="宋体" w:cs="宋体"/>
                <w:color w:val="000000"/>
                <w:sz w:val="24"/>
              </w:rPr>
            </w:pPr>
            <w:r>
              <w:rPr>
                <w:rFonts w:ascii="宋体" w:hAnsi="宋体" w:cs="宋体" w:hint="eastAsia"/>
                <w:color w:val="000000"/>
                <w:sz w:val="24"/>
              </w:rPr>
              <w:t>73</w:t>
            </w:r>
          </w:p>
        </w:tc>
        <w:tc>
          <w:tcPr>
            <w:tcW w:w="278" w:type="pct"/>
            <w:vMerge/>
            <w:vAlign w:val="center"/>
          </w:tcPr>
          <w:p>
            <w:pPr>
              <w:jc w:val="left"/>
              <w:textAlignment w:val="center"/>
              <w:rPr>
                <w:rFonts w:ascii="宋体" w:hAnsi="宋体" w:cs="宋体"/>
                <w:color w:val="000000"/>
                <w:sz w:val="24"/>
              </w:rPr>
            </w:pPr>
          </w:p>
        </w:tc>
        <w:tc>
          <w:tcPr>
            <w:tcW w:w="2304" w:type="pct"/>
          </w:tcPr>
          <w:p>
            <w:pPr>
              <w:pStyle w:val="BodyText"/>
              <w:spacing w:line="240" w:lineRule="auto"/>
              <w:rPr>
                <w:rFonts w:ascii="宋体" w:hAnsi="宋体" w:cs="宋体"/>
                <w:b w:val="0"/>
                <w:bCs w:val="0"/>
              </w:rPr>
            </w:pPr>
            <w:r>
              <w:rPr>
                <w:rFonts w:ascii="宋体" w:hAnsi="宋体" w:cs="宋体" w:hint="eastAsia"/>
                <w:b w:val="0"/>
                <w:bCs w:val="0"/>
              </w:rPr>
              <w:t>7.8、</w:t>
            </w:r>
            <w:r>
              <w:rPr>
                <w:rFonts w:hint="eastAsia"/>
                <w:b w:val="0"/>
                <w:bCs w:val="0"/>
              </w:rPr>
              <w:t>断裂强力和断裂伸长率：直向（长度方向）</w:t>
            </w:r>
            <w:r>
              <w:rPr>
                <w:rFonts w:ascii="宋体" w:hAnsi="宋体" w:cs="宋体" w:hint="eastAsia"/>
                <w:b w:val="0"/>
                <w:color w:val="000000"/>
              </w:rPr>
              <w:t>≥1000N、横向（宽度方向）≥400N；</w:t>
            </w:r>
            <w:r>
              <w:rPr>
                <w:rFonts w:hint="eastAsia"/>
                <w:b w:val="0"/>
                <w:bCs w:val="0"/>
              </w:rPr>
              <w:t>断裂伸长率直向（长度方向）</w:t>
            </w:r>
            <w:r>
              <w:rPr>
                <w:rFonts w:ascii="宋体" w:hAnsi="宋体" w:cs="宋体" w:hint="eastAsia"/>
                <w:b w:val="0"/>
                <w:color w:val="000000"/>
              </w:rPr>
              <w:t>≥150%、横向（宽度方向）≥50%；</w:t>
            </w:r>
          </w:p>
        </w:tc>
        <w:tc>
          <w:tcPr>
            <w:tcW w:w="717" w:type="pct"/>
          </w:tcPr>
          <w:p>
            <w:pPr>
              <w:pStyle w:val="BodyText"/>
              <w:spacing w:line="240" w:lineRule="auto"/>
              <w:rPr>
                <w:rFonts w:ascii="宋体" w:hAnsi="宋体" w:cs="宋体" w:hint="eastAsia"/>
                <w:b w:val="0"/>
                <w:bCs w:val="0"/>
              </w:rPr>
            </w:pPr>
          </w:p>
        </w:tc>
        <w:tc>
          <w:tcPr>
            <w:tcW w:w="771" w:type="pct"/>
          </w:tcPr>
          <w:p>
            <w:pPr>
              <w:pStyle w:val="BodyText"/>
              <w:spacing w:line="240" w:lineRule="auto"/>
              <w:rPr>
                <w:rFonts w:ascii="宋体" w:hAnsi="宋体" w:cs="宋体" w:hint="eastAsia"/>
                <w:b w:val="0"/>
                <w:bCs w:val="0"/>
              </w:rPr>
            </w:pPr>
          </w:p>
        </w:tc>
        <w:tc>
          <w:tcPr>
            <w:tcW w:w="661" w:type="pct"/>
          </w:tcPr>
          <w:p>
            <w:pPr>
              <w:pStyle w:val="BodyText"/>
              <w:spacing w:line="240" w:lineRule="auto"/>
              <w:rPr>
                <w:rFonts w:ascii="宋体" w:hAnsi="宋体" w:cs="宋体" w:hint="eastAsia"/>
                <w:b w:val="0"/>
                <w:bCs w:val="0"/>
              </w:rPr>
            </w:pPr>
          </w:p>
        </w:tc>
      </w:tr>
      <w:tr>
        <w:tblPrEx>
          <w:tblW w:w="4997" w:type="pct"/>
          <w:tblInd w:w="0" w:type="dxa"/>
          <w:tblCellMar>
            <w:top w:w="0" w:type="dxa"/>
            <w:left w:w="108" w:type="dxa"/>
            <w:bottom w:w="0" w:type="dxa"/>
            <w:right w:w="108" w:type="dxa"/>
          </w:tblCellMar>
        </w:tblPrEx>
        <w:trPr>
          <w:trHeight w:val="398"/>
        </w:trPr>
        <w:tc>
          <w:tcPr>
            <w:tcW w:w="268" w:type="pct"/>
            <w:vAlign w:val="center"/>
          </w:tcPr>
          <w:p>
            <w:pPr>
              <w:jc w:val="left"/>
              <w:rPr>
                <w:rFonts w:ascii="宋体" w:hAnsi="宋体" w:cs="宋体"/>
                <w:color w:val="000000"/>
                <w:sz w:val="24"/>
              </w:rPr>
            </w:pPr>
            <w:r>
              <w:rPr>
                <w:rFonts w:ascii="宋体" w:hAnsi="宋体" w:cs="宋体" w:hint="eastAsia"/>
                <w:color w:val="000000"/>
                <w:sz w:val="24"/>
              </w:rPr>
              <w:t>74</w:t>
            </w:r>
          </w:p>
        </w:tc>
        <w:tc>
          <w:tcPr>
            <w:tcW w:w="278" w:type="pct"/>
            <w:vMerge/>
            <w:vAlign w:val="center"/>
          </w:tcPr>
          <w:p>
            <w:pPr>
              <w:jc w:val="left"/>
              <w:textAlignment w:val="center"/>
              <w:rPr>
                <w:rFonts w:ascii="宋体" w:hAnsi="宋体" w:cs="宋体"/>
                <w:color w:val="000000"/>
                <w:sz w:val="24"/>
              </w:rPr>
            </w:pPr>
          </w:p>
        </w:tc>
        <w:tc>
          <w:tcPr>
            <w:tcW w:w="2304" w:type="pct"/>
          </w:tcPr>
          <w:p>
            <w:pPr>
              <w:pStyle w:val="BodyText"/>
              <w:spacing w:line="240" w:lineRule="auto"/>
              <w:rPr>
                <w:rFonts w:hint="eastAsia"/>
                <w:b w:val="0"/>
                <w:bCs w:val="0"/>
              </w:rPr>
            </w:pPr>
            <w:r>
              <w:rPr>
                <w:rFonts w:ascii="宋体" w:hAnsi="宋体" w:cs="宋体" w:hint="eastAsia"/>
                <w:b w:val="0"/>
                <w:bCs w:val="0"/>
                <w:color w:val="000000"/>
              </w:rPr>
              <w:t>▲</w:t>
            </w:r>
            <w:r>
              <w:rPr>
                <w:rFonts w:ascii="宋体" w:hAnsi="宋体" w:cs="宋体" w:hint="eastAsia"/>
                <w:b w:val="0"/>
                <w:bCs w:val="0"/>
              </w:rPr>
              <w:t>7.9、安全防护性能1：</w:t>
            </w:r>
            <w:r>
              <w:rPr>
                <w:rFonts w:hint="eastAsia"/>
                <w:b w:val="0"/>
                <w:bCs w:val="0"/>
              </w:rPr>
              <w:t>样品水洗≥80次2h(小时)试验经检测冠状病毒229E ATCC-VR-740，其抗病毒活性值≥1.00，抗病毒活性率（%）≥90。</w:t>
            </w:r>
          </w:p>
          <w:p>
            <w:pPr>
              <w:pStyle w:val="Quote"/>
            </w:pPr>
            <w:r>
              <w:rPr>
                <w:rFonts w:ascii="宋体" w:eastAsia="宋体" w:hAnsi="宋体" w:cs="宋体" w:hint="eastAsia"/>
                <w:b/>
                <w:bCs/>
                <w:i w:val="0"/>
                <w:iCs w:val="0"/>
                <w:color w:val="FF0000"/>
                <w:sz w:val="24"/>
                <w:szCs w:val="24"/>
              </w:rPr>
              <w:t>（提供2020年1月1日至本项目投标截止日前第三方检测机构出具的带有CMA或CNAS标识合格的检验检测报告，报告内容能体现满足上述参数要求）</w:t>
            </w:r>
          </w:p>
        </w:tc>
        <w:tc>
          <w:tcPr>
            <w:tcW w:w="717" w:type="pct"/>
          </w:tcPr>
          <w:p>
            <w:pPr>
              <w:pStyle w:val="Quote"/>
              <w:rPr>
                <w:rFonts w:ascii="宋体" w:eastAsia="宋体" w:hAnsi="宋体" w:cs="宋体" w:hint="eastAsia"/>
                <w:b/>
                <w:bCs/>
                <w:i w:val="0"/>
                <w:iCs w:val="0"/>
                <w:color w:val="FF0000"/>
                <w:sz w:val="24"/>
                <w:szCs w:val="24"/>
              </w:rPr>
            </w:pPr>
          </w:p>
        </w:tc>
        <w:tc>
          <w:tcPr>
            <w:tcW w:w="771" w:type="pct"/>
          </w:tcPr>
          <w:p>
            <w:pPr>
              <w:pStyle w:val="Quote"/>
              <w:rPr>
                <w:rFonts w:ascii="宋体" w:eastAsia="宋体" w:hAnsi="宋体" w:cs="宋体" w:hint="eastAsia"/>
                <w:b/>
                <w:bCs/>
                <w:i w:val="0"/>
                <w:iCs w:val="0"/>
                <w:color w:val="FF0000"/>
                <w:sz w:val="24"/>
                <w:szCs w:val="24"/>
              </w:rPr>
            </w:pPr>
          </w:p>
        </w:tc>
        <w:tc>
          <w:tcPr>
            <w:tcW w:w="661" w:type="pct"/>
          </w:tcPr>
          <w:p>
            <w:pPr>
              <w:pStyle w:val="Quote"/>
              <w:rPr>
                <w:rFonts w:ascii="宋体" w:eastAsia="宋体" w:hAnsi="宋体" w:cs="宋体" w:hint="eastAsia"/>
                <w:b/>
                <w:bCs/>
                <w:i w:val="0"/>
                <w:iCs w:val="0"/>
                <w:color w:val="FF0000"/>
                <w:sz w:val="24"/>
                <w:szCs w:val="24"/>
              </w:rPr>
            </w:pPr>
          </w:p>
        </w:tc>
      </w:tr>
      <w:tr>
        <w:tblPrEx>
          <w:tblW w:w="4997" w:type="pct"/>
          <w:tblInd w:w="0" w:type="dxa"/>
          <w:tblCellMar>
            <w:top w:w="0" w:type="dxa"/>
            <w:left w:w="108" w:type="dxa"/>
            <w:bottom w:w="0" w:type="dxa"/>
            <w:right w:w="108" w:type="dxa"/>
          </w:tblCellMar>
        </w:tblPrEx>
        <w:trPr>
          <w:trHeight w:val="682"/>
        </w:trPr>
        <w:tc>
          <w:tcPr>
            <w:tcW w:w="268" w:type="pct"/>
            <w:vAlign w:val="center"/>
          </w:tcPr>
          <w:p>
            <w:pPr>
              <w:jc w:val="left"/>
              <w:rPr>
                <w:rFonts w:ascii="宋体" w:hAnsi="宋体" w:cs="宋体"/>
                <w:color w:val="000000"/>
                <w:sz w:val="24"/>
              </w:rPr>
            </w:pPr>
            <w:r>
              <w:rPr>
                <w:rFonts w:ascii="宋体" w:hAnsi="宋体" w:cs="宋体" w:hint="eastAsia"/>
                <w:color w:val="000000"/>
                <w:sz w:val="24"/>
              </w:rPr>
              <w:t>75</w:t>
            </w:r>
          </w:p>
        </w:tc>
        <w:tc>
          <w:tcPr>
            <w:tcW w:w="278" w:type="pct"/>
            <w:vMerge/>
            <w:vAlign w:val="center"/>
          </w:tcPr>
          <w:p>
            <w:pPr>
              <w:jc w:val="left"/>
              <w:textAlignment w:val="center"/>
              <w:rPr>
                <w:rFonts w:ascii="宋体" w:hAnsi="宋体" w:cs="宋体"/>
                <w:color w:val="000000"/>
                <w:sz w:val="24"/>
              </w:rPr>
            </w:pPr>
          </w:p>
        </w:tc>
        <w:tc>
          <w:tcPr>
            <w:tcW w:w="2304" w:type="pct"/>
          </w:tcPr>
          <w:p>
            <w:pPr>
              <w:pStyle w:val="BodyText"/>
              <w:spacing w:line="240" w:lineRule="auto"/>
              <w:rPr>
                <w:rFonts w:hint="eastAsia"/>
                <w:b w:val="0"/>
                <w:bCs w:val="0"/>
              </w:rPr>
            </w:pPr>
            <w:r>
              <w:rPr>
                <w:rFonts w:ascii="宋体" w:hAnsi="宋体" w:cs="宋体" w:hint="eastAsia"/>
                <w:b w:val="0"/>
                <w:bCs w:val="0"/>
                <w:color w:val="000000"/>
              </w:rPr>
              <w:t>▲</w:t>
            </w:r>
            <w:r>
              <w:rPr>
                <w:rFonts w:ascii="宋体" w:hAnsi="宋体" w:cs="宋体" w:hint="eastAsia"/>
                <w:b w:val="0"/>
                <w:bCs w:val="0"/>
              </w:rPr>
              <w:t>7.10、安全防护性能2：</w:t>
            </w:r>
            <w:r>
              <w:rPr>
                <w:rFonts w:hint="eastAsia"/>
                <w:b w:val="0"/>
                <w:bCs w:val="0"/>
              </w:rPr>
              <w:t>样品水洗≥80次2h(小时)试验经检测甲型流感病毒H1N1 ATCC VR-1469，其抗病毒活性值≥1.00，抗病毒活性率（%）≥90。</w:t>
            </w:r>
          </w:p>
          <w:p>
            <w:pPr>
              <w:pStyle w:val="Quote"/>
            </w:pPr>
            <w:r>
              <w:rPr>
                <w:rFonts w:ascii="宋体" w:eastAsia="宋体" w:hAnsi="宋体" w:cs="宋体" w:hint="eastAsia"/>
                <w:b/>
                <w:bCs/>
                <w:i w:val="0"/>
                <w:iCs w:val="0"/>
                <w:color w:val="FF0000"/>
                <w:sz w:val="24"/>
                <w:szCs w:val="24"/>
              </w:rPr>
              <w:t>（提供2020年1月1日至本项目投标截止日前第三方检测机构出具的带有CMA或CNAS标识合格的检验检测报告，报告内容能体现满足上述参数要求）</w:t>
            </w:r>
          </w:p>
        </w:tc>
        <w:tc>
          <w:tcPr>
            <w:tcW w:w="717" w:type="pct"/>
          </w:tcPr>
          <w:p>
            <w:pPr>
              <w:pStyle w:val="Quote"/>
              <w:rPr>
                <w:rFonts w:ascii="宋体" w:eastAsia="宋体" w:hAnsi="宋体" w:cs="宋体" w:hint="eastAsia"/>
                <w:b/>
                <w:bCs/>
                <w:i w:val="0"/>
                <w:iCs w:val="0"/>
                <w:color w:val="FF0000"/>
                <w:sz w:val="24"/>
                <w:szCs w:val="24"/>
              </w:rPr>
            </w:pPr>
          </w:p>
        </w:tc>
        <w:tc>
          <w:tcPr>
            <w:tcW w:w="771" w:type="pct"/>
          </w:tcPr>
          <w:p>
            <w:pPr>
              <w:pStyle w:val="Quote"/>
              <w:rPr>
                <w:rFonts w:ascii="宋体" w:eastAsia="宋体" w:hAnsi="宋体" w:cs="宋体" w:hint="eastAsia"/>
                <w:b/>
                <w:bCs/>
                <w:i w:val="0"/>
                <w:iCs w:val="0"/>
                <w:color w:val="FF0000"/>
                <w:sz w:val="24"/>
                <w:szCs w:val="24"/>
              </w:rPr>
            </w:pPr>
          </w:p>
        </w:tc>
        <w:tc>
          <w:tcPr>
            <w:tcW w:w="661" w:type="pct"/>
          </w:tcPr>
          <w:p>
            <w:pPr>
              <w:pStyle w:val="Quote"/>
              <w:rPr>
                <w:rFonts w:ascii="宋体" w:eastAsia="宋体" w:hAnsi="宋体" w:cs="宋体" w:hint="eastAsia"/>
                <w:b/>
                <w:bCs/>
                <w:i w:val="0"/>
                <w:iCs w:val="0"/>
                <w:color w:val="FF0000"/>
                <w:sz w:val="24"/>
                <w:szCs w:val="24"/>
              </w:rPr>
            </w:pPr>
          </w:p>
        </w:tc>
      </w:tr>
      <w:tr>
        <w:tblPrEx>
          <w:tblW w:w="4997" w:type="pct"/>
          <w:tblInd w:w="0" w:type="dxa"/>
          <w:tblCellMar>
            <w:top w:w="0" w:type="dxa"/>
            <w:left w:w="108" w:type="dxa"/>
            <w:bottom w:w="0" w:type="dxa"/>
            <w:right w:w="108" w:type="dxa"/>
          </w:tblCellMar>
        </w:tblPrEx>
        <w:trPr>
          <w:trHeight w:val="398"/>
        </w:trPr>
        <w:tc>
          <w:tcPr>
            <w:tcW w:w="268" w:type="pct"/>
            <w:vAlign w:val="center"/>
          </w:tcPr>
          <w:p>
            <w:pPr>
              <w:jc w:val="left"/>
              <w:rPr>
                <w:rFonts w:ascii="宋体" w:hAnsi="宋体" w:cs="宋体"/>
                <w:color w:val="000000"/>
                <w:sz w:val="24"/>
              </w:rPr>
            </w:pPr>
            <w:r>
              <w:rPr>
                <w:rFonts w:ascii="宋体" w:hAnsi="宋体" w:cs="宋体" w:hint="eastAsia"/>
                <w:color w:val="000000"/>
                <w:sz w:val="24"/>
              </w:rPr>
              <w:t>76</w:t>
            </w:r>
          </w:p>
        </w:tc>
        <w:tc>
          <w:tcPr>
            <w:tcW w:w="278" w:type="pct"/>
            <w:vAlign w:val="center"/>
          </w:tcPr>
          <w:p>
            <w:pPr>
              <w:jc w:val="left"/>
              <w:textAlignment w:val="center"/>
              <w:rPr>
                <w:rFonts w:ascii="宋体" w:hAnsi="宋体" w:cs="宋体"/>
                <w:color w:val="000000"/>
                <w:sz w:val="24"/>
              </w:rPr>
            </w:pPr>
            <w:r>
              <w:rPr>
                <w:rFonts w:ascii="宋体" w:hAnsi="宋体" w:cs="宋体" w:hint="eastAsia"/>
                <w:color w:val="000000"/>
                <w:sz w:val="24"/>
              </w:rPr>
              <w:t>医用隔帘滑珠</w:t>
            </w:r>
          </w:p>
        </w:tc>
        <w:tc>
          <w:tcPr>
            <w:tcW w:w="2304" w:type="pct"/>
          </w:tcPr>
          <w:p>
            <w:pPr>
              <w:pStyle w:val="BodyText"/>
              <w:spacing w:line="240" w:lineRule="auto"/>
              <w:rPr>
                <w:rFonts w:ascii="宋体" w:hAnsi="宋体" w:cs="宋体"/>
                <w:b w:val="0"/>
                <w:bCs w:val="0"/>
              </w:rPr>
            </w:pPr>
            <w:r>
              <w:rPr>
                <w:rFonts w:ascii="宋体" w:hAnsi="宋体" w:cs="宋体" w:hint="eastAsia"/>
                <w:b w:val="0"/>
                <w:bCs w:val="0"/>
                <w:color w:val="000000"/>
                <w:kern w:val="0"/>
              </w:rPr>
              <w:t>每米轨道配不少于8个滑轮，吊环采用不锈钢材质。</w:t>
            </w:r>
          </w:p>
        </w:tc>
        <w:tc>
          <w:tcPr>
            <w:tcW w:w="717" w:type="pct"/>
          </w:tcPr>
          <w:p>
            <w:pPr>
              <w:pStyle w:val="BodyText"/>
              <w:spacing w:line="240" w:lineRule="auto"/>
              <w:rPr>
                <w:rFonts w:ascii="宋体" w:hAnsi="宋体" w:cs="宋体" w:hint="eastAsia"/>
                <w:b w:val="0"/>
                <w:bCs w:val="0"/>
                <w:color w:val="000000"/>
                <w:kern w:val="0"/>
              </w:rPr>
            </w:pPr>
          </w:p>
        </w:tc>
        <w:tc>
          <w:tcPr>
            <w:tcW w:w="771" w:type="pct"/>
          </w:tcPr>
          <w:p>
            <w:pPr>
              <w:pStyle w:val="BodyText"/>
              <w:spacing w:line="240" w:lineRule="auto"/>
              <w:rPr>
                <w:rFonts w:ascii="宋体" w:hAnsi="宋体" w:cs="宋体" w:hint="eastAsia"/>
                <w:b w:val="0"/>
                <w:bCs w:val="0"/>
                <w:color w:val="000000"/>
                <w:kern w:val="0"/>
              </w:rPr>
            </w:pPr>
          </w:p>
        </w:tc>
        <w:tc>
          <w:tcPr>
            <w:tcW w:w="661" w:type="pct"/>
          </w:tcPr>
          <w:p>
            <w:pPr>
              <w:pStyle w:val="BodyText"/>
              <w:spacing w:line="240" w:lineRule="auto"/>
              <w:rPr>
                <w:rFonts w:ascii="宋体" w:hAnsi="宋体" w:cs="宋体" w:hint="eastAsia"/>
                <w:b w:val="0"/>
                <w:bCs w:val="0"/>
                <w:color w:val="000000"/>
                <w:kern w:val="0"/>
              </w:rPr>
            </w:pPr>
          </w:p>
        </w:tc>
      </w:tr>
      <w:tr>
        <w:tblPrEx>
          <w:tblW w:w="4997" w:type="pct"/>
          <w:tblInd w:w="0" w:type="dxa"/>
          <w:tblCellMar>
            <w:top w:w="0" w:type="dxa"/>
            <w:left w:w="108" w:type="dxa"/>
            <w:bottom w:w="0" w:type="dxa"/>
            <w:right w:w="108" w:type="dxa"/>
          </w:tblCellMar>
        </w:tblPrEx>
        <w:trPr>
          <w:trHeight w:val="398"/>
        </w:trPr>
        <w:tc>
          <w:tcPr>
            <w:tcW w:w="268" w:type="pct"/>
            <w:vAlign w:val="center"/>
          </w:tcPr>
          <w:p>
            <w:pPr>
              <w:jc w:val="left"/>
              <w:rPr>
                <w:rFonts w:ascii="宋体" w:hAnsi="宋体" w:cs="宋体"/>
                <w:color w:val="000000"/>
                <w:sz w:val="24"/>
              </w:rPr>
            </w:pPr>
            <w:r>
              <w:rPr>
                <w:rFonts w:ascii="宋体" w:hAnsi="宋体" w:cs="宋体" w:hint="eastAsia"/>
                <w:color w:val="000000"/>
                <w:sz w:val="24"/>
              </w:rPr>
              <w:t>77</w:t>
            </w:r>
          </w:p>
        </w:tc>
        <w:tc>
          <w:tcPr>
            <w:tcW w:w="278" w:type="pct"/>
            <w:vMerge w:val="restart"/>
            <w:vAlign w:val="center"/>
          </w:tcPr>
          <w:p>
            <w:pPr>
              <w:jc w:val="left"/>
              <w:textAlignment w:val="center"/>
              <w:rPr>
                <w:rFonts w:ascii="宋体" w:hAnsi="宋体" w:cs="宋体"/>
                <w:color w:val="000000"/>
                <w:sz w:val="24"/>
              </w:rPr>
            </w:pPr>
            <w:r>
              <w:rPr>
                <w:rFonts w:ascii="宋体" w:hAnsi="宋体" w:cs="宋体" w:hint="eastAsia"/>
                <w:color w:val="000000"/>
                <w:sz w:val="24"/>
              </w:rPr>
              <w:t>医用输液吊杆</w:t>
            </w:r>
          </w:p>
        </w:tc>
        <w:tc>
          <w:tcPr>
            <w:tcW w:w="2304" w:type="pct"/>
          </w:tcPr>
          <w:p>
            <w:pPr>
              <w:pStyle w:val="BodyText"/>
              <w:spacing w:line="240" w:lineRule="auto"/>
              <w:rPr>
                <w:rFonts w:ascii="宋体" w:hAnsi="宋体" w:cs="宋体"/>
                <w:b w:val="0"/>
                <w:bCs w:val="0"/>
              </w:rPr>
            </w:pPr>
            <w:r>
              <w:rPr>
                <w:rStyle w:val="font21"/>
                <w:rFonts w:ascii="宋体" w:eastAsia="宋体" w:hAnsi="宋体" w:cs="宋体" w:hint="default"/>
                <w:b w:val="0"/>
                <w:bCs w:val="0"/>
                <w:sz w:val="24"/>
                <w:szCs w:val="24"/>
              </w:rPr>
              <w:t>8.1、</w:t>
            </w:r>
            <w:r>
              <w:rPr>
                <w:rStyle w:val="font21"/>
                <w:rFonts w:ascii="宋体" w:hAnsi="宋体" w:cs="宋体" w:hint="default"/>
                <w:b w:val="0"/>
                <w:bCs w:val="0"/>
                <w:sz w:val="24"/>
                <w:szCs w:val="24"/>
              </w:rPr>
              <w:t>材质</w:t>
            </w:r>
            <w:r>
              <w:rPr>
                <w:rStyle w:val="font21"/>
                <w:rFonts w:ascii="宋体" w:eastAsia="宋体" w:hAnsi="宋体" w:cs="宋体" w:hint="default"/>
                <w:b w:val="0"/>
                <w:bCs w:val="0"/>
                <w:sz w:val="24"/>
                <w:szCs w:val="24"/>
              </w:rPr>
              <w:t>：304不锈钢。</w:t>
            </w:r>
          </w:p>
        </w:tc>
        <w:tc>
          <w:tcPr>
            <w:tcW w:w="717" w:type="pct"/>
          </w:tcPr>
          <w:p>
            <w:pPr>
              <w:pStyle w:val="BodyText"/>
              <w:spacing w:line="240" w:lineRule="auto"/>
              <w:rPr>
                <w:rStyle w:val="font21"/>
                <w:rFonts w:ascii="宋体" w:eastAsia="宋体" w:hAnsi="宋体" w:cs="宋体" w:hint="default"/>
                <w:b w:val="0"/>
                <w:bCs w:val="0"/>
                <w:sz w:val="24"/>
                <w:szCs w:val="24"/>
              </w:rPr>
            </w:pPr>
          </w:p>
        </w:tc>
        <w:tc>
          <w:tcPr>
            <w:tcW w:w="771" w:type="pct"/>
          </w:tcPr>
          <w:p>
            <w:pPr>
              <w:pStyle w:val="BodyText"/>
              <w:spacing w:line="240" w:lineRule="auto"/>
              <w:rPr>
                <w:rStyle w:val="font21"/>
                <w:rFonts w:ascii="宋体" w:eastAsia="宋体" w:hAnsi="宋体" w:cs="宋体" w:hint="default"/>
                <w:b w:val="0"/>
                <w:bCs w:val="0"/>
                <w:sz w:val="24"/>
                <w:szCs w:val="24"/>
              </w:rPr>
            </w:pPr>
          </w:p>
        </w:tc>
        <w:tc>
          <w:tcPr>
            <w:tcW w:w="661" w:type="pct"/>
          </w:tcPr>
          <w:p>
            <w:pPr>
              <w:pStyle w:val="BodyText"/>
              <w:spacing w:line="240" w:lineRule="auto"/>
              <w:rPr>
                <w:rStyle w:val="font21"/>
                <w:rFonts w:ascii="宋体" w:eastAsia="宋体" w:hAnsi="宋体" w:cs="宋体" w:hint="default"/>
                <w:b w:val="0"/>
                <w:bCs w:val="0"/>
                <w:sz w:val="24"/>
                <w:szCs w:val="24"/>
              </w:rPr>
            </w:pPr>
          </w:p>
        </w:tc>
      </w:tr>
      <w:tr>
        <w:tblPrEx>
          <w:tblW w:w="4997" w:type="pct"/>
          <w:tblInd w:w="0" w:type="dxa"/>
          <w:tblCellMar>
            <w:top w:w="0" w:type="dxa"/>
            <w:left w:w="108" w:type="dxa"/>
            <w:bottom w:w="0" w:type="dxa"/>
            <w:right w:w="108" w:type="dxa"/>
          </w:tblCellMar>
        </w:tblPrEx>
        <w:trPr>
          <w:trHeight w:val="398"/>
        </w:trPr>
        <w:tc>
          <w:tcPr>
            <w:tcW w:w="268" w:type="pct"/>
            <w:vAlign w:val="center"/>
          </w:tcPr>
          <w:p>
            <w:pPr>
              <w:jc w:val="left"/>
              <w:rPr>
                <w:rFonts w:ascii="宋体" w:hAnsi="宋体" w:cs="宋体"/>
                <w:color w:val="000000"/>
                <w:sz w:val="24"/>
              </w:rPr>
            </w:pPr>
            <w:r>
              <w:rPr>
                <w:rFonts w:ascii="宋体" w:hAnsi="宋体" w:cs="宋体" w:hint="eastAsia"/>
                <w:color w:val="000000"/>
                <w:sz w:val="24"/>
              </w:rPr>
              <w:t>78</w:t>
            </w:r>
          </w:p>
        </w:tc>
        <w:tc>
          <w:tcPr>
            <w:tcW w:w="278" w:type="pct"/>
            <w:vMerge/>
            <w:vAlign w:val="center"/>
          </w:tcPr>
          <w:p>
            <w:pPr>
              <w:jc w:val="left"/>
              <w:textAlignment w:val="center"/>
              <w:rPr>
                <w:rFonts w:ascii="宋体" w:hAnsi="宋体" w:cs="宋体"/>
                <w:color w:val="000000"/>
                <w:sz w:val="24"/>
              </w:rPr>
            </w:pPr>
          </w:p>
        </w:tc>
        <w:tc>
          <w:tcPr>
            <w:tcW w:w="2304" w:type="pct"/>
          </w:tcPr>
          <w:p>
            <w:pPr>
              <w:pStyle w:val="BodyText"/>
              <w:spacing w:line="240" w:lineRule="auto"/>
              <w:jc w:val="left"/>
              <w:rPr>
                <w:rFonts w:ascii="宋体" w:hAnsi="宋体" w:cs="宋体"/>
                <w:b w:val="0"/>
                <w:bCs w:val="0"/>
              </w:rPr>
            </w:pPr>
            <w:r>
              <w:rPr>
                <w:rStyle w:val="font21"/>
                <w:rFonts w:ascii="宋体" w:eastAsia="宋体" w:hAnsi="宋体" w:cs="宋体" w:hint="default"/>
                <w:b w:val="0"/>
                <w:bCs w:val="0"/>
                <w:sz w:val="24"/>
                <w:szCs w:val="24"/>
              </w:rPr>
              <w:t>8.2、尺寸规格：600mm-2000mm，双杆无极伸缩，</w:t>
            </w:r>
            <w:r>
              <w:rPr>
                <w:b w:val="0"/>
                <w:bCs w:val="0"/>
              </w:rPr>
              <w:t>外φ16mm/φ13mm,内φ13mm/φ9.5mm。</w:t>
            </w:r>
          </w:p>
        </w:tc>
        <w:tc>
          <w:tcPr>
            <w:tcW w:w="717" w:type="pct"/>
          </w:tcPr>
          <w:p>
            <w:pPr>
              <w:pStyle w:val="BodyText"/>
              <w:spacing w:line="240" w:lineRule="auto"/>
              <w:jc w:val="left"/>
              <w:rPr>
                <w:rStyle w:val="font21"/>
                <w:rFonts w:ascii="宋体" w:eastAsia="宋体" w:hAnsi="宋体" w:cs="宋体" w:hint="default"/>
                <w:b w:val="0"/>
                <w:bCs w:val="0"/>
                <w:sz w:val="24"/>
                <w:szCs w:val="24"/>
              </w:rPr>
            </w:pPr>
          </w:p>
        </w:tc>
        <w:tc>
          <w:tcPr>
            <w:tcW w:w="771" w:type="pct"/>
          </w:tcPr>
          <w:p>
            <w:pPr>
              <w:pStyle w:val="BodyText"/>
              <w:spacing w:line="240" w:lineRule="auto"/>
              <w:jc w:val="left"/>
              <w:rPr>
                <w:rStyle w:val="font21"/>
                <w:rFonts w:ascii="宋体" w:eastAsia="宋体" w:hAnsi="宋体" w:cs="宋体" w:hint="default"/>
                <w:b w:val="0"/>
                <w:bCs w:val="0"/>
                <w:sz w:val="24"/>
                <w:szCs w:val="24"/>
              </w:rPr>
            </w:pPr>
          </w:p>
        </w:tc>
        <w:tc>
          <w:tcPr>
            <w:tcW w:w="661" w:type="pct"/>
          </w:tcPr>
          <w:p>
            <w:pPr>
              <w:pStyle w:val="BodyText"/>
              <w:spacing w:line="240" w:lineRule="auto"/>
              <w:jc w:val="left"/>
              <w:rPr>
                <w:rStyle w:val="font21"/>
                <w:rFonts w:ascii="宋体" w:eastAsia="宋体" w:hAnsi="宋体" w:cs="宋体" w:hint="default"/>
                <w:b w:val="0"/>
                <w:bCs w:val="0"/>
                <w:sz w:val="24"/>
                <w:szCs w:val="24"/>
              </w:rPr>
            </w:pPr>
          </w:p>
        </w:tc>
      </w:tr>
      <w:tr>
        <w:tblPrEx>
          <w:tblW w:w="4997" w:type="pct"/>
          <w:tblInd w:w="0" w:type="dxa"/>
          <w:tblCellMar>
            <w:top w:w="0" w:type="dxa"/>
            <w:left w:w="108" w:type="dxa"/>
            <w:bottom w:w="0" w:type="dxa"/>
            <w:right w:w="108" w:type="dxa"/>
          </w:tblCellMar>
        </w:tblPrEx>
        <w:trPr>
          <w:trHeight w:val="398"/>
        </w:trPr>
        <w:tc>
          <w:tcPr>
            <w:tcW w:w="268" w:type="pct"/>
            <w:vAlign w:val="center"/>
          </w:tcPr>
          <w:p>
            <w:pPr>
              <w:jc w:val="left"/>
              <w:rPr>
                <w:rFonts w:ascii="宋体" w:hAnsi="宋体" w:cs="宋体"/>
                <w:color w:val="000000"/>
                <w:sz w:val="24"/>
              </w:rPr>
            </w:pPr>
            <w:r>
              <w:rPr>
                <w:rFonts w:ascii="宋体" w:hAnsi="宋体" w:cs="宋体" w:hint="eastAsia"/>
                <w:color w:val="000000"/>
                <w:sz w:val="24"/>
              </w:rPr>
              <w:t>79</w:t>
            </w:r>
          </w:p>
        </w:tc>
        <w:tc>
          <w:tcPr>
            <w:tcW w:w="278" w:type="pct"/>
            <w:vMerge/>
            <w:vAlign w:val="center"/>
          </w:tcPr>
          <w:p>
            <w:pPr>
              <w:jc w:val="left"/>
              <w:textAlignment w:val="center"/>
              <w:rPr>
                <w:rFonts w:ascii="宋体" w:hAnsi="宋体" w:cs="宋体"/>
                <w:color w:val="000000"/>
                <w:sz w:val="24"/>
              </w:rPr>
            </w:pPr>
          </w:p>
        </w:tc>
        <w:tc>
          <w:tcPr>
            <w:tcW w:w="2304" w:type="pct"/>
          </w:tcPr>
          <w:p>
            <w:pPr>
              <w:pStyle w:val="BodyText"/>
              <w:spacing w:line="240" w:lineRule="auto"/>
              <w:rPr>
                <w:rFonts w:ascii="宋体" w:hAnsi="宋体" w:cs="宋体"/>
                <w:b w:val="0"/>
                <w:bCs w:val="0"/>
              </w:rPr>
            </w:pPr>
            <w:r>
              <w:rPr>
                <w:rStyle w:val="font21"/>
                <w:rFonts w:ascii="宋体" w:eastAsia="宋体" w:hAnsi="宋体" w:cs="宋体" w:hint="default"/>
                <w:b w:val="0"/>
                <w:bCs w:val="0"/>
                <w:sz w:val="24"/>
                <w:szCs w:val="24"/>
              </w:rPr>
              <w:t>8.3、力学性能：抗拉强度525Rm(MPa)。</w:t>
            </w:r>
          </w:p>
        </w:tc>
        <w:tc>
          <w:tcPr>
            <w:tcW w:w="717" w:type="pct"/>
          </w:tcPr>
          <w:p>
            <w:pPr>
              <w:pStyle w:val="BodyText"/>
              <w:spacing w:line="240" w:lineRule="auto"/>
              <w:rPr>
                <w:rStyle w:val="font21"/>
                <w:rFonts w:ascii="宋体" w:eastAsia="宋体" w:hAnsi="宋体" w:cs="宋体" w:hint="default"/>
                <w:b w:val="0"/>
                <w:bCs w:val="0"/>
                <w:sz w:val="24"/>
                <w:szCs w:val="24"/>
              </w:rPr>
            </w:pPr>
          </w:p>
        </w:tc>
        <w:tc>
          <w:tcPr>
            <w:tcW w:w="771" w:type="pct"/>
          </w:tcPr>
          <w:p>
            <w:pPr>
              <w:pStyle w:val="BodyText"/>
              <w:spacing w:line="240" w:lineRule="auto"/>
              <w:rPr>
                <w:rStyle w:val="font21"/>
                <w:rFonts w:ascii="宋体" w:eastAsia="宋体" w:hAnsi="宋体" w:cs="宋体" w:hint="default"/>
                <w:b w:val="0"/>
                <w:bCs w:val="0"/>
                <w:sz w:val="24"/>
                <w:szCs w:val="24"/>
              </w:rPr>
            </w:pPr>
          </w:p>
        </w:tc>
        <w:tc>
          <w:tcPr>
            <w:tcW w:w="661" w:type="pct"/>
          </w:tcPr>
          <w:p>
            <w:pPr>
              <w:pStyle w:val="BodyText"/>
              <w:spacing w:line="240" w:lineRule="auto"/>
              <w:rPr>
                <w:rStyle w:val="font21"/>
                <w:rFonts w:ascii="宋体" w:eastAsia="宋体" w:hAnsi="宋体" w:cs="宋体" w:hint="default"/>
                <w:b w:val="0"/>
                <w:bCs w:val="0"/>
                <w:sz w:val="24"/>
                <w:szCs w:val="24"/>
              </w:rPr>
            </w:pPr>
          </w:p>
        </w:tc>
      </w:tr>
      <w:tr>
        <w:tblPrEx>
          <w:tblW w:w="4997" w:type="pct"/>
          <w:tblInd w:w="0" w:type="dxa"/>
          <w:tblCellMar>
            <w:top w:w="0" w:type="dxa"/>
            <w:left w:w="108" w:type="dxa"/>
            <w:bottom w:w="0" w:type="dxa"/>
            <w:right w:w="108" w:type="dxa"/>
          </w:tblCellMar>
        </w:tblPrEx>
        <w:trPr>
          <w:trHeight w:val="398"/>
        </w:trPr>
        <w:tc>
          <w:tcPr>
            <w:tcW w:w="268" w:type="pct"/>
            <w:vAlign w:val="center"/>
          </w:tcPr>
          <w:p>
            <w:pPr>
              <w:jc w:val="left"/>
              <w:rPr>
                <w:rFonts w:ascii="宋体" w:hAnsi="宋体" w:cs="宋体"/>
                <w:color w:val="000000"/>
                <w:sz w:val="24"/>
              </w:rPr>
            </w:pPr>
            <w:r>
              <w:rPr>
                <w:rFonts w:ascii="宋体" w:hAnsi="宋体" w:cs="宋体" w:hint="eastAsia"/>
                <w:color w:val="000000"/>
                <w:sz w:val="24"/>
              </w:rPr>
              <w:t>80</w:t>
            </w:r>
          </w:p>
        </w:tc>
        <w:tc>
          <w:tcPr>
            <w:tcW w:w="278" w:type="pct"/>
            <w:vMerge/>
            <w:vAlign w:val="center"/>
          </w:tcPr>
          <w:p>
            <w:pPr>
              <w:jc w:val="left"/>
              <w:textAlignment w:val="center"/>
              <w:rPr>
                <w:rFonts w:ascii="宋体" w:hAnsi="宋体" w:cs="宋体"/>
                <w:color w:val="000000"/>
                <w:sz w:val="24"/>
              </w:rPr>
            </w:pPr>
          </w:p>
        </w:tc>
        <w:tc>
          <w:tcPr>
            <w:tcW w:w="2304" w:type="pct"/>
          </w:tcPr>
          <w:p>
            <w:pPr>
              <w:pStyle w:val="BodyText"/>
              <w:spacing w:line="240" w:lineRule="auto"/>
              <w:rPr>
                <w:rFonts w:ascii="宋体" w:hAnsi="宋体" w:cs="宋体"/>
                <w:b w:val="0"/>
                <w:bCs w:val="0"/>
              </w:rPr>
            </w:pPr>
            <w:r>
              <w:rPr>
                <w:rStyle w:val="font21"/>
                <w:rFonts w:ascii="宋体" w:eastAsia="宋体" w:hAnsi="宋体" w:cs="宋体" w:hint="default"/>
                <w:b w:val="0"/>
                <w:bCs w:val="0"/>
                <w:sz w:val="24"/>
                <w:szCs w:val="24"/>
              </w:rPr>
              <w:t>8.4、规定非比例延伸强度：240Rp0.2(MPa)。</w:t>
            </w:r>
          </w:p>
        </w:tc>
        <w:tc>
          <w:tcPr>
            <w:tcW w:w="717" w:type="pct"/>
          </w:tcPr>
          <w:p>
            <w:pPr>
              <w:pStyle w:val="BodyText"/>
              <w:spacing w:line="240" w:lineRule="auto"/>
              <w:rPr>
                <w:rStyle w:val="font21"/>
                <w:rFonts w:ascii="宋体" w:eastAsia="宋体" w:hAnsi="宋体" w:cs="宋体" w:hint="default"/>
                <w:b w:val="0"/>
                <w:bCs w:val="0"/>
                <w:sz w:val="24"/>
                <w:szCs w:val="24"/>
              </w:rPr>
            </w:pPr>
          </w:p>
        </w:tc>
        <w:tc>
          <w:tcPr>
            <w:tcW w:w="771" w:type="pct"/>
          </w:tcPr>
          <w:p>
            <w:pPr>
              <w:pStyle w:val="BodyText"/>
              <w:spacing w:line="240" w:lineRule="auto"/>
              <w:rPr>
                <w:rStyle w:val="font21"/>
                <w:rFonts w:ascii="宋体" w:eastAsia="宋体" w:hAnsi="宋体" w:cs="宋体" w:hint="default"/>
                <w:b w:val="0"/>
                <w:bCs w:val="0"/>
                <w:sz w:val="24"/>
                <w:szCs w:val="24"/>
              </w:rPr>
            </w:pPr>
          </w:p>
        </w:tc>
        <w:tc>
          <w:tcPr>
            <w:tcW w:w="661" w:type="pct"/>
          </w:tcPr>
          <w:p>
            <w:pPr>
              <w:pStyle w:val="BodyText"/>
              <w:spacing w:line="240" w:lineRule="auto"/>
              <w:rPr>
                <w:rStyle w:val="font21"/>
                <w:rFonts w:ascii="宋体" w:eastAsia="宋体" w:hAnsi="宋体" w:cs="宋体" w:hint="default"/>
                <w:b w:val="0"/>
                <w:bCs w:val="0"/>
                <w:sz w:val="24"/>
                <w:szCs w:val="24"/>
              </w:rPr>
            </w:pPr>
          </w:p>
        </w:tc>
      </w:tr>
      <w:tr>
        <w:tblPrEx>
          <w:tblW w:w="4997" w:type="pct"/>
          <w:tblInd w:w="0" w:type="dxa"/>
          <w:tblCellMar>
            <w:top w:w="0" w:type="dxa"/>
            <w:left w:w="108" w:type="dxa"/>
            <w:bottom w:w="0" w:type="dxa"/>
            <w:right w:w="108" w:type="dxa"/>
          </w:tblCellMar>
        </w:tblPrEx>
        <w:trPr>
          <w:trHeight w:val="398"/>
        </w:trPr>
        <w:tc>
          <w:tcPr>
            <w:tcW w:w="268" w:type="pct"/>
            <w:vAlign w:val="center"/>
          </w:tcPr>
          <w:p>
            <w:pPr>
              <w:jc w:val="left"/>
              <w:rPr>
                <w:rFonts w:ascii="宋体" w:hAnsi="宋体" w:cs="宋体"/>
                <w:color w:val="000000"/>
                <w:sz w:val="24"/>
              </w:rPr>
            </w:pPr>
            <w:r>
              <w:rPr>
                <w:rFonts w:ascii="宋体" w:hAnsi="宋体" w:cs="宋体" w:hint="eastAsia"/>
                <w:color w:val="000000"/>
                <w:sz w:val="24"/>
              </w:rPr>
              <w:t>81</w:t>
            </w:r>
          </w:p>
        </w:tc>
        <w:tc>
          <w:tcPr>
            <w:tcW w:w="278" w:type="pct"/>
            <w:vMerge/>
            <w:vAlign w:val="center"/>
          </w:tcPr>
          <w:p>
            <w:pPr>
              <w:jc w:val="left"/>
              <w:textAlignment w:val="center"/>
              <w:rPr>
                <w:rFonts w:ascii="宋体" w:hAnsi="宋体" w:cs="宋体"/>
                <w:color w:val="000000"/>
                <w:sz w:val="24"/>
              </w:rPr>
            </w:pPr>
          </w:p>
        </w:tc>
        <w:tc>
          <w:tcPr>
            <w:tcW w:w="2304" w:type="pct"/>
          </w:tcPr>
          <w:p>
            <w:pPr>
              <w:pStyle w:val="BodyText"/>
              <w:spacing w:line="240" w:lineRule="auto"/>
              <w:rPr>
                <w:rFonts w:ascii="宋体" w:hAnsi="宋体" w:cs="宋体"/>
                <w:b w:val="0"/>
                <w:bCs w:val="0"/>
              </w:rPr>
            </w:pPr>
            <w:r>
              <w:rPr>
                <w:rStyle w:val="font21"/>
                <w:rFonts w:ascii="宋体" w:eastAsia="宋体" w:hAnsi="宋体" w:cs="宋体" w:hint="default"/>
                <w:b w:val="0"/>
                <w:bCs w:val="0"/>
                <w:sz w:val="24"/>
                <w:szCs w:val="24"/>
              </w:rPr>
              <w:t>8.5、断后伸长率A50mm（%）：41。</w:t>
            </w:r>
          </w:p>
        </w:tc>
        <w:tc>
          <w:tcPr>
            <w:tcW w:w="717" w:type="pct"/>
          </w:tcPr>
          <w:p>
            <w:pPr>
              <w:pStyle w:val="BodyText"/>
              <w:spacing w:line="240" w:lineRule="auto"/>
              <w:rPr>
                <w:rStyle w:val="font21"/>
                <w:rFonts w:ascii="宋体" w:eastAsia="宋体" w:hAnsi="宋体" w:cs="宋体" w:hint="default"/>
                <w:b w:val="0"/>
                <w:bCs w:val="0"/>
                <w:sz w:val="24"/>
                <w:szCs w:val="24"/>
              </w:rPr>
            </w:pPr>
          </w:p>
        </w:tc>
        <w:tc>
          <w:tcPr>
            <w:tcW w:w="771" w:type="pct"/>
          </w:tcPr>
          <w:p>
            <w:pPr>
              <w:pStyle w:val="BodyText"/>
              <w:spacing w:line="240" w:lineRule="auto"/>
              <w:rPr>
                <w:rStyle w:val="font21"/>
                <w:rFonts w:ascii="宋体" w:eastAsia="宋体" w:hAnsi="宋体" w:cs="宋体" w:hint="default"/>
                <w:b w:val="0"/>
                <w:bCs w:val="0"/>
                <w:sz w:val="24"/>
                <w:szCs w:val="24"/>
              </w:rPr>
            </w:pPr>
          </w:p>
        </w:tc>
        <w:tc>
          <w:tcPr>
            <w:tcW w:w="661" w:type="pct"/>
          </w:tcPr>
          <w:p>
            <w:pPr>
              <w:pStyle w:val="BodyText"/>
              <w:spacing w:line="240" w:lineRule="auto"/>
              <w:rPr>
                <w:rStyle w:val="font21"/>
                <w:rFonts w:ascii="宋体" w:eastAsia="宋体" w:hAnsi="宋体" w:cs="宋体" w:hint="default"/>
                <w:b w:val="0"/>
                <w:bCs w:val="0"/>
                <w:sz w:val="24"/>
                <w:szCs w:val="24"/>
              </w:rPr>
            </w:pPr>
          </w:p>
        </w:tc>
      </w:tr>
    </w:tbl>
    <w:p>
      <w:pPr>
        <w:rPr>
          <w:sz w:val="24"/>
        </w:rPr>
      </w:pPr>
      <w:r>
        <w:rPr>
          <w:rFonts w:hint="eastAsia"/>
          <w:sz w:val="24"/>
        </w:rPr>
        <w:t>证明资料【如有的话，提供的证明资料应统一编号（排序），格式自定】</w:t>
      </w:r>
      <w:bookmarkEnd w:id="60"/>
      <w:r>
        <w:rPr>
          <w:rFonts w:hint="eastAsia"/>
          <w:sz w:val="24"/>
        </w:rPr>
        <w:t>：</w:t>
      </w:r>
    </w:p>
    <w:p>
      <w:pPr>
        <w:ind w:firstLine="420" w:firstLineChars="200"/>
        <w:rPr>
          <w:rFonts w:ascii="宋体" w:hAnsi="宋体"/>
          <w:b/>
          <w:sz w:val="24"/>
        </w:rPr>
      </w:pPr>
      <w:r>
        <w:rPr>
          <w:rFonts w:ascii="宋体" w:hAnsi="宋体" w:hint="eastAsia"/>
          <w:b/>
          <w:sz w:val="24"/>
        </w:rPr>
        <w:t>《技术要求偏离表》编制指引：</w:t>
      </w:r>
    </w:p>
    <w:p>
      <w:pPr>
        <w:ind w:firstLine="420" w:firstLineChars="200"/>
        <w:rPr>
          <w:rFonts w:ascii="宋体" w:hAnsi="宋体"/>
          <w:b/>
          <w:sz w:val="24"/>
        </w:rPr>
      </w:pPr>
      <w:r>
        <w:rPr>
          <w:rFonts w:ascii="宋体" w:hAnsi="宋体" w:hint="eastAsia"/>
          <w:b/>
          <w:sz w:val="24"/>
        </w:rPr>
        <w:t>1、技术要求偏离表的序号、货物名称、招标技术要求等栏目</w:t>
      </w:r>
      <w:bookmarkStart w:id="61" w:name="_Hlk72094407"/>
      <w:r>
        <w:rPr>
          <w:rFonts w:ascii="宋体" w:hAnsi="宋体" w:hint="eastAsia"/>
          <w:b/>
          <w:sz w:val="24"/>
        </w:rPr>
        <w:t>对应“用户需求书”中的“技术要求”章节</w:t>
      </w:r>
      <w:bookmarkEnd w:id="61"/>
      <w:r>
        <w:rPr>
          <w:rFonts w:ascii="宋体" w:hAnsi="宋体" w:hint="eastAsia"/>
          <w:b/>
          <w:sz w:val="24"/>
        </w:rPr>
        <w:t>相关内容。</w:t>
      </w:r>
    </w:p>
    <w:p>
      <w:pPr>
        <w:ind w:firstLine="420" w:firstLineChars="200"/>
        <w:rPr>
          <w:rFonts w:ascii="宋体" w:hAnsi="宋体"/>
          <w:b/>
          <w:sz w:val="24"/>
        </w:rPr>
      </w:pPr>
      <w:r>
        <w:rPr>
          <w:rFonts w:ascii="宋体" w:hAnsi="宋体"/>
          <w:b/>
          <w:sz w:val="24"/>
        </w:rPr>
        <w:t>2</w:t>
      </w:r>
      <w:r>
        <w:rPr>
          <w:rFonts w:ascii="宋体" w:hAnsi="宋体" w:hint="eastAsia"/>
          <w:b/>
          <w:sz w:val="24"/>
        </w:rPr>
        <w:t>、“投标技术响应”一栏必须一一对照“招标技术要求”，详细填写投标人自身投标货物的具体参数，而不能不合理照搬照抄招标文件的技术要求，以体现具体响应情况。</w:t>
      </w:r>
    </w:p>
    <w:p>
      <w:pPr>
        <w:ind w:firstLine="420" w:firstLineChars="200"/>
        <w:rPr>
          <w:rFonts w:ascii="宋体" w:hAnsi="宋体"/>
          <w:b/>
          <w:sz w:val="24"/>
        </w:rPr>
      </w:pPr>
      <w:r>
        <w:rPr>
          <w:rFonts w:ascii="宋体" w:hAnsi="宋体"/>
          <w:b/>
          <w:sz w:val="24"/>
        </w:rPr>
        <w:t>3</w:t>
      </w:r>
      <w:r>
        <w:rPr>
          <w:rFonts w:ascii="宋体" w:hAnsi="宋体" w:hint="eastAsia"/>
          <w:b/>
          <w:sz w:val="24"/>
        </w:rPr>
        <w:t>、</w:t>
      </w:r>
      <w:bookmarkStart w:id="62" w:name="_Hlk72158270"/>
      <w:r>
        <w:rPr>
          <w:rFonts w:ascii="宋体" w:hAnsi="宋体" w:hint="eastAsia"/>
          <w:b/>
          <w:sz w:val="24"/>
        </w:rPr>
        <w:t>“偏离情况”</w:t>
      </w:r>
      <w:bookmarkEnd w:id="62"/>
      <w:r>
        <w:rPr>
          <w:rFonts w:ascii="宋体" w:hAnsi="宋体" w:hint="eastAsia"/>
          <w:b/>
          <w:sz w:val="24"/>
        </w:rPr>
        <w:t>一栏填写如实填写“正偏离”、“负偏离”或“无偏离”，其中：</w:t>
      </w:r>
      <w:bookmarkStart w:id="63" w:name="_Hlk72093866"/>
      <w:r>
        <w:rPr>
          <w:rFonts w:ascii="宋体" w:hAnsi="宋体" w:hint="eastAsia"/>
          <w:b/>
          <w:sz w:val="24"/>
        </w:rPr>
        <w:t>“正偏离”表示“投标响应优于招标技术要求”，“负偏离”表示“投标响应不满足招标技术要求”，“无偏离”表示“投标响应与招标技术要求一致”</w:t>
      </w:r>
      <w:bookmarkEnd w:id="63"/>
      <w:r>
        <w:rPr>
          <w:rFonts w:ascii="宋体" w:hAnsi="宋体" w:hint="eastAsia"/>
          <w:b/>
          <w:sz w:val="24"/>
        </w:rPr>
        <w:t>。“投标技术响应”对比“招标技术要求”存在响应不全（包括未响应整项招标技术要求或者未响应一项招标技术要求的部分内容），均视为“负偏离”。</w:t>
      </w:r>
    </w:p>
    <w:p>
      <w:pPr>
        <w:ind w:firstLine="420" w:firstLineChars="200"/>
        <w:rPr>
          <w:rFonts w:ascii="宋体" w:hAnsi="宋体"/>
          <w:b/>
          <w:sz w:val="24"/>
        </w:rPr>
      </w:pPr>
      <w:r>
        <w:rPr>
          <w:rFonts w:ascii="宋体" w:hAnsi="宋体"/>
          <w:b/>
          <w:sz w:val="24"/>
        </w:rPr>
        <w:t>4</w:t>
      </w:r>
      <w:r>
        <w:rPr>
          <w:rFonts w:ascii="宋体" w:hAnsi="宋体" w:hint="eastAsia"/>
          <w:b/>
          <w:sz w:val="24"/>
        </w:rPr>
        <w:t>、未要求提供证明资料的招标技术要求，可以不提供证明资料（如实响应即可）。</w:t>
      </w:r>
    </w:p>
    <w:p>
      <w:pPr>
        <w:ind w:firstLine="420" w:firstLineChars="200"/>
        <w:rPr>
          <w:rFonts w:ascii="宋体" w:hAnsi="宋体"/>
          <w:b/>
          <w:sz w:val="24"/>
        </w:rPr>
      </w:pPr>
      <w:r>
        <w:rPr>
          <w:rFonts w:ascii="宋体" w:hAnsi="宋体" w:hint="eastAsia"/>
          <w:b/>
          <w:sz w:val="24"/>
        </w:rPr>
        <w:t>5、</w:t>
      </w:r>
      <w:bookmarkStart w:id="64" w:name="_Hlk72096106"/>
      <w:r>
        <w:rPr>
          <w:rFonts w:ascii="宋体" w:hAnsi="宋体" w:hint="eastAsia"/>
          <w:b/>
          <w:sz w:val="24"/>
        </w:rPr>
        <w:t>证明资料条款响应要求</w:t>
      </w:r>
      <w:bookmarkEnd w:id="64"/>
      <w:r>
        <w:rPr>
          <w:rFonts w:ascii="宋体" w:hAnsi="宋体" w:hint="eastAsia"/>
          <w:b/>
          <w:sz w:val="24"/>
        </w:rPr>
        <w:t>：要求提供证明资料（且已对证明资料的形式、内容作出明确要求）进行响应的条款，应当在“说明”一栏中列明是否提供了符合要求的证明资料，以及所提供证明资料在表后“证明资料”中的编号（位置）,以便评审；</w:t>
      </w:r>
      <w:bookmarkStart w:id="65" w:name="_Hlk73558782"/>
      <w:r>
        <w:rPr>
          <w:rFonts w:ascii="宋体" w:hAnsi="宋体" w:hint="eastAsia"/>
          <w:b/>
          <w:sz w:val="24"/>
        </w:rPr>
        <w:t>此类条款应严格依照要求的形式、内容提供证明资料，如未提供证明资料（或：证明资料的形式、内容等不符合要求；证明资料显示不符合招标技术要求；证明资料模糊不清无法判断或未显示是否满足招标技术要求），</w:t>
      </w:r>
      <w:bookmarkStart w:id="66" w:name="_Hlk73558164"/>
      <w:r>
        <w:rPr>
          <w:rFonts w:ascii="宋体" w:hAnsi="宋体" w:hint="eastAsia"/>
          <w:b/>
          <w:sz w:val="24"/>
        </w:rPr>
        <w:t>且投标人在“偏离情况”一栏响应为“正偏离”或“无偏离”的，经评审委员会认定，将判定为负偏离。</w:t>
      </w:r>
      <w:bookmarkEnd w:id="65"/>
      <w:bookmarkEnd w:id="66"/>
    </w:p>
    <w:p>
      <w:pPr>
        <w:ind w:firstLine="420" w:firstLineChars="200"/>
        <w:rPr>
          <w:rFonts w:ascii="宋体" w:hAnsi="宋体"/>
          <w:b/>
          <w:sz w:val="24"/>
        </w:rPr>
      </w:pPr>
      <w:r>
        <w:rPr>
          <w:rFonts w:ascii="宋体" w:hAnsi="宋体" w:hint="eastAsia"/>
          <w:b/>
          <w:sz w:val="24"/>
        </w:rPr>
        <w:t>6、</w:t>
      </w:r>
      <w:bookmarkStart w:id="67" w:name="_Hlk72096137"/>
      <w:r>
        <w:rPr>
          <w:rFonts w:ascii="宋体" w:hAnsi="宋体" w:hint="eastAsia"/>
          <w:b/>
          <w:sz w:val="24"/>
        </w:rPr>
        <w:t>表后“证明资料”部分内容的编制</w:t>
      </w:r>
      <w:bookmarkEnd w:id="67"/>
      <w:r>
        <w:rPr>
          <w:rFonts w:ascii="宋体" w:hAnsi="宋体" w:hint="eastAsia"/>
          <w:b/>
          <w:sz w:val="24"/>
        </w:rPr>
        <w:t>：提供的所有证明资料应当统一编号（排序），且证明资料的编号（顺序）、数量和名称（形式）均应与“说明”一栏所填内容保持一致（一一对应），以便评审委员会查看。</w:t>
      </w:r>
      <w:bookmarkStart w:id="68" w:name="_Hlk73558180"/>
      <w:r>
        <w:rPr>
          <w:rFonts w:ascii="宋体" w:hAnsi="宋体" w:hint="eastAsia"/>
          <w:b/>
          <w:sz w:val="24"/>
        </w:rPr>
        <w:t>未按照招标文件要求在表后放置证明材料的供应商将承担不利后果，经评审委员会认定，相关技术要求将判定为负偏离。</w:t>
      </w:r>
      <w:bookmarkEnd w:id="68"/>
    </w:p>
    <w:p>
      <w:pPr>
        <w:ind w:firstLine="420" w:firstLineChars="200"/>
        <w:rPr>
          <w:rFonts w:ascii="宋体" w:hAnsi="宋体"/>
          <w:b/>
          <w:sz w:val="24"/>
        </w:rPr>
      </w:pPr>
      <w:r>
        <w:rPr>
          <w:rFonts w:ascii="宋体" w:hAnsi="宋体" w:hint="eastAsia"/>
          <w:b/>
          <w:sz w:val="24"/>
        </w:rPr>
        <w:t>7、</w:t>
      </w:r>
      <w:bookmarkStart w:id="69" w:name="_Hlk72096176"/>
      <w:r>
        <w:rPr>
          <w:rFonts w:ascii="宋体" w:hAnsi="宋体" w:hint="eastAsia"/>
          <w:b/>
          <w:sz w:val="24"/>
        </w:rPr>
        <w:t>证明资料的形式及其它具体要求</w:t>
      </w:r>
      <w:bookmarkEnd w:id="69"/>
      <w:r>
        <w:rPr>
          <w:rFonts w:ascii="宋体" w:hAnsi="宋体" w:hint="eastAsia"/>
          <w:b/>
          <w:sz w:val="24"/>
        </w:rPr>
        <w:t>：</w:t>
      </w:r>
    </w:p>
    <w:p>
      <w:pPr>
        <w:ind w:firstLine="420" w:firstLineChars="200"/>
        <w:rPr>
          <w:rFonts w:ascii="宋体" w:hAnsi="宋体"/>
          <w:b/>
          <w:sz w:val="24"/>
        </w:rPr>
      </w:pPr>
      <w:r>
        <w:rPr>
          <w:rFonts w:ascii="宋体" w:hAnsi="宋体" w:hint="eastAsia"/>
          <w:b/>
          <w:sz w:val="24"/>
        </w:rPr>
        <w:t>（1）除照片、图片（截图）及不需加盖公章的文字说明（技术说明）外，其它证明资料均要求为原件扫描件；</w:t>
      </w:r>
    </w:p>
    <w:p>
      <w:pPr>
        <w:ind w:firstLine="420" w:firstLineChars="200"/>
        <w:rPr>
          <w:rFonts w:ascii="宋体" w:hAnsi="宋体"/>
          <w:b/>
          <w:sz w:val="24"/>
        </w:rPr>
      </w:pPr>
      <w:r>
        <w:rPr>
          <w:rFonts w:ascii="宋体" w:hAnsi="宋体" w:hint="eastAsia"/>
          <w:b/>
          <w:sz w:val="24"/>
        </w:rPr>
        <w:t>（2）提供证明资料的形式包括但不限于：a.制造商公布（出具）的产品说明书、产品彩页；b.我国政府机构出具的产品检验和核准证件等；c.第三方机构出具的检测（检验、测试）报告、认证证书等；已对证明资料的形式、内容作出具体要求的，必须严格按要求的形式、内容提供证明资料；</w:t>
      </w:r>
    </w:p>
    <w:p>
      <w:pPr>
        <w:ind w:firstLine="420" w:firstLineChars="200"/>
        <w:rPr>
          <w:rFonts w:ascii="宋体" w:hAnsi="宋体"/>
          <w:b/>
          <w:sz w:val="24"/>
        </w:rPr>
      </w:pPr>
      <w:r>
        <w:rPr>
          <w:rFonts w:ascii="宋体" w:hAnsi="宋体" w:hint="eastAsia"/>
          <w:b/>
          <w:sz w:val="24"/>
        </w:rPr>
        <w:t>（3）产品说明书或彩页应为制造商公布（出具）的中文产品说明书或彩页；提供外文说明书或彩页的，必须同时提供加盖制造商公章的对应中文翻译说明，评标依据以中文翻译内容为准，外文说明书或彩页仅供参考；产品说明书或彩页的尺寸和清晰度应该能够在电脑上被阅读、识别和判断；</w:t>
      </w:r>
    </w:p>
    <w:p>
      <w:pPr>
        <w:ind w:firstLine="420" w:firstLineChars="200"/>
        <w:rPr>
          <w:rFonts w:ascii="宋体" w:hAnsi="宋体"/>
          <w:b/>
          <w:sz w:val="24"/>
        </w:rPr>
      </w:pPr>
      <w:r>
        <w:rPr>
          <w:rFonts w:ascii="宋体" w:hAnsi="宋体" w:hint="eastAsia"/>
          <w:b/>
          <w:sz w:val="24"/>
        </w:rPr>
        <w:t>我国政府机构出具的产品检验和核准证件应为证件正面、背面和附件标注的全部具体内容；产品检验和核准证件的尺寸和清晰度应该能够在电脑上被阅读、识别和判断；</w:t>
      </w:r>
    </w:p>
    <w:p>
      <w:pPr>
        <w:ind w:firstLine="420" w:firstLineChars="200"/>
        <w:rPr>
          <w:rFonts w:ascii="宋体" w:hAnsi="宋体"/>
          <w:b/>
          <w:sz w:val="24"/>
        </w:rPr>
      </w:pPr>
      <w:r>
        <w:rPr>
          <w:rFonts w:ascii="宋体" w:hAnsi="宋体" w:hint="eastAsia"/>
          <w:b/>
          <w:sz w:val="24"/>
        </w:rPr>
        <w:t>第三方机构出具的检测（检验、测试）报告、认证（证明）证书应为中文报告或证书；提供外文报告或证书的，必须同时提供对应的中文翻译文字说明，评标依据以中文翻译文字说明内容为准，外文报告或证书仅供参考；报告或证书的尺寸和清晰度应该能够在电脑上被阅读、识别和判断；</w:t>
      </w:r>
    </w:p>
    <w:p>
      <w:pPr>
        <w:ind w:firstLine="420" w:firstLineChars="200"/>
        <w:rPr>
          <w:rFonts w:ascii="宋体" w:hAnsi="宋体"/>
          <w:b/>
          <w:sz w:val="24"/>
        </w:rPr>
      </w:pPr>
      <w:r>
        <w:rPr>
          <w:rFonts w:ascii="宋体" w:hAnsi="宋体" w:hint="eastAsia"/>
          <w:b/>
          <w:sz w:val="24"/>
        </w:rPr>
        <w:t>其它证明资料的形式要求参照以上要求执行；</w:t>
      </w:r>
    </w:p>
    <w:p>
      <w:pPr>
        <w:ind w:firstLine="420" w:firstLineChars="200"/>
        <w:rPr>
          <w:rFonts w:ascii="宋体" w:hAnsi="宋体"/>
          <w:b/>
          <w:sz w:val="24"/>
        </w:rPr>
      </w:pPr>
      <w:r>
        <w:rPr>
          <w:rFonts w:ascii="宋体" w:hAnsi="宋体" w:hint="eastAsia"/>
          <w:b/>
          <w:sz w:val="24"/>
        </w:rPr>
        <w:t>（4）证明资料均要求原件备查。</w:t>
      </w:r>
    </w:p>
    <w:p>
      <w:pPr>
        <w:ind w:firstLine="420" w:firstLineChars="200"/>
        <w:rPr>
          <w:rFonts w:ascii="宋体" w:hAnsi="宋体"/>
          <w:b/>
          <w:sz w:val="24"/>
        </w:rPr>
      </w:pPr>
      <w:r>
        <w:rPr>
          <w:rFonts w:ascii="宋体" w:hAnsi="宋体" w:hint="eastAsia"/>
          <w:b/>
          <w:sz w:val="24"/>
        </w:rPr>
        <w:t>8、其它注意事项：</w:t>
      </w:r>
    </w:p>
    <w:p>
      <w:pPr>
        <w:ind w:firstLine="420" w:firstLineChars="200"/>
        <w:rPr>
          <w:rFonts w:ascii="宋体" w:hAnsi="宋体"/>
          <w:b/>
          <w:sz w:val="24"/>
        </w:rPr>
      </w:pPr>
      <w:r>
        <w:rPr>
          <w:rFonts w:ascii="宋体" w:hAnsi="宋体" w:hint="eastAsia"/>
          <w:b/>
          <w:sz w:val="24"/>
        </w:rPr>
        <w:t>（1）评审委员会有权对投标人的响应情况作出判断（评审结论）；</w:t>
      </w:r>
    </w:p>
    <w:p>
      <w:pPr>
        <w:ind w:firstLine="420" w:firstLineChars="200"/>
        <w:rPr>
          <w:rFonts w:ascii="宋体" w:hAnsi="宋体"/>
          <w:b/>
          <w:sz w:val="24"/>
        </w:rPr>
      </w:pPr>
      <w:r>
        <w:rPr>
          <w:rFonts w:ascii="宋体" w:hAnsi="宋体" w:hint="eastAsia"/>
          <w:b/>
          <w:sz w:val="24"/>
        </w:rPr>
        <w:t>（2）</w:t>
      </w:r>
      <w:bookmarkStart w:id="70" w:name="_Hlk72158213"/>
      <w:r>
        <w:rPr>
          <w:rFonts w:ascii="宋体" w:hAnsi="宋体" w:hint="eastAsia"/>
          <w:b/>
          <w:sz w:val="24"/>
        </w:rPr>
        <w:t>评审委员会有权对以谋取中标为目的的技术规格模糊响应（如有意不合理照搬照抄招标文件的技术要求）或虚假响应予以认定，并视情况经政府集中采购机构报主管部门进行处理。</w:t>
      </w:r>
      <w:bookmarkEnd w:id="70"/>
    </w:p>
    <w:p>
      <w:pPr>
        <w:rPr>
          <w:sz w:val="24"/>
        </w:rPr>
      </w:pPr>
    </w:p>
    <w:p>
      <w:pPr>
        <w:widowControl/>
        <w:jc w:val="left"/>
        <w:rPr>
          <w:rFonts w:ascii="黑体" w:eastAsia="黑体" w:hAnsi="宋体"/>
          <w:bCs/>
          <w:kern w:val="0"/>
          <w:sz w:val="24"/>
        </w:rPr>
      </w:pPr>
      <w:r>
        <w:rPr>
          <w:rFonts w:ascii="黑体" w:eastAsia="黑体"/>
          <w:b/>
          <w:sz w:val="24"/>
        </w:rPr>
        <w:br w:type="page"/>
      </w:r>
    </w:p>
    <w:p>
      <w:pPr>
        <w:pStyle w:val="Heading2"/>
        <w:rPr>
          <w:rFonts w:ascii="黑体" w:eastAsia="黑体"/>
          <w:b w:val="0"/>
          <w:bCs w:val="0"/>
        </w:rPr>
      </w:pPr>
      <w:bookmarkStart w:id="71" w:name="_Hlk72062872"/>
      <w:r>
        <w:rPr>
          <w:rFonts w:ascii="黑体" w:eastAsia="黑体" w:hint="eastAsia"/>
          <w:b w:val="0"/>
          <w:bCs w:val="0"/>
        </w:rPr>
        <w:t>七、</w:t>
      </w:r>
      <w:bookmarkEnd w:id="71"/>
      <w:r>
        <w:rPr>
          <w:rFonts w:ascii="黑体" w:eastAsia="黑体" w:hint="eastAsia"/>
          <w:b w:val="0"/>
          <w:bCs w:val="0"/>
        </w:rPr>
        <w:t>政府采购违法行为风险知悉确认书</w:t>
      </w:r>
    </w:p>
    <w:p>
      <w:pPr>
        <w:pStyle w:val="Heading3"/>
        <w:jc w:val="center"/>
        <w:rPr>
          <w:rFonts w:ascii="黑体" w:eastAsia="黑体" w:hint="eastAsia"/>
          <w:b w:val="0"/>
          <w:bCs w:val="0"/>
          <w:kern w:val="0"/>
          <w:sz w:val="24"/>
          <w:szCs w:val="20"/>
        </w:rPr>
      </w:pPr>
      <w:r>
        <w:rPr>
          <w:rFonts w:ascii="黑体" w:eastAsia="黑体" w:hint="eastAsia"/>
          <w:b w:val="0"/>
          <w:bCs w:val="0"/>
          <w:kern w:val="0"/>
          <w:sz w:val="24"/>
          <w:szCs w:val="20"/>
        </w:rPr>
        <w:t>政府采购违法行为风险知悉确认书</w:t>
      </w:r>
    </w:p>
    <w:p>
      <w:pPr>
        <w:ind w:firstLine="420" w:firstLineChars="200"/>
        <w:rPr>
          <w:rFonts w:ascii="宋体" w:hAnsi="宋体" w:cs="宋体"/>
          <w:sz w:val="24"/>
        </w:rPr>
      </w:pPr>
      <w:r>
        <w:rPr>
          <w:rFonts w:ascii="宋体" w:hAnsi="宋体" w:cs="宋体" w:hint="eastAsia"/>
          <w:sz w:val="24"/>
        </w:rPr>
        <w:t>本公司在投标前已充分知悉以下情形为参与政府采购活动时的重大风险事项，并承诺已对下述风险提示事项重点排查，做到严谨、诚信、依法依规参与政府采购活动。</w:t>
      </w:r>
    </w:p>
    <w:p>
      <w:pPr>
        <w:ind w:firstLine="420" w:firstLineChars="200"/>
        <w:rPr>
          <w:rFonts w:ascii="宋体" w:hAnsi="宋体" w:cs="宋体"/>
          <w:b/>
          <w:sz w:val="24"/>
        </w:rPr>
      </w:pPr>
      <w:r>
        <w:rPr>
          <w:rFonts w:ascii="宋体" w:hAnsi="宋体" w:cs="宋体" w:hint="eastAsia"/>
          <w:b/>
          <w:sz w:val="24"/>
        </w:rPr>
        <w:t>一、本公司已充分知悉“隐瞒真实情况，提供虚假资料”的法定情形，相关情形包括但不限于：</w:t>
      </w:r>
    </w:p>
    <w:p>
      <w:pPr>
        <w:ind w:firstLine="420" w:firstLineChars="200"/>
        <w:rPr>
          <w:rFonts w:ascii="宋体" w:hAnsi="宋体" w:cs="宋体"/>
          <w:sz w:val="24"/>
        </w:rPr>
      </w:pPr>
      <w:r>
        <w:rPr>
          <w:rFonts w:ascii="宋体" w:hAnsi="宋体" w:cs="宋体" w:hint="eastAsia"/>
          <w:sz w:val="24"/>
        </w:rPr>
        <w:t>（一）通过转让或者租借等方式从其他单位获取资格或者资质证书投标的。</w:t>
      </w:r>
    </w:p>
    <w:p>
      <w:pPr>
        <w:ind w:firstLine="420" w:firstLineChars="200"/>
        <w:rPr>
          <w:rFonts w:ascii="宋体" w:hAnsi="宋体" w:cs="宋体"/>
          <w:sz w:val="24"/>
        </w:rPr>
      </w:pPr>
      <w:r>
        <w:rPr>
          <w:rFonts w:ascii="宋体" w:hAnsi="宋体" w:cs="宋体" w:hint="eastAsia"/>
          <w:sz w:val="24"/>
        </w:rPr>
        <w:t>（二）由其他单位或者其他单位负责人在投标供应商编制的投标文件上加盖印章或者签字的。</w:t>
      </w:r>
    </w:p>
    <w:p>
      <w:pPr>
        <w:ind w:firstLine="420" w:firstLineChars="200"/>
        <w:rPr>
          <w:rFonts w:ascii="宋体" w:hAnsi="宋体" w:cs="宋体"/>
          <w:sz w:val="24"/>
        </w:rPr>
      </w:pPr>
      <w:r>
        <w:rPr>
          <w:rFonts w:ascii="宋体" w:hAnsi="宋体" w:cs="宋体" w:hint="eastAsia"/>
          <w:sz w:val="24"/>
        </w:rPr>
        <w:t>（三）项目负责人或者主要技术人员不是本单位人员的。</w:t>
      </w:r>
    </w:p>
    <w:p>
      <w:pPr>
        <w:ind w:firstLine="420" w:firstLineChars="200"/>
        <w:rPr>
          <w:rFonts w:ascii="宋体" w:hAnsi="宋体" w:cs="宋体"/>
          <w:sz w:val="24"/>
        </w:rPr>
      </w:pPr>
      <w:r>
        <w:rPr>
          <w:rFonts w:ascii="宋体" w:hAnsi="宋体" w:cs="宋体" w:hint="eastAsia"/>
          <w:sz w:val="24"/>
        </w:rPr>
        <w:t>（四）投标保证金不是从投标供应商基本账户转出的。</w:t>
      </w:r>
    </w:p>
    <w:p>
      <w:pPr>
        <w:ind w:firstLine="420" w:firstLineChars="200"/>
        <w:rPr>
          <w:rFonts w:ascii="宋体" w:hAnsi="宋体" w:cs="宋体"/>
          <w:sz w:val="24"/>
        </w:rPr>
      </w:pPr>
      <w:r>
        <w:rPr>
          <w:rFonts w:ascii="宋体" w:hAnsi="宋体" w:cs="宋体" w:hint="eastAsia"/>
          <w:sz w:val="24"/>
        </w:rPr>
        <w:t>（五）其他隐瞒真实情况、提供虚假资料的行为。</w:t>
      </w:r>
    </w:p>
    <w:p>
      <w:pPr>
        <w:ind w:firstLine="420" w:firstLineChars="200"/>
        <w:rPr>
          <w:rFonts w:ascii="宋体" w:hAnsi="宋体" w:cs="宋体"/>
          <w:b/>
          <w:sz w:val="24"/>
        </w:rPr>
      </w:pPr>
      <w:r>
        <w:rPr>
          <w:rFonts w:ascii="宋体" w:hAnsi="宋体" w:cs="宋体" w:hint="eastAsia"/>
          <w:b/>
          <w:sz w:val="24"/>
        </w:rPr>
        <w:t>二、本公司已充分知悉“与其他采购参加人串通投标”的法定情形，相关情形包括但不限于：</w:t>
      </w:r>
    </w:p>
    <w:p>
      <w:pPr>
        <w:ind w:firstLine="420" w:firstLineChars="200"/>
        <w:rPr>
          <w:rFonts w:ascii="宋体" w:hAnsi="宋体" w:cs="宋体"/>
          <w:sz w:val="24"/>
        </w:rPr>
      </w:pPr>
      <w:r>
        <w:rPr>
          <w:rFonts w:ascii="宋体" w:hAnsi="宋体" w:cs="宋体" w:hint="eastAsia"/>
          <w:sz w:val="24"/>
        </w:rPr>
        <w:t>（一）投标供应商之间相互约定给予未中标的供应商利益补偿。</w:t>
      </w:r>
    </w:p>
    <w:p>
      <w:pPr>
        <w:ind w:firstLine="420" w:firstLineChars="200"/>
        <w:rPr>
          <w:rFonts w:ascii="宋体" w:hAnsi="宋体" w:cs="宋体"/>
          <w:sz w:val="24"/>
        </w:rPr>
      </w:pPr>
      <w:r>
        <w:rPr>
          <w:rFonts w:ascii="宋体" w:hAnsi="宋体" w:cs="宋体" w:hint="eastAsia"/>
          <w:sz w:val="24"/>
        </w:rPr>
        <w:t>（二）不同投标供应商的法定代表人、主要经营负责人、项目投标授权代表人、项目负责人、主要技术人员为同一人、属同一单位或者在同一单位缴纳社会保险。</w:t>
      </w:r>
    </w:p>
    <w:p>
      <w:pPr>
        <w:ind w:firstLine="420" w:firstLineChars="200"/>
        <w:rPr>
          <w:rFonts w:ascii="宋体" w:hAnsi="宋体" w:cs="宋体"/>
          <w:sz w:val="24"/>
        </w:rPr>
      </w:pPr>
      <w:r>
        <w:rPr>
          <w:rFonts w:ascii="宋体" w:hAnsi="宋体" w:cs="宋体" w:hint="eastAsia"/>
          <w:sz w:val="24"/>
        </w:rPr>
        <w:t>（三）不同投标供应商的投标文件由同一单位或者同一人编制，或者由同一人分阶段参与编制的。</w:t>
      </w:r>
    </w:p>
    <w:p>
      <w:pPr>
        <w:ind w:firstLine="420" w:firstLineChars="200"/>
        <w:rPr>
          <w:rFonts w:ascii="宋体" w:hAnsi="宋体" w:cs="宋体"/>
          <w:sz w:val="24"/>
        </w:rPr>
      </w:pPr>
      <w:r>
        <w:rPr>
          <w:rFonts w:ascii="宋体" w:hAnsi="宋体" w:cs="宋体" w:hint="eastAsia"/>
          <w:sz w:val="24"/>
        </w:rPr>
        <w:t>（四）不同投标供应商的投标文件或部分投标文件相互混装。</w:t>
      </w:r>
    </w:p>
    <w:p>
      <w:pPr>
        <w:ind w:firstLine="420" w:firstLineChars="200"/>
        <w:rPr>
          <w:rFonts w:ascii="宋体" w:hAnsi="宋体" w:cs="宋体"/>
          <w:sz w:val="24"/>
        </w:rPr>
      </w:pPr>
      <w:r>
        <w:rPr>
          <w:rFonts w:ascii="宋体" w:hAnsi="宋体" w:cs="宋体" w:hint="eastAsia"/>
          <w:sz w:val="24"/>
        </w:rPr>
        <w:t>（五）不同投标供应商的投标文件内容存在非正常一致。</w:t>
      </w:r>
    </w:p>
    <w:p>
      <w:pPr>
        <w:ind w:firstLine="420" w:firstLineChars="200"/>
        <w:rPr>
          <w:rFonts w:ascii="宋体" w:hAnsi="宋体" w:cs="宋体"/>
          <w:sz w:val="24"/>
        </w:rPr>
      </w:pPr>
      <w:r>
        <w:rPr>
          <w:rFonts w:ascii="宋体" w:hAnsi="宋体" w:cs="宋体" w:hint="eastAsia"/>
          <w:sz w:val="24"/>
        </w:rPr>
        <w:t>（六）由同一单位工作人员为两家以上（含两家）供应商进行同一项投标活动的。</w:t>
      </w:r>
    </w:p>
    <w:p>
      <w:pPr>
        <w:ind w:firstLine="420" w:firstLineChars="200"/>
        <w:rPr>
          <w:rFonts w:ascii="宋体" w:hAnsi="宋体" w:cs="宋体"/>
          <w:sz w:val="24"/>
        </w:rPr>
      </w:pPr>
      <w:r>
        <w:rPr>
          <w:rFonts w:ascii="宋体" w:hAnsi="宋体" w:cs="宋体" w:hint="eastAsia"/>
          <w:sz w:val="24"/>
        </w:rPr>
        <w:t>（七）不同投标人的投标报价呈规律性差异。</w:t>
      </w:r>
    </w:p>
    <w:p>
      <w:pPr>
        <w:ind w:firstLine="420" w:firstLineChars="200"/>
        <w:rPr>
          <w:rFonts w:ascii="宋体" w:hAnsi="宋体" w:cs="宋体"/>
          <w:sz w:val="24"/>
        </w:rPr>
      </w:pPr>
      <w:r>
        <w:rPr>
          <w:rFonts w:ascii="宋体" w:hAnsi="宋体" w:cs="宋体" w:hint="eastAsia"/>
          <w:sz w:val="24"/>
        </w:rPr>
        <w:t>（八）不同投标人的投标保证金从同一单位或者个人的账户转出。</w:t>
      </w:r>
    </w:p>
    <w:p>
      <w:pPr>
        <w:ind w:firstLine="420" w:firstLineChars="200"/>
        <w:rPr>
          <w:rFonts w:ascii="宋体" w:hAnsi="宋体" w:cs="宋体"/>
          <w:sz w:val="24"/>
        </w:rPr>
      </w:pPr>
      <w:r>
        <w:rPr>
          <w:rFonts w:ascii="宋体" w:hAnsi="宋体" w:cs="宋体" w:hint="eastAsia"/>
          <w:sz w:val="24"/>
        </w:rPr>
        <w:t>（九）主管部门依照法律、法规认定的其他情形。</w:t>
      </w:r>
    </w:p>
    <w:p>
      <w:pPr>
        <w:ind w:firstLine="420" w:firstLineChars="200"/>
        <w:rPr>
          <w:rFonts w:ascii="宋体" w:hAnsi="宋体" w:cs="宋体"/>
          <w:b/>
          <w:sz w:val="24"/>
        </w:rPr>
      </w:pPr>
      <w:r>
        <w:rPr>
          <w:rFonts w:ascii="宋体" w:hAnsi="宋体" w:cs="宋体" w:hint="eastAsia"/>
          <w:b/>
          <w:sz w:val="24"/>
        </w:rPr>
        <w:t>三、本公司已充分知悉下列情形所对应的法律风险，并在投标前已对相关风险事项进行排查。</w:t>
      </w:r>
    </w:p>
    <w:p>
      <w:pPr>
        <w:ind w:firstLine="420" w:firstLineChars="200"/>
        <w:rPr>
          <w:rFonts w:ascii="宋体" w:hAnsi="宋体" w:cs="宋体"/>
          <w:b/>
          <w:sz w:val="24"/>
        </w:rPr>
      </w:pPr>
      <w:r>
        <w:rPr>
          <w:rFonts w:ascii="宋体" w:hAnsi="宋体" w:cs="宋体" w:hint="eastAsia"/>
          <w:sz w:val="24"/>
        </w:rPr>
        <w:t>（一）对于从其他主体获取的投标资料，供应商应审慎核查，确保投标资料的真实性。</w:t>
      </w:r>
      <w:r>
        <w:rPr>
          <w:rFonts w:ascii="宋体" w:hAnsi="宋体" w:cs="宋体" w:hint="eastAsia"/>
          <w:b/>
          <w:sz w:val="24"/>
        </w:rPr>
        <w:t>如主管部门查实投标文件中存在虚假资料的，无论相关资料是否由第三方或本公司员工提供，均不影响主管部门对供应商存在“隐瞒真实情况，提供虚假资料”违法行为的认定。</w:t>
      </w:r>
    </w:p>
    <w:p>
      <w:pPr>
        <w:ind w:firstLine="420" w:firstLineChars="200"/>
        <w:rPr>
          <w:rFonts w:ascii="宋体" w:hAnsi="宋体" w:cs="宋体"/>
          <w:sz w:val="24"/>
        </w:rPr>
      </w:pPr>
      <w:r>
        <w:rPr>
          <w:rFonts w:ascii="宋体" w:hAnsi="宋体" w:cs="宋体" w:hint="eastAsia"/>
          <w:sz w:val="24"/>
        </w:rPr>
        <w:t>（二）对于涉及国家机关出具的公文、证件、证明材料等文件，一旦涉嫌虚假，经查实，主管部门将依法从严处理，并移送有关部门追究法律责任；涉嫌犯罪的，主管部门将一并移送司法机关追究法律责任。</w:t>
      </w:r>
    </w:p>
    <w:p>
      <w:pPr>
        <w:ind w:firstLine="420" w:firstLineChars="200"/>
        <w:rPr>
          <w:rFonts w:ascii="宋体" w:hAnsi="宋体" w:cs="宋体"/>
          <w:sz w:val="24"/>
        </w:rPr>
      </w:pPr>
      <w:r>
        <w:rPr>
          <w:rFonts w:ascii="宋体" w:hAnsi="宋体" w:cs="宋体" w:hint="eastAsia"/>
          <w:sz w:val="24"/>
        </w:rPr>
        <w:t>（三）对于涉及安全生产、特种作业、抢险救灾、防疫等政府采购项目，供应商实施提供虚假资料、串通投标等违法行为的，主管部门将依法从严处理。</w:t>
      </w:r>
    </w:p>
    <w:p>
      <w:pPr>
        <w:ind w:firstLine="420" w:firstLineChars="200"/>
        <w:rPr>
          <w:rFonts w:ascii="宋体" w:hAnsi="宋体" w:cs="宋体"/>
          <w:sz w:val="24"/>
        </w:rPr>
      </w:pPr>
      <w:r>
        <w:rPr>
          <w:rFonts w:ascii="宋体" w:hAnsi="宋体" w:cs="宋体" w:hint="eastAsia"/>
          <w:sz w:val="24"/>
        </w:rPr>
        <w:t>（四）供应商应严格规范项目授权代表、员工参与招标投标的行为，加强对投标文件的审核。项目授权代表、员工编制、上传投标文件等行为违反政府采购法律法规或招标文件要求的，投标供应商应当依法承担相应法律责任。</w:t>
      </w:r>
    </w:p>
    <w:p>
      <w:pPr>
        <w:ind w:firstLine="420" w:firstLineChars="200"/>
        <w:rPr>
          <w:rFonts w:ascii="宋体" w:hAnsi="宋体" w:cs="宋体"/>
          <w:sz w:val="24"/>
        </w:rPr>
      </w:pPr>
      <w:r>
        <w:rPr>
          <w:rFonts w:ascii="宋体" w:hAnsi="宋体" w:cs="宋体" w:hint="eastAsia"/>
          <w:sz w:val="24"/>
        </w:rPr>
        <w:t>（五）供应商对投标电子密钥负有妥善保管、及时变更和续期等主体责任。供应商使用电子密钥在深圳政府采购网站进行的活动，均具有法律效力，须承担相应的法律后果。供应商擅自将投标密钥出借他人使用所造成的法律后果，由供应商自行承担。</w:t>
      </w:r>
    </w:p>
    <w:p>
      <w:pPr>
        <w:ind w:firstLine="420" w:firstLineChars="200"/>
        <w:rPr>
          <w:rFonts w:ascii="宋体" w:hAnsi="宋体" w:cs="宋体"/>
          <w:sz w:val="24"/>
        </w:rPr>
      </w:pPr>
      <w:r>
        <w:rPr>
          <w:rFonts w:ascii="宋体" w:hAnsi="宋体" w:cs="宋体" w:hint="eastAsia"/>
          <w:sz w:val="24"/>
        </w:rPr>
        <w:t>（六）单位负责人为同一人或者存在直接控股、管理关系的不同供应商，不得参加同一合同项下的政府采购活动。相关情形如查实，依法作投标无效处理；涉嫌串通投标等违法行为的，主管部门将依法调查处理。</w:t>
      </w:r>
    </w:p>
    <w:p>
      <w:pPr>
        <w:ind w:firstLine="420" w:firstLineChars="200"/>
        <w:rPr>
          <w:rFonts w:ascii="宋体" w:hAnsi="宋体" w:cs="宋体"/>
          <w:b/>
          <w:sz w:val="24"/>
        </w:rPr>
      </w:pPr>
      <w:r>
        <w:rPr>
          <w:rFonts w:ascii="宋体" w:hAnsi="宋体" w:cs="宋体" w:hint="eastAsia"/>
          <w:b/>
          <w:sz w:val="24"/>
        </w:rPr>
        <w:t>四、本公司已充分知悉政府采购违法、违规行为的法律后果。</w:t>
      </w:r>
    </w:p>
    <w:p>
      <w:pPr>
        <w:ind w:firstLine="420" w:firstLineChars="200"/>
        <w:rPr>
          <w:rFonts w:ascii="宋体" w:hAnsi="宋体" w:cs="宋体"/>
          <w:sz w:val="24"/>
        </w:rPr>
      </w:pPr>
      <w:r>
        <w:rPr>
          <w:rFonts w:ascii="宋体" w:hAnsi="宋体" w:cs="宋体" w:hint="eastAsia"/>
          <w:sz w:val="24"/>
        </w:rPr>
        <w:t>经查实，若投标供应商存在政府采购违法、违规行为，主管部门将依据《深圳经济特区政府采购条例》第五十七条的规定，处以一至三年内禁止参与本市政府采购，并由主管部门记入供应商诚信档案，处采购金额千分之十以上千分之二十以下罚款；情节严重的，取消参与本市政府采购资格，处采购金额千分之二十以上千分之三十以下罚款，并由市场监管部门依法吊销营业执照。</w:t>
      </w:r>
    </w:p>
    <w:p>
      <w:pPr>
        <w:ind w:firstLine="420" w:firstLineChars="200"/>
        <w:rPr>
          <w:rFonts w:ascii="宋体" w:hAnsi="宋体" w:cs="宋体"/>
          <w:sz w:val="24"/>
        </w:rPr>
      </w:pPr>
      <w:r>
        <w:rPr>
          <w:rFonts w:ascii="宋体" w:hAnsi="宋体" w:cs="宋体" w:hint="eastAsia"/>
          <w:sz w:val="24"/>
          <w:highlight w:val="yellow"/>
        </w:rPr>
        <w:t>以下文字请投标供应商抄写并确认：“本公司已仔细阅读《政府采购违法行为风险知悉确认书》，充分知悉违法行为的法律后果，并承诺将严谨、诚信、依法依规参与政府采购活动”。</w:t>
      </w:r>
    </w:p>
    <w:tbl>
      <w:tblPr>
        <w:tblStyle w:val="14"/>
        <w:tblW w:w="8529" w:type="dxa"/>
        <w:tblInd w:w="0" w:type="dxa"/>
        <w:tblBorders>
          <w:top w:val="nil"/>
          <w:left w:val="nil"/>
          <w:bottom w:val="single" w:sz="4" w:space="0" w:color="auto"/>
          <w:right w:val="nil"/>
          <w:insideH w:val="nil"/>
          <w:insideV w:val="nil"/>
        </w:tblBorders>
        <w:tblLayout w:type="fixed"/>
        <w:tblCellMar>
          <w:top w:w="0" w:type="dxa"/>
          <w:left w:w="108" w:type="dxa"/>
          <w:bottom w:w="0" w:type="dxa"/>
          <w:right w:w="108" w:type="dxa"/>
        </w:tblCellMar>
      </w:tblPr>
      <w:tblGrid>
        <w:gridCol w:w="8529"/>
      </w:tblGrid>
      <w:tr>
        <w:tblPrEx>
          <w:tblW w:w="8529" w:type="dxa"/>
          <w:tblInd w:w="0" w:type="dxa"/>
          <w:tblBorders>
            <w:top w:val="nil"/>
            <w:left w:val="nil"/>
            <w:bottom w:val="single" w:sz="4" w:space="0" w:color="auto"/>
            <w:right w:val="nil"/>
            <w:insideH w:val="nil"/>
            <w:insideV w:val="nil"/>
          </w:tblBorders>
          <w:tblLayout w:type="fixed"/>
          <w:tblCellMar>
            <w:top w:w="0" w:type="dxa"/>
            <w:left w:w="108" w:type="dxa"/>
            <w:bottom w:w="0" w:type="dxa"/>
            <w:right w:w="108" w:type="dxa"/>
          </w:tblCellMar>
        </w:tblPrEx>
        <w:trPr>
          <w:trHeight w:val="304"/>
        </w:trPr>
        <w:tc>
          <w:tcPr>
            <w:tcW w:w="8529" w:type="dxa"/>
            <w:tcBorders>
              <w:top w:val="nil"/>
              <w:left w:val="nil"/>
              <w:bottom w:val="single" w:sz="8" w:space="0" w:color="000000"/>
              <w:right w:val="nil"/>
            </w:tcBorders>
          </w:tcPr>
          <w:p>
            <w:pPr>
              <w:autoSpaceDE w:val="0"/>
              <w:autoSpaceDN w:val="0"/>
              <w:spacing w:line="400" w:lineRule="exact"/>
              <w:ind w:firstLine="1866"/>
              <w:rPr>
                <w:rFonts w:ascii="宋体" w:hAnsi="宋体" w:eastAsiaTheme="minorEastAsia" w:cs="宋体"/>
                <w:spacing w:val="-4"/>
                <w:kern w:val="0"/>
                <w:sz w:val="24"/>
              </w:rPr>
            </w:pPr>
          </w:p>
        </w:tc>
      </w:tr>
      <w:tr>
        <w:tblPrEx>
          <w:tblW w:w="8529" w:type="dxa"/>
          <w:tblInd w:w="0" w:type="dxa"/>
          <w:tblLayout w:type="fixed"/>
          <w:tblCellMar>
            <w:top w:w="0" w:type="dxa"/>
            <w:left w:w="108" w:type="dxa"/>
            <w:bottom w:w="0" w:type="dxa"/>
            <w:right w:w="108" w:type="dxa"/>
          </w:tblCellMar>
        </w:tblPrEx>
        <w:tc>
          <w:tcPr>
            <w:tcW w:w="8529" w:type="dxa"/>
            <w:tcBorders>
              <w:top w:val="single" w:sz="8" w:space="0" w:color="000000"/>
              <w:left w:val="nil"/>
              <w:bottom w:val="single" w:sz="8" w:space="0" w:color="000000"/>
              <w:right w:val="nil"/>
            </w:tcBorders>
          </w:tcPr>
          <w:p>
            <w:pPr>
              <w:autoSpaceDE w:val="0"/>
              <w:autoSpaceDN w:val="0"/>
              <w:spacing w:line="400" w:lineRule="exact"/>
              <w:ind w:firstLine="1866"/>
              <w:rPr>
                <w:rFonts w:ascii="宋体" w:hAnsi="宋体" w:eastAsiaTheme="minorEastAsia" w:cs="宋体"/>
                <w:spacing w:val="-4"/>
                <w:kern w:val="0"/>
                <w:sz w:val="24"/>
              </w:rPr>
            </w:pPr>
          </w:p>
        </w:tc>
      </w:tr>
      <w:tr>
        <w:tblPrEx>
          <w:tblW w:w="8529" w:type="dxa"/>
          <w:tblInd w:w="0" w:type="dxa"/>
          <w:tblLayout w:type="fixed"/>
          <w:tblCellMar>
            <w:top w:w="0" w:type="dxa"/>
            <w:left w:w="108" w:type="dxa"/>
            <w:bottom w:w="0" w:type="dxa"/>
            <w:right w:w="108" w:type="dxa"/>
          </w:tblCellMar>
        </w:tblPrEx>
        <w:tc>
          <w:tcPr>
            <w:tcW w:w="8529" w:type="dxa"/>
            <w:tcBorders>
              <w:top w:val="single" w:sz="8" w:space="0" w:color="000000"/>
              <w:left w:val="nil"/>
              <w:bottom w:val="single" w:sz="8" w:space="0" w:color="000000"/>
              <w:right w:val="nil"/>
            </w:tcBorders>
          </w:tcPr>
          <w:p>
            <w:pPr>
              <w:autoSpaceDE w:val="0"/>
              <w:autoSpaceDN w:val="0"/>
              <w:spacing w:line="400" w:lineRule="exact"/>
              <w:ind w:firstLine="1866"/>
              <w:rPr>
                <w:rFonts w:ascii="宋体" w:hAnsi="宋体" w:eastAsiaTheme="minorEastAsia" w:cs="宋体"/>
                <w:spacing w:val="-4"/>
                <w:kern w:val="0"/>
                <w:sz w:val="24"/>
              </w:rPr>
            </w:pPr>
          </w:p>
        </w:tc>
      </w:tr>
      <w:tr>
        <w:tblPrEx>
          <w:tblW w:w="8529" w:type="dxa"/>
          <w:tblInd w:w="0" w:type="dxa"/>
          <w:tblLayout w:type="fixed"/>
          <w:tblCellMar>
            <w:top w:w="0" w:type="dxa"/>
            <w:left w:w="108" w:type="dxa"/>
            <w:bottom w:w="0" w:type="dxa"/>
            <w:right w:w="108" w:type="dxa"/>
          </w:tblCellMar>
        </w:tblPrEx>
        <w:tc>
          <w:tcPr>
            <w:tcW w:w="8529" w:type="dxa"/>
            <w:tcBorders>
              <w:top w:val="single" w:sz="8" w:space="0" w:color="000000"/>
              <w:left w:val="nil"/>
              <w:bottom w:val="single" w:sz="8" w:space="0" w:color="auto"/>
              <w:right w:val="nil"/>
            </w:tcBorders>
          </w:tcPr>
          <w:p>
            <w:pPr>
              <w:autoSpaceDE w:val="0"/>
              <w:autoSpaceDN w:val="0"/>
              <w:spacing w:line="400" w:lineRule="exact"/>
              <w:ind w:firstLine="1866"/>
              <w:rPr>
                <w:rFonts w:ascii="宋体" w:hAnsi="宋体" w:eastAsiaTheme="minorEastAsia" w:cs="宋体"/>
                <w:spacing w:val="-4"/>
                <w:kern w:val="0"/>
                <w:sz w:val="24"/>
              </w:rPr>
            </w:pPr>
          </w:p>
        </w:tc>
      </w:tr>
    </w:tbl>
    <w:p>
      <w:pPr>
        <w:widowControl/>
        <w:wordWrap w:val="0"/>
        <w:autoSpaceDE w:val="0"/>
        <w:autoSpaceDN w:val="0"/>
        <w:spacing w:line="400" w:lineRule="exact"/>
        <w:ind w:right="808" w:firstLine="420" w:firstLineChars="200"/>
        <w:jc w:val="right"/>
        <w:rPr>
          <w:rFonts w:ascii="宋体" w:hAnsi="宋体" w:cs="宋体"/>
          <w:spacing w:val="-4"/>
          <w:kern w:val="0"/>
          <w:sz w:val="24"/>
          <w:u w:val="single"/>
        </w:rPr>
      </w:pPr>
      <w:r>
        <w:rPr>
          <w:rFonts w:ascii="宋体" w:hAnsi="宋体" w:cs="宋体" w:hint="eastAsia"/>
          <w:spacing w:val="-4"/>
          <w:kern w:val="0"/>
          <w:sz w:val="24"/>
        </w:rPr>
        <w:t>负责人/投标授权代表签名：</w:t>
      </w:r>
      <w:r>
        <w:rPr>
          <w:rFonts w:ascii="宋体" w:hAnsi="宋体" w:cs="宋体" w:hint="eastAsia"/>
          <w:spacing w:val="-4"/>
          <w:kern w:val="0"/>
          <w:sz w:val="24"/>
          <w:u w:val="single"/>
        </w:rPr>
        <w:t xml:space="preserve">              </w:t>
      </w:r>
    </w:p>
    <w:p>
      <w:pPr>
        <w:widowControl/>
        <w:wordWrap w:val="0"/>
        <w:autoSpaceDE w:val="0"/>
        <w:autoSpaceDN w:val="0"/>
        <w:spacing w:line="400" w:lineRule="exact"/>
        <w:ind w:right="808" w:firstLine="420" w:firstLineChars="200"/>
        <w:jc w:val="right"/>
        <w:rPr>
          <w:rFonts w:ascii="宋体" w:hAnsi="宋体" w:cs="宋体"/>
          <w:spacing w:val="-4"/>
          <w:kern w:val="0"/>
          <w:sz w:val="24"/>
          <w:u w:val="single"/>
        </w:rPr>
      </w:pPr>
      <w:r>
        <w:rPr>
          <w:rFonts w:ascii="宋体" w:hAnsi="宋体" w:cs="宋体" w:hint="eastAsia"/>
          <w:spacing w:val="-4"/>
          <w:kern w:val="0"/>
          <w:sz w:val="24"/>
        </w:rPr>
        <w:t>知悉人（公章）：</w:t>
      </w:r>
      <w:r>
        <w:rPr>
          <w:rFonts w:ascii="宋体" w:hAnsi="宋体" w:cs="宋体" w:hint="eastAsia"/>
          <w:spacing w:val="-4"/>
          <w:kern w:val="0"/>
          <w:sz w:val="24"/>
          <w:u w:val="single"/>
        </w:rPr>
        <w:t xml:space="preserve">              </w:t>
      </w:r>
    </w:p>
    <w:p>
      <w:pPr>
        <w:widowControl/>
        <w:wordWrap w:val="0"/>
        <w:autoSpaceDE w:val="0"/>
        <w:autoSpaceDN w:val="0"/>
        <w:spacing w:line="400" w:lineRule="exact"/>
        <w:ind w:right="808" w:firstLine="420" w:firstLineChars="200"/>
        <w:jc w:val="right"/>
        <w:rPr>
          <w:rFonts w:ascii="宋体" w:hAnsi="宋体" w:cs="宋体"/>
          <w:spacing w:val="-4"/>
          <w:kern w:val="0"/>
          <w:sz w:val="24"/>
          <w:u w:val="single"/>
        </w:rPr>
      </w:pPr>
      <w:r>
        <w:rPr>
          <w:rFonts w:ascii="宋体" w:hAnsi="宋体" w:cs="宋体" w:hint="eastAsia"/>
          <w:spacing w:val="-4"/>
          <w:kern w:val="0"/>
          <w:sz w:val="24"/>
        </w:rPr>
        <w:t xml:space="preserve">     日期：</w:t>
      </w:r>
      <w:r>
        <w:rPr>
          <w:rFonts w:ascii="宋体" w:hAnsi="宋体" w:cs="宋体" w:hint="eastAsia"/>
          <w:spacing w:val="-4"/>
          <w:kern w:val="0"/>
          <w:sz w:val="24"/>
          <w:u w:val="single"/>
        </w:rPr>
        <w:t xml:space="preserve">              </w:t>
      </w:r>
    </w:p>
    <w:p>
      <w:pPr>
        <w:widowControl/>
        <w:wordWrap w:val="0"/>
        <w:autoSpaceDE w:val="0"/>
        <w:autoSpaceDN w:val="0"/>
        <w:spacing w:line="400" w:lineRule="exact"/>
        <w:ind w:right="1414" w:firstLine="420" w:firstLineChars="200"/>
        <w:jc w:val="right"/>
        <w:rPr>
          <w:rFonts w:ascii="宋体" w:hAnsi="宋体" w:cs="宋体"/>
          <w:spacing w:val="-4"/>
          <w:kern w:val="0"/>
          <w:sz w:val="24"/>
        </w:rPr>
      </w:pPr>
      <w:r>
        <w:rPr>
          <w:rFonts w:ascii="宋体" w:hAnsi="宋体" w:cs="宋体" w:hint="eastAsia"/>
          <w:spacing w:val="-4"/>
          <w:kern w:val="0"/>
          <w:sz w:val="24"/>
        </w:rPr>
        <w:t xml:space="preserve">     </w:t>
      </w:r>
    </w:p>
    <w:p>
      <w:pPr>
        <w:widowControl/>
        <w:autoSpaceDE w:val="0"/>
        <w:autoSpaceDN w:val="0"/>
        <w:spacing w:line="400" w:lineRule="exact"/>
        <w:ind w:firstLine="420" w:firstLineChars="200"/>
        <w:jc w:val="left"/>
        <w:rPr>
          <w:rFonts w:ascii="宋体" w:hAnsi="宋体" w:cs="宋体"/>
          <w:b/>
          <w:bCs/>
          <w:color w:val="FF0000"/>
          <w:spacing w:val="-4"/>
          <w:kern w:val="0"/>
          <w:sz w:val="24"/>
        </w:rPr>
      </w:pPr>
      <w:r>
        <w:rPr>
          <w:rFonts w:ascii="宋体" w:hAnsi="宋体" w:cs="宋体" w:hint="eastAsia"/>
          <w:b/>
          <w:bCs/>
          <w:color w:val="FF0000"/>
          <w:spacing w:val="-4"/>
          <w:kern w:val="0"/>
          <w:sz w:val="24"/>
        </w:rPr>
        <w:t>注：</w:t>
      </w:r>
    </w:p>
    <w:p>
      <w:pPr>
        <w:widowControl/>
        <w:autoSpaceDE w:val="0"/>
        <w:autoSpaceDN w:val="0"/>
        <w:spacing w:line="400" w:lineRule="exact"/>
        <w:ind w:firstLine="420" w:firstLineChars="200"/>
        <w:jc w:val="left"/>
        <w:rPr>
          <w:rFonts w:ascii="宋体" w:hAnsi="宋体" w:cs="宋体"/>
          <w:b/>
          <w:bCs/>
          <w:color w:val="FF0000"/>
          <w:spacing w:val="-4"/>
          <w:kern w:val="0"/>
          <w:sz w:val="24"/>
        </w:rPr>
      </w:pPr>
      <w:r>
        <w:rPr>
          <w:rFonts w:ascii="宋体" w:hAnsi="宋体" w:cs="宋体" w:hint="eastAsia"/>
          <w:b/>
          <w:bCs/>
          <w:color w:val="FF0000"/>
          <w:spacing w:val="-4"/>
          <w:kern w:val="0"/>
          <w:sz w:val="24"/>
        </w:rPr>
        <w:t>1.</w:t>
      </w:r>
      <w:r>
        <w:rPr>
          <w:rFonts w:ascii="宋体" w:hAnsi="宋体" w:cs="宋体" w:hint="eastAsia"/>
          <w:sz w:val="24"/>
        </w:rPr>
        <w:t xml:space="preserve"> </w:t>
      </w:r>
      <w:r>
        <w:rPr>
          <w:rFonts w:ascii="宋体" w:hAnsi="宋体" w:cs="宋体" w:hint="eastAsia"/>
          <w:b/>
          <w:bCs/>
          <w:color w:val="FF0000"/>
          <w:spacing w:val="-4"/>
          <w:kern w:val="0"/>
          <w:sz w:val="24"/>
        </w:rPr>
        <w:t>根据《深圳市财政局关于采购文件增加风险告知有关事项的通知》（深财购〔2022〕22 号），该风险知悉确认书用于对供应商违法行为的警示，不作为供应商资格性审查及符合性审查条件。</w:t>
      </w:r>
    </w:p>
    <w:p>
      <w:pPr>
        <w:widowControl/>
        <w:autoSpaceDE w:val="0"/>
        <w:autoSpaceDN w:val="0"/>
        <w:spacing w:line="400" w:lineRule="exact"/>
        <w:ind w:firstLine="420" w:firstLineChars="200"/>
        <w:jc w:val="left"/>
        <w:rPr>
          <w:rFonts w:ascii="宋体" w:hAnsi="宋体" w:cs="宋体"/>
          <w:color w:val="FF0000"/>
          <w:spacing w:val="-4"/>
          <w:kern w:val="0"/>
          <w:sz w:val="24"/>
        </w:rPr>
      </w:pPr>
      <w:r>
        <w:rPr>
          <w:rFonts w:ascii="宋体" w:hAnsi="宋体" w:cs="宋体" w:hint="eastAsia"/>
          <w:b/>
          <w:bCs/>
          <w:color w:val="FF0000"/>
          <w:spacing w:val="-4"/>
          <w:kern w:val="0"/>
          <w:sz w:val="24"/>
        </w:rPr>
        <w:t>2.投标供应商负责人或投标授权代表签字</w:t>
      </w:r>
      <w:r>
        <w:rPr>
          <w:rFonts w:ascii="宋体" w:hAnsi="宋体" w:cs="宋体" w:hint="eastAsia"/>
          <w:b/>
          <w:bCs/>
          <w:color w:val="FF0000"/>
          <w:spacing w:val="-4"/>
          <w:kern w:val="0"/>
          <w:sz w:val="24"/>
          <w:highlight w:val="yellow"/>
        </w:rPr>
        <w:t>并加盖单位公章</w:t>
      </w:r>
      <w:r>
        <w:rPr>
          <w:rFonts w:ascii="宋体" w:hAnsi="宋体" w:cs="宋体" w:hint="eastAsia"/>
          <w:b/>
          <w:bCs/>
          <w:color w:val="FF0000"/>
          <w:spacing w:val="-4"/>
          <w:kern w:val="0"/>
          <w:sz w:val="24"/>
        </w:rPr>
        <w:t>后，扫描上传至投标文件一并提交。</w:t>
      </w:r>
    </w:p>
    <w:p/>
    <w:p/>
    <w:p/>
    <w:p/>
    <w:p>
      <w:pPr>
        <w:widowControl/>
        <w:jc w:val="center"/>
        <w:rPr>
          <w:rFonts w:ascii="黑体" w:eastAsia="黑体" w:hAnsi="宋体"/>
          <w:kern w:val="0"/>
          <w:sz w:val="24"/>
          <w:szCs w:val="20"/>
        </w:rPr>
      </w:pPr>
      <w:r>
        <w:rPr>
          <w:rFonts w:ascii="黑体" w:eastAsia="黑体" w:hAnsi="宋体" w:hint="eastAsia"/>
          <w:kern w:val="0"/>
          <w:sz w:val="24"/>
          <w:szCs w:val="20"/>
          <w:lang w:val="en-US" w:eastAsia="zh-CN"/>
        </w:rPr>
        <w:t>八、投标人认为需要加以说明的其他内容（非公开）</w:t>
      </w:r>
    </w:p>
    <w:p>
      <w:pPr>
        <w:widowControl/>
        <w:jc w:val="center"/>
        <w:rPr>
          <w:rFonts w:ascii="黑体" w:eastAsia="黑体" w:hAnsi="宋体"/>
          <w:kern w:val="0"/>
          <w:sz w:val="24"/>
          <w:szCs w:val="20"/>
        </w:rPr>
      </w:pPr>
    </w:p>
    <w:p>
      <w:pPr>
        <w:spacing w:after="120"/>
      </w:pPr>
    </w:p>
    <w:p>
      <w:r>
        <w:br w:type="page"/>
      </w:r>
    </w:p>
    <w:p>
      <w:pPr>
        <w:pStyle w:val="Heading2"/>
      </w:pPr>
      <w:r>
        <w:rPr>
          <w:rFonts w:hint="eastAsia"/>
        </w:rPr>
        <w:t>第五章  合同条款及格式</w:t>
      </w:r>
    </w:p>
    <w:p>
      <w:pPr>
        <w:ind w:firstLine="412" w:firstLineChars="196"/>
      </w:pPr>
    </w:p>
    <w:p>
      <w:pPr>
        <w:jc w:val="center"/>
      </w:pPr>
      <w:r>
        <w:rPr>
          <w:rFonts w:hint="eastAsia"/>
          <w:b/>
          <w:sz w:val="24"/>
        </w:rPr>
        <w:t>（仅供参考，具体以项目需求及采购结果为准）</w:t>
      </w:r>
    </w:p>
    <w:p>
      <w:pPr>
        <w:rPr>
          <w:rFonts w:ascii="宋体" w:hAnsi="宋体"/>
          <w:b/>
          <w:bCs/>
          <w:szCs w:val="21"/>
        </w:rPr>
      </w:pPr>
      <w:r>
        <w:rPr>
          <w:rFonts w:ascii="宋体" w:hAnsi="宋体" w:hint="eastAsia"/>
          <w:b/>
          <w:bCs/>
          <w:szCs w:val="21"/>
        </w:rPr>
        <w:t>甲方：</w:t>
      </w:r>
      <w:r>
        <w:rPr>
          <w:rFonts w:ascii="宋体" w:hAnsi="宋体"/>
          <w:b/>
          <w:bCs/>
          <w:szCs w:val="21"/>
        </w:rPr>
        <w:t xml:space="preserve"> </w:t>
      </w:r>
    </w:p>
    <w:p>
      <w:pPr>
        <w:rPr>
          <w:rFonts w:ascii="宋体" w:hAnsi="宋体"/>
          <w:szCs w:val="21"/>
        </w:rPr>
      </w:pPr>
      <w:bookmarkStart w:id="72" w:name="_Hlk75014453"/>
      <w:r>
        <w:rPr>
          <w:rFonts w:ascii="宋体" w:hAnsi="宋体" w:hint="eastAsia"/>
          <w:szCs w:val="21"/>
        </w:rPr>
        <w:t>地址：</w:t>
      </w:r>
    </w:p>
    <w:p>
      <w:pPr>
        <w:rPr>
          <w:rFonts w:ascii="宋体" w:hAnsi="宋体"/>
          <w:szCs w:val="21"/>
        </w:rPr>
      </w:pPr>
      <w:r>
        <w:rPr>
          <w:rFonts w:ascii="宋体" w:hAnsi="宋体" w:hint="eastAsia"/>
          <w:szCs w:val="21"/>
        </w:rPr>
        <w:t>联系人：</w:t>
      </w:r>
      <w:r>
        <w:rPr>
          <w:rFonts w:ascii="宋体" w:hAnsi="宋体"/>
          <w:szCs w:val="21"/>
        </w:rPr>
        <w:t xml:space="preserve">                          </w:t>
      </w:r>
    </w:p>
    <w:p>
      <w:pPr>
        <w:rPr>
          <w:rFonts w:ascii="宋体" w:hAnsi="宋体"/>
          <w:b/>
          <w:bCs/>
          <w:szCs w:val="21"/>
        </w:rPr>
      </w:pPr>
      <w:r>
        <w:rPr>
          <w:rFonts w:ascii="宋体" w:hAnsi="宋体" w:hint="eastAsia"/>
          <w:szCs w:val="21"/>
        </w:rPr>
        <w:t>联系电话：</w:t>
      </w:r>
      <w:bookmarkEnd w:id="72"/>
      <w:r>
        <w:rPr>
          <w:rFonts w:ascii="宋体" w:hAnsi="宋体" w:hint="eastAsia"/>
          <w:b/>
          <w:bCs/>
          <w:szCs w:val="21"/>
        </w:rPr>
        <w:t xml:space="preserve">      </w:t>
      </w:r>
      <w:r>
        <w:rPr>
          <w:rFonts w:ascii="宋体" w:hAnsi="宋体"/>
          <w:b/>
          <w:bCs/>
          <w:szCs w:val="21"/>
        </w:rPr>
        <w:t xml:space="preserve"> </w:t>
      </w:r>
    </w:p>
    <w:p>
      <w:pPr>
        <w:rPr>
          <w:rFonts w:ascii="宋体" w:hAnsi="宋体"/>
          <w:b/>
          <w:bCs/>
          <w:szCs w:val="21"/>
        </w:rPr>
      </w:pPr>
    </w:p>
    <w:p>
      <w:pPr>
        <w:rPr>
          <w:rFonts w:ascii="宋体" w:hAnsi="宋体"/>
          <w:b/>
          <w:bCs/>
          <w:szCs w:val="21"/>
        </w:rPr>
      </w:pPr>
      <w:r>
        <w:rPr>
          <w:rFonts w:ascii="宋体" w:hAnsi="宋体" w:hint="eastAsia"/>
          <w:b/>
          <w:bCs/>
          <w:szCs w:val="21"/>
        </w:rPr>
        <w:t>乙方：</w:t>
      </w:r>
      <w:r>
        <w:rPr>
          <w:rFonts w:ascii="宋体" w:hAnsi="宋体"/>
          <w:b/>
          <w:bCs/>
          <w:szCs w:val="21"/>
        </w:rPr>
        <w:t xml:space="preserve">            </w:t>
      </w:r>
      <w:r>
        <w:rPr>
          <w:rFonts w:ascii="宋体" w:hAnsi="宋体" w:hint="eastAsia"/>
          <w:b/>
          <w:bCs/>
          <w:szCs w:val="21"/>
        </w:rPr>
        <w:t xml:space="preserve">                            </w:t>
      </w:r>
      <w:r>
        <w:rPr>
          <w:rFonts w:ascii="宋体" w:hAnsi="宋体"/>
          <w:b/>
          <w:bCs/>
          <w:szCs w:val="21"/>
        </w:rPr>
        <w:t xml:space="preserve">  </w:t>
      </w:r>
    </w:p>
    <w:p>
      <w:pPr>
        <w:rPr>
          <w:rFonts w:ascii="宋体" w:hAnsi="宋体"/>
          <w:szCs w:val="21"/>
        </w:rPr>
      </w:pPr>
      <w:r>
        <w:rPr>
          <w:rFonts w:ascii="宋体" w:hAnsi="宋体" w:hint="eastAsia"/>
          <w:szCs w:val="21"/>
        </w:rPr>
        <w:t>地址：</w:t>
      </w:r>
    </w:p>
    <w:p>
      <w:pPr>
        <w:rPr>
          <w:rFonts w:ascii="宋体" w:hAnsi="宋体"/>
          <w:szCs w:val="21"/>
        </w:rPr>
      </w:pPr>
      <w:r>
        <w:rPr>
          <w:rFonts w:ascii="宋体" w:hAnsi="宋体" w:hint="eastAsia"/>
          <w:szCs w:val="21"/>
        </w:rPr>
        <w:t>联系人：</w:t>
      </w:r>
      <w:r>
        <w:rPr>
          <w:rFonts w:ascii="宋体" w:hAnsi="宋体"/>
          <w:szCs w:val="21"/>
        </w:rPr>
        <w:t xml:space="preserve">                          </w:t>
      </w:r>
    </w:p>
    <w:p>
      <w:pPr>
        <w:rPr>
          <w:rFonts w:ascii="宋体" w:hAnsi="宋体"/>
          <w:szCs w:val="21"/>
        </w:rPr>
      </w:pPr>
      <w:r>
        <w:rPr>
          <w:rFonts w:ascii="宋体" w:hAnsi="宋体" w:hint="eastAsia"/>
          <w:szCs w:val="21"/>
        </w:rPr>
        <w:t>联系电话：</w:t>
      </w:r>
      <w:r>
        <w:rPr>
          <w:rFonts w:ascii="宋体" w:hAnsi="宋体" w:hint="eastAsia"/>
          <w:b/>
          <w:bCs/>
          <w:szCs w:val="21"/>
        </w:rPr>
        <w:t xml:space="preserve">     </w:t>
      </w:r>
    </w:p>
    <w:p>
      <w:pPr>
        <w:rPr>
          <w:rFonts w:ascii="宋体" w:hAnsi="宋体"/>
          <w:szCs w:val="21"/>
        </w:rPr>
      </w:pPr>
    </w:p>
    <w:p>
      <w:pPr>
        <w:spacing w:line="360" w:lineRule="auto"/>
        <w:ind w:firstLine="560"/>
        <w:jc w:val="left"/>
        <w:rPr>
          <w:szCs w:val="21"/>
        </w:rPr>
      </w:pPr>
      <w:bookmarkStart w:id="73" w:name="_Hlk72574434"/>
      <w:r>
        <w:rPr>
          <w:rFonts w:hint="eastAsia"/>
          <w:szCs w:val="21"/>
        </w:rPr>
        <w:t>根据深圳公共资源交易中心（深圳交易集团有限公司坪山分公司）</w:t>
      </w:r>
      <w:r>
        <w:rPr>
          <w:rFonts w:hint="eastAsia"/>
          <w:szCs w:val="21"/>
          <w:u w:val="single"/>
        </w:rPr>
        <w:t xml:space="preserve">        </w:t>
      </w:r>
      <w:r>
        <w:rPr>
          <w:rFonts w:hint="eastAsia"/>
          <w:szCs w:val="21"/>
        </w:rPr>
        <w:t>号项目结果，</w:t>
      </w:r>
      <w:r>
        <w:rPr>
          <w:rFonts w:ascii="宋体" w:hAnsi="宋体" w:hint="eastAsia"/>
          <w:szCs w:val="21"/>
        </w:rPr>
        <w:t>*</w:t>
      </w:r>
      <w:r>
        <w:rPr>
          <w:rFonts w:ascii="宋体" w:hAnsi="宋体"/>
          <w:szCs w:val="21"/>
        </w:rPr>
        <w:t>**</w:t>
      </w:r>
      <w:r>
        <w:rPr>
          <w:rFonts w:ascii="宋体" w:hAnsi="宋体" w:hint="eastAsia"/>
          <w:szCs w:val="21"/>
        </w:rPr>
        <w:t>单位为中标人</w:t>
      </w:r>
      <w:r>
        <w:rPr>
          <w:rFonts w:hint="eastAsia"/>
          <w:szCs w:val="21"/>
        </w:rPr>
        <w:t>。</w:t>
      </w:r>
      <w:bookmarkEnd w:id="73"/>
      <w:r>
        <w:rPr>
          <w:rFonts w:hint="eastAsia"/>
          <w:szCs w:val="21"/>
        </w:rPr>
        <w:t>按照《中华人民共和国民法典》（第三编 合同）和《深圳经济特区政府采购条例》，经深圳市</w:t>
      </w:r>
      <w:r>
        <w:rPr>
          <w:rFonts w:hint="eastAsia"/>
          <w:szCs w:val="21"/>
          <w:u w:val="single"/>
        </w:rPr>
        <w:t xml:space="preserve">           </w:t>
      </w:r>
      <w:r>
        <w:rPr>
          <w:rFonts w:hint="eastAsia"/>
          <w:szCs w:val="21"/>
        </w:rPr>
        <w:t>（以下简称甲方）和</w:t>
      </w:r>
      <w:r>
        <w:rPr>
          <w:rFonts w:hint="eastAsia"/>
          <w:szCs w:val="21"/>
          <w:u w:val="single"/>
        </w:rPr>
        <w:t xml:space="preserve">           </w:t>
      </w:r>
      <w:r>
        <w:rPr>
          <w:rFonts w:hint="eastAsia"/>
          <w:szCs w:val="21"/>
        </w:rPr>
        <w:t>单位（以下简称乙方）协商，达成以下合同条款：</w:t>
      </w:r>
    </w:p>
    <w:p>
      <w:pPr>
        <w:spacing w:line="360" w:lineRule="auto"/>
        <w:ind w:firstLine="560"/>
        <w:jc w:val="left"/>
        <w:outlineLvl w:val="0"/>
        <w:rPr>
          <w:b/>
          <w:szCs w:val="21"/>
        </w:rPr>
      </w:pPr>
      <w:r>
        <w:rPr>
          <w:rFonts w:hint="eastAsia"/>
          <w:b/>
          <w:szCs w:val="21"/>
        </w:rPr>
        <w:t>第一条  合同标的</w:t>
      </w:r>
    </w:p>
    <w:p>
      <w:pPr>
        <w:spacing w:line="360" w:lineRule="auto"/>
        <w:ind w:firstLine="560"/>
        <w:jc w:val="left"/>
        <w:rPr>
          <w:szCs w:val="21"/>
        </w:rPr>
      </w:pPr>
      <w:r>
        <w:rPr>
          <w:rFonts w:hint="eastAsia"/>
          <w:szCs w:val="21"/>
        </w:rPr>
        <w:t>乙方根据甲方需求提供下列货物：</w:t>
      </w:r>
    </w:p>
    <w:p>
      <w:pPr>
        <w:spacing w:line="360" w:lineRule="auto"/>
        <w:ind w:firstLine="560"/>
        <w:jc w:val="left"/>
        <w:rPr>
          <w:szCs w:val="21"/>
        </w:rPr>
      </w:pPr>
      <w:r>
        <w:rPr>
          <w:rFonts w:hint="eastAsia"/>
          <w:szCs w:val="21"/>
        </w:rPr>
        <w:t>货物名称、规格及数量详见</w:t>
      </w:r>
      <w:r>
        <w:rPr>
          <w:rFonts w:hint="eastAsia"/>
          <w:b/>
          <w:szCs w:val="21"/>
          <w:u w:val="single"/>
        </w:rPr>
        <w:t xml:space="preserve">                  </w:t>
      </w:r>
      <w:r>
        <w:rPr>
          <w:rFonts w:hint="eastAsia"/>
          <w:szCs w:val="21"/>
        </w:rPr>
        <w:t>。</w:t>
      </w:r>
    </w:p>
    <w:p>
      <w:pPr>
        <w:spacing w:line="360" w:lineRule="auto"/>
        <w:ind w:firstLine="560"/>
        <w:jc w:val="left"/>
        <w:outlineLvl w:val="0"/>
        <w:rPr>
          <w:b/>
          <w:szCs w:val="21"/>
        </w:rPr>
      </w:pPr>
      <w:r>
        <w:rPr>
          <w:rFonts w:hint="eastAsia"/>
          <w:b/>
          <w:szCs w:val="21"/>
        </w:rPr>
        <w:t>第二条  合同价款</w:t>
      </w:r>
    </w:p>
    <w:p>
      <w:pPr>
        <w:spacing w:line="360" w:lineRule="auto"/>
        <w:ind w:firstLine="560"/>
        <w:jc w:val="left"/>
        <w:rPr>
          <w:szCs w:val="21"/>
        </w:rPr>
      </w:pPr>
      <w:r>
        <w:rPr>
          <w:rFonts w:hint="eastAsia"/>
          <w:szCs w:val="21"/>
        </w:rPr>
        <w:t>本合同项下总价款为</w:t>
      </w:r>
      <w:r>
        <w:rPr>
          <w:rFonts w:hint="eastAsia"/>
          <w:szCs w:val="21"/>
          <w:u w:val="single"/>
        </w:rPr>
        <w:t xml:space="preserve">              </w:t>
      </w:r>
      <w:r>
        <w:rPr>
          <w:rFonts w:hint="eastAsia"/>
          <w:szCs w:val="21"/>
        </w:rPr>
        <w:t>（大写）人民币，分项价款详见</w:t>
      </w:r>
      <w:r>
        <w:rPr>
          <w:rFonts w:hint="eastAsia"/>
          <w:b/>
          <w:szCs w:val="21"/>
          <w:u w:val="single"/>
        </w:rPr>
        <w:t xml:space="preserve">          </w:t>
      </w:r>
      <w:r>
        <w:rPr>
          <w:rFonts w:hint="eastAsia"/>
          <w:szCs w:val="21"/>
        </w:rPr>
        <w:t>。本合同总价款已包括乙方为履行本合同义务所发生的一切费用，系固定不变价格，且不随通货膨胀的影响而波动。</w:t>
      </w:r>
    </w:p>
    <w:p>
      <w:pPr>
        <w:numPr>
          <w:ilvl w:val="0"/>
          <w:numId w:val="8"/>
        </w:numPr>
        <w:spacing w:line="360" w:lineRule="auto"/>
        <w:ind w:firstLine="560"/>
        <w:jc w:val="left"/>
        <w:outlineLvl w:val="0"/>
        <w:rPr>
          <w:b/>
          <w:szCs w:val="21"/>
        </w:rPr>
      </w:pPr>
      <w:r>
        <w:rPr>
          <w:rFonts w:hint="eastAsia"/>
          <w:b/>
          <w:szCs w:val="21"/>
        </w:rPr>
        <w:t xml:space="preserve"> 履行期限</w:t>
      </w:r>
    </w:p>
    <w:p>
      <w:pPr>
        <w:spacing w:line="360" w:lineRule="auto"/>
        <w:ind w:firstLine="560"/>
        <w:jc w:val="left"/>
        <w:outlineLvl w:val="0"/>
        <w:rPr>
          <w:b/>
          <w:szCs w:val="21"/>
        </w:rPr>
      </w:pPr>
      <w:r>
        <w:rPr>
          <w:rFonts w:hint="eastAsia"/>
          <w:bCs/>
          <w:szCs w:val="21"/>
        </w:rPr>
        <w:t>乙方应于本合同签订之日其</w:t>
      </w:r>
      <w:r>
        <w:rPr>
          <w:bCs/>
          <w:szCs w:val="21"/>
        </w:rPr>
        <w:t xml:space="preserve">   </w:t>
      </w:r>
      <w:r>
        <w:rPr>
          <w:rFonts w:hint="eastAsia"/>
          <w:bCs/>
          <w:szCs w:val="21"/>
        </w:rPr>
        <w:t>日内将符合要求的产品向甲方交付（含安装调试），但乙方交付前应向书面通知甲方并征得甲方同意。</w:t>
      </w:r>
    </w:p>
    <w:p>
      <w:pPr>
        <w:numPr>
          <w:ilvl w:val="0"/>
          <w:numId w:val="8"/>
        </w:numPr>
        <w:spacing w:line="360" w:lineRule="auto"/>
        <w:ind w:firstLine="560"/>
        <w:jc w:val="left"/>
        <w:outlineLvl w:val="0"/>
        <w:rPr>
          <w:b/>
          <w:szCs w:val="21"/>
        </w:rPr>
      </w:pPr>
      <w:r>
        <w:rPr>
          <w:rFonts w:hint="eastAsia"/>
          <w:b/>
          <w:szCs w:val="21"/>
        </w:rPr>
        <w:t>权利保证</w:t>
      </w:r>
    </w:p>
    <w:p>
      <w:pPr>
        <w:spacing w:line="360" w:lineRule="auto"/>
        <w:ind w:firstLine="560"/>
        <w:jc w:val="left"/>
        <w:rPr>
          <w:rFonts w:ascii="宋体" w:hAnsi="宋体"/>
          <w:szCs w:val="21"/>
        </w:rPr>
      </w:pPr>
      <w:r>
        <w:rPr>
          <w:rFonts w:ascii="宋体" w:hAnsi="宋体" w:hint="eastAsia"/>
          <w:szCs w:val="21"/>
        </w:rPr>
        <w:t>乙方保证甲方在使用本合同项下货物或货物的任何一部分时，不会产生因第三方提出的包括但不限于侵犯其专利权、商标权、工业设计权等知识产权和侵犯其所有权、抵押权等物权及其他权利而引发的纠纷。如有纠纷，乙方应承担全部责任。</w:t>
      </w:r>
    </w:p>
    <w:p>
      <w:pPr>
        <w:spacing w:line="360" w:lineRule="auto"/>
        <w:ind w:firstLine="560"/>
        <w:jc w:val="left"/>
        <w:outlineLvl w:val="0"/>
        <w:rPr>
          <w:b/>
          <w:szCs w:val="21"/>
        </w:rPr>
      </w:pPr>
      <w:r>
        <w:rPr>
          <w:rFonts w:hint="eastAsia"/>
          <w:b/>
          <w:szCs w:val="21"/>
        </w:rPr>
        <w:t>第五条  质量保证</w:t>
      </w:r>
    </w:p>
    <w:p>
      <w:pPr>
        <w:spacing w:line="360" w:lineRule="auto"/>
        <w:ind w:firstLine="560"/>
        <w:jc w:val="left"/>
        <w:rPr>
          <w:rFonts w:ascii="宋体" w:hAnsi="宋体"/>
          <w:szCs w:val="21"/>
        </w:rPr>
      </w:pPr>
      <w:r>
        <w:rPr>
          <w:rFonts w:ascii="宋体" w:hAnsi="宋体" w:hint="eastAsia"/>
          <w:szCs w:val="21"/>
        </w:rPr>
        <w:t>1、乙方所提供的货物的技术规格符合招标文件规定的技术规格，货物符合中华人民共和国的设计和制造生产标准或行业标准。</w:t>
      </w:r>
    </w:p>
    <w:p>
      <w:pPr>
        <w:spacing w:line="360" w:lineRule="auto"/>
        <w:ind w:firstLine="560"/>
        <w:jc w:val="left"/>
        <w:rPr>
          <w:rFonts w:ascii="宋体" w:hAnsi="宋体"/>
          <w:szCs w:val="21"/>
        </w:rPr>
      </w:pPr>
      <w:r>
        <w:rPr>
          <w:rFonts w:ascii="宋体" w:hAnsi="宋体" w:hint="eastAsia"/>
          <w:szCs w:val="21"/>
        </w:rPr>
        <w:t>2、乙方应保证货物是全新、未使用过的原装合格正品（包括零部件），并完全符合甲方要求的质量、规格和性能的要求。如货物安装或配置了软件的，乙方保证相关软件均为正版软件。</w:t>
      </w:r>
    </w:p>
    <w:p>
      <w:pPr>
        <w:spacing w:line="360" w:lineRule="auto"/>
        <w:ind w:firstLine="560"/>
        <w:jc w:val="left"/>
        <w:rPr>
          <w:rFonts w:ascii="宋体" w:hAnsi="宋体"/>
          <w:szCs w:val="21"/>
        </w:rPr>
      </w:pPr>
      <w:r>
        <w:rPr>
          <w:rFonts w:ascii="宋体" w:hAnsi="宋体" w:hint="eastAsia"/>
          <w:szCs w:val="21"/>
        </w:rPr>
        <w:t>3、乙方保证交货时一并提供货物的质量合格凭证或文件。</w:t>
      </w:r>
    </w:p>
    <w:p>
      <w:pPr>
        <w:spacing w:line="360" w:lineRule="auto"/>
        <w:ind w:firstLine="560"/>
        <w:jc w:val="left"/>
        <w:rPr>
          <w:b/>
          <w:szCs w:val="21"/>
        </w:rPr>
      </w:pPr>
      <w:r>
        <w:rPr>
          <w:rFonts w:hint="eastAsia"/>
          <w:b/>
          <w:szCs w:val="21"/>
        </w:rPr>
        <w:t>第六条  交货和验收</w:t>
      </w:r>
    </w:p>
    <w:p>
      <w:pPr>
        <w:spacing w:line="360" w:lineRule="auto"/>
        <w:ind w:firstLine="560"/>
        <w:jc w:val="left"/>
        <w:rPr>
          <w:rFonts w:ascii="宋体" w:hAnsi="宋体"/>
          <w:szCs w:val="21"/>
        </w:rPr>
      </w:pPr>
      <w:r>
        <w:rPr>
          <w:rFonts w:ascii="宋体" w:hAnsi="宋体" w:hint="eastAsia"/>
          <w:szCs w:val="21"/>
        </w:rPr>
        <w:t>1、乙方应按照本合同或招投标文件规定的时间和方式向甲方交付货物，交货地点由甲方指定。因交货产生的费用由乙方自行承担。</w:t>
      </w:r>
    </w:p>
    <w:p>
      <w:pPr>
        <w:spacing w:line="360" w:lineRule="auto"/>
        <w:ind w:firstLine="560"/>
        <w:jc w:val="left"/>
        <w:rPr>
          <w:rFonts w:ascii="宋体" w:hAnsi="宋体"/>
          <w:szCs w:val="21"/>
        </w:rPr>
      </w:pPr>
      <w:r>
        <w:rPr>
          <w:rFonts w:ascii="宋体" w:hAnsi="宋体" w:hint="eastAsia"/>
          <w:szCs w:val="21"/>
        </w:rPr>
        <w:t>2、乙方交付的货物应当完全符合招投标文件所规定的货物、数量、质量和规格要求。乙方提供的货物不符合招投标文件和合同规定的，甲方有权拒收货物，由此引起的风险，由乙方承担。</w:t>
      </w:r>
    </w:p>
    <w:p>
      <w:pPr>
        <w:spacing w:line="360" w:lineRule="auto"/>
        <w:ind w:firstLine="560"/>
        <w:jc w:val="left"/>
        <w:rPr>
          <w:rFonts w:ascii="宋体" w:hAnsi="宋体"/>
          <w:szCs w:val="21"/>
        </w:rPr>
      </w:pPr>
      <w:r>
        <w:rPr>
          <w:rFonts w:ascii="宋体" w:hAnsi="宋体" w:hint="eastAsia"/>
          <w:szCs w:val="21"/>
        </w:rPr>
        <w:t>3、乙方应将所提供货物的使用说明书、原厂保修卡等附随资料和附随配件、工具等交付给甲方；乙方不能完整交付货物及本款规定的单证和工具的，视为未按合同约定交货，乙方负责补齐，因此导致逾期交付的，由乙方承担相关的违约责任。</w:t>
      </w:r>
    </w:p>
    <w:p>
      <w:pPr>
        <w:spacing w:line="360" w:lineRule="auto"/>
        <w:ind w:firstLine="560"/>
        <w:jc w:val="left"/>
        <w:rPr>
          <w:rFonts w:ascii="宋体" w:hAnsi="宋体"/>
          <w:szCs w:val="21"/>
        </w:rPr>
      </w:pPr>
      <w:r>
        <w:rPr>
          <w:rFonts w:ascii="宋体" w:hAnsi="宋体" w:hint="eastAsia"/>
          <w:szCs w:val="21"/>
        </w:rPr>
        <w:t>4、乙方应在到货（安装、调试完）后  日内向甲方发出验收申请。甲方应当在收到申请  日内组织验收，验收合格的，由甲方向乙方签署货物验收单。验收合格的，由甲方向乙方签署货物验收单。甲方逾期未组织验收，也未提出异议的，视为验收合格。需要安装调试的，安装调试完毕验收合格后才视为最终验收合格和满足付款条件。</w:t>
      </w:r>
    </w:p>
    <w:p>
      <w:pPr>
        <w:spacing w:line="360" w:lineRule="auto"/>
        <w:ind w:firstLine="560"/>
        <w:jc w:val="left"/>
        <w:rPr>
          <w:rFonts w:ascii="宋体" w:hAnsi="宋体"/>
          <w:szCs w:val="21"/>
        </w:rPr>
      </w:pPr>
      <w:r>
        <w:rPr>
          <w:rFonts w:ascii="宋体" w:hAnsi="宋体" w:hint="eastAsia"/>
          <w:szCs w:val="21"/>
        </w:rPr>
        <w:t>5、货物的所有权和灭失的风险自乙方将货物交付给甲方时转移。</w:t>
      </w:r>
    </w:p>
    <w:p>
      <w:pPr>
        <w:spacing w:line="360" w:lineRule="auto"/>
        <w:ind w:firstLine="560"/>
        <w:jc w:val="left"/>
        <w:outlineLvl w:val="0"/>
        <w:rPr>
          <w:b/>
          <w:szCs w:val="21"/>
        </w:rPr>
      </w:pPr>
      <w:r>
        <w:rPr>
          <w:rFonts w:hint="eastAsia"/>
          <w:b/>
          <w:szCs w:val="21"/>
        </w:rPr>
        <w:t>第七条  保修及其他服务</w:t>
      </w:r>
    </w:p>
    <w:p>
      <w:pPr>
        <w:spacing w:line="360" w:lineRule="auto"/>
        <w:ind w:firstLine="560"/>
        <w:jc w:val="left"/>
        <w:rPr>
          <w:rFonts w:ascii="宋体" w:hAnsi="宋体"/>
          <w:szCs w:val="21"/>
        </w:rPr>
      </w:pPr>
      <w:r>
        <w:rPr>
          <w:rFonts w:ascii="宋体" w:hAnsi="宋体" w:hint="eastAsia"/>
          <w:szCs w:val="21"/>
        </w:rPr>
        <w:t>1、乙方应按照国家有关法律法规规章和“三包”规定和招标文件的要求及乙方在投标文件的相关承诺提供保修及其他服务。</w:t>
      </w:r>
    </w:p>
    <w:p>
      <w:pPr>
        <w:spacing w:line="360" w:lineRule="auto"/>
        <w:ind w:firstLine="560"/>
        <w:jc w:val="left"/>
        <w:rPr>
          <w:rFonts w:ascii="宋体" w:hAnsi="宋体"/>
          <w:szCs w:val="21"/>
        </w:rPr>
      </w:pPr>
      <w:r>
        <w:rPr>
          <w:rFonts w:ascii="宋体" w:hAnsi="宋体" w:hint="eastAsia"/>
          <w:szCs w:val="21"/>
        </w:rPr>
        <w:t>2、</w:t>
      </w:r>
      <w:r>
        <w:rPr>
          <w:rFonts w:ascii="宋体" w:hAnsi="宋体"/>
          <w:szCs w:val="21"/>
        </w:rPr>
        <w:t>保修期内，乙方负责对其提供的货物进行维修和系统维护，不再收取任何费用。</w:t>
      </w:r>
      <w:r>
        <w:rPr>
          <w:rFonts w:ascii="宋体" w:hAnsi="宋体" w:hint="eastAsia"/>
          <w:szCs w:val="21"/>
        </w:rPr>
        <w:t>所有货物保修服务方式均为乙方上门保修，即由乙方派员到货物使用现场维修，由此产生的一切费用均由乙方承担。保修期后的货物维护另行协商。</w:t>
      </w:r>
    </w:p>
    <w:p>
      <w:pPr>
        <w:spacing w:line="360" w:lineRule="auto"/>
        <w:ind w:firstLine="560"/>
        <w:jc w:val="left"/>
        <w:rPr>
          <w:rFonts w:ascii="宋体" w:hAnsi="宋体"/>
          <w:szCs w:val="21"/>
        </w:rPr>
      </w:pPr>
      <w:r>
        <w:rPr>
          <w:rFonts w:ascii="宋体" w:hAnsi="宋体" w:hint="eastAsia"/>
          <w:szCs w:val="21"/>
        </w:rPr>
        <w:t>3、在甲方提出维修要求后，乙方应于  小时内响应，  小时维修到位，并在  小时内消除故障。消耗品和零配件供应及时，特殊情况下可提供备用机。</w:t>
      </w:r>
    </w:p>
    <w:p>
      <w:pPr>
        <w:spacing w:line="360" w:lineRule="auto"/>
        <w:ind w:firstLine="560"/>
        <w:jc w:val="left"/>
        <w:outlineLvl w:val="0"/>
        <w:rPr>
          <w:b/>
          <w:szCs w:val="21"/>
        </w:rPr>
      </w:pPr>
      <w:r>
        <w:rPr>
          <w:rFonts w:hint="eastAsia"/>
          <w:b/>
          <w:szCs w:val="21"/>
        </w:rPr>
        <w:t>第八条 保密条款</w:t>
      </w:r>
    </w:p>
    <w:p>
      <w:pPr>
        <w:spacing w:line="360" w:lineRule="auto"/>
        <w:ind w:firstLine="420" w:firstLineChars="200"/>
        <w:jc w:val="left"/>
        <w:outlineLvl w:val="0"/>
        <w:rPr>
          <w:bCs/>
          <w:szCs w:val="21"/>
        </w:rPr>
      </w:pPr>
      <w:r>
        <w:rPr>
          <w:bCs/>
          <w:szCs w:val="21"/>
        </w:rPr>
        <w:t>1</w:t>
      </w:r>
      <w:r>
        <w:rPr>
          <w:rFonts w:hint="eastAsia"/>
          <w:bCs/>
          <w:szCs w:val="21"/>
        </w:rPr>
        <w:t>、乙方对在本合同履行中获取或者知悉甲方提供的资料、信息负有保密义务。</w:t>
      </w:r>
    </w:p>
    <w:p>
      <w:pPr>
        <w:spacing w:line="360" w:lineRule="auto"/>
        <w:ind w:firstLine="560"/>
        <w:jc w:val="left"/>
        <w:outlineLvl w:val="0"/>
        <w:rPr>
          <w:bCs/>
          <w:szCs w:val="21"/>
        </w:rPr>
      </w:pPr>
      <w:r>
        <w:rPr>
          <w:bCs/>
          <w:szCs w:val="21"/>
        </w:rPr>
        <w:t>2</w:t>
      </w:r>
      <w:r>
        <w:rPr>
          <w:rFonts w:hint="eastAsia"/>
          <w:bCs/>
          <w:szCs w:val="21"/>
        </w:rPr>
        <w:t>、乙方不得私自复印、留存、泄漏本合同履行有关的资料、信息。除非依照法律规定或者经甲方书面同意，乙方不得向第三方提供或披露由甲方提供的资料和信息，也不得用于本合同履行以外的其他用途，并保证采取一切合理和必要的措施防止任何第三方接触到甲方的上述资料和信息。</w:t>
      </w:r>
    </w:p>
    <w:p>
      <w:pPr>
        <w:spacing w:line="360" w:lineRule="auto"/>
        <w:ind w:firstLine="560"/>
        <w:jc w:val="left"/>
        <w:outlineLvl w:val="0"/>
        <w:rPr>
          <w:b/>
          <w:szCs w:val="21"/>
        </w:rPr>
      </w:pPr>
      <w:r>
        <w:rPr>
          <w:bCs/>
          <w:szCs w:val="21"/>
        </w:rPr>
        <w:t>3</w:t>
      </w:r>
      <w:r>
        <w:rPr>
          <w:rFonts w:hint="eastAsia"/>
          <w:bCs/>
          <w:szCs w:val="21"/>
        </w:rPr>
        <w:t>、保密期限自本协议签订生效之日起至保密信息被依法公开披露或成为公开信息之日止。合同中止、终止或者解除不视为免除保密义务，乙方仍应当承担保密义务。</w:t>
      </w:r>
    </w:p>
    <w:p>
      <w:pPr>
        <w:spacing w:line="360" w:lineRule="auto"/>
        <w:ind w:firstLine="560"/>
        <w:jc w:val="left"/>
        <w:outlineLvl w:val="0"/>
        <w:rPr>
          <w:b/>
          <w:szCs w:val="21"/>
        </w:rPr>
      </w:pPr>
      <w:r>
        <w:rPr>
          <w:rFonts w:hint="eastAsia"/>
          <w:b/>
          <w:szCs w:val="21"/>
        </w:rPr>
        <w:t>第九条  履约保证金</w:t>
      </w:r>
    </w:p>
    <w:p>
      <w:pPr>
        <w:spacing w:line="360" w:lineRule="auto"/>
        <w:ind w:firstLine="560"/>
        <w:jc w:val="left"/>
        <w:rPr>
          <w:rFonts w:ascii="宋体" w:hAnsi="宋体"/>
          <w:szCs w:val="21"/>
        </w:rPr>
      </w:pPr>
      <w:r>
        <w:rPr>
          <w:rFonts w:ascii="宋体" w:hAnsi="宋体" w:hint="eastAsia"/>
          <w:szCs w:val="21"/>
        </w:rPr>
        <w:t>1、乙方应在签订本合同之日，向甲方或甲方指定的机构提交履约保证金_________元。</w:t>
      </w:r>
    </w:p>
    <w:p>
      <w:pPr>
        <w:spacing w:line="360" w:lineRule="auto"/>
        <w:ind w:firstLine="560"/>
        <w:jc w:val="left"/>
        <w:rPr>
          <w:rFonts w:ascii="宋体" w:hAnsi="宋体"/>
          <w:szCs w:val="21"/>
        </w:rPr>
      </w:pPr>
      <w:r>
        <w:rPr>
          <w:rFonts w:ascii="宋体" w:hAnsi="宋体" w:hint="eastAsia"/>
          <w:szCs w:val="21"/>
        </w:rPr>
        <w:t>2、如乙方未能履行合同规定的义务，甲方有权从履约保证金中取得补偿。</w:t>
      </w:r>
    </w:p>
    <w:p>
      <w:pPr>
        <w:spacing w:line="360" w:lineRule="auto"/>
        <w:ind w:firstLine="560"/>
        <w:jc w:val="left"/>
        <w:rPr>
          <w:rFonts w:ascii="宋体" w:hAnsi="宋体"/>
          <w:szCs w:val="21"/>
        </w:rPr>
      </w:pPr>
      <w:r>
        <w:rPr>
          <w:rFonts w:ascii="宋体" w:hAnsi="宋体" w:hint="eastAsia"/>
          <w:szCs w:val="21"/>
        </w:rPr>
        <w:t>3、甲方在乙方履行完毕本合同项下全部义务后______天内无息退还乙方。</w:t>
      </w:r>
    </w:p>
    <w:p>
      <w:pPr>
        <w:numPr>
          <w:ilvl w:val="255"/>
          <w:numId w:val="0"/>
        </w:numPr>
        <w:spacing w:line="360" w:lineRule="auto"/>
        <w:ind w:firstLine="420" w:firstLineChars="200"/>
        <w:jc w:val="left"/>
        <w:outlineLvl w:val="0"/>
        <w:rPr>
          <w:b/>
          <w:szCs w:val="21"/>
        </w:rPr>
      </w:pPr>
      <w:r>
        <w:rPr>
          <w:rFonts w:hint="eastAsia"/>
          <w:b/>
          <w:szCs w:val="21"/>
        </w:rPr>
        <w:t>第十条  货款支付</w:t>
      </w:r>
    </w:p>
    <w:p>
      <w:pPr>
        <w:spacing w:line="360" w:lineRule="auto"/>
        <w:jc w:val="left"/>
        <w:outlineLvl w:val="0"/>
        <w:rPr>
          <w:b/>
          <w:szCs w:val="21"/>
          <w:u w:val="single"/>
        </w:rPr>
      </w:pPr>
      <w:r>
        <w:rPr>
          <w:rFonts w:hint="eastAsia"/>
          <w:b/>
          <w:szCs w:val="21"/>
        </w:rPr>
        <w:t xml:space="preserve">      </w:t>
      </w:r>
      <w:r>
        <w:rPr>
          <w:rFonts w:hint="eastAsia"/>
          <w:b/>
          <w:szCs w:val="21"/>
          <w:u w:val="single"/>
        </w:rPr>
        <w:t>（详见商务要求）</w:t>
      </w:r>
    </w:p>
    <w:p>
      <w:pPr>
        <w:spacing w:line="360" w:lineRule="auto"/>
        <w:ind w:firstLine="560"/>
        <w:jc w:val="left"/>
        <w:rPr>
          <w:szCs w:val="21"/>
        </w:rPr>
      </w:pPr>
    </w:p>
    <w:p>
      <w:pPr>
        <w:spacing w:line="360" w:lineRule="auto"/>
        <w:ind w:firstLine="420" w:firstLineChars="200"/>
        <w:jc w:val="left"/>
        <w:outlineLvl w:val="0"/>
        <w:rPr>
          <w:b/>
          <w:szCs w:val="21"/>
        </w:rPr>
      </w:pPr>
      <w:r>
        <w:rPr>
          <w:rFonts w:hint="eastAsia"/>
          <w:b/>
          <w:szCs w:val="21"/>
        </w:rPr>
        <w:t>第十一条 违约责任</w:t>
      </w:r>
      <w:r>
        <w:rPr>
          <w:rFonts w:hint="eastAsia"/>
          <w:b/>
          <w:szCs w:val="21"/>
          <w:u w:val="single"/>
        </w:rPr>
        <w:t>（详见商务要求）</w:t>
      </w:r>
    </w:p>
    <w:p>
      <w:pPr>
        <w:spacing w:line="360" w:lineRule="auto"/>
        <w:ind w:firstLine="560"/>
        <w:jc w:val="left"/>
        <w:rPr>
          <w:rFonts w:ascii="宋体" w:hAnsi="宋体"/>
          <w:szCs w:val="21"/>
        </w:rPr>
      </w:pPr>
      <w:r>
        <w:rPr>
          <w:rFonts w:ascii="宋体" w:hAnsi="宋体" w:hint="eastAsia"/>
          <w:szCs w:val="21"/>
        </w:rPr>
        <w:t>１、甲方无正当理由拒收货物、拒付货物款的，由甲方向乙方偿付合同总价的【】%违约金。</w:t>
      </w:r>
    </w:p>
    <w:p>
      <w:pPr>
        <w:spacing w:line="360" w:lineRule="auto"/>
        <w:ind w:firstLine="560"/>
        <w:jc w:val="left"/>
        <w:rPr>
          <w:rFonts w:ascii="宋体" w:hAnsi="宋体"/>
          <w:szCs w:val="21"/>
        </w:rPr>
      </w:pPr>
      <w:r>
        <w:rPr>
          <w:rFonts w:ascii="宋体" w:hAnsi="宋体" w:hint="eastAsia"/>
          <w:szCs w:val="21"/>
        </w:rPr>
        <w:t>２、甲方未按合同规定的期限向乙方支付货款的，每逾期1天甲方向乙方偿付欠款总额的【】‰滞纳金，但累计滞纳金总额不超过欠款总额的【】% 。</w:t>
      </w:r>
    </w:p>
    <w:p>
      <w:pPr>
        <w:spacing w:line="360" w:lineRule="auto"/>
        <w:ind w:firstLine="560"/>
        <w:jc w:val="left"/>
        <w:rPr>
          <w:rFonts w:ascii="宋体" w:hAnsi="宋体"/>
          <w:szCs w:val="21"/>
        </w:rPr>
      </w:pPr>
      <w:r>
        <w:rPr>
          <w:rFonts w:ascii="宋体" w:hAnsi="宋体" w:hint="eastAsia"/>
          <w:szCs w:val="21"/>
        </w:rPr>
        <w:t>３、</w:t>
      </w:r>
      <w:r>
        <w:rPr>
          <w:rFonts w:ascii="宋体" w:hAnsi="宋体"/>
          <w:szCs w:val="21"/>
        </w:rPr>
        <w:t>乙方逾期交付货物的，每逾期1天，乙方向甲方偿付逾期交货部分货款总额的</w:t>
      </w:r>
      <w:r>
        <w:rPr>
          <w:rFonts w:ascii="宋体" w:hAnsi="宋体" w:hint="eastAsia"/>
          <w:szCs w:val="21"/>
        </w:rPr>
        <w:t>【】</w:t>
      </w:r>
      <w:r>
        <w:rPr>
          <w:rFonts w:ascii="宋体" w:hAnsi="宋体"/>
          <w:szCs w:val="21"/>
        </w:rPr>
        <w:t>‰的滞纳金</w:t>
      </w:r>
      <w:r>
        <w:rPr>
          <w:rFonts w:ascii="宋体" w:hAnsi="宋体" w:hint="eastAsia"/>
          <w:szCs w:val="21"/>
        </w:rPr>
        <w:t>。如乙方逾期交货达</w:t>
      </w:r>
      <w:r>
        <w:rPr>
          <w:rFonts w:ascii="宋体" w:hAnsi="宋体" w:hint="eastAsia"/>
          <w:szCs w:val="21"/>
          <w:u w:val="single"/>
        </w:rPr>
        <w:t xml:space="preserve">    </w:t>
      </w:r>
      <w:r>
        <w:rPr>
          <w:rFonts w:ascii="宋体" w:hAnsi="宋体" w:hint="eastAsia"/>
          <w:szCs w:val="21"/>
        </w:rPr>
        <w:t>天，甲方有权解除合同，履约保证金不予退回，同时乙方应向甲方支付合同总价【】％的违约金。</w:t>
      </w:r>
    </w:p>
    <w:p>
      <w:pPr>
        <w:spacing w:line="360" w:lineRule="auto"/>
        <w:ind w:firstLine="560"/>
        <w:jc w:val="left"/>
        <w:rPr>
          <w:rFonts w:ascii="宋体" w:hAnsi="宋体"/>
          <w:szCs w:val="21"/>
        </w:rPr>
      </w:pPr>
      <w:r>
        <w:rPr>
          <w:rFonts w:ascii="宋体" w:hAnsi="宋体" w:hint="eastAsia"/>
          <w:szCs w:val="21"/>
        </w:rPr>
        <w:t>4、经甲方验收不合格的，甲方有权拒收。乙方经修理或者更换后仍不合格的，甲方有权解除合同，要求乙方返还甲方已支付的合同款项，并有权要求乙方按合同总额【】％支付违约金。5、在乙方承诺的或国家规定的质量保证期内（取两者中最长的期限），</w:t>
      </w:r>
      <w:r>
        <w:rPr>
          <w:rFonts w:ascii="宋体" w:hAnsi="宋体"/>
          <w:szCs w:val="21"/>
        </w:rPr>
        <w:t>如经乙方两次维修</w:t>
      </w:r>
      <w:r>
        <w:rPr>
          <w:rFonts w:ascii="宋体" w:hAnsi="宋体" w:hint="eastAsia"/>
          <w:szCs w:val="21"/>
        </w:rPr>
        <w:t>或更换</w:t>
      </w:r>
      <w:r>
        <w:rPr>
          <w:rFonts w:ascii="宋体" w:hAnsi="宋体"/>
          <w:szCs w:val="21"/>
        </w:rPr>
        <w:t>，货物仍不能达到合同约定</w:t>
      </w:r>
      <w:r>
        <w:rPr>
          <w:rFonts w:ascii="宋体" w:hAnsi="宋体" w:hint="eastAsia"/>
          <w:szCs w:val="21"/>
        </w:rPr>
        <w:t>的</w:t>
      </w:r>
      <w:r>
        <w:rPr>
          <w:rFonts w:ascii="宋体" w:hAnsi="宋体"/>
          <w:szCs w:val="21"/>
        </w:rPr>
        <w:t>质量标准，甲方有权退货，乙方</w:t>
      </w:r>
      <w:r>
        <w:rPr>
          <w:rFonts w:ascii="宋体" w:hAnsi="宋体" w:hint="eastAsia"/>
          <w:szCs w:val="21"/>
        </w:rPr>
        <w:t>应</w:t>
      </w:r>
      <w:r>
        <w:rPr>
          <w:rFonts w:ascii="宋体" w:hAnsi="宋体"/>
          <w:szCs w:val="21"/>
        </w:rPr>
        <w:t>退回全部货款</w:t>
      </w:r>
      <w:r>
        <w:rPr>
          <w:rFonts w:ascii="宋体" w:hAnsi="宋体" w:hint="eastAsia"/>
          <w:szCs w:val="21"/>
        </w:rPr>
        <w:t>并</w:t>
      </w:r>
      <w:r>
        <w:rPr>
          <w:rFonts w:ascii="宋体" w:hAnsi="宋体"/>
          <w:szCs w:val="21"/>
        </w:rPr>
        <w:t>赔偿甲方因此遭受的损失。</w:t>
      </w:r>
    </w:p>
    <w:p>
      <w:pPr>
        <w:spacing w:line="360" w:lineRule="auto"/>
        <w:ind w:firstLine="560"/>
        <w:jc w:val="left"/>
        <w:rPr>
          <w:rFonts w:ascii="宋体" w:hAnsi="宋体"/>
          <w:szCs w:val="21"/>
        </w:rPr>
      </w:pPr>
      <w:r>
        <w:rPr>
          <w:rFonts w:ascii="宋体" w:hAnsi="宋体" w:hint="eastAsia"/>
          <w:szCs w:val="21"/>
        </w:rPr>
        <w:t>6.</w:t>
      </w:r>
      <w:bookmarkStart w:id="74" w:name="_Hlk75014743"/>
      <w:r>
        <w:rPr>
          <w:rFonts w:ascii="宋体" w:hAnsi="宋体" w:hint="eastAsia"/>
          <w:szCs w:val="21"/>
        </w:rPr>
        <w:t>乙方违反本合同约定的保密义务，甲方有权要求乙方按合同总额【】%支付违约金；造成不良影响或对甲方造成损失的，甲方有权要求乙方消除影响，承担赔偿责任，并有权解除合同。</w:t>
      </w:r>
      <w:bookmarkEnd w:id="74"/>
    </w:p>
    <w:p>
      <w:pPr>
        <w:spacing w:line="360" w:lineRule="auto"/>
        <w:ind w:firstLine="560"/>
        <w:jc w:val="left"/>
        <w:rPr>
          <w:rFonts w:ascii="宋体" w:hAnsi="宋体"/>
          <w:szCs w:val="21"/>
        </w:rPr>
      </w:pPr>
      <w:r>
        <w:rPr>
          <w:rFonts w:ascii="宋体" w:hAnsi="宋体" w:hint="eastAsia"/>
          <w:szCs w:val="21"/>
        </w:rPr>
        <w:t>7、</w:t>
      </w:r>
      <w:bookmarkStart w:id="75" w:name="_Hlk75015079"/>
      <w:r>
        <w:rPr>
          <w:rFonts w:ascii="宋体" w:hAnsi="宋体" w:hint="eastAsia"/>
          <w:szCs w:val="21"/>
        </w:rPr>
        <w:t>因乙方提供的产品受到侵权指控或者引发法律纠纷，影响甲方正常使用或者导致合同目的不能实现的，甲方有权要求乙方按合同总额【】%支付违约金，并有权解除合同。</w:t>
      </w:r>
      <w:bookmarkEnd w:id="75"/>
    </w:p>
    <w:p>
      <w:pPr>
        <w:spacing w:line="360" w:lineRule="auto"/>
        <w:ind w:firstLine="560"/>
        <w:jc w:val="left"/>
        <w:rPr>
          <w:rFonts w:ascii="宋体" w:hAnsi="宋体"/>
          <w:szCs w:val="21"/>
        </w:rPr>
      </w:pPr>
      <w:r>
        <w:rPr>
          <w:rFonts w:ascii="宋体" w:hAnsi="宋体" w:hint="eastAsia"/>
          <w:szCs w:val="21"/>
        </w:rPr>
        <w:t>8、乙方未履行本合同项下的其他义务或违反其在投标文件中的相关承诺的，应按合同总价款的【】%向甲方承担违约责任。</w:t>
      </w:r>
    </w:p>
    <w:p>
      <w:pPr>
        <w:spacing w:line="360" w:lineRule="auto"/>
        <w:ind w:firstLine="560"/>
        <w:jc w:val="left"/>
        <w:rPr>
          <w:rFonts w:ascii="宋体" w:hAnsi="宋体"/>
          <w:szCs w:val="21"/>
        </w:rPr>
      </w:pPr>
      <w:r>
        <w:rPr>
          <w:rFonts w:ascii="宋体" w:hAnsi="宋体" w:hint="eastAsia"/>
          <w:szCs w:val="21"/>
        </w:rPr>
        <w:t>9、乙方在承担上述一项或多项违约责任后，仍应继续履行合同规定的义务（甲方解除合同的除外）。甲方未能及时追究乙方的任何一项违约责任并不表明甲方放弃追究乙方该项或其他违约责任。</w:t>
      </w:r>
    </w:p>
    <w:p>
      <w:pPr>
        <w:spacing w:line="360" w:lineRule="auto"/>
        <w:ind w:firstLine="560"/>
        <w:jc w:val="left"/>
        <w:outlineLvl w:val="0"/>
        <w:rPr>
          <w:b/>
          <w:szCs w:val="21"/>
        </w:rPr>
      </w:pPr>
      <w:r>
        <w:rPr>
          <w:rFonts w:hint="eastAsia"/>
          <w:b/>
          <w:szCs w:val="21"/>
        </w:rPr>
        <w:t>第十条    合同的变更和终止</w:t>
      </w:r>
    </w:p>
    <w:p>
      <w:pPr>
        <w:spacing w:line="360" w:lineRule="auto"/>
        <w:ind w:firstLine="560"/>
        <w:jc w:val="left"/>
        <w:rPr>
          <w:rFonts w:ascii="宋体" w:hAnsi="宋体"/>
          <w:szCs w:val="21"/>
        </w:rPr>
      </w:pPr>
      <w:r>
        <w:rPr>
          <w:rFonts w:ascii="宋体" w:hAnsi="宋体" w:hint="eastAsia"/>
          <w:szCs w:val="21"/>
        </w:rPr>
        <w:t>除</w:t>
      </w:r>
      <w:bookmarkStart w:id="76" w:name="_Hlk75015119"/>
      <w:r>
        <w:rPr>
          <w:rFonts w:ascii="宋体" w:hAnsi="宋体" w:hint="eastAsia"/>
          <w:szCs w:val="21"/>
        </w:rPr>
        <w:t>《深圳经济特区政府采购条例》第40条、</w:t>
      </w:r>
      <w:bookmarkEnd w:id="76"/>
      <w:r>
        <w:rPr>
          <w:rFonts w:ascii="宋体" w:hAnsi="宋体" w:hint="eastAsia"/>
          <w:szCs w:val="21"/>
        </w:rPr>
        <w:t>《中华人民共和国政府采购法》第50条第二款规定或者主管部门另有政策规定的情形外，本合同一经签订，甲乙双方不得擅自变更、中止或终止合同。</w:t>
      </w:r>
    </w:p>
    <w:p>
      <w:pPr>
        <w:spacing w:line="360" w:lineRule="auto"/>
        <w:ind w:firstLine="560"/>
        <w:jc w:val="left"/>
        <w:outlineLvl w:val="0"/>
        <w:rPr>
          <w:b/>
          <w:szCs w:val="21"/>
        </w:rPr>
      </w:pPr>
      <w:r>
        <w:rPr>
          <w:rFonts w:hint="eastAsia"/>
          <w:b/>
          <w:szCs w:val="21"/>
        </w:rPr>
        <w:t>第十一条   争议的解决</w:t>
      </w:r>
    </w:p>
    <w:p>
      <w:pPr>
        <w:spacing w:line="360" w:lineRule="auto"/>
        <w:ind w:firstLine="560"/>
        <w:jc w:val="left"/>
        <w:rPr>
          <w:rFonts w:ascii="宋体" w:hAnsi="宋体"/>
          <w:szCs w:val="21"/>
        </w:rPr>
      </w:pPr>
      <w:r>
        <w:rPr>
          <w:rFonts w:ascii="宋体" w:hAnsi="宋体" w:hint="eastAsia"/>
          <w:szCs w:val="21"/>
        </w:rPr>
        <w:t>1、因货物的质量问题发生争议的，应当邀请国家认可的质量检测机构对货物质量进行鉴定。货物符合标准的，鉴定费由甲方承担；货物不符合质量标准的，鉴定费由乙方承担。</w:t>
      </w:r>
    </w:p>
    <w:p>
      <w:pPr>
        <w:spacing w:line="360" w:lineRule="auto"/>
        <w:ind w:firstLine="560"/>
        <w:jc w:val="left"/>
        <w:rPr>
          <w:rFonts w:ascii="宋体" w:hAnsi="宋体"/>
          <w:szCs w:val="21"/>
        </w:rPr>
      </w:pPr>
      <w:r>
        <w:rPr>
          <w:rFonts w:ascii="宋体" w:hAnsi="宋体" w:hint="eastAsia"/>
          <w:szCs w:val="21"/>
        </w:rPr>
        <w:t>2、因履行本合同引起的或与本合同有关的争议，甲、乙双方应首先通过友好协商解决，如果协商不能解决争议，则向甲方所在地有管辖权的人民法院提起诉讼；</w:t>
      </w:r>
    </w:p>
    <w:p>
      <w:pPr>
        <w:spacing w:line="360" w:lineRule="auto"/>
        <w:ind w:firstLine="560"/>
        <w:jc w:val="left"/>
        <w:outlineLvl w:val="0"/>
        <w:rPr>
          <w:b/>
          <w:szCs w:val="21"/>
        </w:rPr>
      </w:pPr>
      <w:r>
        <w:rPr>
          <w:rFonts w:hint="eastAsia"/>
          <w:b/>
          <w:szCs w:val="21"/>
        </w:rPr>
        <w:t>第十二条   合同生效及其他</w:t>
      </w:r>
    </w:p>
    <w:p>
      <w:pPr>
        <w:spacing w:line="360" w:lineRule="auto"/>
        <w:ind w:firstLine="560"/>
        <w:jc w:val="left"/>
        <w:rPr>
          <w:rFonts w:ascii="宋体" w:hAnsi="宋体"/>
          <w:szCs w:val="21"/>
        </w:rPr>
      </w:pPr>
      <w:r>
        <w:rPr>
          <w:rFonts w:ascii="宋体" w:hAnsi="宋体" w:hint="eastAsia"/>
          <w:szCs w:val="21"/>
        </w:rPr>
        <w:t>1、下列文件均为本合同的组成部分：</w:t>
      </w:r>
    </w:p>
    <w:p>
      <w:pPr>
        <w:spacing w:line="360" w:lineRule="auto"/>
        <w:ind w:firstLine="560"/>
        <w:jc w:val="left"/>
        <w:rPr>
          <w:rFonts w:ascii="宋体" w:hAnsi="宋体"/>
          <w:szCs w:val="21"/>
        </w:rPr>
      </w:pPr>
      <w:r>
        <w:rPr>
          <w:rFonts w:ascii="宋体" w:hAnsi="宋体" w:hint="eastAsia"/>
          <w:szCs w:val="21"/>
        </w:rPr>
        <w:t>（1）</w:t>
      </w:r>
      <w:r>
        <w:rPr>
          <w:rFonts w:ascii="宋体" w:hAnsi="宋体" w:hint="eastAsia"/>
          <w:szCs w:val="21"/>
          <w:u w:val="single"/>
        </w:rPr>
        <w:t xml:space="preserve">         </w:t>
      </w:r>
      <w:r>
        <w:rPr>
          <w:rFonts w:ascii="宋体" w:hAnsi="宋体" w:hint="eastAsia"/>
          <w:szCs w:val="21"/>
        </w:rPr>
        <w:t>号招标文件、答疑及补充通知；</w:t>
      </w:r>
    </w:p>
    <w:p>
      <w:pPr>
        <w:spacing w:line="360" w:lineRule="auto"/>
        <w:ind w:firstLine="560"/>
        <w:jc w:val="left"/>
        <w:rPr>
          <w:rFonts w:ascii="宋体" w:hAnsi="宋体"/>
          <w:szCs w:val="21"/>
        </w:rPr>
      </w:pPr>
      <w:r>
        <w:rPr>
          <w:rFonts w:ascii="宋体" w:hAnsi="宋体" w:hint="eastAsia"/>
          <w:szCs w:val="21"/>
        </w:rPr>
        <w:t>（2）乙方的投标文件；</w:t>
      </w:r>
    </w:p>
    <w:p>
      <w:pPr>
        <w:spacing w:line="360" w:lineRule="auto"/>
        <w:ind w:firstLine="560"/>
        <w:jc w:val="left"/>
        <w:rPr>
          <w:rFonts w:ascii="宋体" w:hAnsi="宋体"/>
          <w:szCs w:val="21"/>
        </w:rPr>
      </w:pPr>
      <w:r>
        <w:rPr>
          <w:rFonts w:ascii="宋体" w:hAnsi="宋体" w:hint="eastAsia"/>
          <w:szCs w:val="21"/>
        </w:rPr>
        <w:t>（3）本合同执行中甲乙双方共同签署的补充与修正文件。</w:t>
      </w:r>
    </w:p>
    <w:p>
      <w:pPr>
        <w:spacing w:line="360" w:lineRule="auto"/>
        <w:ind w:firstLine="560"/>
        <w:jc w:val="left"/>
        <w:rPr>
          <w:rFonts w:ascii="宋体" w:hAnsi="宋体"/>
          <w:szCs w:val="21"/>
        </w:rPr>
      </w:pPr>
      <w:r>
        <w:rPr>
          <w:rFonts w:ascii="宋体" w:hAnsi="宋体" w:hint="eastAsia"/>
          <w:szCs w:val="21"/>
        </w:rPr>
        <w:t>2、本合同一式</w:t>
      </w:r>
      <w:r>
        <w:rPr>
          <w:rFonts w:ascii="宋体" w:hAnsi="宋体" w:hint="eastAsia"/>
          <w:szCs w:val="21"/>
          <w:u w:val="single"/>
        </w:rPr>
        <w:t xml:space="preserve">     </w:t>
      </w:r>
      <w:r>
        <w:rPr>
          <w:rFonts w:ascii="宋体" w:hAnsi="宋体" w:hint="eastAsia"/>
          <w:szCs w:val="21"/>
        </w:rPr>
        <w:t>份，甲、乙方双方各执</w:t>
      </w:r>
      <w:r>
        <w:rPr>
          <w:rFonts w:ascii="宋体" w:hAnsi="宋体" w:hint="eastAsia"/>
          <w:szCs w:val="21"/>
          <w:u w:val="single"/>
        </w:rPr>
        <w:t xml:space="preserve">     </w:t>
      </w:r>
      <w:r>
        <w:rPr>
          <w:rFonts w:ascii="宋体" w:hAnsi="宋体" w:hint="eastAsia"/>
          <w:szCs w:val="21"/>
        </w:rPr>
        <w:t>份，具有同等法律效力。本合同自双方法定代表人（或授权代表）签字并盖章之日起生效。</w:t>
      </w:r>
    </w:p>
    <w:p>
      <w:pPr>
        <w:spacing w:line="360" w:lineRule="auto"/>
        <w:ind w:firstLine="560"/>
        <w:jc w:val="left"/>
        <w:rPr>
          <w:rFonts w:ascii="宋体" w:hAnsi="宋体"/>
          <w:szCs w:val="21"/>
        </w:rPr>
      </w:pPr>
    </w:p>
    <w:p>
      <w:pPr>
        <w:spacing w:line="360" w:lineRule="auto"/>
        <w:ind w:firstLine="560"/>
        <w:jc w:val="left"/>
        <w:rPr>
          <w:rFonts w:ascii="宋体" w:hAnsi="宋体"/>
          <w:szCs w:val="21"/>
        </w:rPr>
      </w:pPr>
    </w:p>
    <w:p>
      <w:pPr>
        <w:spacing w:line="360" w:lineRule="auto"/>
        <w:ind w:firstLine="560"/>
        <w:jc w:val="left"/>
        <w:rPr>
          <w:rFonts w:ascii="宋体" w:hAnsi="宋体"/>
          <w:szCs w:val="21"/>
        </w:rPr>
      </w:pPr>
      <w:r>
        <w:rPr>
          <w:rFonts w:ascii="宋体" w:hAnsi="宋体" w:hint="eastAsia"/>
          <w:szCs w:val="21"/>
        </w:rPr>
        <w:t>甲方（采购人）：   （盖章）       乙方（供应商）：    （盖章）</w:t>
      </w:r>
    </w:p>
    <w:p>
      <w:pPr>
        <w:spacing w:line="360" w:lineRule="auto"/>
        <w:ind w:firstLine="560"/>
        <w:jc w:val="left"/>
        <w:rPr>
          <w:rFonts w:ascii="宋体" w:hAnsi="宋体"/>
          <w:szCs w:val="21"/>
        </w:rPr>
      </w:pPr>
      <w:r>
        <w:rPr>
          <w:rFonts w:ascii="宋体" w:hAnsi="宋体" w:hint="eastAsia"/>
          <w:szCs w:val="21"/>
        </w:rPr>
        <w:t xml:space="preserve">法定代表人：                     法定代表人： </w:t>
      </w:r>
    </w:p>
    <w:p>
      <w:pPr>
        <w:spacing w:line="360" w:lineRule="auto"/>
        <w:ind w:firstLine="560"/>
        <w:jc w:val="left"/>
        <w:rPr>
          <w:rFonts w:ascii="宋体" w:hAnsi="宋体"/>
          <w:szCs w:val="21"/>
        </w:rPr>
      </w:pPr>
      <w:r>
        <w:rPr>
          <w:rFonts w:ascii="宋体" w:hAnsi="宋体" w:hint="eastAsia"/>
          <w:szCs w:val="21"/>
        </w:rPr>
        <w:t>委托代理人：                     委托代理人：</w:t>
      </w:r>
    </w:p>
    <w:p>
      <w:pPr>
        <w:ind w:firstLine="525" w:firstLineChars="250"/>
        <w:rPr>
          <w:rFonts w:ascii="宋体" w:hAnsi="宋体"/>
          <w:b/>
          <w:szCs w:val="21"/>
        </w:rPr>
      </w:pPr>
      <w:r>
        <w:rPr>
          <w:rFonts w:ascii="宋体" w:hAnsi="宋体" w:hint="eastAsia"/>
          <w:szCs w:val="21"/>
        </w:rPr>
        <w:t>日期：   年     月    日         日期：   年     月    日</w:t>
      </w:r>
    </w:p>
    <w:p>
      <w:pPr>
        <w:ind w:firstLine="420" w:firstLineChars="200"/>
        <w:rPr>
          <w:rFonts w:ascii="宋体" w:hAnsi="宋体"/>
          <w:szCs w:val="21"/>
        </w:rPr>
      </w:pPr>
    </w:p>
    <w:p>
      <w:pPr>
        <w:widowControl/>
        <w:jc w:val="left"/>
        <w:rPr>
          <w:rFonts w:ascii="宋体" w:hAnsi="宋体"/>
          <w:b/>
          <w:bCs/>
          <w:kern w:val="0"/>
          <w:sz w:val="24"/>
          <w:szCs w:val="20"/>
        </w:rPr>
      </w:pPr>
      <w:r>
        <w:rPr>
          <w:rFonts w:ascii="宋体" w:hAnsi="宋体"/>
          <w:b/>
          <w:bCs/>
          <w:kern w:val="0"/>
          <w:sz w:val="24"/>
          <w:szCs w:val="20"/>
        </w:rPr>
        <w:br w:type="page"/>
      </w:r>
    </w:p>
    <w:p>
      <w:pPr>
        <w:spacing w:line="360" w:lineRule="auto"/>
        <w:jc w:val="center"/>
        <w:outlineLvl w:val="1"/>
        <w:rPr>
          <w:kern w:val="0"/>
          <w:sz w:val="24"/>
          <w:szCs w:val="20"/>
        </w:rPr>
      </w:pPr>
      <w:r>
        <w:rPr>
          <w:rFonts w:ascii="宋体" w:hAnsi="宋体" w:hint="eastAsia"/>
          <w:b/>
          <w:bCs/>
          <w:kern w:val="0"/>
          <w:sz w:val="24"/>
          <w:szCs w:val="20"/>
        </w:rPr>
        <w:t>第六章  政府采购履约异常情况反馈表</w:t>
      </w:r>
    </w:p>
    <w:p>
      <w:pPr>
        <w:spacing w:line="240" w:lineRule="atLeast"/>
        <w:rPr>
          <w:rFonts w:ascii="宋体" w:hAnsi="宋体"/>
          <w:b/>
          <w:szCs w:val="21"/>
        </w:rPr>
      </w:pPr>
    </w:p>
    <w:p>
      <w:pPr>
        <w:spacing w:line="240" w:lineRule="atLeast"/>
        <w:rPr>
          <w:rFonts w:ascii="宋体" w:hAnsi="宋体"/>
          <w:b/>
          <w:szCs w:val="21"/>
        </w:rPr>
      </w:pPr>
      <w:r>
        <w:rPr>
          <w:rFonts w:ascii="宋体" w:hAnsi="宋体" w:hint="eastAsia"/>
          <w:b/>
          <w:szCs w:val="21"/>
        </w:rPr>
        <w:t>采购人名称：                       联系人及电话：</w:t>
      </w:r>
    </w:p>
    <w:p>
      <w:pPr>
        <w:spacing w:line="60" w:lineRule="exact"/>
        <w:rPr>
          <w:rFonts w:ascii="宋体" w:hAnsi="宋体"/>
          <w:b/>
          <w:szCs w:val="21"/>
        </w:rPr>
      </w:pPr>
    </w:p>
    <w:tbl>
      <w:tblPr>
        <w:tblStyle w:val="TableNormal"/>
        <w:tblW w:w="5000" w:type="pct"/>
        <w:jc w:val="center"/>
        <w:tblBorders>
          <w:top w:val="single" w:sz="8" w:space="0" w:color="auto"/>
          <w:left w:val="single" w:sz="8" w:space="0" w:color="auto"/>
          <w:bottom w:val="single" w:sz="8" w:space="0" w:color="auto"/>
          <w:right w:val="single" w:sz="8" w:space="0" w:color="auto"/>
          <w:insideH w:val="single" w:sz="6" w:space="0" w:color="auto"/>
          <w:insideV w:val="single" w:sz="6" w:space="0" w:color="auto"/>
        </w:tblBorders>
        <w:tblCellMar>
          <w:top w:w="0" w:type="dxa"/>
          <w:left w:w="108" w:type="dxa"/>
          <w:bottom w:w="0" w:type="dxa"/>
          <w:right w:w="108" w:type="dxa"/>
        </w:tblCellMar>
      </w:tblPr>
      <w:tblGrid>
        <w:gridCol w:w="864"/>
        <w:gridCol w:w="809"/>
        <w:gridCol w:w="955"/>
        <w:gridCol w:w="1924"/>
        <w:gridCol w:w="1759"/>
        <w:gridCol w:w="2218"/>
      </w:tblGrid>
      <w:tr>
        <w:tblPrEx>
          <w:tblW w:w="5000" w:type="pct"/>
          <w:jc w:val="center"/>
          <w:tblBorders>
            <w:top w:val="single" w:sz="8" w:space="0" w:color="auto"/>
            <w:left w:val="single" w:sz="8" w:space="0" w:color="auto"/>
            <w:bottom w:val="single" w:sz="8" w:space="0" w:color="auto"/>
            <w:right w:val="single" w:sz="8" w:space="0" w:color="auto"/>
            <w:insideH w:val="single" w:sz="6" w:space="0" w:color="auto"/>
            <w:insideV w:val="single" w:sz="6" w:space="0" w:color="auto"/>
          </w:tblBorders>
          <w:tblCellMar>
            <w:top w:w="0" w:type="dxa"/>
            <w:left w:w="108" w:type="dxa"/>
            <w:bottom w:w="0" w:type="dxa"/>
            <w:right w:w="108" w:type="dxa"/>
          </w:tblCellMar>
        </w:tblPrEx>
        <w:trPr>
          <w:trHeight w:val="450"/>
          <w:jc w:val="center"/>
        </w:trPr>
        <w:tc>
          <w:tcPr>
            <w:tcW w:w="1541" w:type="pct"/>
            <w:gridSpan w:val="3"/>
            <w:vAlign w:val="center"/>
          </w:tcPr>
          <w:p>
            <w:pPr>
              <w:spacing w:line="240" w:lineRule="atLeast"/>
              <w:jc w:val="center"/>
              <w:rPr>
                <w:rFonts w:ascii="宋体" w:hAnsi="宋体"/>
                <w:szCs w:val="21"/>
              </w:rPr>
            </w:pPr>
            <w:r>
              <w:rPr>
                <w:rFonts w:ascii="宋体" w:hAnsi="宋体" w:hint="eastAsia"/>
                <w:szCs w:val="21"/>
              </w:rPr>
              <w:t>采购项目名称</w:t>
            </w:r>
          </w:p>
        </w:tc>
        <w:tc>
          <w:tcPr>
            <w:tcW w:w="1128" w:type="pct"/>
            <w:vAlign w:val="center"/>
          </w:tcPr>
          <w:p>
            <w:pPr>
              <w:spacing w:line="240" w:lineRule="atLeast"/>
              <w:jc w:val="center"/>
              <w:rPr>
                <w:rFonts w:ascii="宋体" w:hAnsi="宋体"/>
                <w:szCs w:val="21"/>
              </w:rPr>
            </w:pPr>
          </w:p>
        </w:tc>
        <w:tc>
          <w:tcPr>
            <w:tcW w:w="1031" w:type="pct"/>
            <w:vAlign w:val="center"/>
          </w:tcPr>
          <w:p>
            <w:pPr>
              <w:spacing w:line="240" w:lineRule="atLeast"/>
              <w:jc w:val="center"/>
              <w:rPr>
                <w:rFonts w:ascii="宋体" w:hAnsi="宋体"/>
                <w:szCs w:val="21"/>
              </w:rPr>
            </w:pPr>
            <w:r>
              <w:rPr>
                <w:rFonts w:ascii="宋体" w:hAnsi="宋体" w:hint="eastAsia"/>
                <w:szCs w:val="21"/>
              </w:rPr>
              <w:t>项目编号</w:t>
            </w:r>
          </w:p>
        </w:tc>
        <w:tc>
          <w:tcPr>
            <w:tcW w:w="1301" w:type="pct"/>
            <w:vAlign w:val="center"/>
          </w:tcPr>
          <w:p>
            <w:pPr>
              <w:spacing w:line="240" w:lineRule="atLeast"/>
              <w:jc w:val="center"/>
              <w:rPr>
                <w:rFonts w:ascii="宋体" w:hAnsi="宋体"/>
                <w:szCs w:val="21"/>
              </w:rPr>
            </w:pPr>
          </w:p>
        </w:tc>
      </w:tr>
      <w:tr>
        <w:tblPrEx>
          <w:tblW w:w="5000" w:type="pct"/>
          <w:jc w:val="center"/>
          <w:tblCellMar>
            <w:top w:w="0" w:type="dxa"/>
            <w:left w:w="108" w:type="dxa"/>
            <w:bottom w:w="0" w:type="dxa"/>
            <w:right w:w="108" w:type="dxa"/>
          </w:tblCellMar>
        </w:tblPrEx>
        <w:trPr>
          <w:trHeight w:val="461"/>
          <w:jc w:val="center"/>
        </w:trPr>
        <w:tc>
          <w:tcPr>
            <w:tcW w:w="1541" w:type="pct"/>
            <w:gridSpan w:val="3"/>
            <w:vAlign w:val="center"/>
          </w:tcPr>
          <w:p>
            <w:pPr>
              <w:spacing w:line="240" w:lineRule="atLeast"/>
              <w:jc w:val="center"/>
              <w:rPr>
                <w:rFonts w:ascii="宋体" w:hAnsi="宋体"/>
                <w:szCs w:val="21"/>
              </w:rPr>
            </w:pPr>
            <w:r>
              <w:rPr>
                <w:rFonts w:ascii="宋体" w:hAnsi="宋体" w:hint="eastAsia"/>
                <w:szCs w:val="21"/>
              </w:rPr>
              <w:t>中标供应商名称</w:t>
            </w:r>
          </w:p>
        </w:tc>
        <w:tc>
          <w:tcPr>
            <w:tcW w:w="1128" w:type="pct"/>
            <w:vAlign w:val="center"/>
          </w:tcPr>
          <w:p>
            <w:pPr>
              <w:spacing w:line="240" w:lineRule="atLeast"/>
              <w:jc w:val="center"/>
              <w:rPr>
                <w:rFonts w:ascii="宋体" w:hAnsi="宋体"/>
                <w:szCs w:val="21"/>
              </w:rPr>
            </w:pPr>
          </w:p>
        </w:tc>
        <w:tc>
          <w:tcPr>
            <w:tcW w:w="1031" w:type="pct"/>
            <w:vAlign w:val="center"/>
          </w:tcPr>
          <w:p>
            <w:pPr>
              <w:spacing w:line="240" w:lineRule="atLeast"/>
              <w:jc w:val="center"/>
              <w:rPr>
                <w:rFonts w:ascii="宋体" w:hAnsi="宋体"/>
                <w:szCs w:val="21"/>
              </w:rPr>
            </w:pPr>
            <w:r>
              <w:rPr>
                <w:rFonts w:ascii="宋体" w:hAnsi="宋体" w:hint="eastAsia"/>
                <w:szCs w:val="21"/>
              </w:rPr>
              <w:t>供应商</w:t>
            </w:r>
          </w:p>
          <w:p>
            <w:pPr>
              <w:spacing w:line="240" w:lineRule="atLeast"/>
              <w:jc w:val="center"/>
              <w:rPr>
                <w:rFonts w:ascii="宋体" w:hAnsi="宋体"/>
                <w:szCs w:val="21"/>
              </w:rPr>
            </w:pPr>
            <w:r>
              <w:rPr>
                <w:rFonts w:ascii="宋体" w:hAnsi="宋体" w:hint="eastAsia"/>
                <w:szCs w:val="21"/>
              </w:rPr>
              <w:t>联系人及电话</w:t>
            </w:r>
          </w:p>
        </w:tc>
        <w:tc>
          <w:tcPr>
            <w:tcW w:w="1301" w:type="pct"/>
            <w:vAlign w:val="center"/>
          </w:tcPr>
          <w:p>
            <w:pPr>
              <w:spacing w:line="240" w:lineRule="atLeast"/>
              <w:jc w:val="center"/>
              <w:rPr>
                <w:rFonts w:ascii="宋体" w:hAnsi="宋体"/>
                <w:szCs w:val="21"/>
              </w:rPr>
            </w:pPr>
          </w:p>
        </w:tc>
      </w:tr>
      <w:tr>
        <w:tblPrEx>
          <w:tblW w:w="5000" w:type="pct"/>
          <w:jc w:val="center"/>
          <w:tblCellMar>
            <w:top w:w="0" w:type="dxa"/>
            <w:left w:w="108" w:type="dxa"/>
            <w:bottom w:w="0" w:type="dxa"/>
            <w:right w:w="108" w:type="dxa"/>
          </w:tblCellMar>
        </w:tblPrEx>
        <w:trPr>
          <w:trHeight w:val="438"/>
          <w:jc w:val="center"/>
        </w:trPr>
        <w:tc>
          <w:tcPr>
            <w:tcW w:w="1541" w:type="pct"/>
            <w:gridSpan w:val="3"/>
            <w:vAlign w:val="center"/>
          </w:tcPr>
          <w:p>
            <w:pPr>
              <w:spacing w:line="240" w:lineRule="atLeast"/>
              <w:jc w:val="center"/>
              <w:rPr>
                <w:rFonts w:ascii="宋体" w:hAnsi="宋体"/>
                <w:szCs w:val="21"/>
              </w:rPr>
            </w:pPr>
            <w:r>
              <w:rPr>
                <w:rFonts w:ascii="宋体" w:hAnsi="宋体" w:hint="eastAsia"/>
                <w:szCs w:val="21"/>
              </w:rPr>
              <w:t>中标金额</w:t>
            </w:r>
          </w:p>
        </w:tc>
        <w:tc>
          <w:tcPr>
            <w:tcW w:w="1128" w:type="pct"/>
            <w:vAlign w:val="center"/>
          </w:tcPr>
          <w:p>
            <w:pPr>
              <w:spacing w:line="240" w:lineRule="atLeast"/>
              <w:jc w:val="center"/>
              <w:rPr>
                <w:rFonts w:ascii="宋体" w:hAnsi="宋体"/>
                <w:szCs w:val="21"/>
              </w:rPr>
            </w:pPr>
          </w:p>
        </w:tc>
        <w:tc>
          <w:tcPr>
            <w:tcW w:w="1031" w:type="pct"/>
            <w:vAlign w:val="center"/>
          </w:tcPr>
          <w:p>
            <w:pPr>
              <w:spacing w:line="240" w:lineRule="atLeast"/>
              <w:jc w:val="center"/>
              <w:rPr>
                <w:rFonts w:ascii="宋体" w:hAnsi="宋体"/>
                <w:szCs w:val="21"/>
              </w:rPr>
            </w:pPr>
            <w:r>
              <w:rPr>
                <w:rFonts w:ascii="宋体" w:hAnsi="宋体" w:hint="eastAsia"/>
                <w:szCs w:val="21"/>
              </w:rPr>
              <w:t>合同履约时间</w:t>
            </w:r>
          </w:p>
        </w:tc>
        <w:tc>
          <w:tcPr>
            <w:tcW w:w="1301" w:type="pct"/>
            <w:vAlign w:val="center"/>
          </w:tcPr>
          <w:p>
            <w:pPr>
              <w:spacing w:line="240" w:lineRule="atLeast"/>
              <w:rPr>
                <w:rFonts w:ascii="宋体" w:hAnsi="宋体"/>
                <w:szCs w:val="21"/>
              </w:rPr>
            </w:pPr>
            <w:r>
              <w:rPr>
                <w:rFonts w:ascii="宋体" w:hAnsi="宋体" w:hint="eastAsia"/>
                <w:szCs w:val="21"/>
              </w:rPr>
              <w:t>自       至</w:t>
            </w:r>
          </w:p>
        </w:tc>
      </w:tr>
      <w:tr>
        <w:tblPrEx>
          <w:tblW w:w="5000" w:type="pct"/>
          <w:jc w:val="center"/>
          <w:tblCellMar>
            <w:top w:w="0" w:type="dxa"/>
            <w:left w:w="108" w:type="dxa"/>
            <w:bottom w:w="0" w:type="dxa"/>
            <w:right w:w="108" w:type="dxa"/>
          </w:tblCellMar>
        </w:tblPrEx>
        <w:trPr>
          <w:trHeight w:val="544"/>
          <w:jc w:val="center"/>
        </w:trPr>
        <w:tc>
          <w:tcPr>
            <w:tcW w:w="507" w:type="pct"/>
            <w:vMerge w:val="restart"/>
            <w:vAlign w:val="center"/>
          </w:tcPr>
          <w:p>
            <w:pPr>
              <w:spacing w:line="240" w:lineRule="atLeast"/>
              <w:jc w:val="center"/>
              <w:rPr>
                <w:rFonts w:ascii="宋体" w:hAnsi="宋体"/>
                <w:b/>
                <w:szCs w:val="21"/>
              </w:rPr>
            </w:pPr>
            <w:r>
              <w:rPr>
                <w:rFonts w:ascii="宋体" w:hAnsi="宋体" w:hint="eastAsia"/>
                <w:b/>
                <w:szCs w:val="21"/>
              </w:rPr>
              <w:t>履约情况评价</w:t>
            </w:r>
          </w:p>
        </w:tc>
        <w:tc>
          <w:tcPr>
            <w:tcW w:w="1033" w:type="pct"/>
            <w:gridSpan w:val="2"/>
            <w:tcBorders>
              <w:right w:val="single" w:sz="4" w:space="0" w:color="auto"/>
            </w:tcBorders>
            <w:vAlign w:val="center"/>
          </w:tcPr>
          <w:p>
            <w:pPr>
              <w:spacing w:line="240" w:lineRule="atLeast"/>
              <w:jc w:val="center"/>
              <w:rPr>
                <w:rFonts w:ascii="宋体" w:hAnsi="宋体"/>
                <w:szCs w:val="21"/>
              </w:rPr>
            </w:pPr>
            <w:r>
              <w:rPr>
                <w:rFonts w:ascii="宋体" w:hAnsi="宋体" w:hint="eastAsia"/>
                <w:szCs w:val="21"/>
              </w:rPr>
              <w:t>总体评价</w:t>
            </w:r>
          </w:p>
        </w:tc>
        <w:tc>
          <w:tcPr>
            <w:tcW w:w="3459" w:type="pct"/>
            <w:gridSpan w:val="3"/>
            <w:tcBorders>
              <w:left w:val="single" w:sz="4" w:space="0" w:color="auto"/>
            </w:tcBorders>
            <w:vAlign w:val="center"/>
          </w:tcPr>
          <w:p>
            <w:pPr>
              <w:spacing w:line="240" w:lineRule="atLeast"/>
              <w:ind w:firstLine="105" w:firstLineChars="50"/>
              <w:jc w:val="center"/>
              <w:rPr>
                <w:rFonts w:ascii="宋体" w:hAnsi="宋体"/>
                <w:szCs w:val="21"/>
              </w:rPr>
            </w:pPr>
            <w:r>
              <w:rPr>
                <w:rFonts w:ascii="宋体" w:hAnsi="宋体" w:hint="eastAsia"/>
                <w:szCs w:val="21"/>
              </w:rPr>
              <w:t>□ 优          □ 良          □ 中           □ 差</w:t>
            </w:r>
          </w:p>
        </w:tc>
      </w:tr>
      <w:tr>
        <w:tblPrEx>
          <w:tblW w:w="5000" w:type="pct"/>
          <w:jc w:val="center"/>
          <w:tblCellMar>
            <w:top w:w="0" w:type="dxa"/>
            <w:left w:w="108" w:type="dxa"/>
            <w:bottom w:w="0" w:type="dxa"/>
            <w:right w:w="108" w:type="dxa"/>
          </w:tblCellMar>
        </w:tblPrEx>
        <w:trPr>
          <w:trHeight w:val="458"/>
          <w:jc w:val="center"/>
        </w:trPr>
        <w:tc>
          <w:tcPr>
            <w:tcW w:w="507" w:type="pct"/>
            <w:vMerge/>
            <w:vAlign w:val="center"/>
          </w:tcPr>
          <w:p>
            <w:pPr>
              <w:spacing w:line="240" w:lineRule="atLeast"/>
              <w:jc w:val="center"/>
              <w:rPr>
                <w:rFonts w:ascii="宋体" w:hAnsi="宋体"/>
                <w:szCs w:val="21"/>
              </w:rPr>
            </w:pPr>
          </w:p>
        </w:tc>
        <w:tc>
          <w:tcPr>
            <w:tcW w:w="473" w:type="pct"/>
            <w:vMerge w:val="restart"/>
            <w:tcBorders>
              <w:right w:val="single" w:sz="4" w:space="0" w:color="auto"/>
            </w:tcBorders>
            <w:vAlign w:val="center"/>
          </w:tcPr>
          <w:p>
            <w:pPr>
              <w:spacing w:line="240" w:lineRule="atLeast"/>
              <w:jc w:val="center"/>
              <w:rPr>
                <w:rFonts w:ascii="宋体" w:hAnsi="宋体"/>
                <w:szCs w:val="21"/>
              </w:rPr>
            </w:pPr>
            <w:r>
              <w:rPr>
                <w:rFonts w:ascii="宋体" w:hAnsi="宋体" w:hint="eastAsia"/>
                <w:szCs w:val="21"/>
              </w:rPr>
              <w:t>分项评价</w:t>
            </w:r>
          </w:p>
        </w:tc>
        <w:tc>
          <w:tcPr>
            <w:tcW w:w="560" w:type="pct"/>
            <w:tcBorders>
              <w:left w:val="single" w:sz="4" w:space="0" w:color="auto"/>
              <w:right w:val="single" w:sz="4" w:space="0" w:color="auto"/>
            </w:tcBorders>
            <w:vAlign w:val="center"/>
          </w:tcPr>
          <w:p>
            <w:pPr>
              <w:spacing w:line="240" w:lineRule="atLeast"/>
              <w:jc w:val="center"/>
              <w:rPr>
                <w:rFonts w:ascii="宋体" w:hAnsi="宋体"/>
                <w:szCs w:val="21"/>
              </w:rPr>
            </w:pPr>
            <w:r>
              <w:rPr>
                <w:rFonts w:ascii="宋体" w:hAnsi="宋体" w:hint="eastAsia"/>
                <w:szCs w:val="21"/>
              </w:rPr>
              <w:t>质量方面</w:t>
            </w:r>
          </w:p>
        </w:tc>
        <w:tc>
          <w:tcPr>
            <w:tcW w:w="3459" w:type="pct"/>
            <w:gridSpan w:val="3"/>
            <w:tcBorders>
              <w:left w:val="single" w:sz="4" w:space="0" w:color="auto"/>
            </w:tcBorders>
            <w:vAlign w:val="center"/>
          </w:tcPr>
          <w:p>
            <w:pPr>
              <w:spacing w:line="240" w:lineRule="atLeast"/>
              <w:jc w:val="center"/>
              <w:rPr>
                <w:rFonts w:ascii="宋体" w:hAnsi="宋体"/>
                <w:szCs w:val="21"/>
              </w:rPr>
            </w:pPr>
            <w:r>
              <w:rPr>
                <w:rFonts w:ascii="宋体" w:hAnsi="宋体" w:hint="eastAsia"/>
                <w:szCs w:val="21"/>
              </w:rPr>
              <w:t xml:space="preserve"> □ 优          □ 良          □ 中           □ 差</w:t>
            </w:r>
          </w:p>
        </w:tc>
      </w:tr>
      <w:tr>
        <w:tblPrEx>
          <w:tblW w:w="5000" w:type="pct"/>
          <w:jc w:val="center"/>
          <w:tblCellMar>
            <w:top w:w="0" w:type="dxa"/>
            <w:left w:w="108" w:type="dxa"/>
            <w:bottom w:w="0" w:type="dxa"/>
            <w:right w:w="108" w:type="dxa"/>
          </w:tblCellMar>
        </w:tblPrEx>
        <w:trPr>
          <w:trHeight w:val="458"/>
          <w:jc w:val="center"/>
        </w:trPr>
        <w:tc>
          <w:tcPr>
            <w:tcW w:w="507" w:type="pct"/>
            <w:vMerge/>
            <w:vAlign w:val="center"/>
          </w:tcPr>
          <w:p>
            <w:pPr>
              <w:spacing w:line="240" w:lineRule="atLeast"/>
              <w:jc w:val="center"/>
              <w:rPr>
                <w:rFonts w:ascii="宋体" w:hAnsi="宋体"/>
                <w:szCs w:val="21"/>
              </w:rPr>
            </w:pPr>
          </w:p>
        </w:tc>
        <w:tc>
          <w:tcPr>
            <w:tcW w:w="473" w:type="pct"/>
            <w:vMerge/>
            <w:tcBorders>
              <w:right w:val="single" w:sz="4" w:space="0" w:color="auto"/>
            </w:tcBorders>
            <w:vAlign w:val="center"/>
          </w:tcPr>
          <w:p>
            <w:pPr>
              <w:spacing w:line="240" w:lineRule="atLeast"/>
              <w:jc w:val="center"/>
              <w:rPr>
                <w:rFonts w:ascii="宋体" w:hAnsi="宋体"/>
                <w:szCs w:val="21"/>
              </w:rPr>
            </w:pPr>
          </w:p>
        </w:tc>
        <w:tc>
          <w:tcPr>
            <w:tcW w:w="560" w:type="pct"/>
            <w:tcBorders>
              <w:left w:val="single" w:sz="4" w:space="0" w:color="auto"/>
              <w:right w:val="single" w:sz="4" w:space="0" w:color="auto"/>
            </w:tcBorders>
            <w:vAlign w:val="center"/>
          </w:tcPr>
          <w:p>
            <w:pPr>
              <w:spacing w:line="240" w:lineRule="atLeast"/>
              <w:jc w:val="center"/>
              <w:rPr>
                <w:rFonts w:ascii="宋体" w:hAnsi="宋体"/>
                <w:szCs w:val="21"/>
              </w:rPr>
            </w:pPr>
            <w:r>
              <w:rPr>
                <w:rFonts w:ascii="宋体" w:hAnsi="宋体" w:hint="eastAsia"/>
                <w:szCs w:val="21"/>
              </w:rPr>
              <w:t>价格方面</w:t>
            </w:r>
          </w:p>
        </w:tc>
        <w:tc>
          <w:tcPr>
            <w:tcW w:w="3459" w:type="pct"/>
            <w:gridSpan w:val="3"/>
            <w:tcBorders>
              <w:left w:val="single" w:sz="4" w:space="0" w:color="auto"/>
            </w:tcBorders>
            <w:vAlign w:val="center"/>
          </w:tcPr>
          <w:p>
            <w:pPr>
              <w:spacing w:line="240" w:lineRule="atLeast"/>
              <w:jc w:val="center"/>
              <w:rPr>
                <w:rFonts w:ascii="宋体" w:hAnsi="宋体"/>
                <w:szCs w:val="21"/>
              </w:rPr>
            </w:pPr>
            <w:r>
              <w:rPr>
                <w:rFonts w:ascii="宋体" w:hAnsi="宋体" w:hint="eastAsia"/>
                <w:szCs w:val="21"/>
              </w:rPr>
              <w:t xml:space="preserve"> □ 优          □ 良          □ 中           □ 差</w:t>
            </w:r>
          </w:p>
        </w:tc>
      </w:tr>
      <w:tr>
        <w:tblPrEx>
          <w:tblW w:w="5000" w:type="pct"/>
          <w:jc w:val="center"/>
          <w:tblCellMar>
            <w:top w:w="0" w:type="dxa"/>
            <w:left w:w="108" w:type="dxa"/>
            <w:bottom w:w="0" w:type="dxa"/>
            <w:right w:w="108" w:type="dxa"/>
          </w:tblCellMar>
        </w:tblPrEx>
        <w:trPr>
          <w:trHeight w:val="458"/>
          <w:jc w:val="center"/>
        </w:trPr>
        <w:tc>
          <w:tcPr>
            <w:tcW w:w="507" w:type="pct"/>
            <w:vMerge/>
            <w:vAlign w:val="center"/>
          </w:tcPr>
          <w:p>
            <w:pPr>
              <w:spacing w:line="240" w:lineRule="atLeast"/>
              <w:jc w:val="center"/>
              <w:rPr>
                <w:rFonts w:ascii="宋体" w:hAnsi="宋体"/>
                <w:szCs w:val="21"/>
              </w:rPr>
            </w:pPr>
          </w:p>
        </w:tc>
        <w:tc>
          <w:tcPr>
            <w:tcW w:w="473" w:type="pct"/>
            <w:vMerge/>
            <w:tcBorders>
              <w:right w:val="single" w:sz="4" w:space="0" w:color="auto"/>
            </w:tcBorders>
            <w:vAlign w:val="center"/>
          </w:tcPr>
          <w:p>
            <w:pPr>
              <w:spacing w:line="240" w:lineRule="atLeast"/>
              <w:jc w:val="center"/>
              <w:rPr>
                <w:rFonts w:ascii="宋体" w:hAnsi="宋体"/>
                <w:szCs w:val="21"/>
              </w:rPr>
            </w:pPr>
          </w:p>
        </w:tc>
        <w:tc>
          <w:tcPr>
            <w:tcW w:w="560" w:type="pct"/>
            <w:tcBorders>
              <w:left w:val="single" w:sz="4" w:space="0" w:color="auto"/>
              <w:right w:val="single" w:sz="4" w:space="0" w:color="auto"/>
            </w:tcBorders>
            <w:vAlign w:val="center"/>
          </w:tcPr>
          <w:p>
            <w:pPr>
              <w:spacing w:line="240" w:lineRule="atLeast"/>
              <w:jc w:val="center"/>
              <w:rPr>
                <w:rFonts w:ascii="宋体" w:hAnsi="宋体"/>
                <w:szCs w:val="21"/>
              </w:rPr>
            </w:pPr>
            <w:r>
              <w:rPr>
                <w:rFonts w:ascii="宋体" w:hAnsi="宋体" w:hint="eastAsia"/>
                <w:szCs w:val="21"/>
              </w:rPr>
              <w:t>服务方面</w:t>
            </w:r>
          </w:p>
        </w:tc>
        <w:tc>
          <w:tcPr>
            <w:tcW w:w="3459" w:type="pct"/>
            <w:gridSpan w:val="3"/>
            <w:tcBorders>
              <w:left w:val="single" w:sz="4" w:space="0" w:color="auto"/>
            </w:tcBorders>
            <w:vAlign w:val="center"/>
          </w:tcPr>
          <w:p>
            <w:pPr>
              <w:spacing w:line="240" w:lineRule="atLeast"/>
              <w:jc w:val="center"/>
              <w:rPr>
                <w:rFonts w:ascii="宋体" w:hAnsi="宋体"/>
                <w:szCs w:val="21"/>
              </w:rPr>
            </w:pPr>
            <w:r>
              <w:rPr>
                <w:rFonts w:ascii="宋体" w:hAnsi="宋体" w:hint="eastAsia"/>
                <w:szCs w:val="21"/>
              </w:rPr>
              <w:t xml:space="preserve"> □ 优          □ 良          □ 中           □ 差</w:t>
            </w:r>
          </w:p>
        </w:tc>
      </w:tr>
      <w:tr>
        <w:tblPrEx>
          <w:tblW w:w="5000" w:type="pct"/>
          <w:jc w:val="center"/>
          <w:tblCellMar>
            <w:top w:w="0" w:type="dxa"/>
            <w:left w:w="108" w:type="dxa"/>
            <w:bottom w:w="0" w:type="dxa"/>
            <w:right w:w="108" w:type="dxa"/>
          </w:tblCellMar>
        </w:tblPrEx>
        <w:trPr>
          <w:trHeight w:val="458"/>
          <w:jc w:val="center"/>
        </w:trPr>
        <w:tc>
          <w:tcPr>
            <w:tcW w:w="507" w:type="pct"/>
            <w:vMerge/>
            <w:vAlign w:val="center"/>
          </w:tcPr>
          <w:p>
            <w:pPr>
              <w:spacing w:line="240" w:lineRule="atLeast"/>
              <w:jc w:val="center"/>
              <w:rPr>
                <w:rFonts w:ascii="宋体" w:hAnsi="宋体"/>
                <w:szCs w:val="21"/>
              </w:rPr>
            </w:pPr>
          </w:p>
        </w:tc>
        <w:tc>
          <w:tcPr>
            <w:tcW w:w="473" w:type="pct"/>
            <w:vMerge/>
            <w:tcBorders>
              <w:right w:val="single" w:sz="4" w:space="0" w:color="auto"/>
            </w:tcBorders>
            <w:vAlign w:val="center"/>
          </w:tcPr>
          <w:p>
            <w:pPr>
              <w:spacing w:line="240" w:lineRule="atLeast"/>
              <w:jc w:val="center"/>
              <w:rPr>
                <w:rFonts w:ascii="宋体" w:hAnsi="宋体"/>
                <w:szCs w:val="21"/>
              </w:rPr>
            </w:pPr>
          </w:p>
        </w:tc>
        <w:tc>
          <w:tcPr>
            <w:tcW w:w="560" w:type="pct"/>
            <w:tcBorders>
              <w:left w:val="single" w:sz="4" w:space="0" w:color="auto"/>
              <w:right w:val="single" w:sz="4" w:space="0" w:color="auto"/>
            </w:tcBorders>
            <w:vAlign w:val="center"/>
          </w:tcPr>
          <w:p>
            <w:pPr>
              <w:spacing w:line="240" w:lineRule="atLeast"/>
              <w:jc w:val="center"/>
              <w:rPr>
                <w:rFonts w:ascii="宋体" w:hAnsi="宋体"/>
                <w:szCs w:val="21"/>
              </w:rPr>
            </w:pPr>
            <w:r>
              <w:rPr>
                <w:rFonts w:ascii="宋体" w:hAnsi="宋体" w:hint="eastAsia"/>
                <w:szCs w:val="21"/>
              </w:rPr>
              <w:t>时间方面</w:t>
            </w:r>
          </w:p>
        </w:tc>
        <w:tc>
          <w:tcPr>
            <w:tcW w:w="3459" w:type="pct"/>
            <w:gridSpan w:val="3"/>
            <w:tcBorders>
              <w:left w:val="single" w:sz="4" w:space="0" w:color="auto"/>
            </w:tcBorders>
            <w:vAlign w:val="center"/>
          </w:tcPr>
          <w:p>
            <w:pPr>
              <w:spacing w:line="240" w:lineRule="atLeast"/>
              <w:jc w:val="center"/>
              <w:rPr>
                <w:rFonts w:ascii="宋体" w:hAnsi="宋体"/>
                <w:szCs w:val="21"/>
              </w:rPr>
            </w:pPr>
            <w:r>
              <w:rPr>
                <w:rFonts w:ascii="宋体" w:hAnsi="宋体" w:hint="eastAsia"/>
                <w:szCs w:val="21"/>
              </w:rPr>
              <w:t xml:space="preserve"> □ 优          □ 良          □ 中           □ 差</w:t>
            </w:r>
          </w:p>
        </w:tc>
      </w:tr>
      <w:tr>
        <w:tblPrEx>
          <w:tblW w:w="5000" w:type="pct"/>
          <w:jc w:val="center"/>
          <w:tblCellMar>
            <w:top w:w="0" w:type="dxa"/>
            <w:left w:w="108" w:type="dxa"/>
            <w:bottom w:w="0" w:type="dxa"/>
            <w:right w:w="108" w:type="dxa"/>
          </w:tblCellMar>
        </w:tblPrEx>
        <w:trPr>
          <w:trHeight w:val="458"/>
          <w:jc w:val="center"/>
        </w:trPr>
        <w:tc>
          <w:tcPr>
            <w:tcW w:w="507" w:type="pct"/>
            <w:vMerge/>
            <w:vAlign w:val="center"/>
          </w:tcPr>
          <w:p>
            <w:pPr>
              <w:spacing w:line="240" w:lineRule="atLeast"/>
              <w:jc w:val="center"/>
              <w:rPr>
                <w:rFonts w:ascii="宋体" w:hAnsi="宋体"/>
                <w:szCs w:val="21"/>
              </w:rPr>
            </w:pPr>
          </w:p>
        </w:tc>
        <w:tc>
          <w:tcPr>
            <w:tcW w:w="473" w:type="pct"/>
            <w:vMerge/>
            <w:tcBorders>
              <w:right w:val="single" w:sz="4" w:space="0" w:color="auto"/>
            </w:tcBorders>
            <w:vAlign w:val="center"/>
          </w:tcPr>
          <w:p>
            <w:pPr>
              <w:spacing w:line="240" w:lineRule="atLeast"/>
              <w:jc w:val="center"/>
              <w:rPr>
                <w:rFonts w:ascii="宋体" w:hAnsi="宋体"/>
                <w:szCs w:val="21"/>
              </w:rPr>
            </w:pPr>
          </w:p>
        </w:tc>
        <w:tc>
          <w:tcPr>
            <w:tcW w:w="560" w:type="pct"/>
            <w:tcBorders>
              <w:left w:val="single" w:sz="4" w:space="0" w:color="auto"/>
              <w:right w:val="single" w:sz="4" w:space="0" w:color="auto"/>
            </w:tcBorders>
            <w:vAlign w:val="center"/>
          </w:tcPr>
          <w:p>
            <w:pPr>
              <w:spacing w:line="240" w:lineRule="atLeast"/>
              <w:jc w:val="center"/>
              <w:rPr>
                <w:rFonts w:ascii="宋体" w:hAnsi="宋体"/>
                <w:szCs w:val="21"/>
              </w:rPr>
            </w:pPr>
            <w:r>
              <w:rPr>
                <w:rFonts w:ascii="宋体" w:hAnsi="宋体" w:hint="eastAsia"/>
                <w:szCs w:val="21"/>
              </w:rPr>
              <w:t>环境保护</w:t>
            </w:r>
          </w:p>
        </w:tc>
        <w:tc>
          <w:tcPr>
            <w:tcW w:w="3459" w:type="pct"/>
            <w:gridSpan w:val="3"/>
            <w:tcBorders>
              <w:left w:val="single" w:sz="4" w:space="0" w:color="auto"/>
            </w:tcBorders>
            <w:vAlign w:val="center"/>
          </w:tcPr>
          <w:p>
            <w:pPr>
              <w:spacing w:line="240" w:lineRule="atLeast"/>
              <w:jc w:val="center"/>
              <w:rPr>
                <w:rFonts w:ascii="宋体" w:hAnsi="宋体"/>
                <w:szCs w:val="21"/>
              </w:rPr>
            </w:pPr>
            <w:r>
              <w:rPr>
                <w:rFonts w:ascii="宋体" w:hAnsi="宋体" w:hint="eastAsia"/>
                <w:szCs w:val="21"/>
              </w:rPr>
              <w:t xml:space="preserve"> □ 优          □ 良          □ 中           □ 差</w:t>
            </w:r>
          </w:p>
        </w:tc>
      </w:tr>
      <w:tr>
        <w:tblPrEx>
          <w:tblW w:w="5000" w:type="pct"/>
          <w:jc w:val="center"/>
          <w:tblCellMar>
            <w:top w:w="0" w:type="dxa"/>
            <w:left w:w="108" w:type="dxa"/>
            <w:bottom w:w="0" w:type="dxa"/>
            <w:right w:w="108" w:type="dxa"/>
          </w:tblCellMar>
        </w:tblPrEx>
        <w:trPr>
          <w:trHeight w:val="458"/>
          <w:jc w:val="center"/>
        </w:trPr>
        <w:tc>
          <w:tcPr>
            <w:tcW w:w="507" w:type="pct"/>
            <w:vMerge/>
            <w:vAlign w:val="center"/>
          </w:tcPr>
          <w:p>
            <w:pPr>
              <w:spacing w:line="240" w:lineRule="atLeast"/>
              <w:jc w:val="center"/>
              <w:rPr>
                <w:rFonts w:ascii="宋体" w:hAnsi="宋体"/>
                <w:szCs w:val="21"/>
              </w:rPr>
            </w:pPr>
          </w:p>
        </w:tc>
        <w:tc>
          <w:tcPr>
            <w:tcW w:w="473" w:type="pct"/>
            <w:vMerge/>
            <w:tcBorders>
              <w:right w:val="single" w:sz="4" w:space="0" w:color="auto"/>
            </w:tcBorders>
            <w:vAlign w:val="center"/>
          </w:tcPr>
          <w:p>
            <w:pPr>
              <w:spacing w:line="240" w:lineRule="atLeast"/>
              <w:jc w:val="center"/>
              <w:rPr>
                <w:rFonts w:ascii="宋体" w:hAnsi="宋体"/>
                <w:szCs w:val="21"/>
              </w:rPr>
            </w:pPr>
          </w:p>
        </w:tc>
        <w:tc>
          <w:tcPr>
            <w:tcW w:w="560" w:type="pct"/>
            <w:tcBorders>
              <w:left w:val="single" w:sz="4" w:space="0" w:color="auto"/>
              <w:right w:val="single" w:sz="4" w:space="0" w:color="auto"/>
            </w:tcBorders>
            <w:vAlign w:val="center"/>
          </w:tcPr>
          <w:p>
            <w:pPr>
              <w:spacing w:line="240" w:lineRule="atLeast"/>
              <w:jc w:val="center"/>
              <w:rPr>
                <w:rFonts w:ascii="宋体" w:hAnsi="宋体"/>
                <w:szCs w:val="21"/>
              </w:rPr>
            </w:pPr>
            <w:r>
              <w:rPr>
                <w:rFonts w:ascii="宋体" w:hAnsi="宋体" w:hint="eastAsia"/>
                <w:szCs w:val="21"/>
              </w:rPr>
              <w:t>其他</w:t>
            </w:r>
          </w:p>
        </w:tc>
        <w:tc>
          <w:tcPr>
            <w:tcW w:w="3459" w:type="pct"/>
            <w:gridSpan w:val="3"/>
            <w:tcBorders>
              <w:left w:val="single" w:sz="4" w:space="0" w:color="auto"/>
            </w:tcBorders>
            <w:vAlign w:val="center"/>
          </w:tcPr>
          <w:p>
            <w:pPr>
              <w:spacing w:before="120" w:beforeLines="50" w:after="120" w:afterLines="50" w:line="240" w:lineRule="atLeast"/>
              <w:rPr>
                <w:rFonts w:ascii="宋体" w:hAnsi="宋体"/>
                <w:szCs w:val="21"/>
                <w:u w:val="single"/>
              </w:rPr>
            </w:pPr>
            <w:r>
              <w:rPr>
                <w:rFonts w:ascii="宋体" w:hAnsi="宋体" w:hint="eastAsia"/>
                <w:szCs w:val="21"/>
              </w:rPr>
              <w:t>评价内容为：</w:t>
            </w:r>
            <w:r>
              <w:rPr>
                <w:rFonts w:ascii="宋体" w:hAnsi="宋体" w:hint="eastAsia"/>
                <w:szCs w:val="21"/>
                <w:u w:val="single"/>
              </w:rPr>
              <w:t xml:space="preserve">                    </w:t>
            </w:r>
          </w:p>
          <w:p>
            <w:pPr>
              <w:spacing w:before="120" w:beforeLines="50" w:after="120" w:afterLines="50" w:line="240" w:lineRule="atLeast"/>
              <w:rPr>
                <w:rFonts w:ascii="宋体" w:hAnsi="宋体"/>
                <w:szCs w:val="21"/>
              </w:rPr>
            </w:pPr>
            <w:r>
              <w:rPr>
                <w:rFonts w:ascii="宋体" w:hAnsi="宋体" w:hint="eastAsia"/>
                <w:szCs w:val="21"/>
              </w:rPr>
              <w:t>评价等级为：  □ 优       □ 良        □ 中         □ 差</w:t>
            </w:r>
          </w:p>
        </w:tc>
      </w:tr>
      <w:tr>
        <w:tblPrEx>
          <w:tblW w:w="5000" w:type="pct"/>
          <w:jc w:val="center"/>
          <w:tblCellMar>
            <w:top w:w="0" w:type="dxa"/>
            <w:left w:w="108" w:type="dxa"/>
            <w:bottom w:w="0" w:type="dxa"/>
            <w:right w:w="108" w:type="dxa"/>
          </w:tblCellMar>
        </w:tblPrEx>
        <w:trPr>
          <w:trHeight w:val="2484"/>
          <w:jc w:val="center"/>
        </w:trPr>
        <w:tc>
          <w:tcPr>
            <w:tcW w:w="981" w:type="pct"/>
            <w:gridSpan w:val="2"/>
            <w:vAlign w:val="center"/>
          </w:tcPr>
          <w:p>
            <w:pPr>
              <w:spacing w:line="240" w:lineRule="atLeast"/>
              <w:jc w:val="center"/>
              <w:rPr>
                <w:rFonts w:ascii="宋体" w:hAnsi="宋体"/>
                <w:szCs w:val="21"/>
              </w:rPr>
            </w:pPr>
            <w:r>
              <w:rPr>
                <w:rFonts w:ascii="宋体" w:hAnsi="宋体" w:hint="eastAsia"/>
                <w:szCs w:val="21"/>
              </w:rPr>
              <w:t>具体情况说明</w:t>
            </w:r>
          </w:p>
        </w:tc>
        <w:tc>
          <w:tcPr>
            <w:tcW w:w="4019" w:type="pct"/>
            <w:gridSpan w:val="4"/>
          </w:tcPr>
          <w:p>
            <w:pPr>
              <w:spacing w:line="240" w:lineRule="atLeast"/>
              <w:rPr>
                <w:rFonts w:ascii="宋体" w:hAnsi="宋体"/>
                <w:szCs w:val="21"/>
              </w:rPr>
            </w:pPr>
          </w:p>
          <w:p>
            <w:pPr>
              <w:spacing w:line="240" w:lineRule="atLeast"/>
              <w:rPr>
                <w:rFonts w:ascii="宋体" w:hAnsi="宋体"/>
                <w:szCs w:val="21"/>
              </w:rPr>
            </w:pPr>
          </w:p>
          <w:p>
            <w:pPr>
              <w:spacing w:line="240" w:lineRule="atLeast"/>
              <w:rPr>
                <w:rFonts w:ascii="宋体" w:hAnsi="宋体"/>
                <w:szCs w:val="21"/>
              </w:rPr>
            </w:pPr>
          </w:p>
          <w:p>
            <w:pPr>
              <w:spacing w:line="240" w:lineRule="atLeast"/>
              <w:rPr>
                <w:rFonts w:ascii="宋体" w:hAnsi="宋体"/>
                <w:szCs w:val="21"/>
              </w:rPr>
            </w:pPr>
          </w:p>
          <w:p>
            <w:pPr>
              <w:spacing w:line="240" w:lineRule="atLeast"/>
              <w:rPr>
                <w:rFonts w:ascii="宋体" w:hAnsi="宋体"/>
                <w:szCs w:val="21"/>
              </w:rPr>
            </w:pPr>
          </w:p>
          <w:p>
            <w:pPr>
              <w:spacing w:line="240" w:lineRule="atLeast"/>
              <w:rPr>
                <w:rFonts w:ascii="宋体" w:hAnsi="宋体"/>
                <w:szCs w:val="21"/>
              </w:rPr>
            </w:pPr>
          </w:p>
        </w:tc>
      </w:tr>
      <w:tr>
        <w:tblPrEx>
          <w:tblW w:w="5000" w:type="pct"/>
          <w:jc w:val="center"/>
          <w:tblCellMar>
            <w:top w:w="0" w:type="dxa"/>
            <w:left w:w="108" w:type="dxa"/>
            <w:bottom w:w="0" w:type="dxa"/>
            <w:right w:w="108" w:type="dxa"/>
          </w:tblCellMar>
        </w:tblPrEx>
        <w:trPr>
          <w:trHeight w:val="2510"/>
          <w:jc w:val="center"/>
        </w:trPr>
        <w:tc>
          <w:tcPr>
            <w:tcW w:w="981" w:type="pct"/>
            <w:gridSpan w:val="2"/>
            <w:vAlign w:val="center"/>
          </w:tcPr>
          <w:p>
            <w:pPr>
              <w:spacing w:line="240" w:lineRule="atLeast"/>
              <w:jc w:val="center"/>
              <w:rPr>
                <w:rFonts w:ascii="宋体" w:hAnsi="宋体"/>
                <w:szCs w:val="21"/>
              </w:rPr>
            </w:pPr>
            <w:r>
              <w:rPr>
                <w:rFonts w:ascii="宋体" w:hAnsi="宋体" w:hint="eastAsia"/>
                <w:szCs w:val="21"/>
              </w:rPr>
              <w:t>采购人意见</w:t>
            </w:r>
          </w:p>
          <w:p>
            <w:pPr>
              <w:spacing w:line="240" w:lineRule="atLeast"/>
              <w:jc w:val="center"/>
              <w:rPr>
                <w:rFonts w:ascii="宋体" w:hAnsi="宋体"/>
                <w:szCs w:val="21"/>
              </w:rPr>
            </w:pPr>
            <w:r>
              <w:rPr>
                <w:rFonts w:ascii="宋体" w:hAnsi="宋体" w:hint="eastAsia"/>
                <w:szCs w:val="21"/>
              </w:rPr>
              <w:t>（公章）</w:t>
            </w:r>
          </w:p>
        </w:tc>
        <w:tc>
          <w:tcPr>
            <w:tcW w:w="4019" w:type="pct"/>
            <w:gridSpan w:val="4"/>
            <w:vAlign w:val="center"/>
          </w:tcPr>
          <w:p>
            <w:pPr>
              <w:spacing w:line="240" w:lineRule="atLeast"/>
              <w:rPr>
                <w:rFonts w:ascii="宋体" w:hAnsi="宋体"/>
                <w:szCs w:val="21"/>
              </w:rPr>
            </w:pPr>
          </w:p>
          <w:p>
            <w:pPr>
              <w:spacing w:line="240" w:lineRule="atLeast"/>
              <w:rPr>
                <w:rFonts w:ascii="宋体" w:hAnsi="宋体"/>
                <w:szCs w:val="21"/>
              </w:rPr>
            </w:pPr>
          </w:p>
          <w:p>
            <w:pPr>
              <w:spacing w:line="240" w:lineRule="atLeast"/>
              <w:rPr>
                <w:rFonts w:ascii="宋体" w:hAnsi="宋体"/>
                <w:szCs w:val="21"/>
              </w:rPr>
            </w:pPr>
          </w:p>
          <w:p>
            <w:pPr>
              <w:spacing w:line="240" w:lineRule="atLeast"/>
              <w:rPr>
                <w:rFonts w:ascii="宋体" w:hAnsi="宋体"/>
                <w:szCs w:val="21"/>
              </w:rPr>
            </w:pPr>
            <w:r>
              <w:rPr>
                <w:rFonts w:ascii="宋体" w:hAnsi="宋体" w:hint="eastAsia"/>
                <w:szCs w:val="21"/>
              </w:rPr>
              <w:t xml:space="preserve">                                        </w:t>
            </w:r>
          </w:p>
          <w:p>
            <w:pPr>
              <w:spacing w:line="240" w:lineRule="atLeast"/>
              <w:ind w:firstLine="3780" w:firstLineChars="1800"/>
              <w:rPr>
                <w:rFonts w:ascii="宋体" w:hAnsi="宋体"/>
                <w:szCs w:val="21"/>
              </w:rPr>
            </w:pPr>
          </w:p>
          <w:p>
            <w:pPr>
              <w:spacing w:line="240" w:lineRule="atLeast"/>
              <w:ind w:firstLine="3780" w:firstLineChars="1800"/>
              <w:rPr>
                <w:rFonts w:ascii="宋体" w:hAnsi="宋体"/>
                <w:szCs w:val="21"/>
              </w:rPr>
            </w:pPr>
            <w:r>
              <w:rPr>
                <w:rFonts w:ascii="宋体" w:hAnsi="宋体" w:hint="eastAsia"/>
                <w:szCs w:val="21"/>
              </w:rPr>
              <w:t>日期：   年   月   日</w:t>
            </w:r>
          </w:p>
        </w:tc>
      </w:tr>
    </w:tbl>
    <w:p>
      <w:pPr>
        <w:spacing w:line="240" w:lineRule="atLeast"/>
        <w:rPr>
          <w:rFonts w:ascii="宋体" w:hAnsi="宋体"/>
          <w:szCs w:val="21"/>
        </w:rPr>
      </w:pPr>
      <w:r>
        <w:rPr>
          <w:rFonts w:ascii="宋体" w:hAnsi="宋体" w:hint="eastAsia"/>
          <w:szCs w:val="21"/>
        </w:rPr>
        <w:t>说明：</w:t>
      </w:r>
    </w:p>
    <w:p>
      <w:pPr>
        <w:spacing w:line="240" w:lineRule="atLeast"/>
        <w:rPr>
          <w:rFonts w:ascii="宋体" w:hAnsi="宋体"/>
          <w:szCs w:val="21"/>
        </w:rPr>
      </w:pPr>
      <w:r>
        <w:rPr>
          <w:rFonts w:ascii="宋体" w:hAnsi="宋体" w:hint="eastAsia"/>
          <w:szCs w:val="21"/>
        </w:rPr>
        <w:t>1、本表为采购人向深圳公共资源交易中心（深圳交易集团有限公司坪山分公司）反映政府采购项目履约情况时所用；</w:t>
      </w:r>
    </w:p>
    <w:p>
      <w:pPr>
        <w:spacing w:line="240" w:lineRule="atLeast"/>
      </w:pPr>
      <w:r>
        <w:rPr>
          <w:rFonts w:ascii="宋体" w:hAnsi="宋体" w:hint="eastAsia"/>
          <w:szCs w:val="21"/>
        </w:rPr>
        <w:t>2、履约情况评价分为优、良、中、差四个等级，请在对应的框前打“√”，然后在“具体情况说明”一栏详细说明有关情况。</w:t>
      </w:r>
    </w:p>
    <w:p>
      <w:pPr>
        <w:widowControl/>
        <w:jc w:val="left"/>
        <w:rPr>
          <w:rFonts w:ascii="宋体" w:hAnsi="宋体"/>
          <w:szCs w:val="21"/>
        </w:rPr>
      </w:pPr>
      <w:r>
        <w:rPr>
          <w:rFonts w:ascii="宋体" w:hAnsi="宋体"/>
          <w:szCs w:val="21"/>
        </w:rPr>
        <w:br w:type="page"/>
      </w:r>
    </w:p>
    <w:p>
      <w:pPr>
        <w:pStyle w:val="Heading1"/>
        <w:rPr>
          <w:szCs w:val="28"/>
        </w:rPr>
      </w:pPr>
      <w:r>
        <w:rPr>
          <w:rFonts w:hint="eastAsia"/>
          <w:szCs w:val="28"/>
        </w:rPr>
        <w:t>第二册  通用条款（公开招标）</w:t>
      </w:r>
    </w:p>
    <w:p>
      <w:pPr>
        <w:pStyle w:val="Heading2"/>
        <w:numPr>
          <w:ilvl w:val="0"/>
          <w:numId w:val="9"/>
        </w:numPr>
        <w:spacing w:before="120" w:beforeLines="50" w:after="120" w:afterLines="50"/>
        <w:ind w:left="562" w:hanging="562"/>
        <w:rPr>
          <w:sz w:val="28"/>
          <w:szCs w:val="28"/>
        </w:rPr>
      </w:pPr>
      <w:bookmarkStart w:id="77" w:name="_Hlk72399513"/>
      <w:r>
        <w:rPr>
          <w:rFonts w:hint="eastAsia"/>
          <w:sz w:val="28"/>
          <w:szCs w:val="28"/>
        </w:rPr>
        <w:t>总则</w:t>
      </w:r>
    </w:p>
    <w:p>
      <w:pPr>
        <w:rPr>
          <w:rFonts w:ascii="黑体" w:eastAsia="黑体" w:hAnsi="宋体"/>
          <w:sz w:val="24"/>
        </w:rPr>
      </w:pPr>
      <w:bookmarkEnd w:id="77"/>
      <w:r>
        <w:rPr>
          <w:rFonts w:ascii="黑体" w:eastAsia="黑体" w:hAnsi="宋体" w:hint="eastAsia"/>
          <w:sz w:val="24"/>
        </w:rPr>
        <w:t>1.通用条款说明</w:t>
      </w:r>
    </w:p>
    <w:p>
      <w:pPr>
        <w:ind w:firstLine="412" w:firstLineChars="196"/>
        <w:rPr>
          <w:rFonts w:ascii="宋体" w:hAnsi="宋体"/>
          <w:szCs w:val="21"/>
        </w:rPr>
      </w:pPr>
      <w:r>
        <w:rPr>
          <w:rFonts w:ascii="宋体" w:hAnsi="宋体" w:hint="eastAsia"/>
          <w:szCs w:val="21"/>
        </w:rPr>
        <w:t>1.1政府集中采购机构发出招标文件通用条款版本，列出深圳市政府采购项目进行招标采购所适用的通用条款内容。</w:t>
      </w:r>
      <w:bookmarkStart w:id="78" w:name="_Hlk72399729"/>
      <w:r>
        <w:rPr>
          <w:rFonts w:ascii="宋体" w:hAnsi="宋体" w:hint="eastAsia"/>
          <w:szCs w:val="21"/>
        </w:rPr>
        <w:t>如有需要，政府集中采购机构可以对通用条款的内容进行补充。</w:t>
      </w:r>
      <w:bookmarkEnd w:id="78"/>
    </w:p>
    <w:p>
      <w:pPr>
        <w:ind w:firstLine="412" w:firstLineChars="196"/>
        <w:rPr>
          <w:rFonts w:ascii="宋体" w:hAnsi="宋体"/>
          <w:szCs w:val="21"/>
        </w:rPr>
      </w:pPr>
      <w:r>
        <w:rPr>
          <w:rFonts w:ascii="宋体" w:hAnsi="宋体" w:hint="eastAsia"/>
          <w:szCs w:val="21"/>
        </w:rPr>
        <w:t>1.2招标文件分为第一册“专用条款”和第二册“通用条款”。</w:t>
      </w:r>
    </w:p>
    <w:p>
      <w:pPr>
        <w:ind w:firstLine="412" w:firstLineChars="196"/>
        <w:rPr>
          <w:rFonts w:ascii="宋体" w:hAnsi="宋体"/>
          <w:szCs w:val="21"/>
        </w:rPr>
      </w:pPr>
      <w:r>
        <w:rPr>
          <w:rFonts w:ascii="宋体" w:hAnsi="宋体" w:hint="eastAsia"/>
          <w:szCs w:val="21"/>
        </w:rPr>
        <w:t>1.3“专用条款”是对本次采购项目的具体要求，包含招标公告、对通用条款的补充内容及其他关键信息、用户需求书、投标文件格式及附件、合同条款及格式等内容。</w:t>
      </w:r>
    </w:p>
    <w:p>
      <w:pPr>
        <w:ind w:firstLine="412" w:firstLineChars="196"/>
        <w:rPr>
          <w:rFonts w:ascii="宋体" w:hAnsi="宋体"/>
          <w:szCs w:val="21"/>
        </w:rPr>
      </w:pPr>
      <w:r>
        <w:rPr>
          <w:rFonts w:ascii="宋体" w:hAnsi="宋体" w:hint="eastAsia"/>
          <w:szCs w:val="21"/>
        </w:rPr>
        <w:t>1.4“通用条款”是适用于政府采购公开招标项目的基础性条款，具有普遍性和通用性。</w:t>
      </w:r>
    </w:p>
    <w:p>
      <w:pPr>
        <w:ind w:firstLine="412" w:firstLineChars="196"/>
        <w:rPr>
          <w:rFonts w:ascii="宋体" w:hAnsi="宋体"/>
          <w:szCs w:val="21"/>
        </w:rPr>
      </w:pPr>
      <w:r>
        <w:rPr>
          <w:rFonts w:ascii="宋体" w:hAnsi="宋体" w:hint="eastAsia"/>
          <w:szCs w:val="21"/>
        </w:rPr>
        <w:t>1.5 “专用条款”和“通用条款”表述不一致或有冲突时，以“专用条款”为准。通用条款涉及电子投标相关操作事项，以深圳政府采购网（http://zfcg.szggzy.com:8081/）发布的最新系统操作说明为准。项目相关信息均以深圳政府采购网（http://zfcg.szggzy.com:8081/）发布为准。</w:t>
      </w:r>
    </w:p>
    <w:p>
      <w:pPr>
        <w:rPr>
          <w:rFonts w:ascii="黑体" w:eastAsia="黑体" w:hAnsi="宋体"/>
          <w:sz w:val="24"/>
        </w:rPr>
      </w:pPr>
      <w:r>
        <w:rPr>
          <w:rFonts w:ascii="黑体" w:eastAsia="黑体" w:hAnsi="宋体" w:hint="eastAsia"/>
          <w:sz w:val="24"/>
        </w:rPr>
        <w:t>2</w:t>
      </w:r>
      <w:r>
        <w:rPr>
          <w:rFonts w:ascii="黑体" w:eastAsia="黑体" w:hAnsi="宋体"/>
          <w:sz w:val="24"/>
        </w:rPr>
        <w:t>．</w:t>
      </w:r>
      <w:r>
        <w:rPr>
          <w:rFonts w:ascii="黑体" w:eastAsia="黑体" w:hAnsi="宋体" w:hint="eastAsia"/>
          <w:sz w:val="24"/>
        </w:rPr>
        <w:t>招标说明</w:t>
      </w:r>
    </w:p>
    <w:p>
      <w:pPr>
        <w:ind w:firstLine="412" w:firstLineChars="196"/>
        <w:rPr>
          <w:rFonts w:ascii="宋体" w:hAnsi="宋体"/>
          <w:szCs w:val="21"/>
        </w:rPr>
      </w:pPr>
      <w:r>
        <w:rPr>
          <w:rFonts w:ascii="宋体" w:hAnsi="宋体" w:hint="eastAsia"/>
          <w:szCs w:val="21"/>
        </w:rPr>
        <w:t>本项目按照《深圳经济特区政府采购条例》、《深圳经济特区政府采购条例实施细则》及政府采购其他法律法规，通过公开招标方式确定中标供应商。</w:t>
      </w:r>
    </w:p>
    <w:p>
      <w:pPr>
        <w:rPr>
          <w:rFonts w:ascii="黑体" w:eastAsia="黑体" w:hAnsi="宋体"/>
          <w:sz w:val="24"/>
        </w:rPr>
      </w:pPr>
      <w:r>
        <w:rPr>
          <w:rFonts w:ascii="黑体" w:eastAsia="黑体" w:hAnsi="宋体" w:hint="eastAsia"/>
          <w:sz w:val="24"/>
        </w:rPr>
        <w:t>3．定义</w:t>
      </w:r>
    </w:p>
    <w:p>
      <w:pPr>
        <w:ind w:firstLine="420" w:firstLineChars="200"/>
        <w:rPr>
          <w:rFonts w:ascii="宋体" w:hAnsi="宋体"/>
          <w:szCs w:val="21"/>
        </w:rPr>
      </w:pPr>
      <w:r>
        <w:rPr>
          <w:rFonts w:ascii="宋体" w:hAnsi="宋体"/>
          <w:szCs w:val="21"/>
        </w:rPr>
        <w:t>招标文件中下列术语应解释为：</w:t>
      </w:r>
    </w:p>
    <w:p>
      <w:pPr>
        <w:ind w:firstLine="412" w:firstLineChars="196"/>
        <w:rPr>
          <w:rFonts w:ascii="宋体" w:hAnsi="宋体"/>
          <w:szCs w:val="21"/>
        </w:rPr>
      </w:pPr>
      <w:r>
        <w:rPr>
          <w:rFonts w:ascii="宋体" w:hAnsi="宋体" w:hint="eastAsia"/>
          <w:szCs w:val="21"/>
        </w:rPr>
        <w:t>3.</w:t>
      </w:r>
      <w:r>
        <w:rPr>
          <w:rFonts w:ascii="宋体" w:hAnsi="宋体"/>
          <w:szCs w:val="21"/>
        </w:rPr>
        <w:t>1</w:t>
      </w:r>
      <w:r>
        <w:rPr>
          <w:rFonts w:ascii="宋体" w:hAnsi="宋体" w:hint="eastAsia"/>
          <w:szCs w:val="21"/>
        </w:rPr>
        <w:t>“采购人”：指利用财政性资金依法进行政府采购的国家机关、事业单位、团体组织；</w:t>
      </w:r>
      <w:r>
        <w:rPr>
          <w:rFonts w:ascii="宋体" w:hAnsi="宋体"/>
          <w:szCs w:val="21"/>
        </w:rPr>
        <w:t xml:space="preserve"> </w:t>
      </w:r>
    </w:p>
    <w:p>
      <w:pPr>
        <w:ind w:firstLine="412" w:firstLineChars="196"/>
        <w:rPr>
          <w:rFonts w:ascii="宋体" w:hAnsi="宋体"/>
          <w:szCs w:val="21"/>
        </w:rPr>
      </w:pPr>
      <w:r>
        <w:rPr>
          <w:rFonts w:ascii="宋体" w:hAnsi="宋体" w:hint="eastAsia"/>
          <w:szCs w:val="21"/>
        </w:rPr>
        <w:t>3.2 “政府集中采购机构”</w:t>
      </w:r>
      <w:r>
        <w:rPr>
          <w:rFonts w:ascii="Arial" w:hAnsi="Arial" w:cs="Arial" w:hint="eastAsia"/>
          <w:szCs w:val="21"/>
          <w:shd w:val="clear" w:color="auto" w:fill="FFFFFF"/>
        </w:rPr>
        <w:t>是指市政府设立的，组织实施政府采购项目，并对政府采购活动提供服务的专门机构；</w:t>
      </w:r>
      <w:r>
        <w:rPr>
          <w:rFonts w:ascii="宋体" w:hAnsi="宋体" w:hint="eastAsia"/>
          <w:szCs w:val="21"/>
        </w:rPr>
        <w:t>本文件所述的“政府集中采购机构”</w:t>
      </w:r>
      <w:r>
        <w:rPr>
          <w:rFonts w:ascii="宋体" w:hAnsi="宋体"/>
          <w:szCs w:val="21"/>
        </w:rPr>
        <w:t>指</w:t>
      </w:r>
      <w:r>
        <w:rPr>
          <w:rFonts w:ascii="宋体" w:hAnsi="宋体" w:hint="eastAsia"/>
          <w:b/>
          <w:bCs/>
          <w:szCs w:val="21"/>
        </w:rPr>
        <w:t>深圳公共资源交易中心</w:t>
      </w:r>
      <w:r>
        <w:rPr>
          <w:rFonts w:ascii="宋体" w:hAnsi="宋体" w:hint="eastAsia"/>
          <w:szCs w:val="21"/>
        </w:rPr>
        <w:t>；</w:t>
      </w:r>
    </w:p>
    <w:p>
      <w:pPr>
        <w:ind w:firstLine="412" w:firstLineChars="196"/>
        <w:rPr>
          <w:rFonts w:ascii="宋体" w:hAnsi="宋体"/>
          <w:szCs w:val="21"/>
        </w:rPr>
      </w:pPr>
      <w:r>
        <w:rPr>
          <w:rFonts w:ascii="宋体" w:hAnsi="宋体" w:hint="eastAsia"/>
          <w:szCs w:val="21"/>
        </w:rPr>
        <w:t>3.3“投标人”，即供应商，指参加投标竞争并愿意按照招标文件要求向采购人提供货物、工程或者服务的依法成立的法人、其他组织或者自然人；</w:t>
      </w:r>
    </w:p>
    <w:p>
      <w:pPr>
        <w:ind w:firstLine="412" w:firstLineChars="196"/>
        <w:rPr>
          <w:rFonts w:ascii="宋体" w:hAnsi="宋体"/>
          <w:szCs w:val="21"/>
        </w:rPr>
      </w:pPr>
      <w:r>
        <w:rPr>
          <w:rFonts w:ascii="宋体" w:hAnsi="宋体" w:hint="eastAsia"/>
          <w:szCs w:val="21"/>
        </w:rPr>
        <w:t>3.4“评审委员会”是依据《深圳经济特区政府采购条例》、《深圳经济特区政府采购条例实施细则》等有关规定组建的专门负责本次招标其评审工作的临时性机构；</w:t>
      </w:r>
    </w:p>
    <w:p>
      <w:pPr>
        <w:ind w:firstLine="412" w:firstLineChars="196"/>
        <w:rPr>
          <w:rFonts w:ascii="宋体" w:hAnsi="宋体"/>
          <w:szCs w:val="21"/>
        </w:rPr>
      </w:pPr>
      <w:r>
        <w:rPr>
          <w:rFonts w:ascii="宋体" w:hAnsi="宋体" w:hint="eastAsia"/>
          <w:szCs w:val="21"/>
        </w:rPr>
        <w:t>3.5“日期”</w:t>
      </w:r>
      <w:r>
        <w:rPr>
          <w:rFonts w:ascii="宋体" w:hAnsi="宋体"/>
          <w:szCs w:val="21"/>
        </w:rPr>
        <w:t>指</w:t>
      </w:r>
      <w:r>
        <w:rPr>
          <w:rFonts w:ascii="宋体" w:hAnsi="宋体" w:hint="eastAsia"/>
          <w:szCs w:val="21"/>
        </w:rPr>
        <w:t>公历日；</w:t>
      </w:r>
    </w:p>
    <w:p>
      <w:pPr>
        <w:ind w:firstLine="412" w:firstLineChars="196"/>
        <w:rPr>
          <w:rFonts w:ascii="宋体" w:hAnsi="宋体"/>
          <w:szCs w:val="21"/>
        </w:rPr>
      </w:pPr>
      <w:r>
        <w:rPr>
          <w:rFonts w:ascii="宋体" w:hAnsi="宋体" w:hint="eastAsia"/>
          <w:szCs w:val="21"/>
        </w:rPr>
        <w:t>3.6“合同”指由本次招标所产生的合同或合约文件；</w:t>
      </w:r>
    </w:p>
    <w:p>
      <w:pPr>
        <w:ind w:firstLine="412" w:firstLineChars="196"/>
        <w:rPr>
          <w:rFonts w:ascii="宋体" w:hAnsi="宋体"/>
          <w:szCs w:val="21"/>
        </w:rPr>
      </w:pPr>
      <w:r>
        <w:rPr>
          <w:rFonts w:ascii="宋体" w:hAnsi="宋体" w:hint="eastAsia"/>
          <w:szCs w:val="21"/>
        </w:rPr>
        <w:t>3.7“电子投标文件”指利用深圳政府采购智慧平台投标文件制作专用软件编辑投标文件，</w:t>
      </w:r>
      <w:r>
        <w:rPr>
          <w:rFonts w:ascii="宋体" w:hAnsi="宋体" w:hint="eastAsia"/>
        </w:rPr>
        <w:t>并对</w:t>
      </w:r>
      <w:r>
        <w:rPr>
          <w:rFonts w:ascii="宋体" w:hAnsi="宋体" w:hint="eastAsia"/>
          <w:szCs w:val="21"/>
        </w:rPr>
        <w:t>投标文件加密,适用于网上投标；（投标文件制作软件可从</w:t>
      </w:r>
      <w:r>
        <w:rPr>
          <w:rFonts w:hint="eastAsia"/>
        </w:rPr>
        <w:t>“</w:t>
      </w:r>
      <w:r>
        <w:rPr>
          <w:rFonts w:ascii="宋体" w:hAnsi="宋体" w:hint="eastAsia"/>
        </w:rPr>
        <w:t>下载地址：</w:t>
      </w:r>
      <w:r>
        <w:rPr>
          <w:rFonts w:hint="eastAsia"/>
        </w:rPr>
        <w:t>http://zfcg.szggzy.com:8081/TPBidder/memberLogin中工具下载-</w:t>
      </w:r>
      <w:r>
        <w:rPr>
          <w:rFonts w:ascii="宋体" w:hAnsi="宋体" w:hint="eastAsia"/>
        </w:rPr>
        <w:t>深圳市智慧采购平台投标文件制作专用软件.zip</w:t>
      </w:r>
      <w:r>
        <w:rPr>
          <w:rFonts w:hint="eastAsia"/>
        </w:rPr>
        <w:t>”</w:t>
      </w:r>
      <w:r>
        <w:rPr>
          <w:rFonts w:ascii="宋体" w:hAnsi="宋体" w:hint="eastAsia"/>
          <w:szCs w:val="21"/>
        </w:rPr>
        <w:t>下载）</w:t>
      </w:r>
    </w:p>
    <w:p>
      <w:pPr>
        <w:ind w:firstLine="412" w:firstLineChars="196"/>
        <w:rPr>
          <w:rFonts w:ascii="宋体" w:hAnsi="宋体"/>
          <w:szCs w:val="21"/>
        </w:rPr>
      </w:pPr>
      <w:r>
        <w:rPr>
          <w:rFonts w:ascii="宋体" w:hAnsi="宋体" w:hint="eastAsia"/>
          <w:szCs w:val="21"/>
        </w:rPr>
        <w:t>3.8“网上投标”指通过</w:t>
      </w:r>
      <w:r>
        <w:rPr>
          <w:rFonts w:hint="eastAsia"/>
        </w:rPr>
        <w:t>http://zfcg.szggzy.com:8081/TPBidder/memberLogin</w:t>
      </w:r>
      <w:r>
        <w:rPr>
          <w:rFonts w:ascii="宋体" w:hAnsi="宋体" w:hint="eastAsia"/>
          <w:szCs w:val="21"/>
        </w:rPr>
        <w:t>网站上传电子投标文件；</w:t>
      </w:r>
    </w:p>
    <w:p>
      <w:pPr>
        <w:ind w:firstLine="412" w:firstLineChars="196"/>
        <w:rPr>
          <w:rFonts w:ascii="宋体" w:hAnsi="宋体"/>
          <w:szCs w:val="21"/>
        </w:rPr>
      </w:pPr>
      <w:r>
        <w:rPr>
          <w:rFonts w:ascii="宋体" w:hAnsi="宋体" w:hint="eastAsia"/>
          <w:szCs w:val="21"/>
        </w:rPr>
        <w:t>3.9投标人登录“深圳政府采购智慧平台用户网上办事子系统（http://zfcg.szggzy.com:8081/TPBidder/memberLogin）”，使用本单位制作电子投标文件同一个电子密钥，在“【我的项目】→【项目流程】→【开标及解密】”进行在线解密。</w:t>
      </w:r>
    </w:p>
    <w:p>
      <w:pPr>
        <w:ind w:firstLine="412" w:firstLineChars="196"/>
        <w:rPr>
          <w:rFonts w:ascii="宋体" w:hAnsi="宋体"/>
          <w:szCs w:val="21"/>
        </w:rPr>
      </w:pPr>
      <w:r>
        <w:rPr>
          <w:rFonts w:ascii="宋体" w:hAnsi="宋体" w:hint="eastAsia"/>
          <w:szCs w:val="21"/>
        </w:rPr>
        <w:t>4.0招标文件中的标题或题名仅起引导作用，而不应视为对招标文件内容的理解和解释。</w:t>
      </w:r>
    </w:p>
    <w:p>
      <w:pPr>
        <w:rPr>
          <w:rFonts w:ascii="黑体" w:eastAsia="黑体" w:hAnsi="宋体"/>
          <w:sz w:val="24"/>
        </w:rPr>
      </w:pPr>
      <w:r>
        <w:rPr>
          <w:rFonts w:ascii="黑体" w:eastAsia="黑体" w:hAnsi="宋体" w:hint="eastAsia"/>
          <w:sz w:val="24"/>
        </w:rPr>
        <w:t xml:space="preserve">4. </w:t>
      </w:r>
      <w:bookmarkStart w:id="79" w:name="_Hlk72398643"/>
      <w:r>
        <w:rPr>
          <w:rFonts w:ascii="黑体" w:eastAsia="黑体" w:hAnsi="宋体" w:hint="eastAsia"/>
          <w:sz w:val="24"/>
        </w:rPr>
        <w:t>政府采购供应商责任</w:t>
      </w:r>
    </w:p>
    <w:p>
      <w:pPr>
        <w:ind w:firstLine="412" w:firstLineChars="196"/>
        <w:rPr>
          <w:rFonts w:ascii="宋体" w:hAnsi="宋体"/>
          <w:szCs w:val="21"/>
        </w:rPr>
      </w:pPr>
      <w:r>
        <w:rPr>
          <w:rFonts w:ascii="宋体" w:hAnsi="宋体" w:hint="eastAsia"/>
          <w:szCs w:val="21"/>
        </w:rPr>
        <w:t>4.1欢迎诚信、有实力和有社会责任心的供应商参与政府采购事业。</w:t>
      </w:r>
    </w:p>
    <w:p>
      <w:pPr>
        <w:ind w:firstLine="412" w:firstLineChars="196"/>
        <w:rPr>
          <w:rFonts w:ascii="宋体" w:hAnsi="宋体"/>
          <w:szCs w:val="21"/>
        </w:rPr>
      </w:pPr>
      <w:r>
        <w:rPr>
          <w:rFonts w:ascii="宋体" w:hAnsi="宋体" w:hint="eastAsia"/>
          <w:szCs w:val="21"/>
        </w:rPr>
        <w:t>4.2投标人应当遵循公平竞争的原则，不得恶意串通，不得妨碍其他投标人的竞争行为，不得损害采购人或者其他投标人的合法权益。如违反上述要求，经核实后，供应商的投标无效。</w:t>
      </w:r>
    </w:p>
    <w:p>
      <w:pPr>
        <w:rPr>
          <w:rFonts w:ascii="黑体" w:eastAsia="黑体" w:hAnsi="宋体"/>
          <w:sz w:val="24"/>
        </w:rPr>
      </w:pPr>
      <w:r>
        <w:rPr>
          <w:rFonts w:ascii="黑体" w:eastAsia="黑体" w:hAnsi="宋体" w:hint="eastAsia"/>
          <w:sz w:val="24"/>
        </w:rPr>
        <w:t>5．投标人参加政府采购的条件</w:t>
      </w:r>
    </w:p>
    <w:p>
      <w:pPr>
        <w:ind w:firstLine="412" w:firstLineChars="196"/>
        <w:rPr>
          <w:rFonts w:ascii="宋体" w:hAnsi="宋体"/>
          <w:szCs w:val="21"/>
        </w:rPr>
      </w:pPr>
      <w:r>
        <w:rPr>
          <w:rFonts w:ascii="宋体" w:hAnsi="宋体" w:hint="eastAsia"/>
          <w:szCs w:val="21"/>
        </w:rPr>
        <w:t>5.1投标人应在投标前到</w:t>
      </w:r>
      <w:r>
        <w:rPr>
          <w:rFonts w:ascii="宋体" w:hAnsi="宋体" w:hint="eastAsia"/>
          <w:b/>
          <w:bCs/>
          <w:szCs w:val="21"/>
        </w:rPr>
        <w:t>深圳公共资源交易中心（具体在深圳交易集团有限公司政府采购业务分公司进行办理）</w:t>
      </w:r>
      <w:r>
        <w:rPr>
          <w:rFonts w:ascii="宋体" w:hAnsi="宋体" w:hint="eastAsia"/>
          <w:szCs w:val="21"/>
        </w:rPr>
        <w:t>进行注册并办理电子密钥。《</w:t>
      </w:r>
      <w:r>
        <w:fldChar w:fldCharType="begin"/>
      </w:r>
      <w:r>
        <w:instrText xml:space="preserve"> HYPERLINK "http://www.szzfcg.cn/viewer.do?id=2455258" \t "documentViewer2455258" </w:instrText>
      </w:r>
      <w:r>
        <w:fldChar w:fldCharType="separate"/>
      </w:r>
      <w:r>
        <w:rPr>
          <w:rFonts w:ascii="宋体" w:hAnsi="宋体"/>
          <w:szCs w:val="21"/>
        </w:rPr>
        <w:t>供应商注册及电子密钥新申请指引</w:t>
      </w:r>
      <w:r>
        <w:rPr>
          <w:rFonts w:ascii="宋体" w:hAnsi="宋体"/>
          <w:szCs w:val="21"/>
        </w:rPr>
        <w:fldChar w:fldCharType="end"/>
      </w:r>
      <w:r>
        <w:rPr>
          <w:rFonts w:ascii="宋体" w:hAnsi="宋体" w:hint="eastAsia"/>
          <w:szCs w:val="21"/>
        </w:rPr>
        <w:t>》详见</w:t>
      </w:r>
      <w:r>
        <w:rPr>
          <w:rFonts w:ascii="宋体" w:hAnsi="宋体" w:hint="eastAsia"/>
          <w:szCs w:val="21"/>
          <w:highlight w:val="yellow"/>
        </w:rPr>
        <w:t>http://zfcg.szggzy.com:8081/cgxy/20210823/2df8c4bd-73df-4cf1-9646-f784111f24b8.html</w:t>
      </w:r>
      <w:r>
        <w:rPr>
          <w:rFonts w:ascii="宋体" w:hAnsi="宋体" w:hint="eastAsia"/>
          <w:szCs w:val="21"/>
        </w:rPr>
        <w:t>。</w:t>
      </w:r>
    </w:p>
    <w:p>
      <w:pPr>
        <w:ind w:firstLine="412" w:firstLineChars="196"/>
        <w:rPr>
          <w:rFonts w:ascii="宋体" w:hAnsi="宋体"/>
          <w:szCs w:val="21"/>
        </w:rPr>
      </w:pPr>
      <w:r>
        <w:rPr>
          <w:rFonts w:ascii="宋体" w:hAnsi="宋体" w:hint="eastAsia"/>
          <w:szCs w:val="21"/>
        </w:rPr>
        <w:t>5.2投标人资格要求</w:t>
      </w:r>
    </w:p>
    <w:p>
      <w:pPr>
        <w:ind w:firstLine="412" w:firstLineChars="196"/>
        <w:rPr>
          <w:rFonts w:ascii="宋体" w:hAnsi="宋体"/>
          <w:szCs w:val="21"/>
        </w:rPr>
      </w:pPr>
      <w:r>
        <w:rPr>
          <w:rFonts w:ascii="宋体" w:hAnsi="宋体" w:hint="eastAsia"/>
          <w:szCs w:val="21"/>
        </w:rPr>
        <w:t>参加本项目的投标人应具备的资格条件详见本项目招标公告中 “投标人资格要求”（即申请人的资格要求）的内容。</w:t>
      </w:r>
    </w:p>
    <w:p>
      <w:pPr>
        <w:ind w:firstLine="412" w:firstLineChars="196"/>
        <w:rPr>
          <w:rFonts w:ascii="宋体" w:hAnsi="宋体"/>
          <w:szCs w:val="21"/>
        </w:rPr>
      </w:pPr>
      <w:r>
        <w:rPr>
          <w:rFonts w:ascii="宋体" w:hAnsi="宋体" w:hint="eastAsia"/>
          <w:szCs w:val="21"/>
        </w:rPr>
        <w:t>5.3联合体投标</w:t>
      </w:r>
    </w:p>
    <w:p>
      <w:pPr>
        <w:ind w:firstLine="412" w:firstLineChars="196"/>
        <w:rPr>
          <w:rFonts w:ascii="宋体" w:hAnsi="宋体"/>
          <w:szCs w:val="21"/>
        </w:rPr>
      </w:pPr>
      <w:r>
        <w:rPr>
          <w:rFonts w:ascii="宋体" w:hAnsi="宋体" w:hint="eastAsia"/>
          <w:szCs w:val="21"/>
        </w:rPr>
        <w:t>5.3.1　以下有关联合体投标的条款仅适用于允许投标人组成联合体投标的项目。</w:t>
      </w:r>
    </w:p>
    <w:p>
      <w:pPr>
        <w:ind w:firstLine="412" w:firstLineChars="196"/>
        <w:rPr>
          <w:rFonts w:ascii="宋体" w:hAnsi="宋体"/>
          <w:szCs w:val="21"/>
        </w:rPr>
      </w:pPr>
      <w:r>
        <w:rPr>
          <w:rFonts w:ascii="宋体" w:hAnsi="宋体" w:hint="eastAsia"/>
          <w:szCs w:val="21"/>
        </w:rPr>
        <w:t>5.3.2  由两个或两个以上的自然人、法人或者其他组织可以组成一个联合体，以一个供应商的身份共同投标时，应符合以下原则：</w:t>
      </w:r>
    </w:p>
    <w:p>
      <w:pPr>
        <w:ind w:firstLine="412" w:firstLineChars="196"/>
        <w:rPr>
          <w:rFonts w:ascii="宋体" w:hAnsi="宋体"/>
        </w:rPr>
      </w:pPr>
      <w:r>
        <w:rPr>
          <w:rFonts w:ascii="宋体" w:hAnsi="宋体" w:hint="eastAsia"/>
        </w:rPr>
        <w:t>（1）投标联合体各方参加政府采购活动应当具备下列条件：</w:t>
      </w:r>
      <w:r>
        <w:rPr>
          <w:rFonts w:ascii="宋体" w:hAnsi="宋体"/>
        </w:rPr>
        <w:t xml:space="preserve"> </w:t>
      </w:r>
    </w:p>
    <w:p>
      <w:pPr>
        <w:ind w:left="420" w:firstLine="412" w:leftChars="200" w:firstLineChars="196"/>
        <w:rPr>
          <w:rFonts w:ascii="宋体" w:hAnsi="宋体"/>
        </w:rPr>
      </w:pPr>
      <w:r>
        <w:rPr>
          <w:rFonts w:ascii="宋体" w:hAnsi="宋体" w:hint="eastAsia"/>
        </w:rPr>
        <w:t>1、具有独立承担民事责任的能力；</w:t>
      </w:r>
      <w:r>
        <w:rPr>
          <w:rFonts w:ascii="宋体" w:hAnsi="宋体"/>
        </w:rPr>
        <w:t xml:space="preserve"> </w:t>
      </w:r>
    </w:p>
    <w:p>
      <w:pPr>
        <w:ind w:left="420" w:firstLine="412" w:firstLineChars="196"/>
        <w:rPr>
          <w:rFonts w:ascii="宋体" w:hAnsi="宋体"/>
        </w:rPr>
      </w:pPr>
      <w:r>
        <w:rPr>
          <w:rFonts w:ascii="宋体" w:hAnsi="宋体" w:hint="eastAsia"/>
        </w:rPr>
        <w:t>2、有良好的商业信誉和健全的财务会计制度；</w:t>
      </w:r>
      <w:r>
        <w:rPr>
          <w:rFonts w:ascii="宋体" w:hAnsi="宋体"/>
        </w:rPr>
        <w:t xml:space="preserve"> </w:t>
      </w:r>
    </w:p>
    <w:p>
      <w:pPr>
        <w:ind w:left="420" w:firstLine="412" w:leftChars="200" w:firstLineChars="196"/>
        <w:rPr>
          <w:rFonts w:ascii="宋体" w:hAnsi="宋体"/>
        </w:rPr>
      </w:pPr>
      <w:r>
        <w:rPr>
          <w:rFonts w:ascii="宋体" w:hAnsi="宋体" w:hint="eastAsia"/>
        </w:rPr>
        <w:t>3、具有履行合同所必需的设备和专业技术能力；</w:t>
      </w:r>
      <w:r>
        <w:rPr>
          <w:rFonts w:ascii="宋体" w:hAnsi="宋体"/>
        </w:rPr>
        <w:t xml:space="preserve"> </w:t>
      </w:r>
    </w:p>
    <w:p>
      <w:pPr>
        <w:ind w:left="420" w:firstLine="412" w:leftChars="200" w:firstLineChars="196"/>
        <w:rPr>
          <w:rFonts w:ascii="宋体" w:hAnsi="宋体"/>
        </w:rPr>
      </w:pPr>
      <w:r>
        <w:rPr>
          <w:rFonts w:ascii="宋体" w:hAnsi="宋体" w:hint="eastAsia"/>
        </w:rPr>
        <w:t>4、有依法缴纳税收和社会保障资金的良好记录；</w:t>
      </w:r>
      <w:r>
        <w:rPr>
          <w:rFonts w:ascii="宋体" w:hAnsi="宋体"/>
        </w:rPr>
        <w:t xml:space="preserve"> </w:t>
      </w:r>
    </w:p>
    <w:p>
      <w:pPr>
        <w:ind w:left="420" w:firstLine="412" w:leftChars="200" w:firstLineChars="196"/>
        <w:rPr>
          <w:rFonts w:ascii="宋体" w:hAnsi="宋体"/>
        </w:rPr>
      </w:pPr>
      <w:r>
        <w:rPr>
          <w:rFonts w:ascii="宋体" w:hAnsi="宋体" w:hint="eastAsia"/>
        </w:rPr>
        <w:t>5、参加政府采购活动前三年内，在经营活动中没有重大违法记录；</w:t>
      </w:r>
      <w:r>
        <w:rPr>
          <w:rFonts w:ascii="宋体" w:hAnsi="宋体"/>
        </w:rPr>
        <w:t xml:space="preserve"> </w:t>
      </w:r>
    </w:p>
    <w:p>
      <w:pPr>
        <w:ind w:left="420" w:firstLine="412" w:leftChars="200" w:firstLineChars="196"/>
        <w:rPr>
          <w:rFonts w:ascii="宋体" w:hAnsi="宋体"/>
        </w:rPr>
      </w:pPr>
      <w:r>
        <w:rPr>
          <w:rFonts w:ascii="宋体" w:hAnsi="宋体" w:hint="eastAsia"/>
        </w:rPr>
        <w:t>6、法律、行政法规规定的其他条件。</w:t>
      </w:r>
      <w:r>
        <w:rPr>
          <w:rFonts w:ascii="宋体" w:hAnsi="宋体"/>
        </w:rPr>
        <w:t xml:space="preserve"> </w:t>
      </w:r>
    </w:p>
    <w:p>
      <w:pPr>
        <w:ind w:firstLine="412" w:firstLineChars="196"/>
        <w:rPr>
          <w:rFonts w:ascii="宋体" w:hAnsi="宋体"/>
        </w:rPr>
      </w:pPr>
      <w:r>
        <w:rPr>
          <w:rFonts w:ascii="宋体" w:hAnsi="宋体" w:hint="eastAsia"/>
        </w:rPr>
        <w:t>（2）在投标截止前，投标联合体各方均应注册成政府集中采购机构供应商；</w:t>
      </w:r>
    </w:p>
    <w:p>
      <w:pPr>
        <w:ind w:firstLine="412" w:firstLineChars="196"/>
        <w:rPr>
          <w:rFonts w:ascii="宋体" w:hAnsi="宋体"/>
        </w:rPr>
      </w:pPr>
      <w:r>
        <w:rPr>
          <w:rFonts w:ascii="宋体" w:hAnsi="宋体" w:hint="eastAsia"/>
        </w:rPr>
        <w:t>（3）联合体中有同类资质的供应商按照联合体分工承担相同工作的，应当按照资质等级较低的供应商确定资质等级；</w:t>
      </w:r>
    </w:p>
    <w:p>
      <w:pPr>
        <w:ind w:firstLine="412" w:firstLineChars="196"/>
      </w:pPr>
      <w:r>
        <w:rPr>
          <w:rFonts w:hint="eastAsia"/>
        </w:rPr>
        <w:t>（4）是否允许联合体参加投标，应当由采购人和采购代理机构根据项目的实际情况和潜在供应商的数量自主决定，如果决定接受联合体投标则应当在招标公告中明示；</w:t>
      </w:r>
    </w:p>
    <w:p>
      <w:pPr>
        <w:ind w:firstLine="412" w:firstLineChars="196"/>
        <w:rPr>
          <w:rFonts w:ascii="宋体" w:hAnsi="宋体"/>
        </w:rPr>
      </w:pPr>
      <w:r>
        <w:rPr>
          <w:rFonts w:ascii="宋体" w:hAnsi="宋体" w:hint="eastAsia"/>
        </w:rPr>
        <w:t>（5）投标人的投标文件及中标后签署的合同协议对联合体各方均具法律约束力；</w:t>
      </w:r>
    </w:p>
    <w:p>
      <w:pPr>
        <w:ind w:firstLine="412" w:firstLineChars="196"/>
        <w:rPr>
          <w:rFonts w:ascii="宋体" w:hAnsi="宋体"/>
        </w:rPr>
      </w:pPr>
      <w:r>
        <w:rPr>
          <w:rFonts w:ascii="宋体" w:hAnsi="宋体" w:hint="eastAsia"/>
        </w:rPr>
        <w:t>（6）联合体各方应当签订联合体投标协议，明确约定各方拟承担的工作和责任，并将该协议随投标文件一并递交给政府集中采购机构；</w:t>
      </w:r>
    </w:p>
    <w:p>
      <w:pPr>
        <w:ind w:firstLine="412" w:firstLineChars="196"/>
        <w:rPr>
          <w:rFonts w:ascii="宋体" w:hAnsi="宋体"/>
        </w:rPr>
      </w:pPr>
      <w:r>
        <w:rPr>
          <w:rFonts w:ascii="宋体" w:hAnsi="宋体" w:hint="eastAsia"/>
        </w:rPr>
        <w:t>（7）联合体中标后，联合体各方应当共同与采购人签订合同，就中标项目向采购人承担连带责任；</w:t>
      </w:r>
    </w:p>
    <w:p>
      <w:pPr>
        <w:ind w:firstLine="412" w:firstLineChars="196"/>
        <w:rPr>
          <w:rFonts w:ascii="宋体" w:hAnsi="宋体"/>
        </w:rPr>
      </w:pPr>
      <w:r>
        <w:rPr>
          <w:rFonts w:ascii="宋体" w:hAnsi="宋体" w:hint="eastAsia"/>
        </w:rPr>
        <w:t>（8）以联合体形式参加政府采购活动的，联合体各方不得再单独参加或者与其他供应商另外组成联合体参加同一合同项下的政府采购活动，出现上述情况者，其投标和与此有关联合体、总包单位的投标将被拒绝；</w:t>
      </w:r>
    </w:p>
    <w:p>
      <w:pPr>
        <w:ind w:firstLine="412" w:firstLineChars="196"/>
        <w:rPr>
          <w:rFonts w:ascii="宋体" w:hAnsi="宋体"/>
          <w:szCs w:val="21"/>
        </w:rPr>
      </w:pPr>
      <w:r>
        <w:rPr>
          <w:rFonts w:ascii="宋体" w:hAnsi="宋体" w:hint="eastAsia"/>
        </w:rPr>
        <w:t>（9）本通用条款中“投标人”一词亦指联合体各方，专用条款另有规定或说明的除外。</w:t>
      </w:r>
    </w:p>
    <w:p>
      <w:pPr>
        <w:rPr>
          <w:rFonts w:ascii="黑体" w:eastAsia="黑体" w:hAnsi="宋体"/>
          <w:sz w:val="24"/>
        </w:rPr>
      </w:pPr>
      <w:r>
        <w:rPr>
          <w:rFonts w:ascii="黑体" w:eastAsia="黑体" w:hAnsi="宋体" w:hint="eastAsia"/>
          <w:sz w:val="24"/>
        </w:rPr>
        <w:t>6．政策导向</w:t>
      </w:r>
    </w:p>
    <w:p>
      <w:pPr>
        <w:ind w:firstLine="412" w:firstLineChars="196"/>
        <w:rPr>
          <w:rFonts w:ascii="宋体" w:hAnsi="宋体"/>
        </w:rPr>
      </w:pPr>
      <w:r>
        <w:rPr>
          <w:rFonts w:ascii="宋体" w:hAnsi="宋体" w:hint="eastAsia"/>
        </w:rPr>
        <w:t>6.1</w:t>
      </w:r>
      <w:r>
        <w:rPr>
          <w:rFonts w:ascii="宋体" w:hAnsi="宋体"/>
        </w:rPr>
        <w:t xml:space="preserve">  </w:t>
      </w:r>
      <w:r>
        <w:rPr>
          <w:rFonts w:ascii="宋体" w:hAnsi="宋体" w:hint="eastAsia"/>
        </w:rPr>
        <w:t>政府采购扶持贫困地区、中小企业、监狱企业和残疾人福利性单位发展，支持节能减排、环境保护。</w:t>
      </w:r>
    </w:p>
    <w:p>
      <w:pPr>
        <w:ind w:firstLine="405"/>
        <w:rPr>
          <w:shd w:val="clear" w:color="auto" w:fill="FFFFFF"/>
        </w:rPr>
      </w:pPr>
      <w:r>
        <w:rPr>
          <w:rFonts w:ascii="宋体" w:hAnsi="宋体" w:hint="eastAsia"/>
        </w:rPr>
        <w:t>6.2</w:t>
      </w:r>
      <w:r>
        <w:rPr>
          <w:rFonts w:ascii="宋体" w:hAnsi="宋体"/>
        </w:rPr>
        <w:t xml:space="preserve">  </w:t>
      </w:r>
      <w:r>
        <w:rPr>
          <w:rFonts w:ascii="宋体" w:hAnsi="宋体" w:hint="eastAsia"/>
        </w:rPr>
        <w:t>本项目落实深圳市政府采购供应商诚信管理政策要求。</w:t>
      </w:r>
    </w:p>
    <w:p>
      <w:pPr>
        <w:rPr>
          <w:rFonts w:ascii="黑体" w:eastAsia="黑体" w:hAnsi="宋体"/>
          <w:sz w:val="24"/>
        </w:rPr>
      </w:pPr>
      <w:r>
        <w:rPr>
          <w:rFonts w:ascii="黑体" w:eastAsia="黑体" w:hAnsi="宋体" w:hint="eastAsia"/>
          <w:sz w:val="24"/>
        </w:rPr>
        <w:t>7. 本项目若涉及采购货物，则合格的货物及相应服务应满足以下要求：</w:t>
      </w:r>
    </w:p>
    <w:p>
      <w:pPr>
        <w:ind w:firstLine="412" w:firstLineChars="196"/>
        <w:rPr>
          <w:rFonts w:ascii="宋体" w:hAnsi="宋体"/>
        </w:rPr>
      </w:pPr>
      <w:r>
        <w:rPr>
          <w:rFonts w:ascii="宋体" w:hAnsi="宋体" w:hint="eastAsia"/>
        </w:rPr>
        <w:t>7</w:t>
      </w:r>
      <w:r>
        <w:rPr>
          <w:rFonts w:ascii="宋体" w:hAnsi="宋体"/>
        </w:rPr>
        <w:t xml:space="preserve">.1  </w:t>
      </w:r>
      <w:r>
        <w:rPr>
          <w:rFonts w:ascii="宋体" w:hAnsi="宋体" w:hint="eastAsia"/>
        </w:rPr>
        <w:t>必须是全新、未使用过的原装合格正品（包括零部件），如安装或配置了软件的，须为正版软件。</w:t>
      </w:r>
    </w:p>
    <w:p>
      <w:pPr>
        <w:ind w:firstLine="412" w:firstLineChars="196"/>
        <w:rPr>
          <w:rFonts w:ascii="宋体" w:hAnsi="宋体"/>
        </w:rPr>
      </w:pPr>
      <w:r>
        <w:rPr>
          <w:rFonts w:ascii="宋体" w:hAnsi="宋体" w:hint="eastAsia"/>
        </w:rPr>
        <w:t>7.2  国产的货物及其有关服务必须符合中华人民共和国的设计、制造生产标准及行业标准。招标公告有其他要求的，亦应符合其要求。</w:t>
      </w:r>
    </w:p>
    <w:p>
      <w:pPr>
        <w:ind w:firstLine="412" w:firstLineChars="196"/>
        <w:rPr>
          <w:rFonts w:ascii="宋体" w:hAnsi="宋体"/>
        </w:rPr>
      </w:pPr>
      <w:r>
        <w:rPr>
          <w:rFonts w:ascii="宋体" w:hAnsi="宋体" w:hint="eastAsia"/>
        </w:rPr>
        <w:t>7</w:t>
      </w:r>
      <w:r>
        <w:rPr>
          <w:rFonts w:ascii="宋体" w:hAnsi="宋体"/>
        </w:rPr>
        <w:t>.</w:t>
      </w:r>
      <w:r>
        <w:rPr>
          <w:rFonts w:ascii="宋体" w:hAnsi="宋体" w:hint="eastAsia"/>
        </w:rPr>
        <w:t>3</w:t>
      </w:r>
      <w:r>
        <w:rPr>
          <w:rFonts w:ascii="宋体" w:hAnsi="宋体"/>
        </w:rPr>
        <w:t xml:space="preserve">  </w:t>
      </w:r>
      <w:r>
        <w:rPr>
          <w:rFonts w:ascii="宋体" w:hAnsi="宋体" w:hint="eastAsia"/>
        </w:rPr>
        <w:t>进口货物及其有关服务必须符合原产地和中华人民共和国的设计、制造生产标准及行业标准。进口的货物必须具有合法的进口手续和途径，并通过中华人民共和国商检部门检验。招标公告有其他要求的，亦应符合其要求。</w:t>
      </w:r>
    </w:p>
    <w:p>
      <w:pPr>
        <w:ind w:firstLine="412" w:firstLineChars="196"/>
        <w:rPr>
          <w:rFonts w:ascii="宋体" w:hAnsi="宋体"/>
        </w:rPr>
      </w:pPr>
      <w:r>
        <w:rPr>
          <w:rFonts w:ascii="宋体" w:hAnsi="宋体" w:hint="eastAsia"/>
        </w:rPr>
        <w:t>7</w:t>
      </w:r>
      <w:r>
        <w:rPr>
          <w:rFonts w:ascii="宋体" w:hAnsi="宋体"/>
        </w:rPr>
        <w:t>.</w:t>
      </w:r>
      <w:r>
        <w:rPr>
          <w:rFonts w:ascii="宋体" w:hAnsi="宋体" w:hint="eastAsia"/>
        </w:rPr>
        <w:t>4</w:t>
      </w:r>
      <w:r>
        <w:rPr>
          <w:rFonts w:ascii="宋体" w:hAnsi="宋体"/>
        </w:rPr>
        <w:t xml:space="preserve">  </w:t>
      </w:r>
      <w:r>
        <w:rPr>
          <w:rFonts w:ascii="宋体" w:hAnsi="宋体" w:hint="eastAsia"/>
        </w:rPr>
        <w:t>投标人</w:t>
      </w:r>
      <w:bookmarkStart w:id="80" w:name="_Hlk72152753"/>
      <w:r>
        <w:rPr>
          <w:rFonts w:ascii="宋体" w:hAnsi="宋体" w:hint="eastAsia"/>
        </w:rPr>
        <w:t>应保证，其所提供的货物通过合法正规渠道供货，在提供给采购人前具有完全的所有权，采购人在中华人民共和国使用该货物或货物的任何一部分时，不会产生因第三方提出的包括但不限于侵犯其专利权、商标权、工业设计权等知识产权和侵犯其所有权、抵押权等物权及其他权利而引发的纠纷。如有纠纷，投标人应承担全部责任。</w:t>
      </w:r>
      <w:bookmarkEnd w:id="80"/>
    </w:p>
    <w:p>
      <w:pPr>
        <w:ind w:firstLine="412" w:firstLineChars="196"/>
        <w:rPr>
          <w:rFonts w:ascii="宋体" w:hAnsi="宋体"/>
        </w:rPr>
      </w:pPr>
      <w:r>
        <w:rPr>
          <w:rFonts w:ascii="宋体" w:hAnsi="宋体" w:hint="eastAsia"/>
        </w:rPr>
        <w:t>7.5  投标人应保证，其所提供的货物符合国家强制性标准要求；符合相关行业标准（如具备行政主管部门颁发的资质证书或国家质量监督部门的产品《检验报告》等）。设备到货验收时，还必须提供设备的产品合格证、质量保证文件。若中标后，除非另有约定，投标人必须按合同规定完成设备的安装，并达到验收标准。</w:t>
      </w:r>
    </w:p>
    <w:p>
      <w:pPr>
        <w:ind w:firstLine="412" w:firstLineChars="196"/>
        <w:rPr>
          <w:rFonts w:ascii="宋体" w:hAnsi="宋体"/>
        </w:rPr>
      </w:pPr>
      <w:r>
        <w:rPr>
          <w:rFonts w:ascii="宋体" w:hAnsi="宋体" w:hint="eastAsia"/>
        </w:rPr>
        <w:t>7.6  工期要求：投标人在投标时对其所投项目应提交交货进度、交货计划等，在合同规定的时间内完成项目实施工作。</w:t>
      </w:r>
    </w:p>
    <w:p>
      <w:pPr>
        <w:ind w:firstLine="412" w:firstLineChars="196"/>
        <w:rPr>
          <w:rFonts w:ascii="宋体" w:hAnsi="宋体"/>
        </w:rPr>
      </w:pPr>
      <w:r>
        <w:rPr>
          <w:rFonts w:ascii="宋体" w:hAnsi="宋体" w:hint="eastAsia"/>
        </w:rPr>
        <w:t>7.7  投标人必须承担的设备运输、安装调试、验收检测和提供设备操作说明书、图纸等其他相关及类似的义务。</w:t>
      </w:r>
    </w:p>
    <w:p>
      <w:pPr>
        <w:rPr>
          <w:rFonts w:ascii="黑体" w:eastAsia="黑体" w:hAnsi="宋体"/>
          <w:sz w:val="24"/>
        </w:rPr>
      </w:pPr>
      <w:r>
        <w:rPr>
          <w:rFonts w:ascii="黑体" w:eastAsia="黑体" w:hAnsi="宋体" w:hint="eastAsia"/>
          <w:sz w:val="24"/>
        </w:rPr>
        <w:t>8．投标费用</w:t>
      </w:r>
    </w:p>
    <w:p>
      <w:pPr>
        <w:ind w:firstLine="412" w:firstLineChars="196"/>
        <w:rPr>
          <w:rFonts w:ascii="宋体" w:hAnsi="宋体"/>
          <w:szCs w:val="21"/>
        </w:rPr>
      </w:pPr>
      <w:r>
        <w:rPr>
          <w:rFonts w:ascii="宋体" w:hAnsi="宋体" w:hint="eastAsia"/>
          <w:szCs w:val="21"/>
        </w:rPr>
        <w:t>不论投标结果如何，投标人应承担其编制投标文件与递交投标文件所涉及的一切费用。</w:t>
      </w:r>
    </w:p>
    <w:p>
      <w:pPr>
        <w:rPr>
          <w:rFonts w:ascii="黑体" w:eastAsia="黑体" w:hAnsi="宋体"/>
          <w:sz w:val="24"/>
        </w:rPr>
      </w:pPr>
      <w:r>
        <w:rPr>
          <w:rFonts w:ascii="黑体" w:eastAsia="黑体" w:hAnsi="宋体" w:hint="eastAsia"/>
          <w:sz w:val="24"/>
        </w:rPr>
        <w:t>9．踏勘现场</w:t>
      </w:r>
    </w:p>
    <w:p>
      <w:pPr>
        <w:ind w:firstLine="412" w:firstLineChars="196"/>
        <w:rPr>
          <w:rFonts w:ascii="宋体" w:hAnsi="宋体"/>
          <w:szCs w:val="21"/>
        </w:rPr>
      </w:pPr>
      <w:r>
        <w:rPr>
          <w:rFonts w:ascii="宋体" w:hAnsi="宋体" w:hint="eastAsia"/>
          <w:szCs w:val="21"/>
        </w:rPr>
        <w:t>9.1如有需要（详见专用条款），采购人或政府集中采购机构将组织投标人对项目现场及周围环境进行踏勘，以便投标人获取有关编制投标文件和签署合同所需的资料。踏勘现场所发生的费用由投标人自行承担。投标人应按招标文件所约定的时间、地点踏勘现场。</w:t>
      </w:r>
    </w:p>
    <w:p>
      <w:pPr>
        <w:ind w:firstLine="412" w:firstLineChars="196"/>
        <w:rPr>
          <w:rFonts w:ascii="宋体" w:hAnsi="宋体"/>
        </w:rPr>
      </w:pPr>
      <w:r>
        <w:rPr>
          <w:rFonts w:ascii="宋体" w:hAnsi="宋体" w:hint="eastAsia"/>
        </w:rPr>
        <w:t>9.2投标人及其人员经过采购人的允许，可以进入采购人的项目现场踏勘。若招标文件要求投标人于统一时间地点踏勘现场的，投标人应当按时前往。</w:t>
      </w:r>
    </w:p>
    <w:p>
      <w:pPr>
        <w:ind w:firstLine="412" w:firstLineChars="196"/>
        <w:rPr>
          <w:rFonts w:ascii="宋体" w:hAnsi="宋体"/>
        </w:rPr>
      </w:pPr>
      <w:r>
        <w:rPr>
          <w:rFonts w:ascii="宋体" w:hAnsi="宋体" w:hint="eastAsia"/>
        </w:rPr>
        <w:t>9.3采购人应当通过政府集中采购机构向投标人提供有关现场的书面资料和数据。</w:t>
      </w:r>
    </w:p>
    <w:p>
      <w:pPr>
        <w:ind w:firstLine="412" w:firstLineChars="196"/>
        <w:rPr>
          <w:rFonts w:ascii="宋体" w:hAnsi="宋体"/>
        </w:rPr>
      </w:pPr>
      <w:r>
        <w:rPr>
          <w:rFonts w:ascii="宋体" w:hAnsi="宋体" w:hint="eastAsia"/>
        </w:rPr>
        <w:t>9.4任何人或任何组织在踏勘现场时向投标人提供的任何书面资料或口头承诺，未经政府集中采购机构在网上发布或书面通知，均作无效处理。</w:t>
      </w:r>
    </w:p>
    <w:p>
      <w:pPr>
        <w:ind w:firstLine="412" w:firstLineChars="196"/>
        <w:rPr>
          <w:rFonts w:ascii="宋体" w:hAnsi="宋体"/>
        </w:rPr>
      </w:pPr>
      <w:r>
        <w:rPr>
          <w:rFonts w:ascii="宋体" w:hAnsi="宋体"/>
          <w:szCs w:val="21"/>
        </w:rPr>
        <w:t>9</w:t>
      </w:r>
      <w:r>
        <w:rPr>
          <w:rFonts w:ascii="宋体" w:hAnsi="宋体" w:hint="eastAsia"/>
          <w:szCs w:val="21"/>
        </w:rPr>
        <w:t>.</w:t>
      </w:r>
      <w:r>
        <w:rPr>
          <w:rFonts w:ascii="宋体" w:hAnsi="宋体"/>
          <w:szCs w:val="21"/>
        </w:rPr>
        <w:t>5</w:t>
      </w:r>
      <w:r>
        <w:rPr>
          <w:rFonts w:ascii="宋体" w:hAnsi="宋体" w:hint="eastAsia"/>
          <w:szCs w:val="21"/>
        </w:rPr>
        <w:t>未参与踏勘现场不作为否定投标人资格的理由。</w:t>
      </w:r>
    </w:p>
    <w:p>
      <w:pPr>
        <w:rPr>
          <w:rFonts w:ascii="宋体" w:hAnsi="宋体"/>
          <w:szCs w:val="21"/>
        </w:rPr>
      </w:pPr>
      <w:r>
        <w:rPr>
          <w:rFonts w:ascii="黑体" w:eastAsia="黑体" w:hAnsi="宋体" w:hint="eastAsia"/>
          <w:sz w:val="24"/>
        </w:rPr>
        <w:t>1</w:t>
      </w:r>
      <w:r>
        <w:rPr>
          <w:rFonts w:ascii="黑体" w:eastAsia="黑体" w:hAnsi="宋体"/>
          <w:sz w:val="24"/>
        </w:rPr>
        <w:t>0</w:t>
      </w:r>
      <w:r>
        <w:rPr>
          <w:rFonts w:ascii="黑体" w:eastAsia="黑体" w:hAnsi="宋体" w:hint="eastAsia"/>
          <w:sz w:val="24"/>
        </w:rPr>
        <w:t>．标前会议</w:t>
      </w:r>
    </w:p>
    <w:p>
      <w:pPr>
        <w:ind w:firstLine="412" w:firstLineChars="196"/>
        <w:rPr>
          <w:rFonts w:ascii="宋体" w:hAnsi="宋体"/>
          <w:szCs w:val="21"/>
        </w:rPr>
      </w:pPr>
      <w:r>
        <w:rPr>
          <w:rFonts w:ascii="宋体" w:hAnsi="宋体" w:hint="eastAsia"/>
          <w:szCs w:val="21"/>
        </w:rPr>
        <w:t>1</w:t>
      </w:r>
      <w:r>
        <w:rPr>
          <w:rFonts w:ascii="宋体" w:hAnsi="宋体"/>
          <w:szCs w:val="21"/>
        </w:rPr>
        <w:t>0</w:t>
      </w:r>
      <w:r>
        <w:rPr>
          <w:rFonts w:ascii="宋体" w:hAnsi="宋体" w:hint="eastAsia"/>
          <w:szCs w:val="21"/>
        </w:rPr>
        <w:t>.</w:t>
      </w:r>
      <w:r>
        <w:rPr>
          <w:rFonts w:ascii="宋体" w:hAnsi="宋体"/>
          <w:szCs w:val="21"/>
        </w:rPr>
        <w:t>1</w:t>
      </w:r>
      <w:r>
        <w:rPr>
          <w:rFonts w:ascii="宋体" w:hAnsi="宋体" w:hint="eastAsia"/>
          <w:szCs w:val="21"/>
        </w:rPr>
        <w:t>如采购人或政府集中采购机构认为有必要组织标前会议，投标人应按照招标文件规定的时间或政府集中采购机构另行书面通知（包括政府集中采购机构网站发布方式，如更正公告等）的时间和地点，参与标前会议。</w:t>
      </w:r>
    </w:p>
    <w:p>
      <w:pPr>
        <w:ind w:firstLine="412" w:firstLineChars="196"/>
        <w:rPr>
          <w:rFonts w:ascii="宋体" w:hAnsi="宋体"/>
          <w:szCs w:val="21"/>
        </w:rPr>
      </w:pPr>
      <w:r>
        <w:rPr>
          <w:rFonts w:ascii="宋体" w:hAnsi="宋体"/>
        </w:rPr>
        <w:t>10</w:t>
      </w:r>
      <w:r>
        <w:rPr>
          <w:rFonts w:ascii="宋体" w:hAnsi="宋体" w:hint="eastAsia"/>
        </w:rPr>
        <w:t>.</w:t>
      </w:r>
      <w:r>
        <w:rPr>
          <w:rFonts w:ascii="宋体" w:hAnsi="宋体"/>
        </w:rPr>
        <w:t>2</w:t>
      </w:r>
      <w:r>
        <w:rPr>
          <w:rFonts w:ascii="宋体" w:hAnsi="宋体" w:hint="eastAsia"/>
        </w:rPr>
        <w:t>任何人或任何组织在标前会议时向投标人提供的任何书面资料或口头承诺，未经政府集中采购机构在网上发布或书面通知，均作无效处理。</w:t>
      </w:r>
    </w:p>
    <w:p>
      <w:pPr>
        <w:ind w:firstLine="412" w:firstLineChars="196"/>
        <w:rPr>
          <w:rFonts w:ascii="宋体" w:hAnsi="宋体"/>
          <w:szCs w:val="21"/>
        </w:rPr>
      </w:pPr>
      <w:r>
        <w:rPr>
          <w:rFonts w:ascii="宋体" w:hAnsi="宋体" w:hint="eastAsia"/>
          <w:szCs w:val="21"/>
        </w:rPr>
        <w:t>1</w:t>
      </w:r>
      <w:r>
        <w:rPr>
          <w:rFonts w:ascii="宋体" w:hAnsi="宋体"/>
          <w:szCs w:val="21"/>
        </w:rPr>
        <w:t>0</w:t>
      </w:r>
      <w:r>
        <w:rPr>
          <w:rFonts w:ascii="宋体" w:hAnsi="宋体" w:hint="eastAsia"/>
          <w:szCs w:val="21"/>
        </w:rPr>
        <w:t>.</w:t>
      </w:r>
      <w:r>
        <w:rPr>
          <w:rFonts w:ascii="宋体" w:hAnsi="宋体"/>
          <w:szCs w:val="21"/>
        </w:rPr>
        <w:t>3</w:t>
      </w:r>
      <w:r>
        <w:rPr>
          <w:rFonts w:ascii="宋体" w:hAnsi="宋体" w:hint="eastAsia"/>
          <w:szCs w:val="21"/>
        </w:rPr>
        <w:t>未参与标前会议不作为否定投标人资格的理由。</w:t>
      </w:r>
    </w:p>
    <w:p>
      <w:pPr>
        <w:ind w:firstLine="412" w:firstLineChars="196"/>
        <w:rPr>
          <w:rFonts w:ascii="宋体" w:hAnsi="宋体"/>
        </w:rPr>
      </w:pPr>
      <w:bookmarkEnd w:id="79"/>
    </w:p>
    <w:p>
      <w:pPr>
        <w:pStyle w:val="Heading2"/>
        <w:numPr>
          <w:ilvl w:val="0"/>
          <w:numId w:val="9"/>
        </w:numPr>
        <w:spacing w:before="120" w:beforeLines="50" w:after="120" w:afterLines="50"/>
        <w:ind w:left="562" w:hanging="562"/>
        <w:rPr>
          <w:sz w:val="28"/>
          <w:szCs w:val="28"/>
        </w:rPr>
      </w:pPr>
      <w:r>
        <w:rPr>
          <w:rFonts w:hint="eastAsia"/>
          <w:sz w:val="28"/>
          <w:szCs w:val="28"/>
        </w:rPr>
        <w:t>招标文件</w:t>
      </w:r>
    </w:p>
    <w:p>
      <w:pPr>
        <w:rPr>
          <w:rFonts w:ascii="黑体" w:eastAsia="黑体" w:hAnsi="宋体"/>
          <w:sz w:val="24"/>
        </w:rPr>
      </w:pPr>
      <w:r>
        <w:rPr>
          <w:rFonts w:ascii="黑体" w:eastAsia="黑体" w:hAnsi="宋体" w:hint="eastAsia"/>
          <w:sz w:val="24"/>
        </w:rPr>
        <w:t>1</w:t>
      </w:r>
      <w:r>
        <w:rPr>
          <w:rFonts w:ascii="黑体" w:eastAsia="黑体" w:hAnsi="宋体"/>
          <w:sz w:val="24"/>
        </w:rPr>
        <w:t>1</w:t>
      </w:r>
      <w:r>
        <w:rPr>
          <w:rFonts w:ascii="黑体" w:eastAsia="黑体" w:hAnsi="宋体" w:hint="eastAsia"/>
          <w:sz w:val="24"/>
        </w:rPr>
        <w:t>．</w:t>
      </w:r>
      <w:bookmarkStart w:id="81" w:name="_Hlk72399819"/>
      <w:r>
        <w:rPr>
          <w:rFonts w:ascii="黑体" w:eastAsia="黑体" w:hAnsi="宋体" w:hint="eastAsia"/>
          <w:sz w:val="24"/>
        </w:rPr>
        <w:t>招标文件的编制与组成</w:t>
      </w:r>
    </w:p>
    <w:p>
      <w:pPr>
        <w:snapToGrid w:val="0"/>
        <w:ind w:firstLine="420" w:firstLineChars="200"/>
        <w:rPr>
          <w:rFonts w:ascii="宋体" w:hAnsi="宋体"/>
          <w:szCs w:val="21"/>
        </w:rPr>
      </w:pPr>
      <w:r>
        <w:rPr>
          <w:rFonts w:ascii="宋体" w:hAnsi="宋体" w:hint="eastAsia"/>
          <w:szCs w:val="21"/>
        </w:rPr>
        <w:t>1</w:t>
      </w:r>
      <w:r>
        <w:rPr>
          <w:rFonts w:ascii="宋体" w:hAnsi="宋体"/>
          <w:szCs w:val="21"/>
        </w:rPr>
        <w:t>1</w:t>
      </w:r>
      <w:r>
        <w:rPr>
          <w:rFonts w:ascii="宋体" w:hAnsi="宋体" w:hint="eastAsia"/>
          <w:szCs w:val="21"/>
        </w:rPr>
        <w:t>.1招标文件除以下内容外，政府集中采购机构在招标期间发出的澄清或修改等相关公告或通知内容，均是招标文件的组成部分，对投标人起约束作用；</w:t>
      </w:r>
    </w:p>
    <w:p>
      <w:pPr>
        <w:ind w:firstLine="412" w:firstLineChars="196"/>
        <w:rPr>
          <w:rFonts w:ascii="宋体" w:hAnsi="宋体"/>
          <w:szCs w:val="21"/>
        </w:rPr>
      </w:pPr>
      <w:r>
        <w:rPr>
          <w:rFonts w:ascii="宋体" w:hAnsi="宋体" w:hint="eastAsia"/>
          <w:szCs w:val="21"/>
        </w:rPr>
        <w:t>招标文件包括下列内容：</w:t>
      </w:r>
    </w:p>
    <w:p>
      <w:pPr>
        <w:ind w:left="420" w:firstLine="412" w:leftChars="200" w:firstLineChars="196"/>
        <w:rPr>
          <w:rFonts w:ascii="宋体" w:hAnsi="宋体"/>
          <w:b/>
          <w:szCs w:val="21"/>
        </w:rPr>
      </w:pPr>
      <w:r>
        <w:rPr>
          <w:rFonts w:ascii="宋体" w:hAnsi="宋体" w:hint="eastAsia"/>
          <w:b/>
          <w:szCs w:val="21"/>
        </w:rPr>
        <w:t>第一册  专用条款</w:t>
      </w:r>
    </w:p>
    <w:p>
      <w:pPr>
        <w:ind w:left="1079" w:leftChars="514"/>
        <w:rPr>
          <w:rFonts w:ascii="宋体" w:hAnsi="宋体"/>
          <w:b/>
          <w:szCs w:val="21"/>
        </w:rPr>
      </w:pPr>
      <w:r>
        <w:rPr>
          <w:rFonts w:ascii="宋体" w:hAnsi="宋体" w:hint="eastAsia"/>
          <w:b/>
          <w:szCs w:val="21"/>
        </w:rPr>
        <w:t>关键信息</w:t>
      </w:r>
    </w:p>
    <w:p>
      <w:pPr>
        <w:ind w:left="630" w:firstLine="412" w:leftChars="300" w:firstLineChars="196"/>
        <w:rPr>
          <w:rFonts w:ascii="宋体" w:hAnsi="宋体"/>
          <w:szCs w:val="21"/>
        </w:rPr>
      </w:pPr>
      <w:r>
        <w:rPr>
          <w:rFonts w:ascii="宋体" w:hAnsi="宋体" w:hint="eastAsia"/>
          <w:szCs w:val="21"/>
        </w:rPr>
        <w:t>第一章  招标公告</w:t>
      </w:r>
    </w:p>
    <w:p>
      <w:pPr>
        <w:ind w:left="630" w:firstLine="412" w:leftChars="300" w:firstLineChars="196"/>
        <w:rPr>
          <w:rFonts w:ascii="宋体" w:hAnsi="宋体"/>
          <w:szCs w:val="21"/>
        </w:rPr>
      </w:pPr>
      <w:r>
        <w:rPr>
          <w:rFonts w:ascii="宋体" w:hAnsi="宋体" w:hint="eastAsia"/>
          <w:szCs w:val="21"/>
        </w:rPr>
        <w:t>第二章  对通用条款的补充内容及其他关键信息</w:t>
      </w:r>
    </w:p>
    <w:p>
      <w:pPr>
        <w:ind w:left="630" w:firstLine="412" w:leftChars="300" w:firstLineChars="196"/>
        <w:rPr>
          <w:rFonts w:ascii="宋体" w:hAnsi="宋体"/>
          <w:szCs w:val="21"/>
        </w:rPr>
      </w:pPr>
      <w:r>
        <w:rPr>
          <w:rFonts w:ascii="宋体" w:hAnsi="宋体" w:hint="eastAsia"/>
          <w:szCs w:val="21"/>
        </w:rPr>
        <w:t>第三章  用户需求书</w:t>
      </w:r>
    </w:p>
    <w:p>
      <w:pPr>
        <w:ind w:left="630" w:firstLine="412" w:leftChars="300" w:firstLineChars="196"/>
        <w:rPr>
          <w:rFonts w:ascii="宋体" w:hAnsi="宋体"/>
          <w:szCs w:val="21"/>
        </w:rPr>
      </w:pPr>
      <w:r>
        <w:rPr>
          <w:rFonts w:hint="eastAsia"/>
        </w:rPr>
        <w:t xml:space="preserve">第四章 </w:t>
      </w:r>
      <w:r>
        <w:t xml:space="preserve"> </w:t>
      </w:r>
      <w:r>
        <w:rPr>
          <w:rFonts w:hint="eastAsia"/>
        </w:rPr>
        <w:t>投标文件格式及附件</w:t>
      </w:r>
    </w:p>
    <w:p>
      <w:pPr>
        <w:ind w:left="630" w:firstLine="412" w:leftChars="300" w:firstLineChars="196"/>
        <w:rPr>
          <w:rFonts w:ascii="宋体" w:hAnsi="宋体"/>
          <w:szCs w:val="21"/>
        </w:rPr>
      </w:pPr>
      <w:r>
        <w:rPr>
          <w:rFonts w:ascii="宋体" w:hAnsi="宋体" w:hint="eastAsia"/>
          <w:szCs w:val="21"/>
        </w:rPr>
        <w:t>第五章  合同条款及格式</w:t>
      </w:r>
    </w:p>
    <w:p>
      <w:pPr>
        <w:ind w:left="420" w:firstLine="412" w:leftChars="200" w:firstLineChars="196"/>
        <w:rPr>
          <w:rFonts w:ascii="宋体" w:hAnsi="宋体"/>
          <w:b/>
          <w:szCs w:val="21"/>
        </w:rPr>
      </w:pPr>
      <w:r>
        <w:rPr>
          <w:rFonts w:ascii="宋体" w:hAnsi="宋体" w:hint="eastAsia"/>
          <w:b/>
          <w:szCs w:val="21"/>
        </w:rPr>
        <w:t>第二册  通用条款</w:t>
      </w:r>
    </w:p>
    <w:p>
      <w:pPr>
        <w:ind w:left="630" w:firstLine="412" w:leftChars="300" w:firstLineChars="196"/>
        <w:rPr>
          <w:rFonts w:ascii="宋体" w:hAnsi="宋体"/>
          <w:szCs w:val="21"/>
        </w:rPr>
      </w:pPr>
      <w:r>
        <w:rPr>
          <w:rFonts w:ascii="宋体" w:hAnsi="宋体" w:hint="eastAsia"/>
          <w:szCs w:val="21"/>
        </w:rPr>
        <w:t>第一章  总则</w:t>
      </w:r>
    </w:p>
    <w:p>
      <w:pPr>
        <w:ind w:left="630" w:firstLine="412" w:leftChars="300" w:firstLineChars="196"/>
        <w:rPr>
          <w:rFonts w:ascii="宋体" w:hAnsi="宋体"/>
          <w:szCs w:val="21"/>
        </w:rPr>
      </w:pPr>
      <w:r>
        <w:rPr>
          <w:rFonts w:ascii="宋体" w:hAnsi="宋体" w:hint="eastAsia"/>
          <w:szCs w:val="21"/>
        </w:rPr>
        <w:t>第二章  招标文件</w:t>
      </w:r>
    </w:p>
    <w:p>
      <w:pPr>
        <w:ind w:left="630" w:firstLine="412" w:leftChars="300" w:firstLineChars="196"/>
        <w:rPr>
          <w:rFonts w:ascii="宋体" w:hAnsi="宋体"/>
          <w:szCs w:val="21"/>
        </w:rPr>
      </w:pPr>
      <w:r>
        <w:rPr>
          <w:rFonts w:ascii="宋体" w:hAnsi="宋体" w:hint="eastAsia"/>
          <w:szCs w:val="21"/>
        </w:rPr>
        <w:t>第三章  投标文件的编制</w:t>
      </w:r>
    </w:p>
    <w:p>
      <w:pPr>
        <w:ind w:left="630" w:firstLine="412" w:leftChars="300" w:firstLineChars="196"/>
        <w:rPr>
          <w:rFonts w:ascii="宋体" w:hAnsi="宋体"/>
          <w:szCs w:val="21"/>
        </w:rPr>
      </w:pPr>
      <w:r>
        <w:rPr>
          <w:rFonts w:ascii="宋体" w:hAnsi="宋体" w:hint="eastAsia"/>
          <w:szCs w:val="21"/>
        </w:rPr>
        <w:t>第四章  投标文件的递交</w:t>
      </w:r>
    </w:p>
    <w:p>
      <w:pPr>
        <w:ind w:left="630" w:firstLine="412" w:leftChars="300" w:firstLineChars="196"/>
        <w:rPr>
          <w:rFonts w:ascii="宋体" w:hAnsi="宋体"/>
          <w:szCs w:val="21"/>
        </w:rPr>
      </w:pPr>
      <w:r>
        <w:rPr>
          <w:rFonts w:ascii="宋体" w:hAnsi="宋体" w:hint="eastAsia"/>
          <w:szCs w:val="21"/>
        </w:rPr>
        <w:t>第五章  开标</w:t>
      </w:r>
    </w:p>
    <w:p>
      <w:pPr>
        <w:ind w:left="630" w:firstLine="412" w:leftChars="300" w:firstLineChars="196"/>
        <w:rPr>
          <w:rFonts w:ascii="宋体" w:hAnsi="宋体"/>
          <w:szCs w:val="21"/>
        </w:rPr>
      </w:pPr>
      <w:r>
        <w:rPr>
          <w:rFonts w:ascii="宋体" w:hAnsi="宋体" w:hint="eastAsia"/>
          <w:szCs w:val="21"/>
        </w:rPr>
        <w:t>第六章  评审要求</w:t>
      </w:r>
    </w:p>
    <w:p>
      <w:pPr>
        <w:ind w:left="630" w:firstLine="412" w:leftChars="300" w:firstLineChars="196"/>
        <w:rPr>
          <w:rFonts w:ascii="宋体" w:hAnsi="宋体"/>
          <w:szCs w:val="21"/>
        </w:rPr>
      </w:pPr>
      <w:r>
        <w:rPr>
          <w:rFonts w:ascii="宋体" w:hAnsi="宋体" w:hint="eastAsia"/>
          <w:szCs w:val="21"/>
        </w:rPr>
        <w:t>第七章  评审程序及评审方法</w:t>
      </w:r>
    </w:p>
    <w:p>
      <w:pPr>
        <w:ind w:left="630" w:firstLine="412" w:leftChars="300" w:firstLineChars="196"/>
        <w:rPr>
          <w:rFonts w:ascii="宋体" w:hAnsi="宋体"/>
          <w:szCs w:val="21"/>
        </w:rPr>
      </w:pPr>
      <w:r>
        <w:rPr>
          <w:rFonts w:ascii="宋体" w:hAnsi="宋体" w:hint="eastAsia"/>
          <w:szCs w:val="21"/>
        </w:rPr>
        <w:t>第八章  定标及公示</w:t>
      </w:r>
    </w:p>
    <w:p>
      <w:pPr>
        <w:ind w:left="630" w:firstLine="412" w:leftChars="300" w:firstLineChars="196"/>
        <w:rPr>
          <w:rFonts w:ascii="宋体" w:hAnsi="宋体"/>
          <w:szCs w:val="21"/>
        </w:rPr>
      </w:pPr>
      <w:r>
        <w:rPr>
          <w:rFonts w:ascii="宋体" w:hAnsi="宋体" w:hint="eastAsia"/>
          <w:szCs w:val="21"/>
        </w:rPr>
        <w:t>第九章  公开招标失败的后续处理</w:t>
      </w:r>
    </w:p>
    <w:p>
      <w:pPr>
        <w:ind w:left="630" w:firstLine="412" w:leftChars="300" w:firstLineChars="196"/>
        <w:rPr>
          <w:rFonts w:ascii="宋体" w:hAnsi="宋体"/>
          <w:szCs w:val="21"/>
        </w:rPr>
      </w:pPr>
      <w:r>
        <w:rPr>
          <w:rFonts w:ascii="宋体" w:hAnsi="宋体" w:hint="eastAsia"/>
          <w:szCs w:val="21"/>
        </w:rPr>
        <w:t>第十章  合同的授予与备案</w:t>
      </w:r>
    </w:p>
    <w:p>
      <w:pPr>
        <w:ind w:left="630" w:firstLine="412" w:leftChars="300" w:firstLineChars="196"/>
        <w:rPr>
          <w:rFonts w:ascii="宋体" w:hAnsi="宋体"/>
          <w:szCs w:val="21"/>
        </w:rPr>
      </w:pPr>
      <w:r>
        <w:rPr>
          <w:rFonts w:ascii="宋体" w:hAnsi="宋体" w:hint="eastAsia"/>
          <w:szCs w:val="21"/>
        </w:rPr>
        <w:t>第十一章  质疑处理</w:t>
      </w:r>
    </w:p>
    <w:p>
      <w:pPr>
        <w:ind w:firstLine="412" w:firstLineChars="196"/>
        <w:rPr>
          <w:rFonts w:ascii="宋体" w:hAnsi="宋体"/>
          <w:szCs w:val="21"/>
        </w:rPr>
      </w:pPr>
      <w:r>
        <w:rPr>
          <w:rFonts w:ascii="宋体" w:hAnsi="宋体" w:hint="eastAsia"/>
          <w:szCs w:val="21"/>
        </w:rPr>
        <w:t>1</w:t>
      </w:r>
      <w:r>
        <w:rPr>
          <w:rFonts w:ascii="宋体" w:hAnsi="宋体"/>
          <w:szCs w:val="21"/>
        </w:rPr>
        <w:t>1</w:t>
      </w:r>
      <w:r>
        <w:rPr>
          <w:rFonts w:ascii="宋体" w:hAnsi="宋体" w:hint="eastAsia"/>
          <w:szCs w:val="21"/>
        </w:rPr>
        <w:t>.2 投标人下载招标文件后，应仔细检查招标文件的所有内容，如有疑问应在答疑截止时间之前向政府集中采购机构提出，否则，由此引起的投标损失自负；投标人同时应认真审阅招标文件所有的事项、格式、条款和规范要求等，如果投标人的投标文件未按招标文件要求提交全部资料或者投标文件未对招标文件做出实质性响应，其风险由投标人自行承担。</w:t>
      </w:r>
    </w:p>
    <w:p>
      <w:pPr>
        <w:ind w:firstLine="412" w:firstLineChars="196"/>
        <w:rPr>
          <w:rFonts w:ascii="宋体" w:hAnsi="宋体"/>
          <w:szCs w:val="21"/>
        </w:rPr>
      </w:pPr>
      <w:r>
        <w:rPr>
          <w:rFonts w:ascii="宋体" w:hAnsi="宋体" w:hint="eastAsia"/>
          <w:szCs w:val="21"/>
        </w:rPr>
        <w:t>1</w:t>
      </w:r>
      <w:r>
        <w:rPr>
          <w:rFonts w:ascii="宋体" w:hAnsi="宋体"/>
          <w:szCs w:val="21"/>
        </w:rPr>
        <w:t>1</w:t>
      </w:r>
      <w:r>
        <w:rPr>
          <w:rFonts w:ascii="宋体" w:hAnsi="宋体" w:hint="eastAsia"/>
          <w:szCs w:val="21"/>
        </w:rPr>
        <w:t>.3</w:t>
      </w:r>
      <w:r>
        <w:rPr>
          <w:rFonts w:ascii="宋体" w:hAnsi="宋体" w:hint="eastAsia"/>
        </w:rPr>
        <w:t>任何人或任何组织向投标人提交的任何书面或口头资料，未经政府集中采购机构在网上发布或书面通知，均作无效处理，不得作为招标文件的组成部分。政府集中采购机构对投标人由此而做出的推论、理解和结论概不负责。</w:t>
      </w:r>
    </w:p>
    <w:p>
      <w:pPr>
        <w:rPr>
          <w:rFonts w:ascii="黑体" w:eastAsia="黑体" w:hAnsi="宋体"/>
          <w:sz w:val="24"/>
        </w:rPr>
      </w:pPr>
      <w:r>
        <w:rPr>
          <w:rFonts w:ascii="黑体" w:eastAsia="黑体" w:hAnsi="宋体" w:hint="eastAsia"/>
          <w:sz w:val="24"/>
        </w:rPr>
        <w:t>1</w:t>
      </w:r>
      <w:r>
        <w:rPr>
          <w:rFonts w:ascii="黑体" w:eastAsia="黑体" w:hAnsi="宋体"/>
          <w:sz w:val="24"/>
        </w:rPr>
        <w:t>2</w:t>
      </w:r>
      <w:r>
        <w:rPr>
          <w:rFonts w:ascii="黑体" w:eastAsia="黑体" w:hAnsi="宋体" w:hint="eastAsia"/>
          <w:sz w:val="24"/>
        </w:rPr>
        <w:t>．招标文件的澄清</w:t>
      </w:r>
    </w:p>
    <w:p>
      <w:pPr>
        <w:ind w:firstLine="412" w:firstLineChars="196"/>
        <w:rPr>
          <w:rFonts w:ascii="宋体" w:hAnsi="宋体"/>
          <w:szCs w:val="21"/>
        </w:rPr>
      </w:pPr>
      <w:r>
        <w:rPr>
          <w:rFonts w:ascii="宋体" w:hAnsi="宋体" w:hint="eastAsia"/>
          <w:szCs w:val="21"/>
        </w:rPr>
        <w:t>1</w:t>
      </w:r>
      <w:r>
        <w:rPr>
          <w:rFonts w:ascii="宋体" w:hAnsi="宋体"/>
          <w:szCs w:val="21"/>
        </w:rPr>
        <w:t>2</w:t>
      </w:r>
      <w:r>
        <w:rPr>
          <w:rFonts w:ascii="宋体" w:hAnsi="宋体" w:hint="eastAsia"/>
          <w:szCs w:val="21"/>
        </w:rPr>
        <w:t>.1招标文件澄清的目的是澄清、解答投标人在查阅招标文件后或现场踏勘中可能提出的与投标有关的疑问或询问。</w:t>
      </w:r>
    </w:p>
    <w:p>
      <w:pPr>
        <w:ind w:firstLine="412" w:firstLineChars="196"/>
        <w:rPr>
          <w:rFonts w:ascii="宋体" w:hAnsi="宋体"/>
          <w:szCs w:val="21"/>
        </w:rPr>
      </w:pPr>
      <w:r>
        <w:rPr>
          <w:rFonts w:ascii="宋体" w:hAnsi="宋体" w:hint="eastAsia"/>
          <w:szCs w:val="21"/>
        </w:rPr>
        <w:t>1</w:t>
      </w:r>
      <w:r>
        <w:rPr>
          <w:rFonts w:ascii="宋体" w:hAnsi="宋体"/>
          <w:szCs w:val="21"/>
        </w:rPr>
        <w:t>2</w:t>
      </w:r>
      <w:r>
        <w:rPr>
          <w:rFonts w:ascii="宋体" w:hAnsi="宋体" w:hint="eastAsia"/>
          <w:szCs w:val="21"/>
        </w:rPr>
        <w:t>.2投标人如对招标文件内容有疑问，应当在招标公告规定的澄清（提问）截止时间前以网上提问的形式通过网上政府采购系统提交政府集中采购机构。</w:t>
      </w:r>
    </w:p>
    <w:p>
      <w:pPr>
        <w:ind w:firstLine="412" w:firstLineChars="196"/>
        <w:rPr>
          <w:rFonts w:ascii="宋体" w:hAnsi="宋体"/>
          <w:szCs w:val="21"/>
        </w:rPr>
      </w:pPr>
      <w:r>
        <w:rPr>
          <w:rFonts w:ascii="宋体" w:hAnsi="宋体" w:hint="eastAsia"/>
          <w:szCs w:val="21"/>
        </w:rPr>
        <w:t>1</w:t>
      </w:r>
      <w:r>
        <w:rPr>
          <w:rFonts w:ascii="宋体" w:hAnsi="宋体"/>
          <w:szCs w:val="21"/>
        </w:rPr>
        <w:t>2</w:t>
      </w:r>
      <w:r>
        <w:rPr>
          <w:rFonts w:ascii="宋体" w:hAnsi="宋体" w:hint="eastAsia"/>
          <w:szCs w:val="21"/>
        </w:rPr>
        <w:t>.3不论是政府集中采购机构根据需要主动对招标文件进行必要的澄清或是根据投标人的要求对招标文件做出澄清，政府集中采购机构都将在投标截止日期前以书面形式（包括政府集中采购机构网站发布方式）答复或发送给所有投标人。答复内容是招标文件的组成部分，对投标人起约束作用，其有效性按照本通用条款第1</w:t>
      </w:r>
      <w:r>
        <w:rPr>
          <w:rFonts w:ascii="宋体" w:hAnsi="宋体"/>
          <w:szCs w:val="21"/>
        </w:rPr>
        <w:t>3.3</w:t>
      </w:r>
      <w:r>
        <w:rPr>
          <w:rFonts w:ascii="宋体" w:hAnsi="宋体" w:hint="eastAsia"/>
          <w:szCs w:val="21"/>
        </w:rPr>
        <w:t>、1</w:t>
      </w:r>
      <w:r>
        <w:rPr>
          <w:rFonts w:ascii="宋体" w:hAnsi="宋体"/>
          <w:szCs w:val="21"/>
        </w:rPr>
        <w:t>3.4</w:t>
      </w:r>
      <w:r>
        <w:rPr>
          <w:rFonts w:ascii="宋体" w:hAnsi="宋体" w:hint="eastAsia"/>
          <w:szCs w:val="21"/>
        </w:rPr>
        <w:t>款规定执行。</w:t>
      </w:r>
    </w:p>
    <w:p>
      <w:pPr>
        <w:rPr>
          <w:rFonts w:ascii="黑体" w:eastAsia="黑体" w:hAnsi="宋体"/>
          <w:sz w:val="24"/>
        </w:rPr>
      </w:pPr>
      <w:r>
        <w:rPr>
          <w:rFonts w:ascii="黑体" w:eastAsia="黑体" w:hAnsi="宋体"/>
          <w:sz w:val="24"/>
        </w:rPr>
        <w:t>1</w:t>
      </w:r>
      <w:r>
        <w:rPr>
          <w:rFonts w:ascii="黑体" w:eastAsia="黑体" w:hAnsi="宋体" w:hint="eastAsia"/>
          <w:sz w:val="24"/>
        </w:rPr>
        <w:t>3．招标文件的修改</w:t>
      </w:r>
    </w:p>
    <w:p>
      <w:pPr>
        <w:ind w:firstLine="412" w:firstLineChars="196"/>
        <w:rPr>
          <w:rFonts w:ascii="宋体" w:hAnsi="宋体"/>
          <w:szCs w:val="21"/>
        </w:rPr>
      </w:pPr>
      <w:r>
        <w:rPr>
          <w:rFonts w:ascii="宋体" w:hAnsi="宋体"/>
          <w:szCs w:val="21"/>
        </w:rPr>
        <w:t>1</w:t>
      </w:r>
      <w:r>
        <w:rPr>
          <w:rFonts w:ascii="宋体" w:hAnsi="宋体" w:hint="eastAsia"/>
          <w:szCs w:val="21"/>
        </w:rPr>
        <w:t>3.1招标文件发出后，在投标截止日期前任何时候，确需要变更招标文件内容的，政府集中采购机构可主动或在解答投标人提出的澄清问题时对招标文件进行修改。</w:t>
      </w:r>
    </w:p>
    <w:p>
      <w:pPr>
        <w:ind w:firstLine="412" w:firstLineChars="196"/>
        <w:rPr>
          <w:rFonts w:ascii="宋体" w:hAnsi="宋体"/>
          <w:szCs w:val="21"/>
        </w:rPr>
      </w:pPr>
      <w:r>
        <w:rPr>
          <w:rFonts w:ascii="宋体" w:hAnsi="宋体"/>
          <w:szCs w:val="21"/>
        </w:rPr>
        <w:t>1</w:t>
      </w:r>
      <w:r>
        <w:rPr>
          <w:rFonts w:ascii="宋体" w:hAnsi="宋体" w:hint="eastAsia"/>
          <w:szCs w:val="21"/>
        </w:rPr>
        <w:t>3.2招标文件的修改以书面形式（包括政府集中采购机构网站发布方式，如更正公告等）发送给所有投标人，招标文件的修改内容作为招标文件的组成部分，并具有约束力。</w:t>
      </w:r>
    </w:p>
    <w:p>
      <w:pPr>
        <w:ind w:firstLine="412" w:firstLineChars="196"/>
        <w:rPr>
          <w:rFonts w:ascii="宋体" w:hAnsi="宋体"/>
          <w:szCs w:val="21"/>
        </w:rPr>
      </w:pPr>
      <w:r>
        <w:rPr>
          <w:rFonts w:ascii="宋体" w:hAnsi="宋体"/>
          <w:szCs w:val="21"/>
        </w:rPr>
        <w:t>1</w:t>
      </w:r>
      <w:r>
        <w:rPr>
          <w:rFonts w:ascii="宋体" w:hAnsi="宋体" w:hint="eastAsia"/>
          <w:szCs w:val="21"/>
        </w:rPr>
        <w:t>3.3招标文件、招标文件澄清答复内容、招标文件修改补充内容均以书面形式（包括政府集中采购机构网站公开发布方式，如更正公告等）明确的内容为准。当招标文件、修改补充通知、招标文件澄清答复内容相互矛盾时，以最后发出的内容为准。</w:t>
      </w:r>
    </w:p>
    <w:p>
      <w:pPr>
        <w:ind w:firstLine="412" w:firstLineChars="196"/>
        <w:rPr>
          <w:rFonts w:ascii="宋体" w:hAnsi="宋体"/>
          <w:szCs w:val="21"/>
        </w:rPr>
      </w:pPr>
      <w:r>
        <w:rPr>
          <w:rFonts w:ascii="宋体" w:hAnsi="宋体"/>
          <w:szCs w:val="21"/>
        </w:rPr>
        <w:t>1</w:t>
      </w:r>
      <w:r>
        <w:rPr>
          <w:rFonts w:ascii="宋体" w:hAnsi="宋体" w:hint="eastAsia"/>
          <w:szCs w:val="21"/>
        </w:rPr>
        <w:t>3.4政府集中采购机构保证招标文件澄清答复内容和招标文件修改补充内容在投标截止时间前以书面形式（包括政府集中采购机构网站发布方式，如更正公告等）发送给所有投标人。为使投标人在编制投标文件时有充分时间对招标文件的修改部分进行研究，政府集中采购机构可以酌情延长递交投标文件的截止日期。</w:t>
      </w:r>
      <w:bookmarkEnd w:id="81"/>
    </w:p>
    <w:p>
      <w:pPr>
        <w:rPr>
          <w:rFonts w:ascii="宋体" w:hAnsi="宋体"/>
          <w:szCs w:val="21"/>
        </w:rPr>
      </w:pPr>
    </w:p>
    <w:p>
      <w:pPr>
        <w:pStyle w:val="Heading2"/>
        <w:numPr>
          <w:ilvl w:val="0"/>
          <w:numId w:val="9"/>
        </w:numPr>
        <w:spacing w:before="120" w:beforeLines="50" w:after="120" w:afterLines="50"/>
        <w:ind w:left="562" w:hanging="562"/>
        <w:rPr>
          <w:sz w:val="28"/>
          <w:szCs w:val="28"/>
        </w:rPr>
      </w:pPr>
      <w:r>
        <w:rPr>
          <w:rFonts w:hint="eastAsia"/>
          <w:sz w:val="28"/>
          <w:szCs w:val="28"/>
        </w:rPr>
        <w:t>投标文件的编制</w:t>
      </w:r>
    </w:p>
    <w:p>
      <w:pPr>
        <w:rPr>
          <w:rFonts w:ascii="黑体" w:eastAsia="黑体" w:hAnsi="宋体"/>
          <w:sz w:val="24"/>
        </w:rPr>
      </w:pPr>
      <w:r>
        <w:rPr>
          <w:rFonts w:ascii="黑体" w:eastAsia="黑体" w:hAnsi="宋体" w:hint="eastAsia"/>
          <w:sz w:val="24"/>
        </w:rPr>
        <w:t>14．</w:t>
      </w:r>
      <w:bookmarkStart w:id="82" w:name="_Hlk72400236"/>
      <w:r>
        <w:rPr>
          <w:rFonts w:ascii="黑体" w:eastAsia="黑体" w:hAnsi="宋体" w:hint="eastAsia"/>
          <w:sz w:val="24"/>
        </w:rPr>
        <w:t>投标文件的语言及度量单位</w:t>
      </w:r>
    </w:p>
    <w:p>
      <w:pPr>
        <w:ind w:firstLine="412" w:firstLineChars="196"/>
        <w:rPr>
          <w:rFonts w:ascii="宋体" w:hAnsi="宋体"/>
          <w:szCs w:val="21"/>
        </w:rPr>
      </w:pPr>
      <w:r>
        <w:rPr>
          <w:rFonts w:ascii="宋体" w:hAnsi="宋体" w:hint="eastAsia"/>
          <w:szCs w:val="21"/>
        </w:rPr>
        <w:t>14.1 投标人与政府集中采购机构之间与投标有关的所有往来通知、函件和投标文件均用中文表述。投标人随投标文件提供的证明文件和资料可以为其它语言，但必须附中文译文。翻译的中文资料与外文资料如果出现差异时，以中文为准，但翻译错误的除外。</w:t>
      </w:r>
    </w:p>
    <w:p>
      <w:pPr>
        <w:ind w:firstLine="412" w:firstLineChars="196"/>
        <w:rPr>
          <w:rFonts w:ascii="宋体" w:hAnsi="宋体"/>
          <w:szCs w:val="21"/>
        </w:rPr>
      </w:pPr>
      <w:r>
        <w:rPr>
          <w:rFonts w:ascii="宋体" w:hAnsi="宋体" w:hint="eastAsia"/>
          <w:szCs w:val="21"/>
        </w:rPr>
        <w:t>14.2 除技术规范另有规定外，投标文件使用的度量单位，均采用中华人民共和国法定计量单位。</w:t>
      </w:r>
    </w:p>
    <w:p>
      <w:pPr>
        <w:rPr>
          <w:rFonts w:ascii="黑体" w:eastAsia="黑体" w:hAnsi="宋体"/>
          <w:sz w:val="24"/>
        </w:rPr>
      </w:pPr>
      <w:bookmarkEnd w:id="82"/>
      <w:r>
        <w:rPr>
          <w:rFonts w:ascii="黑体" w:eastAsia="黑体" w:hAnsi="宋体" w:hint="eastAsia"/>
          <w:sz w:val="24"/>
        </w:rPr>
        <w:t>15．</w:t>
      </w:r>
      <w:bookmarkStart w:id="83" w:name="_Hlk72401567"/>
      <w:r>
        <w:rPr>
          <w:rFonts w:ascii="黑体" w:eastAsia="黑体" w:hAnsi="宋体" w:hint="eastAsia"/>
          <w:sz w:val="24"/>
        </w:rPr>
        <w:t>投标文件的组成</w:t>
      </w:r>
    </w:p>
    <w:p>
      <w:pPr>
        <w:ind w:firstLine="412" w:firstLineChars="196"/>
        <w:rPr>
          <w:rFonts w:ascii="宋体" w:hAnsi="宋体"/>
          <w:szCs w:val="21"/>
        </w:rPr>
      </w:pPr>
      <w:r>
        <w:rPr>
          <w:rFonts w:ascii="宋体" w:hAnsi="宋体" w:hint="eastAsia"/>
          <w:szCs w:val="21"/>
        </w:rPr>
        <w:t>具体内容在招标文件专用条款中进行规定。</w:t>
      </w:r>
    </w:p>
    <w:p>
      <w:pPr>
        <w:rPr>
          <w:rFonts w:ascii="黑体" w:eastAsia="黑体" w:hAnsi="宋体"/>
          <w:sz w:val="24"/>
        </w:rPr>
      </w:pPr>
      <w:r>
        <w:rPr>
          <w:rFonts w:ascii="黑体" w:eastAsia="黑体" w:hAnsi="宋体"/>
          <w:sz w:val="24"/>
        </w:rPr>
        <w:t>16．投标文件格式</w:t>
      </w:r>
    </w:p>
    <w:p>
      <w:pPr>
        <w:ind w:firstLine="412" w:firstLineChars="196"/>
        <w:rPr>
          <w:rFonts w:ascii="宋体" w:hAnsi="宋体"/>
          <w:szCs w:val="21"/>
        </w:rPr>
      </w:pPr>
      <w:r>
        <w:rPr>
          <w:rFonts w:ascii="宋体" w:hAnsi="宋体" w:hint="eastAsia"/>
          <w:szCs w:val="21"/>
        </w:rPr>
        <w:t>投标文件包括本通用条款第</w:t>
      </w:r>
      <w:r>
        <w:rPr>
          <w:rFonts w:ascii="宋体" w:hAnsi="宋体"/>
          <w:szCs w:val="21"/>
        </w:rPr>
        <w:t>15条中规定的内容。如招标文件提供了投标文件格式，则</w:t>
      </w:r>
      <w:r>
        <w:rPr>
          <w:rFonts w:ascii="宋体" w:hAnsi="宋体" w:hint="eastAsia"/>
          <w:b/>
          <w:bCs/>
          <w:szCs w:val="21"/>
        </w:rPr>
        <w:t>投标人提交的投标文件应毫无例外地使用招标文件所提供的相应格式</w:t>
      </w:r>
      <w:r>
        <w:rPr>
          <w:rFonts w:ascii="宋体" w:hAnsi="宋体" w:hint="eastAsia"/>
          <w:szCs w:val="21"/>
        </w:rPr>
        <w:t>（表格均可按同样格式扩展）。</w:t>
      </w:r>
    </w:p>
    <w:p>
      <w:pPr>
        <w:rPr>
          <w:rFonts w:ascii="黑体" w:eastAsia="黑体" w:hAnsi="宋体"/>
          <w:sz w:val="24"/>
        </w:rPr>
      </w:pPr>
      <w:r>
        <w:rPr>
          <w:rFonts w:ascii="黑体" w:eastAsia="黑体" w:hAnsi="宋体" w:hint="eastAsia"/>
          <w:sz w:val="24"/>
        </w:rPr>
        <w:t>17．投标货币</w:t>
      </w:r>
    </w:p>
    <w:p>
      <w:pPr>
        <w:ind w:firstLine="412" w:firstLineChars="196"/>
        <w:rPr>
          <w:rFonts w:ascii="宋体" w:hAnsi="宋体"/>
          <w:szCs w:val="21"/>
        </w:rPr>
      </w:pPr>
      <w:r>
        <w:rPr>
          <w:rFonts w:ascii="宋体" w:hAnsi="宋体" w:hint="eastAsia"/>
          <w:szCs w:val="21"/>
        </w:rPr>
        <w:t>本项目的投标报价应以人民币计。</w:t>
      </w:r>
    </w:p>
    <w:p>
      <w:pPr>
        <w:rPr>
          <w:rFonts w:ascii="黑体" w:eastAsia="黑体" w:hAnsi="宋体"/>
          <w:sz w:val="24"/>
        </w:rPr>
      </w:pPr>
      <w:bookmarkEnd w:id="83"/>
      <w:r>
        <w:rPr>
          <w:rFonts w:ascii="黑体" w:eastAsia="黑体" w:hAnsi="宋体" w:hint="eastAsia"/>
          <w:sz w:val="24"/>
        </w:rPr>
        <w:t>18．</w:t>
      </w:r>
      <w:bookmarkStart w:id="84" w:name="_Hlk72401735"/>
      <w:r>
        <w:rPr>
          <w:rFonts w:ascii="黑体" w:eastAsia="黑体" w:hAnsi="宋体" w:hint="eastAsia"/>
          <w:sz w:val="24"/>
        </w:rPr>
        <w:t>证明投标文件投标技术方案的合格性和符合招标文件规定的文件要求</w:t>
      </w:r>
    </w:p>
    <w:p>
      <w:pPr>
        <w:ind w:firstLine="412" w:firstLineChars="196"/>
        <w:rPr>
          <w:rFonts w:ascii="宋体" w:hAnsi="宋体"/>
          <w:szCs w:val="21"/>
        </w:rPr>
      </w:pPr>
      <w:r>
        <w:rPr>
          <w:rFonts w:ascii="宋体" w:hAnsi="宋体" w:hint="eastAsia"/>
          <w:szCs w:val="21"/>
        </w:rPr>
        <w:t>18</w:t>
      </w:r>
      <w:r>
        <w:rPr>
          <w:rFonts w:ascii="宋体" w:hAnsi="宋体"/>
          <w:szCs w:val="21"/>
        </w:rPr>
        <w:t xml:space="preserve">.1 </w:t>
      </w:r>
      <w:r>
        <w:rPr>
          <w:rFonts w:ascii="宋体" w:hAnsi="宋体" w:hint="eastAsia"/>
          <w:szCs w:val="21"/>
        </w:rPr>
        <w:t>投标人应提交证明文件，证明其投标技术方案项下的货物和服务的合格性符合招标文件规定。该投标技术方案及其证明文件均作为投标文件组成部分。</w:t>
      </w:r>
    </w:p>
    <w:p>
      <w:pPr>
        <w:ind w:firstLine="412" w:firstLineChars="196"/>
        <w:rPr>
          <w:rFonts w:ascii="宋体" w:hAnsi="宋体"/>
          <w:szCs w:val="21"/>
        </w:rPr>
      </w:pPr>
      <w:r>
        <w:rPr>
          <w:rFonts w:ascii="宋体" w:hAnsi="宋体"/>
          <w:szCs w:val="21"/>
        </w:rPr>
        <w:t>1</w:t>
      </w:r>
      <w:r>
        <w:rPr>
          <w:rFonts w:ascii="宋体" w:hAnsi="宋体" w:hint="eastAsia"/>
          <w:szCs w:val="21"/>
        </w:rPr>
        <w:t>8</w:t>
      </w:r>
      <w:r>
        <w:rPr>
          <w:rFonts w:ascii="宋体" w:hAnsi="宋体"/>
          <w:szCs w:val="21"/>
        </w:rPr>
        <w:t xml:space="preserve">.2 </w:t>
      </w:r>
      <w:r>
        <w:rPr>
          <w:rFonts w:ascii="宋体" w:hAnsi="宋体" w:hint="eastAsia"/>
          <w:szCs w:val="21"/>
        </w:rPr>
        <w:t>投标人提供证明投标技术方案与招标文件的要求相一致的文件，可以是文字资料、图纸、数据或数码照片、制造商公布的产品说明书、产品彩页和我国政府机构出具的产品检验和核准证件等，提供的文件应符合以下要求：</w:t>
      </w:r>
    </w:p>
    <w:p>
      <w:pPr>
        <w:ind w:firstLine="412" w:firstLineChars="196"/>
        <w:rPr>
          <w:rFonts w:ascii="宋体" w:hAnsi="宋体"/>
          <w:szCs w:val="21"/>
        </w:rPr>
      </w:pPr>
      <w:r>
        <w:rPr>
          <w:rFonts w:ascii="宋体" w:hAnsi="宋体" w:hint="eastAsia"/>
          <w:szCs w:val="21"/>
        </w:rPr>
        <w:t>18.2.1主要技术指标和性能的详细说明。</w:t>
      </w:r>
    </w:p>
    <w:p>
      <w:pPr>
        <w:ind w:firstLine="412" w:firstLineChars="196"/>
        <w:rPr>
          <w:rFonts w:ascii="宋体" w:hAnsi="宋体"/>
          <w:szCs w:val="21"/>
        </w:rPr>
      </w:pPr>
      <w:r>
        <w:rPr>
          <w:rFonts w:ascii="宋体" w:hAnsi="宋体" w:hint="eastAsia"/>
          <w:szCs w:val="21"/>
        </w:rPr>
        <w:t>18.2.</w:t>
      </w:r>
      <w:r>
        <w:rPr>
          <w:rFonts w:ascii="宋体" w:hAnsi="宋体"/>
          <w:szCs w:val="21"/>
        </w:rPr>
        <w:t>2</w:t>
      </w:r>
      <w:r>
        <w:rPr>
          <w:rFonts w:ascii="宋体" w:hAnsi="宋体" w:hint="eastAsia"/>
          <w:szCs w:val="21"/>
        </w:rPr>
        <w:t>投标产品从采购人开始使用至招标文件中规定的周期内正常、连续地使用所必须的备件和专用工具清单，包括备件和专用工具的货源及现行价格。</w:t>
      </w:r>
    </w:p>
    <w:p>
      <w:pPr>
        <w:ind w:firstLine="412" w:firstLineChars="196"/>
        <w:rPr>
          <w:rFonts w:ascii="宋体" w:hAnsi="宋体"/>
          <w:szCs w:val="21"/>
        </w:rPr>
      </w:pPr>
      <w:r>
        <w:rPr>
          <w:rFonts w:ascii="宋体" w:hAnsi="宋体" w:hint="eastAsia"/>
          <w:szCs w:val="21"/>
        </w:rPr>
        <w:t>18.2.</w:t>
      </w:r>
      <w:r>
        <w:rPr>
          <w:rFonts w:ascii="宋体" w:hAnsi="宋体"/>
          <w:szCs w:val="21"/>
        </w:rPr>
        <w:t>3</w:t>
      </w:r>
      <w:r>
        <w:rPr>
          <w:rFonts w:ascii="宋体" w:hAnsi="宋体" w:hint="eastAsia"/>
          <w:szCs w:val="21"/>
        </w:rPr>
        <w:t>对照招标文件技术规格，逐条说明投标技术方案已对采购人的技术规格做出了实质性的响应，或申明与技术规格条文的偏差和例外。投标人应详细说明投标技术方案中产品的具体参数，不得不合理照搬照抄招标文件的技术要求。</w:t>
      </w:r>
    </w:p>
    <w:p>
      <w:pPr>
        <w:ind w:firstLine="412" w:firstLineChars="196"/>
        <w:rPr>
          <w:rFonts w:ascii="宋体" w:hAnsi="宋体"/>
          <w:szCs w:val="21"/>
        </w:rPr>
      </w:pPr>
      <w:r>
        <w:rPr>
          <w:rFonts w:ascii="宋体" w:hAnsi="宋体" w:hint="eastAsia"/>
          <w:szCs w:val="21"/>
        </w:rPr>
        <w:t>18.2.4产品说明书或彩页应为制造商公布或出具的中文产品说明书或彩页；提供外文说明书或彩页的，必须同时提供加盖制造商公章的对应中文翻译说明，评标依据以中文翻译内容为准，外文说明书或彩页仅供参考；产品说明书或彩页的尺寸和</w:t>
      </w:r>
      <w:r>
        <w:rPr>
          <w:rFonts w:hint="eastAsia"/>
        </w:rPr>
        <w:t>清晰度要求能够使用电脑阅读、识别和判断</w:t>
      </w:r>
      <w:r>
        <w:rPr>
          <w:rFonts w:ascii="宋体" w:hAnsi="宋体" w:hint="eastAsia"/>
          <w:szCs w:val="21"/>
        </w:rPr>
        <w:t>；</w:t>
      </w:r>
    </w:p>
    <w:p>
      <w:pPr>
        <w:ind w:firstLine="412" w:firstLineChars="196"/>
        <w:rPr>
          <w:rFonts w:ascii="宋体" w:hAnsi="宋体"/>
          <w:szCs w:val="21"/>
        </w:rPr>
      </w:pPr>
      <w:r>
        <w:rPr>
          <w:rFonts w:ascii="宋体" w:hAnsi="宋体" w:hint="eastAsia"/>
          <w:szCs w:val="21"/>
        </w:rPr>
        <w:t>18.2.5我国政府机构出具的产品检验和核准证件应为证件正面、背面和附件标注的全部具体内容；产品检验和核准证件的尺寸和清晰度应该能够在电脑上被阅读、识别和判断，提供原件扫描件。</w:t>
      </w:r>
    </w:p>
    <w:p>
      <w:pPr>
        <w:ind w:firstLine="412" w:firstLineChars="196"/>
        <w:rPr>
          <w:rFonts w:ascii="宋体" w:hAnsi="宋体"/>
          <w:szCs w:val="21"/>
        </w:rPr>
      </w:pPr>
      <w:r>
        <w:rPr>
          <w:rFonts w:ascii="宋体" w:hAnsi="宋体" w:hint="eastAsia"/>
          <w:szCs w:val="21"/>
        </w:rPr>
        <w:t>18.3相关资料不符合18.2款要求的，评审委员会有权认定为投标技术方案不合格响应，其相关分数予以扣减或作投标无效处理。</w:t>
      </w:r>
    </w:p>
    <w:p>
      <w:pPr>
        <w:ind w:firstLine="412" w:firstLineChars="196"/>
        <w:rPr>
          <w:rFonts w:ascii="宋体" w:hAnsi="宋体"/>
          <w:szCs w:val="21"/>
        </w:rPr>
      </w:pPr>
      <w:r>
        <w:rPr>
          <w:rFonts w:ascii="宋体" w:hAnsi="宋体"/>
          <w:szCs w:val="21"/>
        </w:rPr>
        <w:t>1</w:t>
      </w:r>
      <w:r>
        <w:rPr>
          <w:rFonts w:ascii="宋体" w:hAnsi="宋体" w:hint="eastAsia"/>
          <w:szCs w:val="21"/>
        </w:rPr>
        <w:t>8</w:t>
      </w:r>
      <w:r>
        <w:rPr>
          <w:rFonts w:ascii="宋体" w:hAnsi="宋体"/>
          <w:szCs w:val="21"/>
        </w:rPr>
        <w:t>.</w:t>
      </w:r>
      <w:r>
        <w:rPr>
          <w:rFonts w:ascii="宋体" w:hAnsi="宋体" w:hint="eastAsia"/>
          <w:szCs w:val="21"/>
        </w:rPr>
        <w:t>4投标人在阐述上述第18.2时应注意采购人在技术规格中指出的工艺、材料和设备的标准以及参照的牌号或分类号仅起说明作用，并没有任何限制性。投标人在投标中可以选用替代标准、牌号或分类号，但这些替代要实质上满足招标文件中技术规格的要求，是否</w:t>
      </w:r>
      <w:r>
        <w:rPr>
          <w:rFonts w:hint="eastAsia"/>
        </w:rPr>
        <w:t>满足要求</w:t>
      </w:r>
      <w:r>
        <w:rPr>
          <w:rFonts w:ascii="宋体" w:hAnsi="宋体" w:hint="eastAsia"/>
          <w:szCs w:val="21"/>
        </w:rPr>
        <w:t>，由评审委员会来评判。</w:t>
      </w:r>
    </w:p>
    <w:p>
      <w:pPr>
        <w:ind w:firstLine="412" w:firstLineChars="196"/>
        <w:rPr>
          <w:rFonts w:ascii="宋体" w:hAnsi="宋体"/>
          <w:szCs w:val="21"/>
        </w:rPr>
      </w:pPr>
      <w:r>
        <w:rPr>
          <w:rFonts w:ascii="宋体" w:hAnsi="宋体" w:hint="eastAsia"/>
          <w:szCs w:val="21"/>
        </w:rPr>
        <w:t>18.5除非另有规定或说明，投标人对同一项目投标时，不得同时提供两套或两套以上的投标方案。</w:t>
      </w:r>
    </w:p>
    <w:p>
      <w:pPr>
        <w:rPr>
          <w:rFonts w:ascii="黑体" w:eastAsia="黑体" w:hAnsi="宋体"/>
          <w:sz w:val="24"/>
        </w:rPr>
      </w:pPr>
      <w:bookmarkEnd w:id="84"/>
      <w:r>
        <w:rPr>
          <w:rFonts w:ascii="黑体" w:eastAsia="黑体" w:hAnsi="宋体" w:hint="eastAsia"/>
          <w:sz w:val="24"/>
        </w:rPr>
        <w:t>19．</w:t>
      </w:r>
      <w:bookmarkStart w:id="85" w:name="_Hlk72402034"/>
      <w:r>
        <w:rPr>
          <w:rFonts w:ascii="黑体" w:eastAsia="黑体" w:hAnsi="宋体" w:hint="eastAsia"/>
          <w:sz w:val="24"/>
        </w:rPr>
        <w:t>投标文件其他证明文件的要求</w:t>
      </w:r>
    </w:p>
    <w:p>
      <w:pPr>
        <w:rPr>
          <w:rFonts w:ascii="宋体" w:hAnsi="宋体"/>
          <w:color w:val="FF0000"/>
          <w:szCs w:val="21"/>
        </w:rPr>
      </w:pPr>
      <w:r>
        <w:rPr>
          <w:rFonts w:ascii="黑体" w:eastAsia="黑体" w:hAnsi="宋体" w:hint="eastAsia"/>
          <w:sz w:val="24"/>
        </w:rPr>
        <w:t xml:space="preserve">    </w:t>
      </w:r>
      <w:r>
        <w:rPr>
          <w:rFonts w:ascii="宋体" w:hAnsi="宋体" w:hint="eastAsia"/>
          <w:szCs w:val="21"/>
        </w:rPr>
        <w:t>19.1采用综合评分法的项目，对项目招标文件《评标信息》评分项中涉及的相关业绩、社保情况等内容以及《资格性审查表》和《符合性审查表》中涉及的证明材料，投标人应提供相关部门出具的证明材料扫描件或照片，原件备查。有关扫描件（或照片）的尺寸和清晰度要求能够使用电脑阅读、识别和判断。若投标人未按要求提供证明材料或提供的是部分证明材料或提供不清晰的扫描件（或照片）的，评审委员会有权认定其投标文件未对招标文件有关需求进行响应，涉及资格性检查或符合性检查的予以投标无效处理，涉及《评标信息》打分项的则该项评分予以0分处理。评审委员会对供应商投标资料是否异常、是否有效问题进行核查和判定，如认为供应商投标资料有异常或无效的，若涉及资格性审查或符合性审查条款的，则应作投标无效处理；若涉及评分的，则作不得分处理。</w:t>
      </w:r>
      <w:bookmarkStart w:id="86" w:name="_Hlk71407299"/>
    </w:p>
    <w:p>
      <w:pPr>
        <w:ind w:firstLine="412" w:firstLineChars="196"/>
        <w:rPr>
          <w:rFonts w:ascii="宋体" w:hAnsi="宋体"/>
          <w:szCs w:val="21"/>
        </w:rPr>
      </w:pPr>
      <w:bookmarkEnd w:id="86"/>
      <w:r>
        <w:rPr>
          <w:rFonts w:ascii="宋体" w:hAnsi="宋体" w:hint="eastAsia"/>
          <w:szCs w:val="21"/>
        </w:rPr>
        <w:t>19.2本项目涉及提供的有关资质（资格）证书，若原有资质（资格）证书处于年审期间，须提供证书颁发部门提供的回执，并且回执须证明该证书依然有效（若在法规范围不需提供的，供应商应做书面说明并提供证明文件，否则该证书无效），则该投标人提供年审证明的可按原资质（资格）投标；若投标人正在申报上一级别资质（资格），在未获批准之前，仍按原级别资质（资格）投标。</w:t>
      </w:r>
    </w:p>
    <w:p>
      <w:pPr>
        <w:rPr>
          <w:rFonts w:ascii="黑体" w:eastAsia="黑体" w:hAnsi="宋体"/>
          <w:sz w:val="24"/>
        </w:rPr>
      </w:pPr>
      <w:r>
        <w:rPr>
          <w:rFonts w:ascii="黑体" w:eastAsia="黑体" w:hAnsi="宋体" w:hint="eastAsia"/>
          <w:sz w:val="24"/>
        </w:rPr>
        <w:t>20．投标有效期</w:t>
      </w:r>
    </w:p>
    <w:p>
      <w:pPr>
        <w:ind w:firstLine="412" w:firstLineChars="196"/>
        <w:rPr>
          <w:rFonts w:ascii="宋体" w:hAnsi="宋体"/>
          <w:szCs w:val="21"/>
        </w:rPr>
      </w:pPr>
      <w:bookmarkEnd w:id="85"/>
      <w:bookmarkStart w:id="87" w:name="_Hlk72402214"/>
      <w:r>
        <w:rPr>
          <w:rFonts w:ascii="宋体" w:hAnsi="宋体" w:hint="eastAsia"/>
          <w:szCs w:val="21"/>
        </w:rPr>
        <w:t>20.1 投标有效期为</w:t>
      </w:r>
      <w:r>
        <w:rPr>
          <w:rFonts w:ascii="Arial" w:hAnsi="Arial" w:cs="Arial" w:hint="eastAsia"/>
          <w:szCs w:val="21"/>
        </w:rPr>
        <w:t>从投标截止之日算起的日历天数。</w:t>
      </w:r>
      <w:r>
        <w:rPr>
          <w:rFonts w:ascii="宋体" w:hAnsi="宋体" w:hint="eastAsia"/>
          <w:szCs w:val="21"/>
        </w:rPr>
        <w:t>在此期限内，所有投标文件均保持有效。</w:t>
      </w:r>
    </w:p>
    <w:p>
      <w:pPr>
        <w:ind w:firstLine="412" w:firstLineChars="196"/>
        <w:rPr>
          <w:rFonts w:ascii="宋体" w:hAnsi="宋体"/>
          <w:szCs w:val="21"/>
        </w:rPr>
      </w:pPr>
      <w:r>
        <w:rPr>
          <w:rFonts w:ascii="宋体" w:hAnsi="宋体" w:hint="eastAsia"/>
          <w:szCs w:val="21"/>
        </w:rPr>
        <w:t>20.2 在特殊情况下，政府集中采购机构在原定的投标有效期满之前，政府集中采购机构可以根据需要以书面形式（包括政府集中采购机构网站公开发布方式）向投标人提出延长投标有效期的要求，对此要求投标人须以书面形式予以答复，投标人可以拒绝政府集中采购机构此项要求，其投标在原投标有效期满后不再有效。同意延长投标有效期的投标人不能要求也不允许修改其投标文件。</w:t>
      </w:r>
    </w:p>
    <w:p>
      <w:pPr>
        <w:ind w:firstLine="412" w:firstLineChars="196"/>
        <w:rPr>
          <w:rFonts w:ascii="宋体" w:hAnsi="宋体"/>
          <w:szCs w:val="21"/>
        </w:rPr>
      </w:pPr>
      <w:r>
        <w:rPr>
          <w:rFonts w:ascii="宋体" w:hAnsi="宋体" w:hint="eastAsia"/>
          <w:szCs w:val="21"/>
        </w:rPr>
        <w:t>20</w:t>
      </w:r>
      <w:r>
        <w:rPr>
          <w:rFonts w:ascii="宋体" w:hAnsi="宋体"/>
          <w:szCs w:val="21"/>
        </w:rPr>
        <w:t>.3</w:t>
      </w:r>
      <w:r>
        <w:rPr>
          <w:rFonts w:ascii="宋体" w:hAnsi="宋体" w:hint="eastAsia"/>
          <w:szCs w:val="21"/>
        </w:rPr>
        <w:t xml:space="preserve"> 中标供应商的投标文件有效期，截止于完成本招标文件规定的全部项目内容，并通过竣工验收及保修期结束。</w:t>
      </w:r>
    </w:p>
    <w:p>
      <w:pPr>
        <w:rPr>
          <w:rFonts w:ascii="黑体" w:eastAsia="黑体" w:hAnsi="宋体"/>
          <w:sz w:val="24"/>
        </w:rPr>
      </w:pPr>
      <w:bookmarkEnd w:id="87"/>
      <w:r>
        <w:rPr>
          <w:rFonts w:ascii="黑体" w:eastAsia="黑体" w:hAnsi="宋体" w:hint="eastAsia"/>
          <w:sz w:val="24"/>
        </w:rPr>
        <w:t>21．</w:t>
      </w:r>
      <w:bookmarkStart w:id="88" w:name="_Hlk72402325"/>
      <w:r>
        <w:rPr>
          <w:rFonts w:ascii="黑体" w:eastAsia="黑体" w:hAnsi="宋体" w:hint="eastAsia"/>
          <w:sz w:val="24"/>
        </w:rPr>
        <w:t xml:space="preserve">关于投标保证金 </w:t>
      </w:r>
    </w:p>
    <w:p>
      <w:pPr>
        <w:rPr>
          <w:rFonts w:ascii="宋体" w:hAnsi="宋体"/>
          <w:szCs w:val="21"/>
        </w:rPr>
      </w:pPr>
      <w:r>
        <w:rPr>
          <w:rFonts w:ascii="宋体" w:hAnsi="宋体" w:hint="eastAsia"/>
          <w:szCs w:val="21"/>
        </w:rPr>
        <w:t xml:space="preserve">    21.1 </w:t>
      </w:r>
      <w:r>
        <w:rPr>
          <w:rFonts w:hint="eastAsia"/>
        </w:rPr>
        <w:t>根据《深圳市财政局关于调整政府采购投标（响应）保证金管理政策的通知》（深财购〔2021〕51号）文的规定。</w:t>
      </w:r>
    </w:p>
    <w:p>
      <w:pPr>
        <w:rPr>
          <w:rFonts w:ascii="黑体" w:eastAsia="黑体" w:hAnsi="宋体"/>
          <w:sz w:val="24"/>
        </w:rPr>
      </w:pPr>
      <w:r>
        <w:rPr>
          <w:rFonts w:ascii="黑体" w:eastAsia="黑体" w:hAnsi="宋体" w:hint="eastAsia"/>
          <w:sz w:val="24"/>
        </w:rPr>
        <w:t>22．投标人的替代方案</w:t>
      </w:r>
    </w:p>
    <w:p>
      <w:pPr>
        <w:ind w:firstLine="412" w:firstLineChars="196"/>
        <w:rPr>
          <w:rFonts w:ascii="宋体" w:hAnsi="宋体"/>
          <w:szCs w:val="21"/>
        </w:rPr>
      </w:pPr>
      <w:r>
        <w:rPr>
          <w:rFonts w:ascii="宋体" w:hAnsi="宋体" w:hint="eastAsia"/>
          <w:szCs w:val="21"/>
        </w:rPr>
        <w:t>22.1投标人所提交的投标文件应完全满足招标文件（包括图纸和技术规范所示的基本技术设计）的要求。除非项目明确允许投标人提交替代方案，否则投标人有关替代方案的条款将初审不通过，作投标无效处理。</w:t>
      </w:r>
    </w:p>
    <w:p>
      <w:pPr>
        <w:ind w:firstLine="412" w:firstLineChars="196"/>
        <w:rPr>
          <w:rFonts w:ascii="宋体" w:hAnsi="宋体"/>
          <w:szCs w:val="21"/>
        </w:rPr>
      </w:pPr>
      <w:r>
        <w:rPr>
          <w:rFonts w:ascii="宋体" w:hAnsi="宋体" w:hint="eastAsia"/>
          <w:szCs w:val="21"/>
        </w:rPr>
        <w:t>22.2 如果允许投标人提交替代方案，则准备提交替代方案的投标人除应提交一份满足招标文件（包括图纸和技术规范所示的基本技术设计）要求的投标文件外，还应提交需评审其替代方案所需的全部资料，包括项目方案书、技术规范、替代方案报价书、所建议的项目方案及有关的其它详细资料。</w:t>
      </w:r>
    </w:p>
    <w:p>
      <w:pPr>
        <w:rPr>
          <w:rFonts w:ascii="黑体" w:eastAsia="黑体" w:hAnsi="宋体"/>
          <w:sz w:val="24"/>
        </w:rPr>
      </w:pPr>
      <w:bookmarkEnd w:id="88"/>
      <w:r>
        <w:rPr>
          <w:rFonts w:ascii="黑体" w:eastAsia="黑体" w:hAnsi="宋体" w:hint="eastAsia"/>
          <w:sz w:val="24"/>
        </w:rPr>
        <w:t>23．</w:t>
      </w:r>
      <w:bookmarkStart w:id="89" w:name="_Hlk72402860"/>
      <w:r>
        <w:rPr>
          <w:rFonts w:ascii="黑体" w:eastAsia="黑体" w:hAnsi="宋体"/>
          <w:sz w:val="24"/>
        </w:rPr>
        <w:t>投标文件的</w:t>
      </w:r>
      <w:r>
        <w:rPr>
          <w:rFonts w:ascii="黑体" w:eastAsia="黑体" w:hAnsi="宋体" w:hint="eastAsia"/>
          <w:sz w:val="24"/>
        </w:rPr>
        <w:t>制作</w:t>
      </w:r>
      <w:r>
        <w:rPr>
          <w:rFonts w:ascii="黑体" w:eastAsia="黑体" w:hAnsi="宋体"/>
          <w:sz w:val="24"/>
        </w:rPr>
        <w:t>要求</w:t>
      </w:r>
    </w:p>
    <w:p>
      <w:pPr>
        <w:ind w:firstLine="412" w:firstLineChars="196"/>
        <w:rPr>
          <w:rFonts w:ascii="宋体" w:hAnsi="宋体"/>
          <w:szCs w:val="21"/>
        </w:rPr>
      </w:pPr>
      <w:bookmarkEnd w:id="89"/>
      <w:r>
        <w:rPr>
          <w:rFonts w:ascii="宋体" w:hAnsi="宋体" w:hint="eastAsia"/>
          <w:szCs w:val="21"/>
        </w:rPr>
        <w:t>23.1投标人应准备所投项目的电子投标文件一份。此电子投标文件须由投标人根据政府集中采购机构提供的后缀名为.szczf的电子招标文件，下载并使用相应的深圳智慧采购平台投标文件制作专用软件打开招标文件（.szczf格式）【下载地址：</w:t>
      </w:r>
      <w:r>
        <w:rPr>
          <w:rFonts w:ascii="宋体" w:hAnsi="宋体"/>
          <w:szCs w:val="21"/>
        </w:rPr>
        <w:t>http://zfcg.szggzy.com/</w:t>
      </w:r>
      <w:r>
        <w:rPr>
          <w:rFonts w:ascii="宋体" w:hAnsi="宋体" w:hint="eastAsia"/>
          <w:szCs w:val="21"/>
        </w:rPr>
        <w:t>TPBidder/DownLoad/深圳市智慧采购平台投标文件制作专用软件.zip】。</w:t>
      </w:r>
    </w:p>
    <w:p>
      <w:pPr>
        <w:ind w:firstLine="412" w:firstLineChars="196"/>
        <w:rPr>
          <w:rFonts w:ascii="宋体" w:hAnsi="宋体"/>
          <w:szCs w:val="21"/>
        </w:rPr>
      </w:pPr>
      <w:r>
        <w:rPr>
          <w:rFonts w:ascii="宋体" w:hAnsi="宋体" w:hint="eastAsia"/>
          <w:szCs w:val="21"/>
        </w:rPr>
        <w:t>23.2投标人在使用《投标文件制作软件》编制投标书时须注意：</w:t>
      </w:r>
    </w:p>
    <w:p>
      <w:pPr>
        <w:ind w:firstLine="412" w:firstLineChars="196"/>
        <w:rPr>
          <w:rFonts w:ascii="宋体" w:hAnsi="宋体"/>
          <w:szCs w:val="21"/>
        </w:rPr>
      </w:pPr>
      <w:r>
        <w:rPr>
          <w:rFonts w:ascii="宋体" w:hAnsi="宋体" w:hint="eastAsia"/>
          <w:szCs w:val="21"/>
        </w:rPr>
        <w:t>23.2.1导入《投标文件制作软件》的招标文件项目编号、包号应与以此制作的投标文件项目编号、包号一致。例如，不能将甲项目A包的招标书导入《投标文件制作软件》，制作乙项目B包的投标书。</w:t>
      </w:r>
    </w:p>
    <w:p>
      <w:pPr>
        <w:ind w:firstLine="412" w:firstLineChars="196"/>
        <w:rPr>
          <w:rFonts w:ascii="宋体" w:hAnsi="宋体"/>
          <w:szCs w:val="21"/>
        </w:rPr>
      </w:pPr>
      <w:r>
        <w:rPr>
          <w:rFonts w:ascii="宋体" w:hAnsi="宋体" w:hint="eastAsia"/>
          <w:szCs w:val="21"/>
        </w:rPr>
        <w:t>23.2.2不能用非本公司的电子密钥加密本公司的投标文件，或者用其它公司的登录用户上传本公司的投标文件。</w:t>
      </w:r>
    </w:p>
    <w:p>
      <w:pPr>
        <w:ind w:firstLine="412" w:firstLineChars="196"/>
        <w:rPr>
          <w:rFonts w:ascii="宋体" w:hAnsi="宋体"/>
          <w:szCs w:val="21"/>
        </w:rPr>
      </w:pPr>
      <w:r>
        <w:rPr>
          <w:rFonts w:ascii="宋体" w:hAnsi="宋体" w:hint="eastAsia"/>
          <w:szCs w:val="21"/>
        </w:rPr>
        <w:t>23.2.3要求用《投标文件制作软件》编制投标书的包，不能用其它方式编制投标书。编制投标文件时，电脑须连通互联网。</w:t>
      </w:r>
    </w:p>
    <w:p>
      <w:pPr>
        <w:ind w:firstLine="412" w:firstLineChars="196"/>
        <w:rPr>
          <w:rFonts w:ascii="宋体" w:hAnsi="宋体"/>
          <w:szCs w:val="21"/>
        </w:rPr>
      </w:pPr>
      <w:r>
        <w:rPr>
          <w:rFonts w:ascii="宋体" w:hAnsi="宋体" w:hint="eastAsia"/>
          <w:szCs w:val="21"/>
        </w:rPr>
        <w:t>23.2.4投标文件不能带病毒。政府集中采购机构将用专业杀毒软件对投标文件进行病毒检测，如果这两种软件均报告发现病毒，则政府集中采购机构认为该投标文件带病毒。</w:t>
      </w:r>
    </w:p>
    <w:p>
      <w:pPr>
        <w:ind w:firstLine="412" w:firstLineChars="196"/>
        <w:rPr>
          <w:rFonts w:ascii="宋体" w:hAnsi="宋体"/>
          <w:szCs w:val="21"/>
        </w:rPr>
      </w:pPr>
      <w:r>
        <w:rPr>
          <w:rFonts w:ascii="宋体" w:hAnsi="宋体" w:hint="eastAsia"/>
          <w:szCs w:val="21"/>
        </w:rPr>
        <w:t>23.2.5完整填写“投标关键信息”，如下图所示：</w:t>
      </w:r>
    </w:p>
    <w:p>
      <w:pPr>
        <w:rPr>
          <w:rFonts w:ascii="宋体" w:hAnsi="宋体"/>
          <w:szCs w:val="21"/>
        </w:rPr>
      </w:pPr>
      <w:r>
        <w:rPr>
          <w:rFonts w:ascii="宋体" w:hAnsi="宋体"/>
          <w:szCs w:val="21"/>
        </w:rPr>
        <w:drawing>
          <wp:inline distT="0" distB="0" distL="0" distR="0">
            <wp:extent cx="5278755" cy="2721610"/>
            <wp:effectExtent l="0" t="0" r="17145" b="2540"/>
            <wp:docPr id="6" name="图片 6" descr="图形用户界面,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图形用户界面, 应用程序&#10;&#10;描述已自动生成"/>
                    <pic:cNvPicPr>
                      <a:picLocks noChangeAspect="1" noChangeArrowheads="1"/>
                    </pic:cNvPicPr>
                  </pic:nvPicPr>
                  <pic:blipFill>
                    <a:blip xmlns:r="http://schemas.openxmlformats.org/officeDocument/2006/relationships" r:embed="rId6" cstate="print">
                      <a:extLst>
                        <a:ext xmlns:a="http://schemas.openxmlformats.org/drawingml/2006/main" uri="{28A0092B-C50C-407E-A947-70E740481C1C}">
                          <a14:useLocalDpi xmlns:a14="http://schemas.microsoft.com/office/drawing/2010/main" val="0"/>
                        </a:ext>
                      </a:extLst>
                    </a:blip>
                    <a:stretch>
                      <a:fillRect/>
                    </a:stretch>
                  </pic:blipFill>
                  <pic:spPr>
                    <a:xfrm>
                      <a:off x="0" y="0"/>
                      <a:ext cx="5278755" cy="2721610"/>
                    </a:xfrm>
                    <a:prstGeom prst="rect">
                      <a:avLst/>
                    </a:prstGeom>
                    <a:noFill/>
                    <a:ln>
                      <a:noFill/>
                    </a:ln>
                  </pic:spPr>
                </pic:pic>
              </a:graphicData>
            </a:graphic>
          </wp:inline>
        </w:drawing>
      </w:r>
    </w:p>
    <w:p>
      <w:pPr>
        <w:ind w:firstLine="412" w:firstLineChars="196"/>
        <w:rPr>
          <w:rFonts w:ascii="宋体" w:hAnsi="宋体"/>
          <w:szCs w:val="21"/>
        </w:rPr>
      </w:pPr>
      <w:r>
        <w:rPr>
          <w:rFonts w:ascii="宋体" w:hAnsi="宋体" w:hint="eastAsia"/>
          <w:szCs w:val="21"/>
        </w:rPr>
        <w:t>备注：上述“开标一览表”中的“投标报价”将作为价格分计算依据；其它信息仅是对投标文件相关内容的概括性表述，不作为评审依据。若本项目的“开标一览表”栏目格式填写有其他要求的，将在招标文件第一册专用条款第二章“对通用条款的补充内容”予以说明。</w:t>
      </w:r>
    </w:p>
    <w:p>
      <w:pPr>
        <w:ind w:firstLine="412" w:firstLineChars="196"/>
        <w:rPr>
          <w:rFonts w:ascii="宋体" w:hAnsi="宋体"/>
          <w:szCs w:val="21"/>
        </w:rPr>
      </w:pPr>
    </w:p>
    <w:p>
      <w:pPr>
        <w:ind w:firstLine="412" w:firstLineChars="196"/>
        <w:rPr>
          <w:rFonts w:ascii="宋体" w:hAnsi="宋体"/>
          <w:szCs w:val="21"/>
        </w:rPr>
      </w:pPr>
      <w:r>
        <w:rPr>
          <w:rFonts w:ascii="宋体" w:hAnsi="宋体" w:hint="eastAsia"/>
          <w:szCs w:val="21"/>
        </w:rPr>
        <w:t>23.2.6投标人在编辑投标文件时，在投标文件目录中属于本节点内容的必须在本节点中填写，填写到其他节点或附件，一切后果由供应商自行承担。</w:t>
      </w:r>
    </w:p>
    <w:p>
      <w:pPr>
        <w:ind w:firstLine="412" w:firstLineChars="196"/>
        <w:rPr>
          <w:rFonts w:ascii="宋体" w:hAnsi="宋体"/>
          <w:szCs w:val="21"/>
        </w:rPr>
      </w:pPr>
      <w:r>
        <w:rPr>
          <w:rFonts w:ascii="宋体" w:hAnsi="宋体" w:hint="eastAsia"/>
          <w:szCs w:val="21"/>
        </w:rPr>
        <w:t>23.2.7投标文件编写完成后，必须用属于投标人的电子密钥进行加密，否则视同未盖公章，将导致投标文件无效。</w:t>
      </w:r>
    </w:p>
    <w:p>
      <w:pPr>
        <w:ind w:firstLine="412" w:firstLineChars="196"/>
        <w:rPr>
          <w:rFonts w:ascii="宋体" w:hAnsi="宋体"/>
          <w:szCs w:val="21"/>
        </w:rPr>
      </w:pPr>
      <w:r>
        <w:rPr>
          <w:rFonts w:ascii="宋体" w:hAnsi="宋体" w:hint="eastAsia"/>
          <w:szCs w:val="21"/>
        </w:rPr>
        <w:t>23.2.8政府集中采购机构不接受投标截止时间后递交的纸质、电子、传真等所有形式的投标文件。由于对网上政府采购系统操作不熟悉或自身电脑、网络等原因导致不能在投标截止时间之前上传投标文件，政府集中采购机构概不负责。建议于开标前一个工作日完成投标文件的制作与上传，如上传确有困难，请及时咨询。</w:t>
      </w:r>
    </w:p>
    <w:p>
      <w:pPr>
        <w:ind w:firstLine="412" w:firstLineChars="196"/>
        <w:rPr>
          <w:rFonts w:ascii="宋体" w:hAnsi="宋体"/>
          <w:szCs w:val="21"/>
        </w:rPr>
      </w:pPr>
      <w:r>
        <w:rPr>
          <w:rFonts w:ascii="宋体" w:hAnsi="宋体" w:hint="eastAsia"/>
          <w:szCs w:val="21"/>
        </w:rPr>
        <w:t>23.2.9如果开标时出现网络故障、技术故障，影响了政府采购活动，政府集中采购机构有权采取措施如延期、接受无法从网上上传的投标书等，以保障政府采购活动的公开、公平和公正。</w:t>
      </w:r>
    </w:p>
    <w:p>
      <w:pPr>
        <w:ind w:firstLine="412" w:firstLineChars="196"/>
        <w:rPr>
          <w:rFonts w:ascii="宋体" w:hAnsi="宋体"/>
          <w:szCs w:val="21"/>
        </w:rPr>
      </w:pPr>
      <w:r>
        <w:rPr>
          <w:rFonts w:ascii="宋体" w:hAnsi="宋体" w:hint="eastAsia"/>
          <w:szCs w:val="21"/>
        </w:rPr>
        <w:t>23.3电报、电话、传真形式的投标概不接受。</w:t>
      </w:r>
    </w:p>
    <w:p>
      <w:pPr>
        <w:ind w:firstLine="412" w:firstLineChars="196"/>
        <w:rPr>
          <w:rFonts w:ascii="宋体" w:hAnsi="宋体"/>
          <w:szCs w:val="21"/>
        </w:rPr>
      </w:pPr>
      <w:r>
        <w:rPr>
          <w:rFonts w:ascii="宋体" w:hAnsi="宋体" w:hint="eastAsia"/>
          <w:szCs w:val="21"/>
        </w:rPr>
        <w:t>23.4经投标人电子密钥加密的投标文件无须盖章或签字，专用条款另有要求的除外。</w:t>
      </w:r>
    </w:p>
    <w:p>
      <w:pPr>
        <w:ind w:firstLine="412" w:firstLineChars="196"/>
        <w:rPr>
          <w:rFonts w:ascii="宋体" w:hAnsi="宋体"/>
          <w:szCs w:val="21"/>
        </w:rPr>
      </w:pPr>
      <w:r>
        <w:rPr>
          <w:rFonts w:ascii="宋体" w:hAnsi="宋体" w:hint="eastAsia"/>
          <w:szCs w:val="21"/>
        </w:rPr>
        <w:t>23.5 各类资格（资质）文件提供扫描件，专用条款另有要求的除外。</w:t>
      </w:r>
    </w:p>
    <w:p>
      <w:pPr>
        <w:pStyle w:val="Heading2"/>
        <w:numPr>
          <w:ilvl w:val="0"/>
          <w:numId w:val="9"/>
        </w:numPr>
        <w:spacing w:before="120" w:beforeLines="50" w:after="120" w:afterLines="50"/>
        <w:ind w:left="562" w:hanging="562"/>
        <w:rPr>
          <w:sz w:val="28"/>
          <w:szCs w:val="28"/>
        </w:rPr>
      </w:pPr>
      <w:r>
        <w:rPr>
          <w:rFonts w:hint="eastAsia"/>
          <w:sz w:val="28"/>
          <w:szCs w:val="28"/>
        </w:rPr>
        <w:t>投标文件的递交</w:t>
      </w:r>
    </w:p>
    <w:p>
      <w:pPr>
        <w:rPr>
          <w:rFonts w:ascii="黑体" w:eastAsia="黑体" w:hAnsi="宋体"/>
          <w:sz w:val="24"/>
        </w:rPr>
      </w:pPr>
      <w:bookmarkStart w:id="90" w:name="_Hlk72405459"/>
      <w:r>
        <w:rPr>
          <w:rFonts w:ascii="黑体" w:eastAsia="黑体" w:hAnsi="宋体" w:hint="eastAsia"/>
          <w:sz w:val="24"/>
        </w:rPr>
        <w:t>24．投标文件的保密</w:t>
      </w:r>
    </w:p>
    <w:p>
      <w:pPr>
        <w:widowControl/>
        <w:ind w:firstLine="412" w:firstLineChars="196"/>
        <w:jc w:val="left"/>
        <w:rPr>
          <w:rFonts w:ascii="宋体" w:eastAsia="Times New Roman" w:hAnsi="宋体"/>
          <w:kern w:val="0"/>
          <w:szCs w:val="21"/>
        </w:rPr>
      </w:pPr>
      <w:r>
        <w:rPr>
          <w:rFonts w:ascii="宋体" w:eastAsia="Times New Roman" w:hAnsi="宋体" w:hint="eastAsia"/>
          <w:kern w:val="0"/>
          <w:szCs w:val="21"/>
        </w:rPr>
        <w:t>24.1在投标文件制作完成后，在投标文件制作软件点击【生成标书】按钮进入【填写开标一览表界面】界面，在该界面填写完开标一览表信息后点击【确定】，进入投标文件生成环节。投标文件制作软件会在投标文件生成过程中，提示用户输入密码，输入密码后对标文件自动进行加密，此加密程序确保投标文件在到达开标时间后才能解密查看。在加密过程中，请按照软件提示进行操作。加密操作界面如下图所示：</w:t>
      </w:r>
    </w:p>
    <w:p>
      <w:pPr>
        <w:widowControl/>
        <w:jc w:val="left"/>
        <w:rPr>
          <w:rFonts w:ascii="宋体" w:eastAsia="Times New Roman" w:hAnsi="宋体"/>
          <w:kern w:val="0"/>
          <w:sz w:val="24"/>
        </w:rPr>
      </w:pPr>
      <w:r>
        <w:rPr>
          <w:rFonts w:ascii="宋体" w:eastAsia="Times New Roman" w:hAnsi="宋体"/>
          <w:kern w:val="0"/>
          <w:sz w:val="24"/>
        </w:rPr>
        <w:drawing>
          <wp:inline distT="0" distB="0" distL="0" distR="0">
            <wp:extent cx="5278755" cy="2721610"/>
            <wp:effectExtent l="0" t="0" r="9525" b="6350"/>
            <wp:docPr id="7" name="图片 7" descr="图形用户界面,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图形用户界面, 应用程序&#10;&#10;描述已自动生成"/>
                    <pic:cNvPicPr>
                      <a:picLocks noChangeAspect="1" noChangeArrowheads="1"/>
                    </pic:cNvPicPr>
                  </pic:nvPicPr>
                  <pic:blipFill>
                    <a:blip xmlns:r="http://schemas.openxmlformats.org/officeDocument/2006/relationships" r:embed="rId6" cstate="print">
                      <a:extLst>
                        <a:ext xmlns:a="http://schemas.openxmlformats.org/drawingml/2006/main" uri="{28A0092B-C50C-407E-A947-70E740481C1C}">
                          <a14:useLocalDpi xmlns:a14="http://schemas.microsoft.com/office/drawing/2010/main" val="0"/>
                        </a:ext>
                      </a:extLst>
                    </a:blip>
                    <a:stretch>
                      <a:fillRect/>
                    </a:stretch>
                  </pic:blipFill>
                  <pic:spPr>
                    <a:xfrm>
                      <a:off x="0" y="0"/>
                      <a:ext cx="5278755" cy="2721610"/>
                    </a:xfrm>
                    <a:prstGeom prst="rect">
                      <a:avLst/>
                    </a:prstGeom>
                    <a:noFill/>
                    <a:ln>
                      <a:noFill/>
                    </a:ln>
                  </pic:spPr>
                </pic:pic>
              </a:graphicData>
            </a:graphic>
          </wp:inline>
        </w:drawing>
      </w:r>
    </w:p>
    <w:p>
      <w:pPr>
        <w:widowControl/>
        <w:ind w:firstLine="412" w:firstLineChars="196"/>
        <w:jc w:val="left"/>
        <w:rPr>
          <w:rFonts w:ascii="宋体" w:eastAsia="Times New Roman" w:hAnsi="宋体"/>
          <w:kern w:val="0"/>
          <w:szCs w:val="21"/>
        </w:rPr>
      </w:pPr>
      <w:r>
        <w:rPr>
          <w:rFonts w:ascii="宋体" w:eastAsia="Times New Roman" w:hAnsi="宋体" w:hint="eastAsia"/>
          <w:kern w:val="0"/>
          <w:szCs w:val="21"/>
        </w:rPr>
        <w:t>在投标文件制作软件点击【生成标书】按钮进入【填写开标一览表界面】界面，在该界面填写完开标一览表信息后点击【确定】，进入投标文件生成环节。</w:t>
      </w:r>
      <w:r>
        <w:rPr>
          <w:rFonts w:ascii="宋体" w:eastAsia="Times New Roman" w:hAnsi="宋体"/>
          <w:kern w:val="0"/>
          <w:szCs w:val="21"/>
        </w:rPr>
        <w:drawing>
          <wp:inline distT="0" distB="0" distL="0" distR="0">
            <wp:extent cx="5278755" cy="2732405"/>
            <wp:effectExtent l="0" t="0" r="9525" b="10795"/>
            <wp:docPr id="8" name="图片 8" descr="图形用户界面&#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图形用户界面&#10;&#10;描述已自动生成"/>
                    <pic:cNvPicPr>
                      <a:picLocks noChangeAspect="1" noChangeArrowheads="1"/>
                    </pic:cNvPicPr>
                  </pic:nvPicPr>
                  <pic:blipFill>
                    <a:blip xmlns:r="http://schemas.openxmlformats.org/officeDocument/2006/relationships" r:embed="rId7" cstate="print">
                      <a:extLst>
                        <a:ext xmlns:a="http://schemas.openxmlformats.org/drawingml/2006/main" uri="{28A0092B-C50C-407E-A947-70E740481C1C}">
                          <a14:useLocalDpi xmlns:a14="http://schemas.microsoft.com/office/drawing/2010/main" val="0"/>
                        </a:ext>
                      </a:extLst>
                    </a:blip>
                    <a:stretch>
                      <a:fillRect/>
                    </a:stretch>
                  </pic:blipFill>
                  <pic:spPr>
                    <a:xfrm>
                      <a:off x="0" y="0"/>
                      <a:ext cx="5278755" cy="2732405"/>
                    </a:xfrm>
                    <a:prstGeom prst="rect">
                      <a:avLst/>
                    </a:prstGeom>
                    <a:noFill/>
                    <a:ln>
                      <a:noFill/>
                    </a:ln>
                  </pic:spPr>
                </pic:pic>
              </a:graphicData>
            </a:graphic>
          </wp:inline>
        </w:drawing>
      </w:r>
    </w:p>
    <w:p>
      <w:pPr>
        <w:widowControl/>
        <w:ind w:firstLine="412" w:firstLineChars="196"/>
        <w:jc w:val="left"/>
        <w:rPr>
          <w:rFonts w:ascii="宋体" w:eastAsia="Times New Roman" w:hAnsi="宋体"/>
          <w:kern w:val="0"/>
          <w:szCs w:val="21"/>
        </w:rPr>
      </w:pPr>
      <w:r>
        <w:rPr>
          <w:rFonts w:ascii="宋体" w:eastAsia="Times New Roman" w:hAnsi="宋体" w:hint="eastAsia"/>
          <w:kern w:val="0"/>
          <w:szCs w:val="21"/>
        </w:rPr>
        <w:t>投标文件制作软件会在投标文件生成过程中，提示用户输入密码，输入密码后对标文件自动进行加密。</w:t>
      </w:r>
    </w:p>
    <w:p>
      <w:pPr>
        <w:rPr>
          <w:rFonts w:ascii="宋体" w:hAnsi="宋体"/>
          <w:b/>
          <w:szCs w:val="21"/>
        </w:rPr>
      </w:pPr>
      <w:r>
        <w:rPr>
          <w:rFonts w:ascii="宋体" w:hAnsi="宋体" w:hint="eastAsia"/>
          <w:b/>
          <w:szCs w:val="21"/>
        </w:rPr>
        <w:t>24.2若采购项目出现延期情况：</w:t>
      </w:r>
    </w:p>
    <w:p>
      <w:pPr>
        <w:widowControl/>
        <w:ind w:firstLine="420" w:firstLineChars="200"/>
        <w:jc w:val="left"/>
        <w:rPr>
          <w:rFonts w:ascii="黑体" w:eastAsia="黑体" w:hAnsi="宋体"/>
          <w:b/>
          <w:kern w:val="0"/>
          <w:szCs w:val="21"/>
        </w:rPr>
      </w:pPr>
      <w:r>
        <w:rPr>
          <w:rFonts w:ascii="宋体" w:eastAsia="Times New Roman" w:hAnsi="宋体" w:hint="eastAsia"/>
          <w:b/>
          <w:kern w:val="0"/>
          <w:szCs w:val="21"/>
        </w:rPr>
        <w:t>如果供下载的招标文件（后缀名为.</w:t>
      </w:r>
      <w:r>
        <w:rPr>
          <w:rFonts w:ascii="宋体" w:eastAsia="Times New Roman" w:hAnsi="宋体"/>
          <w:b/>
          <w:kern w:val="0"/>
          <w:szCs w:val="21"/>
        </w:rPr>
        <w:t>szczf</w:t>
      </w:r>
      <w:r>
        <w:rPr>
          <w:rFonts w:ascii="宋体" w:eastAsia="Times New Roman" w:hAnsi="宋体" w:hint="eastAsia"/>
          <w:b/>
          <w:kern w:val="0"/>
          <w:szCs w:val="21"/>
        </w:rPr>
        <w:t>）有更新，投标人必须重新下载招标文件、重新制作投标文件、重新加密投标文件、重新上传投标文件；如果供下载的招标文件（后缀名为.</w:t>
      </w:r>
      <w:r>
        <w:rPr>
          <w:rFonts w:ascii="宋体" w:eastAsia="Times New Roman" w:hAnsi="宋体"/>
          <w:b/>
          <w:kern w:val="0"/>
          <w:szCs w:val="21"/>
        </w:rPr>
        <w:t>szczf</w:t>
      </w:r>
      <w:r>
        <w:rPr>
          <w:rFonts w:ascii="宋体" w:eastAsia="Times New Roman" w:hAnsi="宋体" w:hint="eastAsia"/>
          <w:b/>
          <w:kern w:val="0"/>
          <w:szCs w:val="21"/>
        </w:rPr>
        <w:t>）没有更新，投标人必须重新加密投标文件、重新上传投标文件（是否重新制作投标文件根据项目实际情况定）。否则，投标人自行承担投标文件无法解密导致投标无效的后果。</w:t>
      </w:r>
    </w:p>
    <w:p>
      <w:pPr>
        <w:ind w:firstLine="420" w:firstLineChars="200"/>
        <w:rPr>
          <w:rFonts w:ascii="黑体" w:eastAsia="黑体" w:hAnsi="宋体"/>
          <w:b/>
          <w:sz w:val="24"/>
        </w:rPr>
      </w:pPr>
    </w:p>
    <w:p>
      <w:pPr>
        <w:rPr>
          <w:rFonts w:ascii="黑体" w:eastAsia="黑体" w:hAnsi="宋体"/>
          <w:sz w:val="24"/>
        </w:rPr>
      </w:pPr>
      <w:r>
        <w:rPr>
          <w:rFonts w:ascii="黑体" w:eastAsia="黑体" w:hAnsi="宋体" w:hint="eastAsia"/>
          <w:sz w:val="24"/>
        </w:rPr>
        <w:t>25．上传投标文件及投标截止日期</w:t>
      </w:r>
    </w:p>
    <w:p>
      <w:pPr>
        <w:widowControl/>
        <w:ind w:firstLine="412" w:firstLineChars="196"/>
        <w:rPr>
          <w:rFonts w:ascii="宋体" w:eastAsia="Times New Roman" w:hAnsi="宋体"/>
          <w:kern w:val="0"/>
          <w:szCs w:val="21"/>
        </w:rPr>
      </w:pPr>
      <w:r>
        <w:rPr>
          <w:rFonts w:ascii="宋体" w:eastAsia="Times New Roman" w:hAnsi="宋体" w:hint="eastAsia"/>
          <w:kern w:val="0"/>
          <w:szCs w:val="21"/>
        </w:rPr>
        <w:t>25</w:t>
      </w:r>
      <w:r>
        <w:rPr>
          <w:rFonts w:ascii="宋体" w:eastAsia="Times New Roman" w:hAnsi="宋体"/>
          <w:kern w:val="0"/>
          <w:szCs w:val="21"/>
        </w:rPr>
        <w:t>.</w:t>
      </w:r>
      <w:r>
        <w:rPr>
          <w:rFonts w:ascii="宋体" w:eastAsia="Times New Roman" w:hAnsi="宋体" w:hint="eastAsia"/>
          <w:kern w:val="0"/>
          <w:szCs w:val="21"/>
        </w:rPr>
        <w:t>1实行网上投标，</w:t>
      </w:r>
      <w:r>
        <w:rPr>
          <w:rFonts w:ascii="宋体" w:eastAsia="Times New Roman" w:hAnsi="宋体"/>
          <w:kern w:val="0"/>
          <w:szCs w:val="21"/>
        </w:rPr>
        <w:t>投标人必须</w:t>
      </w:r>
      <w:r>
        <w:rPr>
          <w:rFonts w:ascii="宋体" w:eastAsia="Times New Roman" w:hAnsi="宋体" w:hint="eastAsia"/>
          <w:kern w:val="0"/>
          <w:szCs w:val="21"/>
        </w:rPr>
        <w:t>在招标</w:t>
      </w:r>
      <w:r>
        <w:rPr>
          <w:rFonts w:ascii="宋体" w:eastAsia="Times New Roman" w:hAnsi="宋体"/>
          <w:kern w:val="0"/>
          <w:szCs w:val="21"/>
        </w:rPr>
        <w:t>文件规定的投标截止时间前</w:t>
      </w:r>
      <w:r>
        <w:rPr>
          <w:rFonts w:ascii="宋体" w:eastAsia="Times New Roman" w:hAnsi="宋体" w:hint="eastAsia"/>
          <w:kern w:val="0"/>
          <w:szCs w:val="21"/>
        </w:rPr>
        <w:t>用电子密钥登录“深圳政府采购智慧平台系统（http://zfcg.szggzy.com:8081/）”</w:t>
      </w:r>
      <w:r>
        <w:rPr>
          <w:rFonts w:ascii="宋体" w:hAnsi="宋体" w:hint="eastAsia"/>
          <w:kern w:val="0"/>
          <w:szCs w:val="21"/>
        </w:rPr>
        <w:t>后</w:t>
      </w:r>
      <w:r>
        <w:rPr>
          <w:rFonts w:ascii="宋体" w:eastAsia="Times New Roman" w:hAnsi="宋体" w:hint="eastAsia"/>
          <w:kern w:val="0"/>
          <w:szCs w:val="21"/>
        </w:rPr>
        <w:t>，用“【我的项目】→【项目流程】→【递交投标(应答)文件】”功能点上传投标文件。如果确有困难，多次上传均告失败，请在投标截止时间之前</w:t>
      </w:r>
      <w:r>
        <w:rPr>
          <w:rFonts w:ascii="宋体" w:hAnsi="宋体" w:hint="eastAsia"/>
          <w:kern w:val="0"/>
          <w:szCs w:val="21"/>
        </w:rPr>
        <w:t>咨询</w:t>
      </w:r>
      <w:r>
        <w:rPr>
          <w:rFonts w:ascii="宋体" w:eastAsia="Times New Roman" w:hAnsi="宋体" w:hint="eastAsia"/>
          <w:kern w:val="0"/>
          <w:szCs w:val="21"/>
        </w:rPr>
        <w:t>热线电话:</w:t>
      </w:r>
      <w:r>
        <w:rPr>
          <w:rFonts w:ascii="宋体" w:hAnsi="宋体" w:hint="eastAsia"/>
          <w:kern w:val="0"/>
          <w:szCs w:val="21"/>
        </w:rPr>
        <w:t>0755-</w:t>
      </w:r>
      <w:r>
        <w:rPr>
          <w:rFonts w:ascii="宋体" w:eastAsia="Times New Roman" w:hAnsi="宋体" w:hint="eastAsia"/>
          <w:kern w:val="0"/>
          <w:szCs w:val="21"/>
        </w:rPr>
        <w:t>83938599，83948100，83938584</w:t>
      </w:r>
      <w:r>
        <w:rPr>
          <w:rFonts w:ascii="宋体" w:eastAsia="Times New Roman" w:hAnsi="宋体" w:hint="eastAsia"/>
          <w:b/>
          <w:bCs/>
          <w:kern w:val="0"/>
          <w:szCs w:val="21"/>
        </w:rPr>
        <w:t>。</w:t>
      </w:r>
    </w:p>
    <w:p>
      <w:pPr>
        <w:widowControl/>
        <w:ind w:firstLine="412" w:firstLineChars="196"/>
        <w:jc w:val="left"/>
        <w:rPr>
          <w:rFonts w:ascii="宋体" w:eastAsia="Times New Roman" w:hAnsi="宋体"/>
          <w:kern w:val="0"/>
          <w:szCs w:val="21"/>
        </w:rPr>
      </w:pPr>
      <w:r>
        <w:rPr>
          <w:rFonts w:ascii="宋体" w:hAnsi="宋体" w:hint="eastAsia"/>
          <w:szCs w:val="21"/>
        </w:rPr>
        <w:t>25.2深圳公共资源交易中心（</w:t>
      </w:r>
      <w:r>
        <w:rPr>
          <w:rFonts w:ascii="宋体" w:hAnsi="宋体" w:cs="宋体" w:hint="eastAsia"/>
          <w:szCs w:val="21"/>
        </w:rPr>
        <w:t>深圳交易集团有限公司坪山分公司</w:t>
      </w:r>
      <w:r>
        <w:rPr>
          <w:rFonts w:ascii="宋体" w:hAnsi="宋体" w:hint="eastAsia"/>
          <w:szCs w:val="21"/>
        </w:rPr>
        <w:t>）可以按本通用条款第13条规定，通过修改招标文件自行决定酌情延长投标截止期。在此情况下，深圳公共资源交易中心（深圳交易集团有限公司坪山分公司）、采购单位和投标人受投标截止期制约的所有权利和义务均应延长至新的截止期。在项目延期后，出于投标文件的保密考虑，建议投标人重新加密投标文件，重新上传。</w:t>
      </w:r>
    </w:p>
    <w:p>
      <w:pPr>
        <w:ind w:firstLine="412" w:firstLineChars="196"/>
        <w:rPr>
          <w:rFonts w:ascii="宋体" w:hAnsi="宋体"/>
        </w:rPr>
      </w:pPr>
      <w:r>
        <w:rPr>
          <w:rFonts w:ascii="宋体" w:hAnsi="宋体" w:hint="eastAsia"/>
        </w:rPr>
        <w:t>25</w:t>
      </w:r>
      <w:r>
        <w:rPr>
          <w:rFonts w:ascii="宋体" w:hAnsi="宋体"/>
        </w:rPr>
        <w:t>.</w:t>
      </w:r>
      <w:r>
        <w:rPr>
          <w:rFonts w:ascii="宋体" w:hAnsi="宋体" w:hint="eastAsia"/>
        </w:rPr>
        <w:t>3投标截止时间以后不得上传投标文件。</w:t>
      </w:r>
    </w:p>
    <w:p>
      <w:pPr>
        <w:rPr>
          <w:rFonts w:ascii="黑体" w:eastAsia="黑体" w:hAnsi="宋体"/>
          <w:sz w:val="24"/>
        </w:rPr>
      </w:pPr>
      <w:bookmarkEnd w:id="90"/>
      <w:r>
        <w:rPr>
          <w:rFonts w:ascii="黑体" w:eastAsia="黑体" w:hAnsi="宋体" w:hint="eastAsia"/>
          <w:sz w:val="24"/>
        </w:rPr>
        <w:t>26. 样品、现场演示、方案讲解</w:t>
      </w:r>
    </w:p>
    <w:p>
      <w:pPr>
        <w:ind w:firstLine="412" w:firstLineChars="196"/>
        <w:rPr>
          <w:rFonts w:ascii="宋体" w:hAnsi="宋体"/>
          <w:szCs w:val="21"/>
        </w:rPr>
      </w:pPr>
      <w:r>
        <w:rPr>
          <w:rFonts w:ascii="宋体" w:hAnsi="宋体" w:hint="eastAsia"/>
          <w:szCs w:val="21"/>
        </w:rPr>
        <w:t>26.1 样品、现场演示、方案讲解等事项在招标文件专用条款中进行规定。</w:t>
      </w:r>
    </w:p>
    <w:p>
      <w:pPr>
        <w:rPr>
          <w:rFonts w:ascii="黑体" w:eastAsia="黑体" w:hAnsi="宋体"/>
          <w:sz w:val="24"/>
        </w:rPr>
      </w:pPr>
      <w:bookmarkStart w:id="91" w:name="_Hlk72428346"/>
      <w:r>
        <w:rPr>
          <w:rFonts w:ascii="黑体" w:eastAsia="黑体" w:hAnsi="宋体"/>
          <w:sz w:val="24"/>
        </w:rPr>
        <w:t>2</w:t>
      </w:r>
      <w:r>
        <w:rPr>
          <w:rFonts w:ascii="黑体" w:eastAsia="黑体" w:hAnsi="宋体" w:hint="eastAsia"/>
          <w:sz w:val="24"/>
        </w:rPr>
        <w:t>7．</w:t>
      </w:r>
      <w:r>
        <w:rPr>
          <w:rFonts w:ascii="黑体" w:eastAsia="黑体" w:hAnsi="宋体"/>
          <w:sz w:val="24"/>
        </w:rPr>
        <w:t>投标文件的修改和撤销</w:t>
      </w:r>
    </w:p>
    <w:p>
      <w:pPr>
        <w:ind w:firstLine="412" w:firstLineChars="196"/>
        <w:rPr>
          <w:rFonts w:ascii="宋体" w:hAnsi="宋体"/>
        </w:rPr>
      </w:pPr>
      <w:r>
        <w:rPr>
          <w:rFonts w:ascii="宋体" w:hAnsi="宋体"/>
        </w:rPr>
        <w:t>2</w:t>
      </w:r>
      <w:r>
        <w:rPr>
          <w:rFonts w:ascii="宋体" w:hAnsi="宋体" w:hint="eastAsia"/>
        </w:rPr>
        <w:t>7</w:t>
      </w:r>
      <w:r>
        <w:rPr>
          <w:rFonts w:ascii="宋体" w:hAnsi="宋体"/>
        </w:rPr>
        <w:t>.</w:t>
      </w:r>
      <w:r>
        <w:rPr>
          <w:rFonts w:ascii="宋体" w:hAnsi="宋体" w:hint="eastAsia"/>
        </w:rPr>
        <w:t>1</w:t>
      </w:r>
      <w:r>
        <w:rPr>
          <w:rFonts w:ascii="宋体" w:hAnsi="宋体"/>
        </w:rPr>
        <w:t>投标方在提交投标文件后可对其投标文件进行修改</w:t>
      </w:r>
      <w:r>
        <w:rPr>
          <w:rFonts w:ascii="宋体" w:hAnsi="宋体" w:hint="eastAsia"/>
        </w:rPr>
        <w:t>并重新上传投标文件</w:t>
      </w:r>
      <w:r>
        <w:rPr>
          <w:rFonts w:ascii="宋体" w:hAnsi="宋体"/>
        </w:rPr>
        <w:t>或</w:t>
      </w:r>
      <w:r>
        <w:rPr>
          <w:rFonts w:ascii="宋体" w:hAnsi="宋体" w:hint="eastAsia"/>
        </w:rPr>
        <w:t>在网上进行</w:t>
      </w:r>
      <w:r>
        <w:rPr>
          <w:rFonts w:ascii="宋体" w:hAnsi="宋体"/>
        </w:rPr>
        <w:t>撤销</w:t>
      </w:r>
      <w:r>
        <w:rPr>
          <w:rFonts w:ascii="宋体" w:hAnsi="宋体" w:hint="eastAsia"/>
        </w:rPr>
        <w:t>投标的操作</w:t>
      </w:r>
      <w:r>
        <w:rPr>
          <w:rFonts w:ascii="宋体" w:hAnsi="宋体"/>
        </w:rPr>
        <w:t>。</w:t>
      </w:r>
    </w:p>
    <w:p>
      <w:pPr>
        <w:ind w:firstLine="412" w:firstLineChars="196"/>
        <w:rPr>
          <w:rFonts w:ascii="宋体" w:hAnsi="宋体"/>
        </w:rPr>
      </w:pPr>
      <w:r>
        <w:rPr>
          <w:rFonts w:ascii="宋体" w:hAnsi="宋体"/>
        </w:rPr>
        <w:t>2</w:t>
      </w:r>
      <w:r>
        <w:rPr>
          <w:rFonts w:ascii="宋体" w:hAnsi="宋体" w:hint="eastAsia"/>
        </w:rPr>
        <w:t>7</w:t>
      </w:r>
      <w:r>
        <w:rPr>
          <w:rFonts w:ascii="宋体" w:hAnsi="宋体"/>
        </w:rPr>
        <w:t>.</w:t>
      </w:r>
      <w:r>
        <w:rPr>
          <w:rFonts w:ascii="宋体" w:hAnsi="宋体" w:hint="eastAsia"/>
        </w:rPr>
        <w:t>2</w:t>
      </w:r>
      <w:r>
        <w:rPr>
          <w:rFonts w:ascii="宋体" w:hAnsi="宋体"/>
        </w:rPr>
        <w:t>投标截止时间以后不得修改投标文件。</w:t>
      </w:r>
    </w:p>
    <w:p>
      <w:pPr>
        <w:ind w:firstLine="412" w:firstLineChars="196"/>
        <w:rPr>
          <w:rFonts w:ascii="宋体" w:hAnsi="宋体"/>
        </w:rPr>
      </w:pPr>
      <w:r>
        <w:rPr>
          <w:rFonts w:ascii="宋体" w:hAnsi="宋体"/>
        </w:rPr>
        <w:t>2</w:t>
      </w:r>
      <w:r>
        <w:rPr>
          <w:rFonts w:ascii="宋体" w:hAnsi="宋体" w:hint="eastAsia"/>
        </w:rPr>
        <w:t>7</w:t>
      </w:r>
      <w:r>
        <w:rPr>
          <w:rFonts w:ascii="宋体" w:hAnsi="宋体"/>
        </w:rPr>
        <w:t>.</w:t>
      </w:r>
      <w:r>
        <w:rPr>
          <w:rFonts w:ascii="宋体" w:hAnsi="宋体" w:hint="eastAsia"/>
        </w:rPr>
        <w:t>3从投标截止期至投标人在投标文件中确定的投标有效期之间的这段时间内，投标人不得撤回其投标。</w:t>
      </w:r>
    </w:p>
    <w:p>
      <w:pPr>
        <w:ind w:firstLine="412" w:firstLineChars="196"/>
        <w:rPr>
          <w:rFonts w:ascii="宋体" w:hAnsi="宋体"/>
          <w:szCs w:val="21"/>
        </w:rPr>
      </w:pPr>
      <w:r>
        <w:rPr>
          <w:rFonts w:ascii="宋体" w:hAnsi="宋体" w:hint="eastAsia"/>
          <w:szCs w:val="21"/>
        </w:rPr>
        <w:t>27.4政府集中采购机构不退还投标文件，专用条款另有规定的除外。</w:t>
      </w:r>
    </w:p>
    <w:p>
      <w:pPr>
        <w:pStyle w:val="Heading2"/>
        <w:numPr>
          <w:ilvl w:val="0"/>
          <w:numId w:val="9"/>
        </w:numPr>
        <w:spacing w:before="120" w:beforeLines="50" w:after="120" w:afterLines="50"/>
        <w:ind w:left="562" w:hanging="562"/>
        <w:rPr>
          <w:sz w:val="28"/>
          <w:szCs w:val="28"/>
        </w:rPr>
      </w:pPr>
      <w:bookmarkEnd w:id="91"/>
      <w:r>
        <w:rPr>
          <w:rFonts w:hint="eastAsia"/>
          <w:sz w:val="28"/>
          <w:szCs w:val="28"/>
        </w:rPr>
        <w:t>开标</w:t>
      </w:r>
    </w:p>
    <w:p>
      <w:pPr>
        <w:rPr>
          <w:rFonts w:ascii="黑体" w:eastAsia="黑体" w:hAnsi="宋体"/>
          <w:sz w:val="24"/>
        </w:rPr>
      </w:pPr>
      <w:r>
        <w:rPr>
          <w:rFonts w:ascii="黑体" w:eastAsia="黑体" w:hAnsi="宋体" w:hint="eastAsia"/>
          <w:sz w:val="24"/>
        </w:rPr>
        <w:t>28．开标</w:t>
      </w:r>
    </w:p>
    <w:p>
      <w:pPr>
        <w:widowControl/>
        <w:ind w:firstLine="420" w:firstLineChars="200"/>
        <w:jc w:val="left"/>
        <w:rPr>
          <w:rFonts w:ascii="宋体" w:eastAsia="Times New Roman" w:hAnsi="宋体"/>
          <w:kern w:val="0"/>
          <w:szCs w:val="21"/>
        </w:rPr>
      </w:pPr>
      <w:r>
        <w:rPr>
          <w:rFonts w:ascii="宋体" w:eastAsia="Times New Roman" w:hAnsi="宋体"/>
          <w:kern w:val="0"/>
          <w:szCs w:val="21"/>
        </w:rPr>
        <w:t>2</w:t>
      </w:r>
      <w:r>
        <w:rPr>
          <w:rFonts w:ascii="宋体" w:eastAsia="Times New Roman" w:hAnsi="宋体" w:hint="eastAsia"/>
          <w:kern w:val="0"/>
          <w:szCs w:val="21"/>
        </w:rPr>
        <w:t>8</w:t>
      </w:r>
      <w:r>
        <w:rPr>
          <w:rFonts w:ascii="宋体" w:eastAsia="Times New Roman" w:hAnsi="宋体"/>
          <w:kern w:val="0"/>
          <w:szCs w:val="21"/>
        </w:rPr>
        <w:t>.</w:t>
      </w:r>
      <w:r>
        <w:rPr>
          <w:rFonts w:ascii="宋体" w:eastAsia="Times New Roman" w:hAnsi="宋体" w:hint="eastAsia"/>
          <w:kern w:val="0"/>
          <w:szCs w:val="21"/>
        </w:rPr>
        <w:t>1投标人须在开标当日的开标时间至解密截止时间内进行解密，逾期未解密的作无效处理。解密方法：登录“深圳政府采购智慧平台系统（http://zfcg.szggzy.com:8081/）”，使用本单位制作电子投标文件同一个电子密钥，在“【我的项目】→【项目流程】→【开标及解密】”进行在线解密、查询开标情况。</w:t>
      </w:r>
    </w:p>
    <w:p>
      <w:pPr>
        <w:widowControl/>
        <w:ind w:firstLine="420" w:firstLineChars="200"/>
        <w:jc w:val="left"/>
        <w:rPr>
          <w:rFonts w:ascii="宋体" w:eastAsia="Times New Roman" w:hAnsi="宋体"/>
          <w:kern w:val="0"/>
          <w:szCs w:val="21"/>
        </w:rPr>
      </w:pPr>
      <w:r>
        <w:rPr>
          <w:rFonts w:ascii="宋体" w:eastAsia="Times New Roman" w:hAnsi="宋体" w:hint="eastAsia"/>
          <w:kern w:val="0"/>
          <w:szCs w:val="21"/>
        </w:rPr>
        <w:t>2</w:t>
      </w:r>
      <w:r>
        <w:rPr>
          <w:rFonts w:ascii="宋体" w:eastAsia="Times New Roman" w:hAnsi="宋体"/>
          <w:kern w:val="0"/>
          <w:szCs w:val="21"/>
        </w:rPr>
        <w:t>8.2</w:t>
      </w:r>
      <w:r>
        <w:rPr>
          <w:rFonts w:ascii="宋体" w:eastAsia="Times New Roman" w:hAnsi="宋体" w:hint="eastAsia"/>
          <w:kern w:val="0"/>
          <w:szCs w:val="21"/>
        </w:rPr>
        <w:t>政府集中采购机构将在满足开标条件（</w:t>
      </w:r>
      <w:r>
        <w:rPr>
          <w:rFonts w:ascii="宋体" w:eastAsia="Times New Roman" w:hAnsi="宋体" w:cs="宋体" w:hint="eastAsia"/>
          <w:color w:val="333333"/>
          <w:kern w:val="0"/>
          <w:szCs w:val="21"/>
          <w:shd w:val="clear" w:color="auto" w:fill="FFFFFF"/>
        </w:rPr>
        <w:t>①</w:t>
      </w:r>
      <w:r>
        <w:rPr>
          <w:rFonts w:ascii="宋体" w:eastAsia="Times New Roman" w:hAnsi="宋体" w:hint="eastAsia"/>
          <w:kern w:val="0"/>
          <w:szCs w:val="21"/>
        </w:rPr>
        <w:t>解密时间结束，解密后的投标供应商数量满足开标要求或</w:t>
      </w:r>
      <w:r>
        <w:rPr>
          <w:rFonts w:ascii="宋体" w:eastAsia="Times New Roman" w:hAnsi="宋体" w:cs="宋体" w:hint="eastAsia"/>
          <w:color w:val="333333"/>
          <w:kern w:val="0"/>
          <w:szCs w:val="21"/>
          <w:shd w:val="clear" w:color="auto" w:fill="FFFFFF"/>
        </w:rPr>
        <w:t>②</w:t>
      </w:r>
      <w:r>
        <w:rPr>
          <w:rFonts w:ascii="宋体" w:eastAsia="Times New Roman" w:hAnsi="宋体" w:hint="eastAsia"/>
          <w:kern w:val="0"/>
          <w:szCs w:val="21"/>
        </w:rPr>
        <w:t>解密时间结束前所有投标供应商均完成投标文件解密）后，对投标文件进行开标，并在网上公布开标结果。</w:t>
      </w:r>
    </w:p>
    <w:p>
      <w:pPr>
        <w:ind w:firstLine="315" w:firstLineChars="150"/>
        <w:rPr>
          <w:rFonts w:ascii="宋体" w:hAnsi="宋体"/>
          <w:szCs w:val="21"/>
        </w:rPr>
      </w:pPr>
    </w:p>
    <w:p>
      <w:pPr>
        <w:pStyle w:val="Heading2"/>
        <w:numPr>
          <w:ilvl w:val="0"/>
          <w:numId w:val="9"/>
        </w:numPr>
        <w:spacing w:before="120" w:beforeLines="50" w:after="120" w:afterLines="50"/>
        <w:ind w:left="562" w:hanging="562"/>
        <w:rPr>
          <w:sz w:val="28"/>
          <w:szCs w:val="28"/>
        </w:rPr>
      </w:pPr>
      <w:r>
        <w:rPr>
          <w:rFonts w:hint="eastAsia"/>
          <w:sz w:val="28"/>
          <w:szCs w:val="28"/>
        </w:rPr>
        <w:t>评审要求</w:t>
      </w:r>
    </w:p>
    <w:p>
      <w:pPr>
        <w:rPr>
          <w:rFonts w:ascii="黑体" w:eastAsia="黑体" w:hAnsi="宋体"/>
          <w:sz w:val="24"/>
        </w:rPr>
      </w:pPr>
      <w:r>
        <w:rPr>
          <w:rFonts w:ascii="黑体" w:eastAsia="黑体" w:hAnsi="宋体" w:hint="eastAsia"/>
          <w:sz w:val="24"/>
        </w:rPr>
        <w:t>29．评审委员会组成</w:t>
      </w:r>
    </w:p>
    <w:p>
      <w:pPr>
        <w:ind w:firstLine="412" w:firstLineChars="196"/>
        <w:rPr>
          <w:rFonts w:ascii="宋体" w:hAnsi="宋体"/>
        </w:rPr>
      </w:pPr>
      <w:r>
        <w:rPr>
          <w:rFonts w:ascii="宋体" w:hAnsi="宋体" w:hint="eastAsia"/>
        </w:rPr>
        <w:t>29.1网上开标结束后召开评审会议，</w:t>
      </w:r>
      <w:r>
        <w:rPr>
          <w:rFonts w:ascii="宋体" w:hAnsi="宋体" w:hint="eastAsia"/>
          <w:szCs w:val="21"/>
        </w:rPr>
        <w:t>评审委员会</w:t>
      </w:r>
      <w:r>
        <w:rPr>
          <w:rFonts w:ascii="宋体" w:hAnsi="宋体" w:hint="eastAsia"/>
        </w:rPr>
        <w:t>由政府集中采购机构依法组建，负责评审活动。</w:t>
      </w:r>
    </w:p>
    <w:p>
      <w:pPr>
        <w:ind w:firstLine="412" w:firstLineChars="196"/>
        <w:rPr>
          <w:rFonts w:ascii="宋体" w:hAnsi="宋体"/>
        </w:rPr>
      </w:pPr>
      <w:bookmarkStart w:id="92" w:name="_Hlk72436580"/>
      <w:r>
        <w:rPr>
          <w:rFonts w:ascii="宋体" w:hAnsi="宋体" w:hint="eastAsia"/>
        </w:rPr>
        <w:t>评审委员会由采购人代表和评审专家组成，成员人数应当为5人以上单数（部分条件下为7人以上单数），其中评审专家不得少于成员总数的三分之二。</w:t>
      </w:r>
      <w:bookmarkEnd w:id="92"/>
      <w:r>
        <w:rPr>
          <w:rFonts w:ascii="宋体" w:hAnsi="宋体" w:hint="eastAsia"/>
        </w:rPr>
        <w:t>评定</w:t>
      </w:r>
      <w:r>
        <w:rPr>
          <w:rFonts w:hint="eastAsia"/>
        </w:rPr>
        <w:t>分离项目</w:t>
      </w:r>
      <w:r>
        <w:t>评审专家</w:t>
      </w:r>
      <w:r>
        <w:rPr>
          <w:rFonts w:hint="eastAsia"/>
        </w:rPr>
        <w:t>均</w:t>
      </w:r>
      <w:r>
        <w:t>由</w:t>
      </w:r>
      <w:r>
        <w:rPr>
          <w:rFonts w:hint="eastAsia"/>
        </w:rPr>
        <w:t>评审专家组成。</w:t>
      </w:r>
      <w:r>
        <w:rPr>
          <w:rFonts w:ascii="宋体" w:hAnsi="宋体" w:hint="eastAsia"/>
          <w:szCs w:val="21"/>
        </w:rPr>
        <w:t>评审专家一般是</w:t>
      </w:r>
      <w:r>
        <w:rPr>
          <w:rFonts w:ascii="宋体" w:hAnsi="宋体" w:hint="eastAsia"/>
        </w:rPr>
        <w:t>从深圳市政府采购评审专家库中随机抽取。采购人代表须持本单位签发的《评审授权书》参加评审。</w:t>
      </w:r>
    </w:p>
    <w:p>
      <w:pPr>
        <w:ind w:firstLine="412" w:firstLineChars="196"/>
        <w:rPr>
          <w:rFonts w:ascii="宋体" w:hAnsi="宋体"/>
        </w:rPr>
      </w:pPr>
      <w:r>
        <w:rPr>
          <w:rFonts w:ascii="宋体" w:hAnsi="宋体" w:hint="eastAsia"/>
        </w:rPr>
        <w:t>29.2评审定标应当遵循公平、公正、科学、择优的原则。</w:t>
      </w:r>
    </w:p>
    <w:p>
      <w:pPr>
        <w:ind w:firstLine="412" w:firstLineChars="196"/>
        <w:rPr>
          <w:rFonts w:ascii="宋体" w:hAnsi="宋体"/>
        </w:rPr>
      </w:pPr>
      <w:r>
        <w:rPr>
          <w:rFonts w:ascii="宋体" w:hAnsi="宋体" w:hint="eastAsia"/>
        </w:rPr>
        <w:t>29.3评审活动依法进行，任何单位和个人不得非法干预评标过程和结果。</w:t>
      </w:r>
    </w:p>
    <w:p>
      <w:pPr>
        <w:ind w:firstLine="412" w:firstLineChars="196"/>
        <w:rPr>
          <w:rFonts w:ascii="宋体" w:hAnsi="宋体"/>
        </w:rPr>
      </w:pPr>
      <w:r>
        <w:rPr>
          <w:rFonts w:ascii="宋体" w:hAnsi="宋体" w:hint="eastAsia"/>
        </w:rPr>
        <w:t>29.4评审过程中不允许违背评标程序或采用招标文件未载明的评标方法或评标因素进行评标。</w:t>
      </w:r>
    </w:p>
    <w:p>
      <w:pPr>
        <w:ind w:firstLine="412" w:firstLineChars="196"/>
        <w:rPr>
          <w:rFonts w:ascii="宋体" w:hAnsi="宋体"/>
          <w:bCs/>
        </w:rPr>
      </w:pPr>
      <w:r>
        <w:rPr>
          <w:rFonts w:ascii="宋体" w:hAnsi="宋体" w:hint="eastAsia"/>
          <w:bCs/>
        </w:rPr>
        <w:t>29.5 开标后，直到签订合同为止，凡属于对投标文件的审查、澄清、评价和比较的有关资料以及中标候选人的推荐情况、与评审有关的其他任何情况均严格保密（</w:t>
      </w:r>
      <w:r>
        <w:rPr>
          <w:rFonts w:hint="eastAsia"/>
        </w:rPr>
        <w:t>信息公开的内容除外</w:t>
      </w:r>
      <w:r>
        <w:rPr>
          <w:rFonts w:ascii="宋体" w:hAnsi="宋体" w:hint="eastAsia"/>
          <w:bCs/>
        </w:rPr>
        <w:t>）。</w:t>
      </w:r>
    </w:p>
    <w:p>
      <w:pPr>
        <w:rPr>
          <w:rFonts w:ascii="黑体" w:eastAsia="黑体" w:hAnsi="宋体"/>
          <w:sz w:val="24"/>
        </w:rPr>
      </w:pPr>
      <w:r>
        <w:rPr>
          <w:rFonts w:ascii="黑体" w:eastAsia="黑体" w:hAnsi="宋体" w:hint="eastAsia"/>
          <w:sz w:val="24"/>
        </w:rPr>
        <w:t>30．向评审委员会提供的资料</w:t>
      </w:r>
    </w:p>
    <w:p>
      <w:pPr>
        <w:ind w:firstLine="412" w:firstLineChars="196"/>
        <w:rPr>
          <w:rFonts w:ascii="宋体" w:hAnsi="宋体"/>
        </w:rPr>
      </w:pPr>
      <w:r>
        <w:rPr>
          <w:rFonts w:ascii="宋体" w:hAnsi="宋体" w:hint="eastAsia"/>
        </w:rPr>
        <w:t>30.1公开发布的招标文件，包括图纸、服务清单、答疑文件等；</w:t>
      </w:r>
    </w:p>
    <w:p>
      <w:pPr>
        <w:ind w:firstLine="412" w:firstLineChars="196"/>
        <w:rPr>
          <w:rFonts w:ascii="宋体" w:hAnsi="宋体"/>
        </w:rPr>
      </w:pPr>
      <w:r>
        <w:rPr>
          <w:rFonts w:ascii="宋体" w:hAnsi="宋体" w:hint="eastAsia"/>
        </w:rPr>
        <w:t>30.2其他评标必须的资料。</w:t>
      </w:r>
    </w:p>
    <w:p>
      <w:pPr>
        <w:ind w:firstLine="412" w:firstLineChars="196"/>
        <w:rPr>
          <w:rFonts w:ascii="宋体" w:hAnsi="宋体"/>
        </w:rPr>
      </w:pPr>
      <w:r>
        <w:rPr>
          <w:rFonts w:ascii="宋体" w:hAnsi="宋体" w:hint="eastAsia"/>
        </w:rPr>
        <w:t>30.3</w:t>
      </w:r>
      <w:r>
        <w:rPr>
          <w:rFonts w:ascii="宋体" w:hAnsi="宋体" w:hint="eastAsia"/>
          <w:szCs w:val="21"/>
        </w:rPr>
        <w:t>评审委员会</w:t>
      </w:r>
      <w:r>
        <w:rPr>
          <w:rFonts w:ascii="宋体" w:hAnsi="宋体" w:hint="eastAsia"/>
        </w:rPr>
        <w:t>应当认真研究招标文件，至少应了解熟悉以下内容：</w:t>
      </w:r>
    </w:p>
    <w:p>
      <w:pPr>
        <w:ind w:firstLine="412" w:firstLineChars="196"/>
        <w:rPr>
          <w:rFonts w:ascii="宋体" w:hAnsi="宋体"/>
        </w:rPr>
      </w:pPr>
      <w:r>
        <w:rPr>
          <w:rFonts w:ascii="宋体" w:hAnsi="宋体" w:hint="eastAsia"/>
        </w:rPr>
        <w:t>（1）招标的目的；</w:t>
      </w:r>
    </w:p>
    <w:p>
      <w:pPr>
        <w:ind w:firstLine="412" w:firstLineChars="196"/>
        <w:rPr>
          <w:rFonts w:ascii="宋体" w:hAnsi="宋体"/>
        </w:rPr>
      </w:pPr>
      <w:r>
        <w:rPr>
          <w:rFonts w:ascii="宋体" w:hAnsi="宋体" w:hint="eastAsia"/>
        </w:rPr>
        <w:t>（2）招标项目需求的范围和性质；</w:t>
      </w:r>
    </w:p>
    <w:p>
      <w:pPr>
        <w:ind w:firstLine="412" w:firstLineChars="196"/>
        <w:rPr>
          <w:rFonts w:ascii="宋体" w:hAnsi="宋体"/>
        </w:rPr>
      </w:pPr>
      <w:r>
        <w:rPr>
          <w:rFonts w:ascii="宋体" w:hAnsi="宋体" w:hint="eastAsia"/>
        </w:rPr>
        <w:t>（3）招标文件规定的投标人的资格、财政预算限额、商务条款；</w:t>
      </w:r>
    </w:p>
    <w:p>
      <w:pPr>
        <w:ind w:firstLine="412" w:firstLineChars="196"/>
        <w:rPr>
          <w:rFonts w:ascii="宋体" w:hAnsi="宋体"/>
        </w:rPr>
      </w:pPr>
      <w:r>
        <w:rPr>
          <w:rFonts w:ascii="宋体" w:hAnsi="宋体" w:hint="eastAsia"/>
        </w:rPr>
        <w:t>（4）招标文件规定的评标程序、评标方法和评标因素；</w:t>
      </w:r>
    </w:p>
    <w:p>
      <w:pPr>
        <w:ind w:firstLine="412" w:firstLineChars="196"/>
        <w:rPr>
          <w:rFonts w:ascii="宋体" w:hAnsi="宋体"/>
        </w:rPr>
      </w:pPr>
      <w:r>
        <w:rPr>
          <w:rFonts w:ascii="宋体" w:hAnsi="宋体" w:hint="eastAsia"/>
        </w:rPr>
        <w:t>（5）招标文件所列示的资格性审查表及符合性审查表。</w:t>
      </w:r>
    </w:p>
    <w:p>
      <w:pPr>
        <w:rPr>
          <w:rFonts w:ascii="黑体" w:eastAsia="黑体" w:hAnsi="宋体"/>
          <w:sz w:val="24"/>
        </w:rPr>
      </w:pPr>
      <w:r>
        <w:rPr>
          <w:rFonts w:ascii="黑体" w:eastAsia="黑体" w:hAnsi="宋体" w:hint="eastAsia"/>
          <w:sz w:val="24"/>
        </w:rPr>
        <w:t>31．独立评审</w:t>
      </w:r>
    </w:p>
    <w:p>
      <w:pPr>
        <w:ind w:firstLine="412" w:firstLineChars="196"/>
        <w:rPr>
          <w:rFonts w:ascii="宋体" w:hAnsi="宋体"/>
          <w:bCs/>
        </w:rPr>
      </w:pPr>
      <w:r>
        <w:rPr>
          <w:rFonts w:ascii="宋体" w:hAnsi="宋体" w:hint="eastAsia"/>
          <w:bCs/>
        </w:rPr>
        <w:t>3</w:t>
      </w:r>
      <w:r>
        <w:rPr>
          <w:rFonts w:ascii="宋体" w:hAnsi="宋体"/>
          <w:bCs/>
        </w:rPr>
        <w:t>1</w:t>
      </w:r>
      <w:r>
        <w:rPr>
          <w:rFonts w:ascii="宋体" w:hAnsi="宋体" w:hint="eastAsia"/>
          <w:bCs/>
        </w:rPr>
        <w:t>.1</w:t>
      </w:r>
      <w:r>
        <w:rPr>
          <w:rFonts w:ascii="宋体" w:hAnsi="宋体" w:hint="eastAsia"/>
          <w:szCs w:val="21"/>
        </w:rPr>
        <w:t>评审委员会</w:t>
      </w:r>
      <w:r>
        <w:rPr>
          <w:rFonts w:ascii="宋体" w:hAnsi="宋体" w:hint="eastAsia"/>
          <w:bCs/>
        </w:rPr>
        <w:t>成员的评标活动应当独立进行，并应遵循投标文件初审、澄清有关问题、比较与评价、确定中标供应商、编写评审报告的工作程序。</w:t>
      </w:r>
    </w:p>
    <w:p>
      <w:pPr>
        <w:ind w:firstLine="412" w:firstLineChars="196"/>
        <w:rPr>
          <w:rFonts w:ascii="宋体" w:hAnsi="宋体"/>
          <w:bCs/>
          <w:szCs w:val="21"/>
        </w:rPr>
      </w:pPr>
    </w:p>
    <w:p>
      <w:pPr>
        <w:pStyle w:val="Heading2"/>
        <w:numPr>
          <w:ilvl w:val="0"/>
          <w:numId w:val="9"/>
        </w:numPr>
        <w:spacing w:before="120" w:beforeLines="50" w:after="120" w:afterLines="50"/>
        <w:ind w:left="562" w:hanging="562"/>
        <w:rPr>
          <w:sz w:val="28"/>
          <w:szCs w:val="28"/>
        </w:rPr>
      </w:pPr>
      <w:r>
        <w:rPr>
          <w:rFonts w:hint="eastAsia"/>
          <w:sz w:val="28"/>
          <w:szCs w:val="28"/>
        </w:rPr>
        <w:t>评审程序及评审方法</w:t>
      </w:r>
    </w:p>
    <w:p>
      <w:pPr>
        <w:rPr>
          <w:rFonts w:ascii="黑体" w:eastAsia="黑体" w:hAnsi="宋体"/>
          <w:sz w:val="24"/>
        </w:rPr>
      </w:pPr>
      <w:r>
        <w:rPr>
          <w:rFonts w:ascii="黑体" w:eastAsia="黑体" w:hAnsi="宋体" w:hint="eastAsia"/>
          <w:sz w:val="24"/>
        </w:rPr>
        <w:t>32．投标文件初审</w:t>
      </w:r>
    </w:p>
    <w:p>
      <w:pPr>
        <w:ind w:firstLine="412" w:firstLineChars="196"/>
        <w:rPr>
          <w:rFonts w:ascii="宋体" w:hAnsi="宋体"/>
        </w:rPr>
      </w:pPr>
      <w:r>
        <w:rPr>
          <w:rFonts w:ascii="宋体" w:hAnsi="宋体" w:hint="eastAsia"/>
        </w:rPr>
        <w:t>32.1投标文件初审包括资格性审查和符合性审查。</w:t>
      </w:r>
    </w:p>
    <w:p>
      <w:pPr>
        <w:ind w:firstLine="412" w:firstLineChars="196"/>
        <w:rPr>
          <w:rFonts w:ascii="宋体" w:hAnsi="宋体"/>
        </w:rPr>
      </w:pPr>
      <w:r>
        <w:rPr>
          <w:rFonts w:ascii="宋体" w:hAnsi="宋体" w:hint="eastAsia"/>
        </w:rPr>
        <w:t>资格性审查：依据法律法规和招标文件的规定，对投标文件中的资格证明等进行审查，以确定投标供应商是否具备投标资格。</w:t>
      </w:r>
    </w:p>
    <w:p>
      <w:pPr>
        <w:ind w:firstLine="412" w:firstLineChars="196"/>
        <w:rPr>
          <w:rFonts w:ascii="宋体" w:hAnsi="宋体"/>
        </w:rPr>
      </w:pPr>
      <w:r>
        <w:rPr>
          <w:rFonts w:ascii="宋体" w:hAnsi="宋体" w:hint="eastAsia"/>
        </w:rPr>
        <w:t>符合性审查：依据招标文件的规定，对投标文件的有效性、完整性和对招标文件的响应程度进行审查，以确定是否满足符合性审查的要求。</w:t>
      </w:r>
    </w:p>
    <w:p>
      <w:pPr>
        <w:ind w:firstLine="412" w:firstLineChars="196"/>
        <w:rPr>
          <w:rFonts w:ascii="宋体" w:hAnsi="宋体"/>
        </w:rPr>
      </w:pPr>
      <w:r>
        <w:rPr>
          <w:rFonts w:ascii="宋体" w:hAnsi="宋体" w:hint="eastAsia"/>
        </w:rPr>
        <w:t>32.2 投标文件初审内容请详见《资格性审查表》和《符合性审查表》部分。投标人若有一条审查不通过则按投标无效处理。</w:t>
      </w:r>
    </w:p>
    <w:p>
      <w:pPr>
        <w:ind w:firstLine="412" w:firstLineChars="196"/>
        <w:rPr>
          <w:rFonts w:ascii="宋体" w:hAnsi="宋体"/>
          <w:bCs/>
        </w:rPr>
      </w:pPr>
      <w:r>
        <w:rPr>
          <w:rFonts w:ascii="宋体" w:hAnsi="宋体" w:hint="eastAsia"/>
          <w:bCs/>
        </w:rPr>
        <w:t>32.3 投标文件初审中关于供应商家数的计算:</w:t>
      </w:r>
    </w:p>
    <w:p>
      <w:pPr>
        <w:ind w:firstLine="412" w:firstLineChars="196"/>
        <w:rPr>
          <w:rFonts w:ascii="宋体" w:hAnsi="宋体"/>
          <w:bCs/>
        </w:rPr>
      </w:pPr>
      <w:r>
        <w:rPr>
          <w:rFonts w:ascii="宋体" w:hAnsi="宋体" w:hint="eastAsia"/>
          <w:bCs/>
        </w:rPr>
        <w:t>32.3.1采用最低评标价法的采购项目，提供相同品牌产品的不同投标人参加同一合同项下投标的，以其中通过资格审查、符合性审查且报价最低的参加评标；报价相同的，由采购人或者采购人委托评审委员会按照招标文件规定的方式确定一个参加评审的投标人，招标文件未规定的采取随机抽取方式确定，其他投标无效。</w:t>
      </w:r>
    </w:p>
    <w:p>
      <w:pPr>
        <w:ind w:firstLine="412" w:firstLineChars="196"/>
        <w:rPr>
          <w:rFonts w:ascii="宋体" w:hAnsi="宋体"/>
          <w:bCs/>
        </w:rPr>
      </w:pPr>
      <w:r>
        <w:rPr>
          <w:rFonts w:ascii="宋体" w:hAnsi="宋体" w:hint="eastAsia"/>
          <w:bCs/>
        </w:rPr>
        <w:t>32.3.2采用综合评分法的采购项目，提供相同品牌产品且通过资格审查、符合性审查的不同投标人参加同一合同项下投标的，按一家投标人计算，评审后得分最高的同品牌投标人获得中标人推荐资格；评审得分相同的，由采购人或者采购人委托</w:t>
      </w:r>
      <w:r>
        <w:rPr>
          <w:rFonts w:ascii="宋体" w:hAnsi="宋体" w:hint="eastAsia"/>
          <w:bCs/>
          <w:szCs w:val="21"/>
        </w:rPr>
        <w:t>评审委员会</w:t>
      </w:r>
      <w:r>
        <w:rPr>
          <w:rFonts w:ascii="宋体" w:hAnsi="宋体" w:hint="eastAsia"/>
          <w:bCs/>
        </w:rPr>
        <w:t>按照招标文件规定的方式确定一个投标人获得中标人推荐资格，招标文件未规定的采取随机抽取方式确定，其他同品牌投标人不作为中标候选人。</w:t>
      </w:r>
    </w:p>
    <w:p>
      <w:pPr>
        <w:ind w:firstLine="412" w:firstLineChars="196"/>
        <w:rPr>
          <w:rFonts w:ascii="宋体" w:hAnsi="宋体"/>
          <w:bCs/>
        </w:rPr>
      </w:pPr>
      <w:r>
        <w:rPr>
          <w:rFonts w:ascii="宋体" w:hAnsi="宋体" w:hint="eastAsia"/>
          <w:bCs/>
        </w:rPr>
        <w:t>32.3.3非单一产品采购项目，采购人应当根据采购项目技术构成、产品价格比重等合理确定核心产品，并在招标文件中载明。多家投标人提供的核心产品品牌相同的，按前两款规定处理。</w:t>
      </w:r>
    </w:p>
    <w:p>
      <w:pPr>
        <w:ind w:firstLine="412" w:firstLineChars="196"/>
        <w:rPr>
          <w:rFonts w:ascii="宋体" w:hAnsi="宋体"/>
        </w:rPr>
      </w:pPr>
      <w:r>
        <w:rPr>
          <w:rFonts w:ascii="宋体" w:hAnsi="宋体" w:hint="eastAsia"/>
        </w:rPr>
        <w:t>32.4投标人投标文件作无效处理的情形，具体包括但不限于以下：</w:t>
      </w:r>
    </w:p>
    <w:p>
      <w:pPr>
        <w:ind w:firstLine="412" w:firstLineChars="196"/>
      </w:pPr>
      <w:r>
        <w:rPr>
          <w:rFonts w:ascii="宋体" w:hAnsi="宋体" w:hint="eastAsia"/>
        </w:rPr>
        <w:t>32.4.1</w:t>
      </w:r>
      <w:r>
        <w:rPr>
          <w:rFonts w:hint="eastAsia"/>
        </w:rPr>
        <w:t>不同投标人的投标文件由同一单位或者同一个人编制，或者由同一个人分阶段参与编制；</w:t>
      </w:r>
    </w:p>
    <w:p>
      <w:pPr>
        <w:ind w:firstLine="412" w:firstLineChars="196"/>
      </w:pPr>
      <w:r>
        <w:rPr>
          <w:rFonts w:ascii="宋体" w:hAnsi="宋体"/>
        </w:rPr>
        <w:t>32.4.</w:t>
      </w:r>
      <w:r>
        <w:rPr>
          <w:rFonts w:ascii="宋体" w:hAnsi="宋体" w:hint="eastAsia"/>
        </w:rPr>
        <w:t>2</w:t>
      </w:r>
      <w:r>
        <w:rPr>
          <w:rFonts w:hint="eastAsia"/>
        </w:rPr>
        <w:t>不同投标人委托同一单位或者个人办理投标事宜；</w:t>
      </w:r>
    </w:p>
    <w:p>
      <w:pPr>
        <w:ind w:firstLine="412" w:firstLineChars="196"/>
        <w:rPr>
          <w:rFonts w:ascii="宋体" w:hAnsi="宋体"/>
        </w:rPr>
      </w:pPr>
      <w:r>
        <w:rPr>
          <w:rFonts w:ascii="宋体" w:hAnsi="宋体" w:hint="eastAsia"/>
        </w:rPr>
        <w:t>32.4.3不同投标人的投标文件载明的项目管理成员或者联系人员为同一人；</w:t>
      </w:r>
    </w:p>
    <w:p>
      <w:pPr>
        <w:ind w:firstLine="412" w:firstLineChars="196"/>
        <w:rPr>
          <w:rFonts w:ascii="宋体" w:hAnsi="宋体"/>
        </w:rPr>
      </w:pPr>
      <w:r>
        <w:rPr>
          <w:rFonts w:ascii="宋体" w:hAnsi="宋体" w:hint="eastAsia"/>
        </w:rPr>
        <w:t>32.4.4不同投标人的投标文件异常一致或者投标报价呈规律性差异；</w:t>
      </w:r>
    </w:p>
    <w:p>
      <w:pPr>
        <w:ind w:firstLine="412" w:firstLineChars="196"/>
        <w:rPr>
          <w:rFonts w:ascii="宋体" w:hAnsi="宋体"/>
        </w:rPr>
      </w:pPr>
      <w:r>
        <w:rPr>
          <w:rFonts w:ascii="宋体" w:hAnsi="宋体" w:hint="eastAsia"/>
        </w:rPr>
        <w:t>32.4.5</w:t>
      </w:r>
      <w:r>
        <w:rPr>
          <w:rFonts w:ascii="宋体" w:hAnsi="宋体"/>
        </w:rPr>
        <w:t>不同投标供应商的投标文件或部分投标文件相互混装</w:t>
      </w:r>
      <w:r>
        <w:rPr>
          <w:rFonts w:ascii="宋体" w:hAnsi="宋体" w:hint="eastAsia"/>
        </w:rPr>
        <w:t>；</w:t>
      </w:r>
    </w:p>
    <w:p>
      <w:pPr>
        <w:ind w:firstLine="412" w:firstLineChars="196"/>
        <w:rPr>
          <w:rFonts w:ascii="宋体" w:hAnsi="宋体"/>
        </w:rPr>
      </w:pPr>
      <w:r>
        <w:rPr>
          <w:rFonts w:ascii="宋体" w:hAnsi="宋体" w:hint="eastAsia"/>
        </w:rPr>
        <w:t>32.4.6投标供应商之间相互约定给予未中标的供应商利益补偿；</w:t>
      </w:r>
    </w:p>
    <w:p>
      <w:pPr>
        <w:ind w:firstLine="412" w:firstLineChars="196"/>
        <w:rPr>
          <w:rFonts w:ascii="宋体" w:hAnsi="宋体"/>
        </w:rPr>
      </w:pPr>
      <w:r>
        <w:rPr>
          <w:rFonts w:ascii="宋体" w:hAnsi="宋体" w:hint="eastAsia"/>
        </w:rPr>
        <w:t>32.4.7不同投标供应商的法定代表人、主要经营负责人、项目投标授权代表人、项目负责人、主要技术人员为同一人、属同一单位或者同一单位缴纳社会保险；</w:t>
      </w:r>
    </w:p>
    <w:p>
      <w:pPr>
        <w:ind w:firstLine="412" w:firstLineChars="196"/>
        <w:rPr>
          <w:rFonts w:ascii="宋体" w:hAnsi="宋体"/>
        </w:rPr>
      </w:pPr>
      <w:r>
        <w:rPr>
          <w:rFonts w:ascii="宋体" w:hAnsi="宋体" w:hint="eastAsia"/>
        </w:rPr>
        <w:t>32.4.8不同投标供应商存在单位负责人为同一人或存在直接控股、管理关系的情况。</w:t>
      </w:r>
    </w:p>
    <w:p>
      <w:pPr>
        <w:ind w:firstLine="412" w:firstLineChars="196"/>
        <w:rPr>
          <w:rFonts w:ascii="宋体" w:hAnsi="宋体"/>
        </w:rPr>
      </w:pPr>
      <w:r>
        <w:rPr>
          <w:rFonts w:ascii="宋体" w:hAnsi="宋体" w:hint="eastAsia"/>
        </w:rPr>
        <w:t>32.4.9不同投标供应商的投标文件内容存在非正常一致；</w:t>
      </w:r>
    </w:p>
    <w:p>
      <w:pPr>
        <w:ind w:firstLine="412" w:firstLineChars="196"/>
        <w:rPr>
          <w:rFonts w:ascii="宋体" w:hAnsi="宋体"/>
        </w:rPr>
      </w:pPr>
      <w:r>
        <w:rPr>
          <w:rFonts w:ascii="宋体" w:hAnsi="宋体" w:hint="eastAsia"/>
        </w:rPr>
        <w:t>32.4.10在同一单位工作人员为两家以上（含两家）供应商进行同一项投标活动；</w:t>
      </w:r>
    </w:p>
    <w:p>
      <w:pPr>
        <w:ind w:firstLine="412" w:firstLineChars="196"/>
        <w:rPr>
          <w:rFonts w:ascii="宋体" w:hAnsi="宋体"/>
        </w:rPr>
      </w:pPr>
      <w:r>
        <w:rPr>
          <w:rFonts w:ascii="宋体" w:hAnsi="宋体" w:hint="eastAsia"/>
        </w:rPr>
        <w:t>32.4.11主管部门依照法律、法规认定的其他情形。</w:t>
      </w:r>
    </w:p>
    <w:p>
      <w:pPr>
        <w:ind w:firstLine="412" w:firstLineChars="196"/>
        <w:rPr>
          <w:rFonts w:ascii="宋体" w:hAnsi="宋体"/>
        </w:rPr>
      </w:pPr>
      <w:r>
        <w:rPr>
          <w:rFonts w:ascii="宋体" w:hAnsi="宋体" w:hint="eastAsia"/>
        </w:rPr>
        <w:t>32.5对不属于《资格性审查表》和《符合性审查表》所列的其他情形，除专用条款另有规定和32.4条款所列情形外，不得作为投标无效的理由。</w:t>
      </w:r>
    </w:p>
    <w:p>
      <w:pPr>
        <w:rPr>
          <w:rFonts w:ascii="黑体" w:eastAsia="黑体" w:hAnsi="宋体"/>
          <w:sz w:val="24"/>
        </w:rPr>
      </w:pPr>
      <w:r>
        <w:rPr>
          <w:rFonts w:ascii="黑体" w:eastAsia="黑体" w:hAnsi="宋体" w:hint="eastAsia"/>
          <w:sz w:val="24"/>
        </w:rPr>
        <w:t>33．澄清有关问题</w:t>
      </w:r>
    </w:p>
    <w:p>
      <w:pPr>
        <w:ind w:firstLine="412" w:firstLineChars="196"/>
        <w:rPr>
          <w:rFonts w:ascii="宋体" w:hAnsi="宋体"/>
        </w:rPr>
      </w:pPr>
      <w:bookmarkStart w:id="93" w:name="_Hlk71407321"/>
      <w:r>
        <w:rPr>
          <w:rFonts w:ascii="宋体" w:hAnsi="宋体" w:hint="eastAsia"/>
        </w:rPr>
        <w:t>3</w:t>
      </w:r>
      <w:r>
        <w:rPr>
          <w:rFonts w:ascii="宋体" w:hAnsi="宋体"/>
        </w:rPr>
        <w:t>3.1</w:t>
      </w:r>
      <w:r>
        <w:rPr>
          <w:rFonts w:ascii="宋体" w:hAnsi="宋体" w:hint="eastAsia"/>
        </w:rPr>
        <w:t>对招标文件中描述有歧义或前后不一致的地方（不含</w:t>
      </w:r>
      <w:r>
        <w:rPr>
          <w:szCs w:val="21"/>
        </w:rPr>
        <w:t>招标文件存在歧义、重大缺陷导致评</w:t>
      </w:r>
      <w:r>
        <w:rPr>
          <w:rFonts w:hint="eastAsia"/>
          <w:szCs w:val="21"/>
        </w:rPr>
        <w:t>审</w:t>
      </w:r>
      <w:r>
        <w:rPr>
          <w:szCs w:val="21"/>
        </w:rPr>
        <w:t>工作无法进行</w:t>
      </w:r>
      <w:r>
        <w:rPr>
          <w:rFonts w:hint="eastAsia"/>
          <w:szCs w:val="21"/>
        </w:rPr>
        <w:t>的情况）</w:t>
      </w:r>
      <w:r>
        <w:rPr>
          <w:rFonts w:ascii="宋体" w:hAnsi="宋体" w:hint="eastAsia"/>
        </w:rPr>
        <w:t>，评审委员会有权进行评判，但对同一条款的评判应适用于每个投标人。</w:t>
      </w:r>
      <w:bookmarkEnd w:id="93"/>
    </w:p>
    <w:p>
      <w:pPr>
        <w:ind w:firstLine="412" w:firstLineChars="196"/>
        <w:rPr>
          <w:rFonts w:ascii="宋体" w:hAnsi="宋体"/>
        </w:rPr>
      </w:pPr>
      <w:r>
        <w:rPr>
          <w:rFonts w:ascii="宋体" w:hAnsi="宋体" w:hint="eastAsia"/>
        </w:rPr>
        <w:t>3</w:t>
      </w:r>
      <w:r>
        <w:rPr>
          <w:rFonts w:ascii="宋体" w:hAnsi="宋体"/>
        </w:rPr>
        <w:t>3.2</w:t>
      </w:r>
      <w:r>
        <w:rPr>
          <w:szCs w:val="21"/>
        </w:rPr>
        <w:t>评</w:t>
      </w:r>
      <w:r>
        <w:rPr>
          <w:rFonts w:hint="eastAsia"/>
          <w:szCs w:val="21"/>
        </w:rPr>
        <w:t>审</w:t>
      </w:r>
      <w:r>
        <w:rPr>
          <w:szCs w:val="21"/>
        </w:rPr>
        <w:t>委员会发现招标文件存在歧义、重大缺陷导致评</w:t>
      </w:r>
      <w:r>
        <w:rPr>
          <w:rFonts w:hint="eastAsia"/>
          <w:szCs w:val="21"/>
        </w:rPr>
        <w:t>审</w:t>
      </w:r>
      <w:r>
        <w:rPr>
          <w:szCs w:val="21"/>
        </w:rPr>
        <w:t>工作无法进行，或者招标文件内容违反国家有关强制性规定的，应当停止评</w:t>
      </w:r>
      <w:r>
        <w:rPr>
          <w:rFonts w:hint="eastAsia"/>
          <w:szCs w:val="21"/>
        </w:rPr>
        <w:t>审</w:t>
      </w:r>
      <w:r>
        <w:rPr>
          <w:szCs w:val="21"/>
        </w:rPr>
        <w:t>工作，与</w:t>
      </w:r>
      <w:r>
        <w:rPr>
          <w:rFonts w:hint="eastAsia"/>
          <w:szCs w:val="21"/>
        </w:rPr>
        <w:t>政府集中采购机构</w:t>
      </w:r>
      <w:r>
        <w:rPr>
          <w:szCs w:val="21"/>
        </w:rPr>
        <w:t>沟通并作书面记录。</w:t>
      </w:r>
      <w:r>
        <w:rPr>
          <w:rFonts w:hint="eastAsia"/>
          <w:szCs w:val="21"/>
        </w:rPr>
        <w:t>经</w:t>
      </w:r>
      <w:r>
        <w:rPr>
          <w:szCs w:val="21"/>
        </w:rPr>
        <w:t>确认后，</w:t>
      </w:r>
      <w:r>
        <w:rPr>
          <w:rFonts w:hint="eastAsia"/>
          <w:szCs w:val="21"/>
        </w:rPr>
        <w:t>项目</w:t>
      </w:r>
      <w:r>
        <w:rPr>
          <w:szCs w:val="21"/>
        </w:rPr>
        <w:t>应当修改招标文件，重新组织采购活动。</w:t>
      </w:r>
    </w:p>
    <w:p>
      <w:pPr>
        <w:ind w:firstLine="412" w:firstLineChars="196"/>
        <w:rPr>
          <w:rFonts w:ascii="宋体" w:hAnsi="宋体"/>
        </w:rPr>
      </w:pPr>
      <w:r>
        <w:rPr>
          <w:rFonts w:ascii="宋体" w:hAnsi="宋体"/>
        </w:rPr>
        <w:t>33.3</w:t>
      </w:r>
      <w:r>
        <w:rPr>
          <w:rFonts w:ascii="宋体" w:hAnsi="宋体" w:hint="eastAsia"/>
        </w:rPr>
        <w:t>对于投标文件中含义不明确、同类问题表述不一致或者有明显文字和计算错误的内容，评审委员会应当以书面形式要求投标人作出必要的澄清、说明或者补正。</w:t>
      </w:r>
    </w:p>
    <w:p>
      <w:pPr>
        <w:ind w:firstLine="412" w:firstLineChars="196"/>
        <w:rPr>
          <w:rFonts w:ascii="宋体" w:hAnsi="宋体"/>
        </w:rPr>
      </w:pPr>
      <w:r>
        <w:rPr>
          <w:rFonts w:ascii="宋体" w:hAnsi="宋体" w:hint="eastAsia"/>
        </w:rPr>
        <w:t>投标人的澄清、说明或者补正应当采用书面形式【书面形式是指文书、信件（含电子邮件）、电报、电传、传真等形式】，并加盖公章（或者由法定代表人或其授权的代表签字）。投标人的澄清、说明或者补正不得超出投标文件的范围或者改变投标文件的实质性内容。</w:t>
      </w:r>
    </w:p>
    <w:p>
      <w:pPr>
        <w:ind w:firstLine="412" w:firstLineChars="196"/>
        <w:rPr>
          <w:rFonts w:ascii="宋体" w:hAnsi="宋体"/>
          <w:szCs w:val="21"/>
        </w:rPr>
      </w:pPr>
      <w:r>
        <w:rPr>
          <w:rFonts w:ascii="宋体" w:hAnsi="宋体" w:hint="eastAsia"/>
          <w:szCs w:val="21"/>
        </w:rPr>
        <w:t>根据本通用条款第34条，凡属于评审委员会在评审中发现的算术错误进行核实的修改不在此列。</w:t>
      </w:r>
    </w:p>
    <w:p>
      <w:pPr>
        <w:rPr>
          <w:rFonts w:ascii="黑体" w:eastAsia="黑体" w:hAnsi="宋体"/>
          <w:sz w:val="24"/>
        </w:rPr>
      </w:pPr>
      <w:bookmarkStart w:id="94" w:name="_Toc100052400"/>
      <w:bookmarkStart w:id="95" w:name="_Toc73517673"/>
      <w:bookmarkStart w:id="96" w:name="_Toc73521581"/>
      <w:bookmarkStart w:id="97" w:name="_Toc73521669"/>
      <w:bookmarkStart w:id="98" w:name="_Toc73518151"/>
      <w:r>
        <w:rPr>
          <w:rFonts w:ascii="黑体" w:eastAsia="黑体" w:hAnsi="宋体" w:hint="eastAsia"/>
          <w:sz w:val="24"/>
        </w:rPr>
        <w:t>34．错误的修正</w:t>
      </w:r>
      <w:bookmarkEnd w:id="94"/>
      <w:bookmarkEnd w:id="95"/>
      <w:bookmarkEnd w:id="96"/>
      <w:bookmarkEnd w:id="97"/>
      <w:bookmarkEnd w:id="98"/>
    </w:p>
    <w:p>
      <w:pPr>
        <w:ind w:firstLine="412" w:firstLineChars="196"/>
        <w:rPr>
          <w:rFonts w:ascii="宋体" w:hAnsi="宋体"/>
          <w:szCs w:val="21"/>
        </w:rPr>
      </w:pPr>
      <w:r>
        <w:rPr>
          <w:rFonts w:ascii="宋体" w:hAnsi="宋体" w:hint="eastAsia"/>
          <w:szCs w:val="21"/>
        </w:rPr>
        <w:t>投标文件报价出现前后不一致的，除专用条款另有规定外，按照下列规定修正：</w:t>
      </w:r>
    </w:p>
    <w:p>
      <w:pPr>
        <w:ind w:firstLine="412" w:firstLineChars="196"/>
        <w:rPr>
          <w:rFonts w:ascii="宋体" w:hAnsi="宋体"/>
          <w:szCs w:val="21"/>
        </w:rPr>
      </w:pPr>
      <w:r>
        <w:rPr>
          <w:rFonts w:ascii="宋体" w:hAnsi="宋体" w:hint="eastAsia"/>
          <w:szCs w:val="21"/>
        </w:rPr>
        <w:t>34.1投标文件中开标一览表投标报价内容与投标文件中投标报价相应内容不一致的，以开标一览表为准；</w:t>
      </w:r>
    </w:p>
    <w:p>
      <w:pPr>
        <w:ind w:firstLine="412" w:firstLineChars="196"/>
        <w:rPr>
          <w:rFonts w:ascii="宋体" w:hAnsi="宋体"/>
          <w:szCs w:val="21"/>
        </w:rPr>
      </w:pPr>
      <w:r>
        <w:rPr>
          <w:rFonts w:ascii="宋体" w:hAnsi="宋体" w:hint="eastAsia"/>
          <w:szCs w:val="21"/>
        </w:rPr>
        <w:t>34.2大写金额和小写金额不一致的，以大写金额为准；</w:t>
      </w:r>
    </w:p>
    <w:p>
      <w:pPr>
        <w:ind w:firstLine="412" w:firstLineChars="196"/>
        <w:rPr>
          <w:rFonts w:ascii="宋体" w:hAnsi="宋体"/>
          <w:szCs w:val="21"/>
        </w:rPr>
      </w:pPr>
      <w:r>
        <w:rPr>
          <w:rFonts w:ascii="宋体" w:hAnsi="宋体" w:hint="eastAsia"/>
          <w:szCs w:val="21"/>
        </w:rPr>
        <w:t>34.3单价金额小数点或者百分比有明显错位，以开标一览表的总价为准，并修改单价；</w:t>
      </w:r>
    </w:p>
    <w:p>
      <w:pPr>
        <w:ind w:firstLine="412" w:firstLineChars="196"/>
        <w:rPr>
          <w:rFonts w:ascii="宋体" w:hAnsi="宋体"/>
          <w:szCs w:val="21"/>
        </w:rPr>
      </w:pPr>
      <w:r>
        <w:rPr>
          <w:rFonts w:ascii="宋体" w:hAnsi="宋体" w:hint="eastAsia"/>
          <w:szCs w:val="21"/>
        </w:rPr>
        <w:t>34.4总价金额与按单价汇总金额不一致的，以单价金额计算结果为准。</w:t>
      </w:r>
    </w:p>
    <w:p>
      <w:pPr>
        <w:ind w:firstLine="412" w:firstLineChars="196"/>
        <w:rPr>
          <w:rFonts w:ascii="宋体" w:hAnsi="宋体"/>
          <w:szCs w:val="21"/>
        </w:rPr>
      </w:pPr>
      <w:r>
        <w:rPr>
          <w:rFonts w:ascii="宋体" w:hAnsi="宋体" w:hint="eastAsia"/>
          <w:szCs w:val="21"/>
        </w:rPr>
        <w:t>34.5同时出现两种以上不一致的，按照前款规定的顺序修正。修正后的报价按照本通用条款33条的规定，经投标人确认后产生约束力，投标人不确认的，其投标无效。</w:t>
      </w:r>
    </w:p>
    <w:p>
      <w:pPr>
        <w:rPr>
          <w:rFonts w:ascii="黑体" w:eastAsia="黑体" w:hAnsi="宋体"/>
          <w:sz w:val="24"/>
        </w:rPr>
      </w:pPr>
      <w:r>
        <w:rPr>
          <w:rFonts w:ascii="黑体" w:eastAsia="黑体" w:hAnsi="宋体" w:hint="eastAsia"/>
          <w:sz w:val="24"/>
        </w:rPr>
        <w:t>35．投标文件的比较与评价</w:t>
      </w:r>
    </w:p>
    <w:p>
      <w:pPr>
        <w:ind w:firstLine="412" w:firstLineChars="196"/>
        <w:rPr>
          <w:rFonts w:ascii="宋体" w:hAnsi="宋体"/>
          <w:szCs w:val="21"/>
        </w:rPr>
      </w:pPr>
      <w:r>
        <w:rPr>
          <w:rFonts w:ascii="宋体" w:hAnsi="宋体" w:hint="eastAsia"/>
          <w:szCs w:val="21"/>
        </w:rPr>
        <w:t>评审委员会将按照《深圳经济特区政府采购条例》、《深圳经济特区政府采购条例实施细则》、《深圳市政府采购评标定标分离管理办法》及政府采购其他法律法规，仅对通过资格性审查和符合性审查的投标文件进行综合比较与评价。</w:t>
      </w:r>
    </w:p>
    <w:p>
      <w:pPr>
        <w:ind w:firstLine="412" w:firstLineChars="196"/>
        <w:rPr>
          <w:rFonts w:ascii="宋体" w:hAnsi="宋体"/>
          <w:szCs w:val="21"/>
        </w:rPr>
      </w:pPr>
      <w:r>
        <w:rPr>
          <w:rFonts w:ascii="宋体" w:hAnsi="宋体" w:hint="eastAsia"/>
          <w:szCs w:val="21"/>
        </w:rPr>
        <w:t>评审委员会成员对需要共同认定的事项存在争议的，应当按照少数服从多数的原则作出结论。持不同意见的评审委员会成员应当书面作出说明，否则视为无异议。</w:t>
      </w:r>
    </w:p>
    <w:p>
      <w:pPr>
        <w:rPr>
          <w:rFonts w:ascii="黑体" w:eastAsia="黑体" w:hAnsi="宋体"/>
          <w:sz w:val="24"/>
        </w:rPr>
      </w:pPr>
      <w:r>
        <w:rPr>
          <w:rFonts w:ascii="黑体" w:eastAsia="黑体" w:hAnsi="宋体" w:hint="eastAsia"/>
          <w:sz w:val="24"/>
        </w:rPr>
        <w:t>36. 实地考察或资料查验</w:t>
      </w:r>
    </w:p>
    <w:p>
      <w:pPr>
        <w:ind w:firstLine="412" w:firstLineChars="196"/>
        <w:rPr>
          <w:rFonts w:ascii="宋体" w:hAnsi="宋体"/>
          <w:szCs w:val="21"/>
        </w:rPr>
      </w:pPr>
      <w:r>
        <w:rPr>
          <w:rFonts w:ascii="宋体" w:hAnsi="宋体" w:hint="eastAsia"/>
          <w:szCs w:val="21"/>
        </w:rPr>
        <w:t>36.1在评审过程中，评审委员会有权决定是否对本项目投标人进行实地考察或资料查验（原件）。投标人应随时做好接受实地考察或资料查验的准备。</w:t>
      </w:r>
    </w:p>
    <w:p>
      <w:pPr>
        <w:rPr>
          <w:rFonts w:ascii="黑体" w:eastAsia="黑体" w:hAnsi="宋体"/>
          <w:sz w:val="24"/>
        </w:rPr>
      </w:pPr>
      <w:r>
        <w:rPr>
          <w:rFonts w:ascii="黑体" w:eastAsia="黑体" w:hAnsi="宋体" w:hint="eastAsia"/>
          <w:sz w:val="24"/>
        </w:rPr>
        <w:t>37．评审方法</w:t>
      </w:r>
    </w:p>
    <w:p>
      <w:pPr>
        <w:ind w:firstLine="412" w:firstLineChars="196"/>
        <w:rPr>
          <w:rFonts w:ascii="宋体" w:hAnsi="宋体"/>
          <w:b/>
          <w:bCs/>
          <w:szCs w:val="21"/>
        </w:rPr>
      </w:pPr>
      <w:r>
        <w:rPr>
          <w:rFonts w:ascii="宋体" w:hAnsi="宋体" w:hint="eastAsia"/>
          <w:b/>
          <w:bCs/>
          <w:szCs w:val="21"/>
        </w:rPr>
        <w:t>37.1.1最低价法</w:t>
      </w:r>
    </w:p>
    <w:p>
      <w:pPr>
        <w:ind w:firstLine="412" w:firstLineChars="196"/>
        <w:rPr>
          <w:rFonts w:ascii="ˎ̥" w:hAnsi="ˎ̥"/>
        </w:rPr>
      </w:pPr>
      <w:bookmarkStart w:id="99" w:name="_Hlk72438142"/>
      <w:r>
        <w:rPr>
          <w:rFonts w:ascii="ˎ̥" w:hAnsi="ˎ̥"/>
        </w:rPr>
        <w:t>最低价法，是指</w:t>
      </w:r>
      <w:r>
        <w:rPr>
          <w:rFonts w:ascii="ˎ̥" w:hAnsi="ˎ̥" w:hint="eastAsia"/>
        </w:rPr>
        <w:t>完全</w:t>
      </w:r>
      <w:r>
        <w:rPr>
          <w:rFonts w:ascii="ˎ̥" w:hAnsi="ˎ̥"/>
        </w:rPr>
        <w:t>满足招标文件实质性要求，</w:t>
      </w:r>
      <w:r>
        <w:rPr>
          <w:rFonts w:ascii="ˎ̥" w:hAnsi="ˎ̥" w:hint="eastAsia"/>
        </w:rPr>
        <w:t>按照报价由低到高的顺序，依据招标文件中规定的数量或者比例推荐候选中标供应商。</w:t>
      </w:r>
    </w:p>
    <w:p>
      <w:pPr>
        <w:ind w:firstLine="412" w:firstLineChars="196"/>
        <w:rPr>
          <w:rFonts w:ascii="宋体" w:hAnsi="宋体"/>
          <w:b/>
          <w:bCs/>
          <w:szCs w:val="21"/>
        </w:rPr>
      </w:pPr>
      <w:r>
        <w:rPr>
          <w:rFonts w:ascii="宋体" w:hAnsi="宋体" w:hint="eastAsia"/>
          <w:b/>
          <w:bCs/>
          <w:szCs w:val="21"/>
        </w:rPr>
        <w:t>37.1.2综合评分法</w:t>
      </w:r>
    </w:p>
    <w:p>
      <w:pPr>
        <w:ind w:firstLine="412" w:firstLineChars="196"/>
        <w:rPr>
          <w:rFonts w:ascii="ˎ̥" w:hAnsi="ˎ̥"/>
        </w:rPr>
      </w:pPr>
      <w:r>
        <w:rPr>
          <w:rFonts w:ascii="ˎ̥" w:hAnsi="ˎ̥"/>
        </w:rPr>
        <w:t>综合评分法，是指</w:t>
      </w:r>
      <w:r>
        <w:rPr>
          <w:rFonts w:ascii="ˎ̥" w:hAnsi="ˎ̥" w:hint="eastAsia"/>
        </w:rPr>
        <w:t>在</w:t>
      </w:r>
      <w:r>
        <w:rPr>
          <w:rFonts w:ascii="ˎ̥" w:hAnsi="ˎ̥"/>
        </w:rPr>
        <w:t>满足招标文件全部实质性要求</w:t>
      </w:r>
      <w:r>
        <w:rPr>
          <w:rFonts w:ascii="ˎ̥" w:hAnsi="ˎ̥" w:hint="eastAsia"/>
        </w:rPr>
        <w:t>的前提下</w:t>
      </w:r>
      <w:r>
        <w:rPr>
          <w:rFonts w:ascii="ˎ̥" w:hAnsi="ˎ̥"/>
        </w:rPr>
        <w:t>，</w:t>
      </w:r>
      <w:r>
        <w:rPr>
          <w:rFonts w:ascii="ˎ̥" w:hAnsi="ˎ̥" w:hint="eastAsia"/>
        </w:rPr>
        <w:t>按照招标文件中规定的各项因素进行综合评审，评审总得分排名前列的投标人，作为推荐的候选中标供应商。</w:t>
      </w:r>
      <w:bookmarkEnd w:id="99"/>
    </w:p>
    <w:p>
      <w:pPr>
        <w:ind w:firstLine="412" w:firstLineChars="196"/>
        <w:rPr>
          <w:rFonts w:ascii="宋体" w:hAnsi="宋体"/>
          <w:b/>
          <w:bCs/>
          <w:szCs w:val="21"/>
        </w:rPr>
      </w:pPr>
      <w:r>
        <w:rPr>
          <w:rFonts w:ascii="宋体" w:hAnsi="宋体" w:hint="eastAsia"/>
          <w:b/>
          <w:bCs/>
          <w:szCs w:val="21"/>
        </w:rPr>
        <w:t>37.2 本项目采用的评审方法见本项目招标文件第一册“专用条款”的相关内容。</w:t>
      </w:r>
    </w:p>
    <w:p>
      <w:pPr>
        <w:ind w:firstLine="412" w:firstLineChars="196"/>
        <w:rPr>
          <w:rFonts w:ascii="宋体" w:hAnsi="宋体"/>
          <w:b/>
          <w:bCs/>
          <w:szCs w:val="21"/>
        </w:rPr>
      </w:pPr>
      <w:r>
        <w:rPr>
          <w:rFonts w:ascii="宋体" w:hAnsi="宋体" w:hint="eastAsia"/>
          <w:b/>
          <w:bCs/>
          <w:szCs w:val="21"/>
        </w:rPr>
        <w:t>37.3重新评审的情形</w:t>
      </w:r>
    </w:p>
    <w:p>
      <w:pPr>
        <w:ind w:firstLine="412" w:firstLineChars="196"/>
        <w:rPr>
          <w:rFonts w:ascii="宋体" w:hAnsi="宋体"/>
          <w:b/>
          <w:bCs/>
          <w:szCs w:val="21"/>
        </w:rPr>
      </w:pPr>
      <w:r>
        <w:rPr>
          <w:rFonts w:ascii="宋体" w:hAnsi="宋体" w:cs="宋体" w:hint="eastAsia"/>
          <w:kern w:val="0"/>
          <w:szCs w:val="21"/>
        </w:rPr>
        <w:t>评审结果汇总完成后，除下列情形外，任何人不得修改评审结果：</w:t>
      </w:r>
    </w:p>
    <w:p>
      <w:pPr>
        <w:ind w:firstLine="412" w:firstLineChars="196"/>
        <w:rPr>
          <w:rFonts w:ascii="宋体" w:hAnsi="宋体" w:cs="宋体"/>
          <w:kern w:val="0"/>
          <w:szCs w:val="21"/>
        </w:rPr>
      </w:pPr>
      <w:r>
        <w:rPr>
          <w:rFonts w:ascii="宋体" w:hAnsi="宋体" w:cs="宋体" w:hint="eastAsia"/>
          <w:kern w:val="0"/>
          <w:szCs w:val="21"/>
        </w:rPr>
        <w:t>37.3.1分值汇总计算错误的；</w:t>
      </w:r>
    </w:p>
    <w:p>
      <w:pPr>
        <w:ind w:firstLine="412" w:firstLineChars="196"/>
        <w:rPr>
          <w:rFonts w:ascii="宋体" w:hAnsi="宋体" w:cs="宋体"/>
          <w:kern w:val="0"/>
          <w:szCs w:val="21"/>
        </w:rPr>
      </w:pPr>
      <w:r>
        <w:rPr>
          <w:rFonts w:ascii="宋体" w:hAnsi="宋体" w:cs="宋体" w:hint="eastAsia"/>
          <w:kern w:val="0"/>
          <w:szCs w:val="21"/>
        </w:rPr>
        <w:t>37.3.2分项评分超出评分标准范围的；</w:t>
      </w:r>
    </w:p>
    <w:p>
      <w:pPr>
        <w:ind w:firstLine="412" w:firstLineChars="196"/>
        <w:rPr>
          <w:rFonts w:ascii="宋体" w:hAnsi="宋体" w:cs="宋体"/>
          <w:kern w:val="0"/>
          <w:szCs w:val="21"/>
        </w:rPr>
      </w:pPr>
      <w:r>
        <w:rPr>
          <w:rFonts w:ascii="宋体" w:hAnsi="宋体" w:cs="宋体" w:hint="eastAsia"/>
          <w:kern w:val="0"/>
          <w:szCs w:val="21"/>
        </w:rPr>
        <w:t>37.3.3评审委员会成员对客观评审因素评分不一致的；</w:t>
      </w:r>
    </w:p>
    <w:p>
      <w:pPr>
        <w:ind w:firstLine="412" w:firstLineChars="196"/>
        <w:rPr>
          <w:rFonts w:ascii="宋体" w:hAnsi="宋体" w:cs="宋体"/>
          <w:kern w:val="0"/>
          <w:szCs w:val="21"/>
        </w:rPr>
      </w:pPr>
      <w:r>
        <w:rPr>
          <w:rFonts w:ascii="宋体" w:hAnsi="宋体" w:cs="宋体" w:hint="eastAsia"/>
          <w:kern w:val="0"/>
          <w:szCs w:val="21"/>
        </w:rPr>
        <w:t>37.3.4经评审委员会认定评分畸高、畸低的。</w:t>
      </w:r>
    </w:p>
    <w:p>
      <w:pPr>
        <w:ind w:firstLine="412" w:firstLineChars="196"/>
        <w:rPr>
          <w:rFonts w:ascii="宋体" w:hAnsi="宋体" w:cs="宋体"/>
          <w:kern w:val="0"/>
          <w:szCs w:val="21"/>
        </w:rPr>
      </w:pPr>
      <w:r>
        <w:rPr>
          <w:rFonts w:ascii="宋体" w:hAnsi="宋体" w:cs="宋体" w:hint="eastAsia"/>
          <w:kern w:val="0"/>
          <w:szCs w:val="21"/>
        </w:rPr>
        <w:t>评审报告签署前，经复核发现存在以上情形之一的，评审委员会应当当场修改评审结果，并进行书面记载；评审报告签署后，采购人或者采购代理机构发现存在以上情形之一的，应当组织原评审委员会进行重新评审，重新评审改变评审结果的，书面报告本级财政部门。</w:t>
      </w:r>
    </w:p>
    <w:p>
      <w:pPr>
        <w:ind w:firstLine="412" w:firstLineChars="196"/>
        <w:rPr>
          <w:rFonts w:ascii="宋体" w:hAnsi="宋体" w:cs="宋体"/>
          <w:kern w:val="0"/>
          <w:szCs w:val="21"/>
        </w:rPr>
      </w:pPr>
      <w:r>
        <w:rPr>
          <w:rFonts w:ascii="宋体" w:hAnsi="宋体" w:cs="宋体" w:hint="eastAsia"/>
          <w:kern w:val="0"/>
          <w:szCs w:val="21"/>
        </w:rPr>
        <w:t>投标人对本条第一款情形提出质疑的，采购人或者采购代理机构可以组织原评审委员会进行重新评审，重新评审改变评审结果的，应当书面报告本级财政部门。</w:t>
      </w:r>
    </w:p>
    <w:p>
      <w:pPr>
        <w:ind w:firstLine="412" w:firstLineChars="196"/>
        <w:rPr>
          <w:rFonts w:ascii="宋体" w:hAnsi="宋体"/>
          <w:b/>
          <w:bCs/>
          <w:szCs w:val="21"/>
        </w:rPr>
      </w:pPr>
      <w:r>
        <w:rPr>
          <w:rFonts w:ascii="宋体" w:hAnsi="宋体" w:hint="eastAsia"/>
          <w:b/>
          <w:bCs/>
          <w:szCs w:val="21"/>
        </w:rPr>
        <w:t>37.4重新组建评审委员会的情形</w:t>
      </w:r>
    </w:p>
    <w:p>
      <w:pPr>
        <w:ind w:firstLine="412" w:firstLineChars="196"/>
        <w:rPr>
          <w:rFonts w:ascii="宋体" w:hAnsi="宋体" w:cs="宋体"/>
          <w:kern w:val="0"/>
          <w:szCs w:val="21"/>
        </w:rPr>
      </w:pPr>
      <w:r>
        <w:rPr>
          <w:rFonts w:ascii="宋体" w:hAnsi="宋体" w:cs="宋体" w:hint="eastAsia"/>
          <w:kern w:val="0"/>
          <w:szCs w:val="21"/>
        </w:rPr>
        <w:t>评审委员会或者其成员存在下列情形导致评审结果无效的，重新组建评审委员会进行评标，并书面报告本级财政部门：</w:t>
      </w:r>
    </w:p>
    <w:p>
      <w:pPr>
        <w:ind w:firstLine="412" w:firstLineChars="196"/>
        <w:rPr>
          <w:rFonts w:ascii="宋体" w:hAnsi="宋体" w:cs="宋体"/>
          <w:kern w:val="0"/>
          <w:szCs w:val="21"/>
        </w:rPr>
      </w:pPr>
      <w:r>
        <w:rPr>
          <w:rFonts w:ascii="宋体" w:hAnsi="宋体" w:cs="宋体" w:hint="eastAsia"/>
          <w:kern w:val="0"/>
          <w:szCs w:val="21"/>
        </w:rPr>
        <w:t>37.4.1评审委员会组成不符合《政府采购货物和服务招标投标管理办法》规定的；</w:t>
      </w:r>
    </w:p>
    <w:p>
      <w:pPr>
        <w:ind w:firstLine="412" w:firstLineChars="196"/>
        <w:rPr>
          <w:rFonts w:ascii="宋体" w:hAnsi="宋体" w:cs="宋体"/>
          <w:kern w:val="0"/>
          <w:szCs w:val="21"/>
        </w:rPr>
      </w:pPr>
      <w:r>
        <w:rPr>
          <w:rFonts w:ascii="宋体" w:hAnsi="宋体" w:cs="宋体" w:hint="eastAsia"/>
          <w:kern w:val="0"/>
          <w:szCs w:val="21"/>
        </w:rPr>
        <w:t>37.4.2有《政府采购货物和服务招标投标管理办法》第六十二条第一至五项情形的；</w:t>
      </w:r>
    </w:p>
    <w:p>
      <w:pPr>
        <w:ind w:firstLine="412" w:firstLineChars="196"/>
        <w:rPr>
          <w:rFonts w:ascii="宋体" w:hAnsi="宋体" w:cs="宋体"/>
          <w:kern w:val="0"/>
          <w:szCs w:val="21"/>
        </w:rPr>
      </w:pPr>
      <w:r>
        <w:rPr>
          <w:rFonts w:ascii="宋体" w:hAnsi="宋体" w:cs="宋体" w:hint="eastAsia"/>
          <w:kern w:val="0"/>
          <w:szCs w:val="21"/>
        </w:rPr>
        <w:t>37.4.3评审委员会及其成员独立评标受到非法干预的；</w:t>
      </w:r>
    </w:p>
    <w:p>
      <w:pPr>
        <w:ind w:firstLine="412" w:firstLineChars="196"/>
        <w:rPr>
          <w:rFonts w:ascii="宋体" w:hAnsi="宋体" w:cs="宋体"/>
          <w:kern w:val="0"/>
          <w:szCs w:val="21"/>
        </w:rPr>
      </w:pPr>
      <w:r>
        <w:rPr>
          <w:rFonts w:ascii="宋体" w:hAnsi="宋体" w:cs="宋体" w:hint="eastAsia"/>
          <w:kern w:val="0"/>
          <w:szCs w:val="21"/>
        </w:rPr>
        <w:t>37.4.4有《中华人民共和国政府采购法实施条例》第七十五条规定的违法行为的。</w:t>
      </w:r>
    </w:p>
    <w:p>
      <w:pPr>
        <w:ind w:firstLine="412" w:firstLineChars="196"/>
        <w:rPr>
          <w:rFonts w:ascii="宋体" w:hAnsi="宋体" w:cs="宋体"/>
          <w:kern w:val="0"/>
          <w:szCs w:val="21"/>
        </w:rPr>
      </w:pPr>
      <w:r>
        <w:rPr>
          <w:rFonts w:ascii="宋体" w:hAnsi="宋体" w:cs="宋体" w:hint="eastAsia"/>
          <w:kern w:val="0"/>
          <w:szCs w:val="21"/>
        </w:rPr>
        <w:t>有违法违规行为的原评审委员会成员不得参加重新组建的评审委员会。</w:t>
      </w:r>
    </w:p>
    <w:p>
      <w:pPr>
        <w:ind w:firstLine="412" w:firstLineChars="196"/>
        <w:rPr>
          <w:rFonts w:ascii="宋体" w:hAnsi="宋体"/>
          <w:szCs w:val="21"/>
        </w:rPr>
      </w:pPr>
    </w:p>
    <w:p>
      <w:pPr>
        <w:pStyle w:val="Heading2"/>
        <w:numPr>
          <w:ilvl w:val="0"/>
          <w:numId w:val="9"/>
        </w:numPr>
        <w:spacing w:before="120" w:beforeLines="50" w:after="120" w:afterLines="50"/>
        <w:ind w:left="562" w:hanging="562"/>
        <w:rPr>
          <w:sz w:val="28"/>
          <w:szCs w:val="28"/>
        </w:rPr>
      </w:pPr>
      <w:r>
        <w:rPr>
          <w:rFonts w:hint="eastAsia"/>
          <w:sz w:val="28"/>
          <w:szCs w:val="28"/>
        </w:rPr>
        <w:t>定标及公示</w:t>
      </w:r>
    </w:p>
    <w:p>
      <w:pPr>
        <w:rPr>
          <w:rFonts w:ascii="黑体" w:eastAsia="黑体" w:hAnsi="宋体"/>
          <w:sz w:val="24"/>
        </w:rPr>
      </w:pPr>
      <w:r>
        <w:rPr>
          <w:rFonts w:ascii="黑体" w:eastAsia="黑体" w:hAnsi="宋体" w:hint="eastAsia"/>
          <w:sz w:val="24"/>
        </w:rPr>
        <w:t>38．定标方法</w:t>
      </w:r>
    </w:p>
    <w:p>
      <w:pPr>
        <w:ind w:firstLine="412" w:firstLineChars="196"/>
        <w:rPr>
          <w:rFonts w:ascii="宋体" w:hAnsi="宋体"/>
          <w:szCs w:val="21"/>
        </w:rPr>
      </w:pPr>
      <w:r>
        <w:rPr>
          <w:rFonts w:ascii="宋体" w:hAnsi="宋体" w:hint="eastAsia"/>
          <w:szCs w:val="21"/>
        </w:rPr>
        <w:t>38.1非评定分离项目定标方法</w:t>
      </w:r>
    </w:p>
    <w:p>
      <w:pPr>
        <w:ind w:firstLine="412" w:firstLineChars="196"/>
        <w:rPr>
          <w:rFonts w:ascii="宋体" w:hAnsi="宋体"/>
          <w:szCs w:val="21"/>
        </w:rPr>
      </w:pPr>
      <w:r>
        <w:rPr>
          <w:rFonts w:ascii="宋体" w:hAnsi="宋体" w:hint="eastAsia"/>
          <w:szCs w:val="21"/>
        </w:rPr>
        <w:t>38</w:t>
      </w:r>
      <w:r>
        <w:rPr>
          <w:rFonts w:ascii="宋体" w:hAnsi="宋体"/>
          <w:szCs w:val="21"/>
        </w:rPr>
        <w:t>.</w:t>
      </w:r>
      <w:r>
        <w:rPr>
          <w:rFonts w:ascii="宋体" w:hAnsi="宋体" w:hint="eastAsia"/>
          <w:szCs w:val="21"/>
        </w:rPr>
        <w:t>1.1评审委员会依据本项目招标文件所约定的评审方法进行评审和比较，向政府集中采购机构提交书面评审报告，并根据评审方法比较评价结果从优到劣进行排序，确定候选中标供应商。</w:t>
      </w:r>
    </w:p>
    <w:p>
      <w:pPr>
        <w:ind w:firstLine="412" w:firstLineChars="196"/>
        <w:rPr>
          <w:rFonts w:ascii="ˎ̥" w:hAnsi="ˎ̥"/>
        </w:rPr>
      </w:pPr>
      <w:r>
        <w:rPr>
          <w:rFonts w:ascii="宋体" w:hAnsi="宋体" w:hint="eastAsia"/>
          <w:szCs w:val="21"/>
        </w:rPr>
        <w:t>38</w:t>
      </w:r>
      <w:r>
        <w:rPr>
          <w:rFonts w:ascii="宋体" w:hAnsi="宋体"/>
          <w:szCs w:val="21"/>
        </w:rPr>
        <w:t>.</w:t>
      </w:r>
      <w:r>
        <w:rPr>
          <w:rFonts w:ascii="宋体" w:hAnsi="宋体" w:hint="eastAsia"/>
          <w:szCs w:val="21"/>
        </w:rPr>
        <w:t>1.2</w:t>
      </w:r>
      <w:r>
        <w:rPr>
          <w:rFonts w:ascii="ˎ̥" w:hAnsi="ˎ̥"/>
        </w:rPr>
        <w:t>采用最低价法的，评</w:t>
      </w:r>
      <w:r>
        <w:rPr>
          <w:rFonts w:ascii="ˎ̥" w:hAnsi="ˎ̥" w:hint="eastAsia"/>
        </w:rPr>
        <w:t>审</w:t>
      </w:r>
      <w:r>
        <w:rPr>
          <w:rFonts w:ascii="ˎ̥" w:hAnsi="ˎ̥"/>
        </w:rPr>
        <w:t>结果按投标报价由低到高顺序排列。投标报价相同的并列。投标文件满足招标文件全部实质性要求且投标报价最低的</w:t>
      </w:r>
      <w:r>
        <w:rPr>
          <w:rFonts w:ascii="ˎ̥" w:hAnsi="ˎ̥" w:hint="eastAsia"/>
        </w:rPr>
        <w:t>投标人为中标供应商</w:t>
      </w:r>
      <w:r>
        <w:rPr>
          <w:rFonts w:ascii="ˎ̥" w:hAnsi="ˎ̥"/>
        </w:rPr>
        <w:t>（</w:t>
      </w:r>
      <w:r>
        <w:rPr>
          <w:rFonts w:ascii="ˎ̥" w:hAnsi="ˎ̥" w:hint="eastAsia"/>
        </w:rPr>
        <w:t>排名</w:t>
      </w:r>
      <w:r>
        <w:rPr>
          <w:rFonts w:ascii="ˎ̥" w:hAnsi="ˎ̥"/>
        </w:rPr>
        <w:t>第二</w:t>
      </w:r>
      <w:r>
        <w:rPr>
          <w:rFonts w:ascii="ˎ̥" w:hAnsi="ˎ̥" w:hint="eastAsia"/>
        </w:rPr>
        <w:t>的投标人为第一替补中标候选人、排名</w:t>
      </w:r>
      <w:r>
        <w:rPr>
          <w:rFonts w:ascii="ˎ̥" w:hAnsi="ˎ̥"/>
        </w:rPr>
        <w:t>第</w:t>
      </w:r>
      <w:r>
        <w:rPr>
          <w:rFonts w:ascii="ˎ̥" w:hAnsi="ˎ̥" w:hint="eastAsia"/>
        </w:rPr>
        <w:t>三的投标人为第二替补中标候选人</w:t>
      </w:r>
      <w:r>
        <w:rPr>
          <w:rFonts w:ascii="ˎ̥" w:hAnsi="ˎ̥"/>
        </w:rPr>
        <w:t>）。</w:t>
      </w:r>
    </w:p>
    <w:p>
      <w:pPr>
        <w:ind w:firstLine="412" w:firstLineChars="196"/>
        <w:rPr>
          <w:rFonts w:ascii="ˎ̥" w:hAnsi="ˎ̥"/>
        </w:rPr>
      </w:pPr>
      <w:r>
        <w:rPr>
          <w:rFonts w:ascii="宋体" w:hAnsi="宋体" w:hint="eastAsia"/>
          <w:szCs w:val="21"/>
        </w:rPr>
        <w:t>38</w:t>
      </w:r>
      <w:r>
        <w:rPr>
          <w:rFonts w:ascii="宋体" w:hAnsi="宋体"/>
          <w:szCs w:val="21"/>
        </w:rPr>
        <w:t>.</w:t>
      </w:r>
      <w:r>
        <w:rPr>
          <w:rFonts w:ascii="宋体" w:hAnsi="宋体" w:hint="eastAsia"/>
          <w:szCs w:val="21"/>
        </w:rPr>
        <w:t>1.3</w:t>
      </w:r>
      <w:r>
        <w:rPr>
          <w:rFonts w:ascii="宋体" w:hAnsi="宋体"/>
          <w:szCs w:val="21"/>
        </w:rPr>
        <w:t>采</w:t>
      </w:r>
      <w:r>
        <w:rPr>
          <w:rFonts w:ascii="ˎ̥" w:hAnsi="ˎ̥"/>
        </w:rPr>
        <w:t>用综合评分法的，评标结果按评审后得分由高到低顺序排列。得分相同的，按投标报价由低到高顺序排列。得分且投标报价相同的并列。投标文件满足招标文件全部实质性要求，且按照评审因素的量化指标评审得分最高的投标人</w:t>
      </w:r>
      <w:r>
        <w:rPr>
          <w:rFonts w:ascii="ˎ̥" w:hAnsi="ˎ̥" w:hint="eastAsia"/>
        </w:rPr>
        <w:t>为中标供应商</w:t>
      </w:r>
      <w:r>
        <w:rPr>
          <w:rFonts w:ascii="ˎ̥" w:hAnsi="ˎ̥"/>
        </w:rPr>
        <w:t>（</w:t>
      </w:r>
      <w:r>
        <w:rPr>
          <w:rFonts w:ascii="ˎ̥" w:hAnsi="ˎ̥" w:hint="eastAsia"/>
        </w:rPr>
        <w:t>排名</w:t>
      </w:r>
      <w:r>
        <w:rPr>
          <w:rFonts w:ascii="ˎ̥" w:hAnsi="ˎ̥"/>
        </w:rPr>
        <w:t>第二</w:t>
      </w:r>
      <w:r>
        <w:rPr>
          <w:rFonts w:ascii="ˎ̥" w:hAnsi="ˎ̥" w:hint="eastAsia"/>
        </w:rPr>
        <w:t>的投标人为第一替补中标候选人、排名</w:t>
      </w:r>
      <w:r>
        <w:rPr>
          <w:rFonts w:ascii="ˎ̥" w:hAnsi="ˎ̥"/>
        </w:rPr>
        <w:t>第</w:t>
      </w:r>
      <w:r>
        <w:rPr>
          <w:rFonts w:ascii="ˎ̥" w:hAnsi="ˎ̥" w:hint="eastAsia"/>
        </w:rPr>
        <w:t>三的投标人为第二替补中标候选人</w:t>
      </w:r>
      <w:r>
        <w:rPr>
          <w:rFonts w:ascii="ˎ̥" w:hAnsi="ˎ̥"/>
        </w:rPr>
        <w:t>）。</w:t>
      </w:r>
      <w:r>
        <w:rPr>
          <w:rFonts w:ascii="ˎ̥" w:hAnsi="ˎ̥" w:hint="eastAsia"/>
        </w:rPr>
        <w:t>出现</w:t>
      </w:r>
      <w:r>
        <w:rPr>
          <w:rFonts w:ascii="ˎ̥" w:hAnsi="ˎ̥"/>
        </w:rPr>
        <w:t>得分且投标报价相同的并列</w:t>
      </w:r>
      <w:r>
        <w:rPr>
          <w:rFonts w:ascii="ˎ̥" w:hAnsi="ˎ̥" w:hint="eastAsia"/>
        </w:rPr>
        <w:t>情况时，采取随机抽取的方式确定，具体操作办法及流程由评审委员会确定。</w:t>
      </w:r>
    </w:p>
    <w:p>
      <w:pPr>
        <w:ind w:firstLine="412" w:firstLineChars="196"/>
        <w:rPr>
          <w:rFonts w:ascii="宋体" w:hAnsi="宋体"/>
          <w:szCs w:val="21"/>
        </w:rPr>
      </w:pPr>
      <w:r>
        <w:rPr>
          <w:rFonts w:ascii="宋体" w:hAnsi="宋体" w:hint="eastAsia"/>
          <w:szCs w:val="21"/>
        </w:rPr>
        <w:t>38.2评定分离项目定标方法</w:t>
      </w:r>
    </w:p>
    <w:p>
      <w:pPr>
        <w:ind w:firstLine="412" w:firstLineChars="196"/>
        <w:rPr>
          <w:rFonts w:ascii="宋体" w:hAnsi="宋体"/>
          <w:szCs w:val="21"/>
        </w:rPr>
      </w:pPr>
      <w:r>
        <w:rPr>
          <w:rFonts w:ascii="宋体" w:hAnsi="宋体" w:hint="eastAsia"/>
          <w:szCs w:val="21"/>
        </w:rPr>
        <w:t>38.2.1评定分离是指在政府集中采购程序中，以公开招标方式执行采购，评审委员会负责对投标文件进行评审、推荐候选中标供应商并出具书面评审报告，由采购人根据评审委员会出具的评审报告从推荐的候选中标供应商中确定中标供应商。单个项目需要确定多家中标供应商的，不适用评定分离。</w:t>
      </w:r>
    </w:p>
    <w:p>
      <w:pPr>
        <w:ind w:firstLine="412" w:firstLineChars="196"/>
      </w:pPr>
      <w:r>
        <w:rPr>
          <w:rFonts w:ascii="宋体" w:hAnsi="宋体"/>
          <w:szCs w:val="21"/>
        </w:rPr>
        <w:t xml:space="preserve">38.2.2 </w:t>
      </w:r>
      <w:bookmarkStart w:id="100" w:name="_Hlk71469733"/>
      <w:r>
        <w:t>适用评定分离的政府采购项目，采用综合评分法评</w:t>
      </w:r>
      <w:r>
        <w:rPr>
          <w:rFonts w:hint="eastAsia"/>
        </w:rPr>
        <w:t>审。</w:t>
      </w:r>
      <w:r>
        <w:rPr>
          <w:rFonts w:ascii="宋体" w:hAnsi="宋体" w:hint="eastAsia"/>
          <w:szCs w:val="21"/>
        </w:rPr>
        <w:t>评审委员会按照评审结果，推荐</w:t>
      </w:r>
      <w:r>
        <w:t>三个合格的候选中标供应商。</w:t>
      </w:r>
    </w:p>
    <w:p>
      <w:pPr>
        <w:ind w:firstLine="412" w:firstLineChars="196"/>
        <w:rPr>
          <w:rFonts w:ascii="宋体" w:hAnsi="宋体"/>
          <w:szCs w:val="21"/>
        </w:rPr>
      </w:pPr>
      <w:r>
        <w:rPr>
          <w:rFonts w:ascii="宋体" w:hAnsi="宋体" w:hint="eastAsia"/>
          <w:szCs w:val="21"/>
        </w:rPr>
        <w:t>38.2.3</w:t>
      </w:r>
      <w:bookmarkStart w:id="101" w:name="_Hlk71469688"/>
      <w:r>
        <w:t>适用评定分离的政府采购项目，</w:t>
      </w:r>
      <w:r>
        <w:rPr>
          <w:rFonts w:ascii="宋体" w:hAnsi="宋体" w:hint="eastAsia"/>
          <w:szCs w:val="21"/>
        </w:rPr>
        <w:t>按照自定法确定中标供应商：自定法是指采购人组织定标委员会，由定标委员会在三家候选中标供应商中确定中标供应商。</w:t>
      </w:r>
      <w:bookmarkEnd w:id="100"/>
      <w:bookmarkEnd w:id="101"/>
    </w:p>
    <w:p>
      <w:pPr>
        <w:ind w:firstLine="412" w:firstLineChars="196"/>
        <w:rPr>
          <w:rFonts w:ascii="宋体" w:hAnsi="宋体"/>
          <w:szCs w:val="21"/>
        </w:rPr>
      </w:pPr>
      <w:r>
        <w:rPr>
          <w:rFonts w:ascii="宋体" w:hAnsi="宋体"/>
          <w:szCs w:val="21"/>
        </w:rPr>
        <w:t>38.2.4</w:t>
      </w:r>
      <w:r>
        <w:rPr>
          <w:rFonts w:ascii="宋体" w:hAnsi="宋体" w:hint="eastAsia"/>
          <w:szCs w:val="21"/>
        </w:rPr>
        <w:t>政府集中采购机构</w:t>
      </w:r>
      <w:r>
        <w:t>应当自评审结束之日起两个工作日内将候选中标供应商名单及其投标文件、评审报告送交采购人</w:t>
      </w:r>
      <w:r>
        <w:rPr>
          <w:rFonts w:ascii="宋体" w:hAnsi="宋体" w:hint="eastAsia"/>
          <w:szCs w:val="21"/>
        </w:rPr>
        <w:t>。</w:t>
      </w:r>
      <w:r>
        <w:t>采购人应当安排专人对定标过程进行书面记录，形成定标报告，作为采购文件的组成部分存档，并及时将定标结果反馈</w:t>
      </w:r>
      <w:r>
        <w:rPr>
          <w:rFonts w:hint="eastAsia"/>
        </w:rPr>
        <w:t>政府集中采购机构。具体定标程序及相关要求以按照《</w:t>
      </w:r>
      <w:r>
        <w:t>深圳市财政局关于印发</w:t>
      </w:r>
      <w:r>
        <w:rPr>
          <w:rFonts w:ascii="宋体" w:hAnsi="宋体" w:hint="eastAsia"/>
        </w:rPr>
        <w:t>〈</w:t>
      </w:r>
      <w:r>
        <w:t>深圳市政府采购评标定标分离管理办法</w:t>
      </w:r>
      <w:r>
        <w:rPr>
          <w:rFonts w:ascii="宋体" w:hAnsi="宋体" w:hint="eastAsia"/>
        </w:rPr>
        <w:t>〉</w:t>
      </w:r>
      <w:r>
        <w:t>的通知</w:t>
      </w:r>
      <w:r>
        <w:rPr>
          <w:rFonts w:hint="eastAsia"/>
        </w:rPr>
        <w:t>》（深财规【2</w:t>
      </w:r>
      <w:r>
        <w:t>020</w:t>
      </w:r>
      <w:r>
        <w:rPr>
          <w:rFonts w:hint="eastAsia"/>
        </w:rPr>
        <w:t>】1号）执行。</w:t>
      </w:r>
    </w:p>
    <w:p>
      <w:pPr>
        <w:ind w:firstLine="412" w:firstLineChars="196"/>
        <w:rPr>
          <w:rFonts w:ascii="宋体" w:hAnsi="宋体"/>
          <w:szCs w:val="21"/>
        </w:rPr>
      </w:pPr>
      <w:r>
        <w:rPr>
          <w:rFonts w:ascii="宋体" w:hAnsi="宋体" w:hint="eastAsia"/>
          <w:szCs w:val="21"/>
        </w:rPr>
        <w:t>说明：采购人及投标供应商应按照上述方法提前做好相关准备。</w:t>
      </w:r>
    </w:p>
    <w:p>
      <w:pPr>
        <w:ind w:firstLine="412" w:firstLineChars="196"/>
        <w:rPr>
          <w:rFonts w:ascii="宋体" w:hAnsi="宋体"/>
          <w:szCs w:val="21"/>
        </w:rPr>
      </w:pPr>
      <w:r>
        <w:rPr>
          <w:rFonts w:ascii="宋体" w:hAnsi="宋体" w:hint="eastAsia"/>
          <w:szCs w:val="21"/>
        </w:rPr>
        <w:t>38.3专用条款另有规定的，按专用条款相关要求定标。</w:t>
      </w:r>
    </w:p>
    <w:p>
      <w:pPr>
        <w:rPr>
          <w:rFonts w:ascii="黑体" w:eastAsia="黑体" w:hAnsi="宋体"/>
          <w:sz w:val="24"/>
        </w:rPr>
      </w:pPr>
      <w:r>
        <w:rPr>
          <w:rFonts w:ascii="黑体" w:eastAsia="黑体" w:hAnsi="宋体" w:hint="eastAsia"/>
          <w:sz w:val="24"/>
        </w:rPr>
        <w:t>39．编写评审报告</w:t>
      </w:r>
    </w:p>
    <w:p>
      <w:pPr>
        <w:ind w:firstLine="412" w:firstLineChars="196"/>
        <w:rPr>
          <w:rFonts w:ascii="宋体" w:hAnsi="宋体"/>
          <w:szCs w:val="21"/>
        </w:rPr>
      </w:pPr>
      <w:r>
        <w:rPr>
          <w:rFonts w:ascii="宋体" w:hAnsi="宋体" w:hint="eastAsia"/>
          <w:szCs w:val="21"/>
        </w:rPr>
        <w:t>评审报告是评审委员会根据全体评标成员签字的原始评审记录和评审结果编写的报告，评审报告由评审委员会全体成员签字。对评审结论持有异议的评审委员会成员可以书面方式阐述其不同意见和理由。评审委员会成员拒绝在评审报告上签字且不陈述其不同意见和理由的，视为同意评审结论。评审委员会应当对此作出书面说明并记录存档。</w:t>
      </w:r>
    </w:p>
    <w:p>
      <w:pPr>
        <w:rPr>
          <w:rFonts w:ascii="黑体" w:eastAsia="黑体" w:hAnsi="宋体"/>
          <w:sz w:val="24"/>
        </w:rPr>
      </w:pPr>
      <w:r>
        <w:rPr>
          <w:rFonts w:ascii="黑体" w:eastAsia="黑体" w:hAnsi="宋体" w:hint="eastAsia"/>
          <w:sz w:val="24"/>
        </w:rPr>
        <w:t>40．中标公告</w:t>
      </w:r>
    </w:p>
    <w:p>
      <w:pPr>
        <w:ind w:firstLine="412" w:firstLineChars="196"/>
        <w:rPr>
          <w:rFonts w:ascii="宋体" w:hAnsi="宋体"/>
          <w:szCs w:val="21"/>
        </w:rPr>
      </w:pPr>
      <w:r>
        <w:rPr>
          <w:rFonts w:ascii="宋体" w:hAnsi="宋体" w:hint="eastAsia"/>
          <w:szCs w:val="21"/>
        </w:rPr>
        <w:t>40.1为体现“公开、公平、公正”的原则，评审结束后经采购人确认（确定）评审结果，政府集中采购机构将在深圳政府采购智慧平台</w:t>
      </w:r>
      <w:r>
        <w:rPr>
          <w:rFonts w:ascii="宋体" w:hAnsi="宋体" w:hint="eastAsia"/>
          <w:b/>
          <w:bCs/>
          <w:szCs w:val="21"/>
        </w:rPr>
        <w:t>（http://zfcg.szggzy.com:8081/）</w:t>
      </w:r>
      <w:r>
        <w:rPr>
          <w:rFonts w:ascii="宋体" w:hAnsi="宋体" w:hint="eastAsia"/>
          <w:szCs w:val="21"/>
        </w:rPr>
        <w:t>上发布中标结果公告。供应商如对评审结果有异议，</w:t>
      </w:r>
      <w:r>
        <w:rPr>
          <w:rFonts w:ascii="宋体" w:hAnsi="宋体"/>
          <w:szCs w:val="21"/>
        </w:rPr>
        <w:t>可在发布公示日期起</w:t>
      </w:r>
      <w:r>
        <w:rPr>
          <w:rFonts w:ascii="宋体" w:hAnsi="宋体" w:hint="eastAsia"/>
          <w:szCs w:val="21"/>
        </w:rPr>
        <w:t>七</w:t>
      </w:r>
      <w:r>
        <w:rPr>
          <w:rFonts w:ascii="宋体" w:hAnsi="宋体"/>
          <w:szCs w:val="21"/>
        </w:rPr>
        <w:t>个工作日内向</w:t>
      </w:r>
      <w:r>
        <w:rPr>
          <w:rFonts w:ascii="宋体" w:hAnsi="宋体" w:hint="eastAsia"/>
          <w:szCs w:val="21"/>
        </w:rPr>
        <w:t>政府集中采购机构</w:t>
      </w:r>
      <w:r>
        <w:rPr>
          <w:rFonts w:ascii="宋体" w:hAnsi="宋体"/>
          <w:szCs w:val="21"/>
        </w:rPr>
        <w:t xml:space="preserve">提出。 </w:t>
      </w:r>
      <w:r>
        <w:rPr>
          <w:rFonts w:ascii="宋体" w:hAnsi="宋体" w:hint="eastAsia"/>
          <w:szCs w:val="21"/>
        </w:rPr>
        <w:t>若在公示期内未提出质疑，则视为认同该评审结果。</w:t>
      </w:r>
    </w:p>
    <w:p>
      <w:pPr>
        <w:ind w:firstLine="412" w:firstLineChars="196"/>
        <w:rPr>
          <w:rFonts w:ascii="宋体" w:hAnsi="宋体"/>
          <w:szCs w:val="21"/>
        </w:rPr>
      </w:pPr>
      <w:r>
        <w:rPr>
          <w:rFonts w:ascii="宋体" w:hAnsi="宋体" w:hint="eastAsia"/>
          <w:szCs w:val="21"/>
        </w:rPr>
        <w:t>40.2质疑、投诉供应商应保证质疑、投诉内容的真实性和可靠性，并承担相应的法律责任。</w:t>
      </w:r>
    </w:p>
    <w:p>
      <w:pPr>
        <w:rPr>
          <w:rFonts w:ascii="黑体" w:eastAsia="黑体" w:hAnsi="宋体"/>
          <w:sz w:val="24"/>
        </w:rPr>
      </w:pPr>
      <w:r>
        <w:rPr>
          <w:rFonts w:ascii="黑体" w:eastAsia="黑体" w:hAnsi="宋体" w:hint="eastAsia"/>
          <w:sz w:val="24"/>
        </w:rPr>
        <w:t>41．中标通知书</w:t>
      </w:r>
    </w:p>
    <w:p>
      <w:pPr>
        <w:ind w:firstLine="412" w:firstLineChars="196"/>
        <w:rPr>
          <w:rFonts w:ascii="宋体" w:hAnsi="宋体"/>
          <w:szCs w:val="21"/>
        </w:rPr>
      </w:pPr>
      <w:r>
        <w:rPr>
          <w:rFonts w:ascii="宋体" w:hAnsi="宋体" w:hint="eastAsia"/>
          <w:szCs w:val="21"/>
        </w:rPr>
        <w:t>41</w:t>
      </w:r>
      <w:r>
        <w:rPr>
          <w:rFonts w:ascii="宋体" w:hAnsi="宋体"/>
          <w:szCs w:val="21"/>
        </w:rPr>
        <w:t>.</w:t>
      </w:r>
      <w:r>
        <w:rPr>
          <w:rFonts w:ascii="宋体" w:hAnsi="宋体" w:hint="eastAsia"/>
          <w:szCs w:val="21"/>
        </w:rPr>
        <w:t>1中标公告公布以后无异常的情况下,中标供应商和采购人可自行在深圳政府采购智慧平台</w:t>
      </w:r>
      <w:r>
        <w:rPr>
          <w:rFonts w:ascii="宋体" w:hAnsi="宋体" w:hint="eastAsia"/>
          <w:b/>
          <w:bCs/>
          <w:szCs w:val="21"/>
        </w:rPr>
        <w:t>（http://zfcg.szggzy.com:8081/）</w:t>
      </w:r>
      <w:r>
        <w:rPr>
          <w:rFonts w:ascii="宋体" w:hAnsi="宋体" w:hint="eastAsia"/>
          <w:szCs w:val="21"/>
        </w:rPr>
        <w:t>上打印</w:t>
      </w:r>
      <w:r>
        <w:rPr>
          <w:rFonts w:ascii="宋体" w:hAnsi="宋体" w:hint="eastAsia"/>
          <w:b/>
          <w:szCs w:val="21"/>
        </w:rPr>
        <w:t>《数字中标通知书》</w:t>
      </w:r>
      <w:r>
        <w:rPr>
          <w:rFonts w:ascii="宋体" w:hAnsi="宋体" w:hint="eastAsia"/>
          <w:szCs w:val="21"/>
        </w:rPr>
        <w:t>。</w:t>
      </w:r>
    </w:p>
    <w:p>
      <w:pPr>
        <w:ind w:firstLine="412" w:firstLineChars="196"/>
        <w:rPr>
          <w:rFonts w:ascii="宋体" w:hAnsi="宋体"/>
          <w:szCs w:val="21"/>
        </w:rPr>
      </w:pPr>
      <w:r>
        <w:rPr>
          <w:rFonts w:ascii="宋体" w:hAnsi="宋体" w:hint="eastAsia"/>
          <w:szCs w:val="21"/>
        </w:rPr>
        <w:t>41</w:t>
      </w:r>
      <w:r>
        <w:rPr>
          <w:rFonts w:ascii="宋体" w:hAnsi="宋体"/>
          <w:szCs w:val="21"/>
        </w:rPr>
        <w:t>.2</w:t>
      </w:r>
      <w:r>
        <w:rPr>
          <w:rFonts w:ascii="宋体" w:hAnsi="宋体" w:hint="eastAsia"/>
          <w:szCs w:val="21"/>
        </w:rPr>
        <w:t>中标通知书是合同的重要组成部分。</w:t>
      </w:r>
    </w:p>
    <w:p>
      <w:pPr>
        <w:ind w:firstLine="412" w:firstLineChars="196"/>
        <w:rPr>
          <w:rFonts w:ascii="宋体" w:hAnsi="宋体"/>
          <w:szCs w:val="21"/>
        </w:rPr>
      </w:pPr>
      <w:r>
        <w:rPr>
          <w:rFonts w:ascii="宋体" w:hAnsi="宋体" w:hint="eastAsia"/>
          <w:szCs w:val="21"/>
        </w:rPr>
        <w:t>41.3因质疑投诉或其它原因导致项目结果变更或采购终止的，政府集中采购机构有权吊销中标通知书。</w:t>
      </w:r>
    </w:p>
    <w:p>
      <w:pPr>
        <w:ind w:firstLine="412" w:firstLineChars="196"/>
        <w:rPr>
          <w:rFonts w:ascii="宋体" w:hAnsi="宋体"/>
          <w:szCs w:val="21"/>
        </w:rPr>
      </w:pPr>
    </w:p>
    <w:p>
      <w:pPr>
        <w:pStyle w:val="Heading2"/>
        <w:numPr>
          <w:ilvl w:val="0"/>
          <w:numId w:val="9"/>
        </w:numPr>
        <w:spacing w:before="120" w:beforeLines="50" w:after="120" w:afterLines="50"/>
        <w:ind w:left="562" w:hanging="562"/>
        <w:rPr>
          <w:sz w:val="28"/>
          <w:szCs w:val="28"/>
        </w:rPr>
      </w:pPr>
      <w:r>
        <w:rPr>
          <w:rFonts w:hint="eastAsia"/>
          <w:sz w:val="28"/>
          <w:szCs w:val="28"/>
        </w:rPr>
        <w:t>公开招标失败的后续处理</w:t>
      </w:r>
    </w:p>
    <w:p>
      <w:pPr>
        <w:rPr>
          <w:rFonts w:ascii="黑体" w:eastAsia="黑体" w:hAnsi="宋体"/>
          <w:sz w:val="24"/>
        </w:rPr>
      </w:pPr>
      <w:r>
        <w:rPr>
          <w:rFonts w:ascii="黑体" w:eastAsia="黑体" w:hAnsi="宋体" w:hint="eastAsia"/>
          <w:sz w:val="24"/>
        </w:rPr>
        <w:t>42．公开招标失败的处理</w:t>
      </w:r>
    </w:p>
    <w:p>
      <w:pPr>
        <w:ind w:firstLine="412" w:firstLineChars="196"/>
        <w:rPr>
          <w:rFonts w:ascii="宋体" w:hAnsi="宋体"/>
        </w:rPr>
      </w:pPr>
      <w:r>
        <w:rPr>
          <w:rFonts w:ascii="宋体" w:hAnsi="宋体" w:hint="eastAsia"/>
          <w:szCs w:val="21"/>
        </w:rPr>
        <w:t>42.1本项目公开招标过程中若由于投标截止后</w:t>
      </w:r>
      <w:r>
        <w:rPr>
          <w:rFonts w:ascii="宋体" w:hAnsi="宋体" w:hint="eastAsia"/>
        </w:rPr>
        <w:t>实际递交</w:t>
      </w:r>
      <w:r>
        <w:rPr>
          <w:rFonts w:ascii="宋体" w:hAnsi="宋体"/>
        </w:rPr>
        <w:t>投标</w:t>
      </w:r>
      <w:r>
        <w:rPr>
          <w:rFonts w:ascii="宋体" w:hAnsi="宋体" w:hint="eastAsia"/>
        </w:rPr>
        <w:t>文件的供应商数量不足、经</w:t>
      </w:r>
      <w:r>
        <w:rPr>
          <w:rFonts w:ascii="宋体" w:hAnsi="宋体" w:hint="eastAsia"/>
          <w:szCs w:val="21"/>
        </w:rPr>
        <w:t>评审委员会</w:t>
      </w:r>
      <w:r>
        <w:rPr>
          <w:rFonts w:ascii="宋体" w:hAnsi="宋体" w:hint="eastAsia"/>
        </w:rPr>
        <w:t>评审对招标文件作实质响应的供应商不足等原因造成公开招标失败，可由</w:t>
      </w:r>
      <w:r>
        <w:rPr>
          <w:rFonts w:ascii="宋体" w:hAnsi="宋体" w:cs="宋体" w:hint="eastAsia"/>
        </w:rPr>
        <w:t>政府集中采购机构</w:t>
      </w:r>
      <w:r>
        <w:rPr>
          <w:rFonts w:ascii="宋体" w:hAnsi="宋体" w:hint="eastAsia"/>
        </w:rPr>
        <w:t>重新组织采购。</w:t>
      </w:r>
    </w:p>
    <w:p>
      <w:pPr>
        <w:ind w:firstLine="412" w:firstLineChars="196"/>
        <w:rPr>
          <w:rFonts w:ascii="宋体" w:hAnsi="宋体"/>
          <w:szCs w:val="21"/>
        </w:rPr>
      </w:pPr>
      <w:r>
        <w:rPr>
          <w:rFonts w:ascii="宋体" w:hAnsi="宋体" w:hint="eastAsia"/>
          <w:szCs w:val="21"/>
        </w:rPr>
        <w:t>42.2对公开招标失败的项目，评审委员会在出具该项目招标失败结论的同时，可以提出重新采购组织形式的建议，以及进一步完善招标文件的资格、技术、商务要求的修改建议。</w:t>
      </w:r>
    </w:p>
    <w:p>
      <w:pPr>
        <w:ind w:firstLine="412" w:firstLineChars="196"/>
        <w:rPr>
          <w:rFonts w:ascii="宋体" w:hAnsi="宋体"/>
          <w:szCs w:val="21"/>
        </w:rPr>
      </w:pPr>
      <w:r>
        <w:rPr>
          <w:rFonts w:ascii="宋体" w:hAnsi="宋体" w:hint="eastAsia"/>
          <w:szCs w:val="21"/>
        </w:rPr>
        <w:t>42.3重新组织采购有以下两种组织形式：</w:t>
      </w:r>
    </w:p>
    <w:p>
      <w:pPr>
        <w:ind w:firstLine="412" w:firstLineChars="196"/>
        <w:rPr>
          <w:rFonts w:ascii="宋体" w:hAnsi="宋体"/>
        </w:rPr>
      </w:pPr>
      <w:r>
        <w:rPr>
          <w:rFonts w:ascii="宋体" w:hAnsi="宋体" w:hint="eastAsia"/>
        </w:rPr>
        <w:t>（1）由政府集中采购机构重新组织公开招标；</w:t>
      </w:r>
    </w:p>
    <w:p>
      <w:pPr>
        <w:ind w:firstLine="412" w:firstLineChars="196"/>
        <w:rPr>
          <w:rFonts w:ascii="宋体" w:hAnsi="宋体"/>
        </w:rPr>
      </w:pPr>
      <w:r>
        <w:rPr>
          <w:rFonts w:ascii="宋体" w:hAnsi="宋体" w:hint="eastAsia"/>
        </w:rPr>
        <w:t>（2）根据实际情况需要向同级财政部门提出非公开招标方式申请，经同级财政部门批准，公开招标失败采购项目可转为竞争性谈判或单一来源谈判方式采购。</w:t>
      </w:r>
    </w:p>
    <w:p>
      <w:pPr>
        <w:ind w:firstLine="412" w:firstLineChars="196"/>
        <w:rPr>
          <w:rFonts w:ascii="宋体" w:hAnsi="宋体"/>
        </w:rPr>
      </w:pPr>
      <w:r>
        <w:rPr>
          <w:rFonts w:ascii="宋体" w:hAnsi="宋体" w:hint="eastAsia"/>
        </w:rPr>
        <w:t>42.4公开招标失败的采购项目重新组织公开招标，由政府集中采购机构重新按公开招标流程组织采购活动。</w:t>
      </w:r>
    </w:p>
    <w:p>
      <w:pPr>
        <w:rPr>
          <w:rFonts w:ascii="宋体" w:hAnsi="宋体"/>
        </w:rPr>
      </w:pPr>
      <w:r>
        <w:rPr>
          <w:rFonts w:ascii="黑体" w:eastAsia="黑体" w:hAnsi="宋体" w:hint="eastAsia"/>
          <w:sz w:val="24"/>
        </w:rPr>
        <w:t xml:space="preserve">    </w:t>
      </w:r>
      <w:r>
        <w:rPr>
          <w:rFonts w:ascii="宋体" w:hAnsi="宋体" w:hint="eastAsia"/>
        </w:rPr>
        <w:t>42.5公开招标失败的采购项目经同级财政部门批准转为竞争性谈判或单一来源谈判方式采购的，按规定要求组织政府采购工作。</w:t>
      </w:r>
    </w:p>
    <w:p>
      <w:pPr>
        <w:rPr>
          <w:rFonts w:ascii="黑体" w:eastAsia="黑体" w:hAnsi="宋体"/>
          <w:sz w:val="24"/>
        </w:rPr>
      </w:pPr>
    </w:p>
    <w:p>
      <w:pPr>
        <w:pStyle w:val="Heading2"/>
        <w:numPr>
          <w:ilvl w:val="0"/>
          <w:numId w:val="9"/>
        </w:numPr>
        <w:spacing w:before="120" w:beforeLines="50" w:after="120" w:afterLines="50"/>
        <w:ind w:left="562" w:hanging="562"/>
        <w:rPr>
          <w:sz w:val="28"/>
          <w:szCs w:val="28"/>
        </w:rPr>
      </w:pPr>
      <w:bookmarkStart w:id="102" w:name="_Hlk72439043"/>
      <w:r>
        <w:rPr>
          <w:rFonts w:hint="eastAsia"/>
          <w:sz w:val="28"/>
          <w:szCs w:val="28"/>
        </w:rPr>
        <w:t>合同的授予与备案</w:t>
      </w:r>
      <w:bookmarkEnd w:id="102"/>
    </w:p>
    <w:p>
      <w:pPr>
        <w:rPr>
          <w:rFonts w:ascii="黑体" w:eastAsia="黑体" w:hAnsi="宋体"/>
          <w:sz w:val="24"/>
        </w:rPr>
      </w:pPr>
      <w:bookmarkStart w:id="103" w:name="_Toc73521674"/>
      <w:bookmarkStart w:id="104" w:name="_Toc73517679"/>
      <w:bookmarkStart w:id="105" w:name="_Toc73518157"/>
      <w:bookmarkStart w:id="106" w:name="_Toc73521586"/>
      <w:bookmarkStart w:id="107" w:name="_Toc100052408"/>
      <w:bookmarkStart w:id="108" w:name="_Hlk72439088"/>
      <w:r>
        <w:rPr>
          <w:rFonts w:ascii="黑体" w:eastAsia="黑体" w:hAnsi="宋体" w:hint="eastAsia"/>
          <w:sz w:val="24"/>
        </w:rPr>
        <w:t>43．合同授予标准</w:t>
      </w:r>
      <w:bookmarkEnd w:id="103"/>
      <w:bookmarkEnd w:id="104"/>
      <w:bookmarkEnd w:id="105"/>
      <w:bookmarkEnd w:id="106"/>
      <w:bookmarkEnd w:id="107"/>
    </w:p>
    <w:p>
      <w:pPr>
        <w:ind w:firstLine="412" w:firstLineChars="196"/>
        <w:rPr>
          <w:rFonts w:ascii="宋体" w:hAnsi="宋体"/>
          <w:szCs w:val="21"/>
        </w:rPr>
      </w:pPr>
      <w:r>
        <w:rPr>
          <w:rFonts w:ascii="宋体" w:hAnsi="宋体" w:hint="eastAsia"/>
          <w:szCs w:val="21"/>
        </w:rPr>
        <w:t>本项目的合同将授予经本招标文件规定评审确定的中标供应商。</w:t>
      </w:r>
    </w:p>
    <w:p>
      <w:pPr>
        <w:rPr>
          <w:rFonts w:ascii="黑体" w:eastAsia="黑体" w:hAnsi="宋体"/>
          <w:sz w:val="24"/>
        </w:rPr>
      </w:pPr>
      <w:bookmarkStart w:id="109" w:name="_Toc73521587"/>
      <w:bookmarkStart w:id="110" w:name="_Toc100052409"/>
      <w:bookmarkStart w:id="111" w:name="_Toc73518158"/>
      <w:bookmarkStart w:id="112" w:name="_Toc73521675"/>
      <w:bookmarkStart w:id="113" w:name="_Toc73517680"/>
      <w:r>
        <w:rPr>
          <w:rFonts w:ascii="黑体" w:eastAsia="黑体" w:hAnsi="宋体" w:hint="eastAsia"/>
          <w:sz w:val="24"/>
        </w:rPr>
        <w:t>44．</w:t>
      </w:r>
      <w:bookmarkEnd w:id="109"/>
      <w:bookmarkEnd w:id="110"/>
      <w:bookmarkEnd w:id="111"/>
      <w:bookmarkEnd w:id="112"/>
      <w:bookmarkEnd w:id="113"/>
      <w:r>
        <w:rPr>
          <w:rFonts w:ascii="黑体" w:eastAsia="黑体" w:hAnsi="宋体" w:hint="eastAsia"/>
          <w:sz w:val="24"/>
        </w:rPr>
        <w:t>接受和拒绝任何或所有投标的权力</w:t>
      </w:r>
    </w:p>
    <w:p>
      <w:pPr>
        <w:ind w:firstLine="412" w:firstLineChars="196"/>
        <w:rPr>
          <w:rFonts w:ascii="宋体" w:hAnsi="宋体"/>
          <w:szCs w:val="21"/>
        </w:rPr>
      </w:pPr>
      <w:r>
        <w:rPr>
          <w:rFonts w:ascii="宋体" w:hAnsi="宋体" w:hint="eastAsia"/>
          <w:szCs w:val="21"/>
        </w:rPr>
        <w:t>政府集中采购机构和采购人保留在投标之前任何时候接受或拒绝任何投标或所有投标，以及宣布招标无效的权力，对受影响的投标人不承担任何责任，也无义务向受影响的投标人解释采取这一行动的理由。</w:t>
      </w:r>
    </w:p>
    <w:p>
      <w:pPr>
        <w:rPr>
          <w:rFonts w:ascii="黑体" w:eastAsia="黑体" w:hAnsi="宋体"/>
          <w:sz w:val="24"/>
        </w:rPr>
      </w:pPr>
      <w:bookmarkStart w:id="114" w:name="_Toc73517682"/>
      <w:bookmarkStart w:id="115" w:name="_Toc73521589"/>
      <w:bookmarkStart w:id="116" w:name="_Toc73521677"/>
      <w:bookmarkStart w:id="117" w:name="_Toc73518160"/>
      <w:bookmarkStart w:id="118" w:name="_Toc100052410"/>
      <w:r>
        <w:rPr>
          <w:rFonts w:ascii="黑体" w:eastAsia="黑体" w:hAnsi="宋体" w:hint="eastAsia"/>
          <w:sz w:val="24"/>
        </w:rPr>
        <w:t>45．合同的签订</w:t>
      </w:r>
      <w:bookmarkEnd w:id="114"/>
      <w:bookmarkEnd w:id="115"/>
      <w:bookmarkEnd w:id="116"/>
      <w:bookmarkEnd w:id="117"/>
      <w:bookmarkEnd w:id="118"/>
    </w:p>
    <w:p>
      <w:pPr>
        <w:ind w:firstLine="412" w:firstLineChars="196"/>
        <w:rPr>
          <w:rFonts w:ascii="宋体" w:hAnsi="宋体"/>
          <w:szCs w:val="21"/>
        </w:rPr>
      </w:pPr>
      <w:r>
        <w:rPr>
          <w:rFonts w:ascii="宋体" w:hAnsi="宋体" w:hint="eastAsia"/>
          <w:szCs w:val="21"/>
        </w:rPr>
        <w:t>45.1中标人将于中标通知书发出之日起十个工作日内，按照采购文件（招标文件和投标文件等）内容与采购人签订政府采购合同；合同的实质性内容应当符合招标文件的规定；</w:t>
      </w:r>
    </w:p>
    <w:p>
      <w:pPr>
        <w:ind w:firstLine="412" w:firstLineChars="196"/>
        <w:rPr>
          <w:rFonts w:ascii="宋体" w:hAnsi="宋体"/>
          <w:szCs w:val="21"/>
        </w:rPr>
      </w:pPr>
      <w:r>
        <w:rPr>
          <w:rFonts w:ascii="宋体" w:hAnsi="宋体" w:hint="eastAsia"/>
          <w:szCs w:val="21"/>
        </w:rPr>
        <w:t>45.2中标人如不按本通用条款第45</w:t>
      </w:r>
      <w:r>
        <w:rPr>
          <w:rFonts w:ascii="宋体" w:hAnsi="宋体"/>
          <w:szCs w:val="21"/>
        </w:rPr>
        <w:t>.1</w:t>
      </w:r>
      <w:r>
        <w:rPr>
          <w:rFonts w:ascii="宋体" w:hAnsi="宋体" w:hint="eastAsia"/>
          <w:szCs w:val="21"/>
        </w:rPr>
        <w:t>款的规定与采购人签订合同，</w:t>
      </w:r>
      <w:r>
        <w:rPr>
          <w:rFonts w:ascii="宋体" w:hAnsi="宋体" w:cs="宋体"/>
          <w:kern w:val="0"/>
          <w:szCs w:val="21"/>
        </w:rPr>
        <w:t>情节严重的，由</w:t>
      </w:r>
      <w:r>
        <w:rPr>
          <w:rFonts w:ascii="宋体" w:hAnsi="宋体" w:cs="宋体" w:hint="eastAsia"/>
          <w:kern w:val="0"/>
          <w:szCs w:val="21"/>
        </w:rPr>
        <w:t>同级财政</w:t>
      </w:r>
      <w:r>
        <w:rPr>
          <w:rFonts w:ascii="宋体" w:hAnsi="宋体" w:cs="宋体"/>
          <w:kern w:val="0"/>
          <w:szCs w:val="21"/>
        </w:rPr>
        <w:t>部门记入供应商诚信档案，予以通报</w:t>
      </w:r>
      <w:r>
        <w:rPr>
          <w:rFonts w:ascii="宋体" w:hAnsi="宋体" w:hint="eastAsia"/>
          <w:szCs w:val="21"/>
        </w:rPr>
        <w:t>；</w:t>
      </w:r>
    </w:p>
    <w:p>
      <w:pPr>
        <w:ind w:firstLine="412" w:firstLineChars="196"/>
        <w:rPr>
          <w:rFonts w:ascii="宋体" w:hAnsi="宋体"/>
          <w:szCs w:val="21"/>
        </w:rPr>
      </w:pPr>
      <w:r>
        <w:rPr>
          <w:rFonts w:ascii="宋体" w:hAnsi="宋体" w:hint="eastAsia"/>
          <w:szCs w:val="21"/>
        </w:rPr>
        <w:t>45.3中标人应当按照合同约定履行义务，完成中标项目，不得将中标项目转让（转包）给他人。</w:t>
      </w:r>
    </w:p>
    <w:p>
      <w:pPr>
        <w:rPr>
          <w:rFonts w:ascii="黑体" w:eastAsia="黑体" w:hAnsi="宋体"/>
          <w:sz w:val="24"/>
        </w:rPr>
      </w:pPr>
      <w:bookmarkStart w:id="119" w:name="_Toc73518161"/>
      <w:bookmarkStart w:id="120" w:name="_Toc73521590"/>
      <w:bookmarkStart w:id="121" w:name="_Toc100052411"/>
      <w:bookmarkStart w:id="122" w:name="_Toc73521678"/>
      <w:bookmarkStart w:id="123" w:name="_Toc73517683"/>
      <w:r>
        <w:rPr>
          <w:rFonts w:ascii="黑体" w:eastAsia="黑体" w:hAnsi="宋体" w:hint="eastAsia"/>
          <w:sz w:val="24"/>
        </w:rPr>
        <w:t>46．履约担保</w:t>
      </w:r>
      <w:bookmarkEnd w:id="119"/>
      <w:bookmarkEnd w:id="120"/>
      <w:bookmarkEnd w:id="121"/>
      <w:bookmarkEnd w:id="122"/>
      <w:bookmarkEnd w:id="123"/>
    </w:p>
    <w:p>
      <w:pPr>
        <w:ind w:firstLine="412" w:firstLineChars="196"/>
        <w:rPr>
          <w:rFonts w:ascii="宋体" w:hAnsi="宋体"/>
          <w:szCs w:val="21"/>
        </w:rPr>
      </w:pPr>
      <w:r>
        <w:rPr>
          <w:rFonts w:ascii="宋体" w:hAnsi="宋体" w:hint="eastAsia"/>
          <w:szCs w:val="21"/>
        </w:rPr>
        <w:t>46.1在签订项目合同的同时，中标人应按“对通用条款的补充内容”中规定的金额向采购人提交履约担保；</w:t>
      </w:r>
    </w:p>
    <w:p>
      <w:pPr>
        <w:ind w:firstLine="412" w:firstLineChars="196"/>
        <w:rPr>
          <w:rFonts w:ascii="宋体" w:hAnsi="宋体"/>
          <w:szCs w:val="21"/>
        </w:rPr>
      </w:pPr>
      <w:r>
        <w:rPr>
          <w:rFonts w:ascii="宋体" w:hAnsi="宋体" w:hint="eastAsia"/>
          <w:szCs w:val="21"/>
        </w:rPr>
        <w:t>46.2，允许供应商自主选择以支票、汇票、本票、保函等非现金方式提交履约担保；</w:t>
      </w:r>
      <w:r>
        <w:t>中标</w:t>
      </w:r>
      <w:r>
        <w:rPr>
          <w:rFonts w:hint="eastAsia"/>
        </w:rPr>
        <w:t>人</w:t>
      </w:r>
      <w:r>
        <w:t>提交履约</w:t>
      </w:r>
      <w:r>
        <w:rPr>
          <w:rFonts w:hint="eastAsia"/>
        </w:rPr>
        <w:t>担保不是</w:t>
      </w:r>
      <w:r>
        <w:t>合同签订的</w:t>
      </w:r>
      <w:r>
        <w:rPr>
          <w:rFonts w:hint="eastAsia"/>
        </w:rPr>
        <w:t>前提</w:t>
      </w:r>
      <w:r>
        <w:t>条件，不要求中标</w:t>
      </w:r>
      <w:r>
        <w:rPr>
          <w:rFonts w:hint="eastAsia"/>
        </w:rPr>
        <w:t>人</w:t>
      </w:r>
      <w:r>
        <w:t>提供除法律、法规明确规定外的其他担保</w:t>
      </w:r>
      <w:r>
        <w:rPr>
          <w:rFonts w:hint="eastAsia"/>
        </w:rPr>
        <w:t>。</w:t>
      </w:r>
    </w:p>
    <w:p>
      <w:pPr>
        <w:rPr>
          <w:rFonts w:ascii="黑体" w:eastAsia="黑体" w:hAnsi="宋体"/>
          <w:sz w:val="24"/>
        </w:rPr>
      </w:pPr>
      <w:r>
        <w:rPr>
          <w:rFonts w:ascii="黑体" w:eastAsia="黑体" w:hAnsi="宋体" w:hint="eastAsia"/>
          <w:sz w:val="24"/>
        </w:rPr>
        <w:t>47. 合同备案</w:t>
      </w:r>
    </w:p>
    <w:p>
      <w:pPr>
        <w:ind w:firstLine="412" w:firstLineChars="196"/>
        <w:rPr>
          <w:rFonts w:ascii="宋体" w:hAnsi="宋体"/>
          <w:szCs w:val="21"/>
        </w:rPr>
      </w:pPr>
      <w:r>
        <w:rPr>
          <w:rFonts w:ascii="宋体" w:hAnsi="宋体" w:hint="eastAsia"/>
          <w:szCs w:val="21"/>
        </w:rPr>
        <w:t>采购人与中标人应于合同签订之日起十日内，由采购人或委托中标人将采购合同副本抄送合同备案工作实施机构备案。</w:t>
      </w:r>
    </w:p>
    <w:p>
      <w:pPr>
        <w:rPr>
          <w:rFonts w:ascii="黑体" w:eastAsia="黑体" w:hAnsi="宋体"/>
          <w:sz w:val="24"/>
        </w:rPr>
      </w:pPr>
      <w:r>
        <w:rPr>
          <w:rFonts w:ascii="黑体" w:eastAsia="黑体" w:hAnsi="宋体" w:hint="eastAsia"/>
          <w:sz w:val="24"/>
        </w:rPr>
        <w:t>48. 合同变更</w:t>
      </w:r>
    </w:p>
    <w:p>
      <w:pPr>
        <w:ind w:firstLine="412" w:firstLineChars="196"/>
        <w:rPr>
          <w:rFonts w:ascii="宋体" w:hAnsi="宋体"/>
          <w:szCs w:val="21"/>
          <w:highlight w:val="yellow"/>
        </w:rPr>
      </w:pPr>
      <w:r>
        <w:rPr>
          <w:rFonts w:ascii="宋体" w:hAnsi="宋体" w:hint="eastAsia"/>
          <w:szCs w:val="21"/>
          <w:highlight w:val="yellow"/>
        </w:rPr>
        <w:t>合同变更事宜按《深圳市财政局关于优化政府采购合同备案的通知》（深财发保〔2022〕2号）相关规定执行。</w:t>
      </w:r>
    </w:p>
    <w:p>
      <w:pPr>
        <w:rPr>
          <w:rFonts w:ascii="黑体" w:eastAsia="黑体" w:hAnsi="宋体"/>
          <w:sz w:val="24"/>
        </w:rPr>
      </w:pPr>
      <w:r>
        <w:rPr>
          <w:rFonts w:ascii="黑体" w:eastAsia="黑体" w:hAnsi="宋体" w:hint="eastAsia"/>
          <w:sz w:val="24"/>
        </w:rPr>
        <w:t>49. 项目验收</w:t>
      </w:r>
    </w:p>
    <w:p>
      <w:pPr>
        <w:widowControl/>
        <w:ind w:right="176" w:firstLine="420"/>
        <w:jc w:val="left"/>
        <w:rPr>
          <w:rFonts w:ascii="宋体" w:hAnsi="宋体"/>
        </w:rPr>
      </w:pPr>
      <w:r>
        <w:rPr>
          <w:rFonts w:ascii="宋体" w:hAnsi="宋体" w:hint="eastAsia"/>
        </w:rPr>
        <w:t>49.1采购人应当按照招标文件和合同规定的标准和方法，及时组织验收。</w:t>
      </w:r>
      <w:r>
        <w:rPr>
          <w:rFonts w:ascii="宋体" w:hAnsi="宋体"/>
        </w:rPr>
        <w:t xml:space="preserve"> </w:t>
      </w:r>
    </w:p>
    <w:p>
      <w:pPr>
        <w:rPr>
          <w:rFonts w:ascii="黑体" w:eastAsia="黑体" w:hAnsi="宋体"/>
          <w:sz w:val="24"/>
        </w:rPr>
      </w:pPr>
      <w:r>
        <w:rPr>
          <w:rFonts w:ascii="黑体" w:eastAsia="黑体" w:hAnsi="宋体" w:hint="eastAsia"/>
          <w:sz w:val="24"/>
        </w:rPr>
        <w:t>50. 宣传</w:t>
      </w:r>
    </w:p>
    <w:p>
      <w:pPr>
        <w:ind w:left="210" w:firstLine="412" w:leftChars="100" w:firstLineChars="196"/>
        <w:rPr>
          <w:rFonts w:ascii="宋体" w:hAnsi="宋体"/>
        </w:rPr>
      </w:pPr>
      <w:r>
        <w:rPr>
          <w:rFonts w:ascii="宋体" w:hAnsi="宋体" w:hint="eastAsia"/>
        </w:rPr>
        <w:t>凡与政府采购活动有关的宣传或广告，若当中提及政府采购，</w:t>
      </w:r>
      <w:r>
        <w:rPr>
          <w:rFonts w:ascii="宋体" w:hAnsi="宋体"/>
        </w:rPr>
        <w:t>必须事先将具体对外宣传方案报</w:t>
      </w:r>
      <w:r>
        <w:rPr>
          <w:rFonts w:ascii="宋体" w:hAnsi="宋体" w:hint="eastAsia"/>
        </w:rPr>
        <w:t>同级财政部门</w:t>
      </w:r>
      <w:r>
        <w:rPr>
          <w:rFonts w:ascii="宋体" w:hAnsi="宋体"/>
        </w:rPr>
        <w:t>和</w:t>
      </w:r>
      <w:r>
        <w:rPr>
          <w:rFonts w:ascii="宋体" w:hAnsi="宋体" w:hint="eastAsia"/>
        </w:rPr>
        <w:t>政府集中采购机构</w:t>
      </w:r>
      <w:r>
        <w:rPr>
          <w:rFonts w:ascii="宋体" w:hAnsi="宋体"/>
        </w:rPr>
        <w:t>，并征得其同意。对外市场宣传包括但不限于以下形式：</w:t>
      </w:r>
    </w:p>
    <w:p>
      <w:pPr>
        <w:ind w:left="210" w:firstLine="412" w:leftChars="100" w:firstLineChars="196"/>
        <w:rPr>
          <w:rFonts w:ascii="宋体" w:hAnsi="宋体"/>
        </w:rPr>
      </w:pPr>
      <w:r>
        <w:rPr>
          <w:rFonts w:ascii="宋体" w:hAnsi="宋体"/>
        </w:rPr>
        <w:t>a.名片、宣传册、广告标语等；</w:t>
      </w:r>
    </w:p>
    <w:p>
      <w:pPr>
        <w:ind w:left="210" w:firstLine="412" w:leftChars="100" w:firstLineChars="196"/>
        <w:rPr>
          <w:rFonts w:ascii="宋体" w:hAnsi="宋体"/>
        </w:rPr>
      </w:pPr>
      <w:r>
        <w:rPr>
          <w:rFonts w:ascii="宋体" w:hAnsi="宋体"/>
        </w:rPr>
        <w:t>b.案例介绍、推广等；</w:t>
      </w:r>
    </w:p>
    <w:p>
      <w:pPr>
        <w:ind w:left="210" w:firstLine="412" w:leftChars="100" w:firstLineChars="196"/>
        <w:rPr>
          <w:rFonts w:ascii="宋体" w:hAnsi="宋体"/>
        </w:rPr>
      </w:pPr>
      <w:r>
        <w:rPr>
          <w:rFonts w:ascii="宋体" w:hAnsi="宋体" w:hint="eastAsia"/>
        </w:rPr>
        <w:t>c.工作</w:t>
      </w:r>
      <w:r>
        <w:rPr>
          <w:rFonts w:ascii="宋体" w:hAnsi="宋体"/>
        </w:rPr>
        <w:t>人员向其他消费群体宣传。</w:t>
      </w:r>
    </w:p>
    <w:p>
      <w:pPr>
        <w:rPr>
          <w:rFonts w:ascii="黑体" w:eastAsia="黑体" w:hAnsi="宋体"/>
          <w:sz w:val="24"/>
        </w:rPr>
      </w:pPr>
      <w:r>
        <w:rPr>
          <w:rFonts w:ascii="黑体" w:eastAsia="黑体" w:hAnsi="宋体" w:hint="eastAsia"/>
          <w:sz w:val="24"/>
        </w:rPr>
        <w:t>51. 供应商违法责任</w:t>
      </w:r>
    </w:p>
    <w:p>
      <w:pPr>
        <w:ind w:firstLine="412" w:firstLineChars="196"/>
        <w:rPr>
          <w:rFonts w:ascii="宋体" w:hAnsi="宋体"/>
          <w:szCs w:val="21"/>
        </w:rPr>
      </w:pPr>
      <w:r>
        <w:rPr>
          <w:rFonts w:ascii="宋体" w:hAnsi="宋体" w:hint="eastAsia"/>
          <w:szCs w:val="21"/>
        </w:rPr>
        <w:t>5</w:t>
      </w:r>
      <w:r>
        <w:rPr>
          <w:rFonts w:ascii="宋体" w:hAnsi="宋体"/>
          <w:szCs w:val="21"/>
        </w:rPr>
        <w:t>1.1</w:t>
      </w:r>
      <w:r>
        <w:rPr>
          <w:rFonts w:ascii="宋体" w:hAnsi="宋体" w:hint="eastAsia"/>
          <w:szCs w:val="21"/>
        </w:rPr>
        <w:t>《深圳经济特区政府采购条例》第五十七条 供应商在政府采购中，有下列行为之一的，一至三年内禁止其参与本市政府采购，并由主管部门记入供应商诚信档案，处以采购金额千分之十以上千分之二十以下的罚款；情节严重的，取消其参与本市政府采购资格，处以采购金额千分之二十以上千分之三十以下的罚款，并由市场监管部门依法吊销其营业执照；给他人造成损失的，依法承担赔偿责任；构成犯罪的，依法追究刑事责任：</w:t>
      </w:r>
    </w:p>
    <w:p>
      <w:pPr>
        <w:ind w:firstLine="412" w:firstLineChars="196"/>
        <w:rPr>
          <w:rFonts w:ascii="宋体" w:hAnsi="宋体"/>
          <w:szCs w:val="21"/>
        </w:rPr>
      </w:pPr>
      <w:r>
        <w:rPr>
          <w:rFonts w:ascii="宋体" w:hAnsi="宋体" w:hint="eastAsia"/>
          <w:szCs w:val="21"/>
        </w:rPr>
        <w:t>（1）在采购活动中应当回避而未回避的；</w:t>
      </w:r>
    </w:p>
    <w:p>
      <w:pPr>
        <w:ind w:firstLine="412" w:firstLineChars="196"/>
        <w:rPr>
          <w:rFonts w:ascii="宋体" w:hAnsi="宋体"/>
          <w:szCs w:val="21"/>
        </w:rPr>
      </w:pPr>
      <w:r>
        <w:rPr>
          <w:rFonts w:ascii="宋体" w:hAnsi="宋体" w:hint="eastAsia"/>
          <w:szCs w:val="21"/>
        </w:rPr>
        <w:t>（2）未按本条例规定签订、履行采购合同，造成严重后果的；</w:t>
      </w:r>
    </w:p>
    <w:p>
      <w:pPr>
        <w:ind w:firstLine="412" w:firstLineChars="196"/>
        <w:rPr>
          <w:rFonts w:ascii="宋体" w:hAnsi="宋体"/>
          <w:szCs w:val="21"/>
        </w:rPr>
      </w:pPr>
      <w:r>
        <w:rPr>
          <w:rFonts w:ascii="宋体" w:hAnsi="宋体" w:hint="eastAsia"/>
          <w:szCs w:val="21"/>
        </w:rPr>
        <w:t>（3）隐瞒真实情况，提供虚假资料的；</w:t>
      </w:r>
    </w:p>
    <w:p>
      <w:pPr>
        <w:ind w:firstLine="412" w:firstLineChars="196"/>
        <w:rPr>
          <w:rFonts w:ascii="宋体" w:hAnsi="宋体"/>
          <w:szCs w:val="21"/>
        </w:rPr>
      </w:pPr>
      <w:r>
        <w:rPr>
          <w:rFonts w:ascii="宋体" w:hAnsi="宋体" w:hint="eastAsia"/>
          <w:szCs w:val="21"/>
        </w:rPr>
        <w:t>（4）以非法手段排斥其他供应商参与竞争的；</w:t>
      </w:r>
    </w:p>
    <w:p>
      <w:pPr>
        <w:ind w:firstLine="412" w:firstLineChars="196"/>
        <w:rPr>
          <w:rFonts w:ascii="宋体" w:hAnsi="宋体"/>
          <w:szCs w:val="21"/>
        </w:rPr>
      </w:pPr>
      <w:r>
        <w:rPr>
          <w:rFonts w:ascii="宋体" w:hAnsi="宋体" w:hint="eastAsia"/>
          <w:szCs w:val="21"/>
        </w:rPr>
        <w:t>（5）与其他采购参加人串通投标的；</w:t>
      </w:r>
    </w:p>
    <w:p>
      <w:pPr>
        <w:ind w:firstLine="412" w:firstLineChars="196"/>
        <w:rPr>
          <w:rFonts w:ascii="宋体" w:hAnsi="宋体"/>
          <w:szCs w:val="21"/>
        </w:rPr>
      </w:pPr>
      <w:r>
        <w:rPr>
          <w:rFonts w:ascii="宋体" w:hAnsi="宋体" w:hint="eastAsia"/>
          <w:szCs w:val="21"/>
        </w:rPr>
        <w:t>（6）恶意投诉的；</w:t>
      </w:r>
    </w:p>
    <w:p>
      <w:pPr>
        <w:ind w:firstLine="412" w:firstLineChars="196"/>
        <w:rPr>
          <w:rFonts w:ascii="宋体" w:hAnsi="宋体"/>
          <w:szCs w:val="21"/>
        </w:rPr>
      </w:pPr>
      <w:r>
        <w:rPr>
          <w:rFonts w:ascii="宋体" w:hAnsi="宋体" w:hint="eastAsia"/>
          <w:szCs w:val="21"/>
        </w:rPr>
        <w:t>（7）向采购项目相关人行贿或者提供其他不当利益的；</w:t>
      </w:r>
    </w:p>
    <w:p>
      <w:pPr>
        <w:ind w:firstLine="412" w:firstLineChars="196"/>
        <w:rPr>
          <w:rFonts w:ascii="宋体" w:hAnsi="宋体"/>
          <w:szCs w:val="21"/>
        </w:rPr>
      </w:pPr>
      <w:r>
        <w:rPr>
          <w:rFonts w:ascii="宋体" w:hAnsi="宋体" w:hint="eastAsia"/>
          <w:szCs w:val="21"/>
        </w:rPr>
        <w:t>（8）阻碍、抗拒主管部门监督检查的；</w:t>
      </w:r>
    </w:p>
    <w:p>
      <w:pPr>
        <w:ind w:firstLine="412" w:firstLineChars="196"/>
        <w:rPr>
          <w:rFonts w:ascii="宋体" w:hAnsi="宋体"/>
          <w:szCs w:val="21"/>
        </w:rPr>
      </w:pPr>
      <w:r>
        <w:rPr>
          <w:rFonts w:ascii="宋体" w:hAnsi="宋体" w:hint="eastAsia"/>
          <w:szCs w:val="21"/>
        </w:rPr>
        <w:t>（9）其他违反本条例规定的行为。</w:t>
      </w:r>
    </w:p>
    <w:p>
      <w:pPr>
        <w:ind w:firstLine="412" w:firstLineChars="196"/>
        <w:rPr>
          <w:rFonts w:ascii="宋体" w:hAnsi="宋体"/>
          <w:szCs w:val="21"/>
        </w:rPr>
      </w:pPr>
      <w:r>
        <w:rPr>
          <w:rFonts w:ascii="宋体" w:hAnsi="宋体" w:hint="eastAsia"/>
          <w:szCs w:val="21"/>
        </w:rPr>
        <w:t>5</w:t>
      </w:r>
      <w:r>
        <w:rPr>
          <w:rFonts w:ascii="宋体" w:hAnsi="宋体"/>
          <w:szCs w:val="21"/>
        </w:rPr>
        <w:t xml:space="preserve">1.2 </w:t>
      </w:r>
      <w:r>
        <w:rPr>
          <w:rFonts w:ascii="宋体" w:hAnsi="宋体" w:hint="eastAsia"/>
          <w:szCs w:val="21"/>
        </w:rPr>
        <w:t>根据《深圳市财政局关于明确政府采购保证金管理工作的通知》（深财购[2019]42号）的要求，供应商在政府采购活动中出现《深圳经济特区政府采购条例实施细则》第八十条所列情形的，</w:t>
      </w:r>
      <w:bookmarkStart w:id="124" w:name="_Hlk72440769"/>
      <w:r>
        <w:rPr>
          <w:rFonts w:ascii="宋体" w:hAnsi="宋体" w:hint="eastAsia"/>
          <w:szCs w:val="21"/>
        </w:rPr>
        <w:t>采购人或政府集中采购机构</w:t>
      </w:r>
      <w:bookmarkEnd w:id="124"/>
      <w:r>
        <w:rPr>
          <w:rFonts w:ascii="宋体" w:hAnsi="宋体" w:hint="eastAsia"/>
          <w:szCs w:val="21"/>
        </w:rPr>
        <w:t>可将有关情况报同级财政部门，由财政部门根据实际情况记入供应商诚信档案，予以通报：</w:t>
      </w:r>
    </w:p>
    <w:p>
      <w:pPr>
        <w:ind w:firstLine="412" w:firstLineChars="196"/>
        <w:rPr>
          <w:rFonts w:ascii="宋体" w:hAnsi="宋体"/>
          <w:szCs w:val="21"/>
        </w:rPr>
      </w:pPr>
      <w:r>
        <w:rPr>
          <w:rFonts w:ascii="宋体" w:hAnsi="宋体" w:hint="eastAsia"/>
          <w:szCs w:val="21"/>
        </w:rPr>
        <w:t>（1</w:t>
      </w:r>
      <w:r>
        <w:rPr>
          <w:rFonts w:ascii="宋体" w:hAnsi="宋体"/>
          <w:szCs w:val="21"/>
        </w:rPr>
        <w:t>）投标截止后，撤销投标的；</w:t>
      </w:r>
    </w:p>
    <w:p>
      <w:pPr>
        <w:ind w:firstLine="412" w:firstLineChars="196"/>
        <w:rPr>
          <w:rFonts w:ascii="宋体" w:hAnsi="宋体"/>
          <w:szCs w:val="21"/>
        </w:rPr>
      </w:pPr>
      <w:r>
        <w:rPr>
          <w:rFonts w:ascii="宋体" w:hAnsi="宋体"/>
          <w:szCs w:val="21"/>
        </w:rPr>
        <w:t>（</w:t>
      </w:r>
      <w:r>
        <w:rPr>
          <w:rFonts w:ascii="宋体" w:hAnsi="宋体" w:hint="eastAsia"/>
          <w:szCs w:val="21"/>
        </w:rPr>
        <w:t>2</w:t>
      </w:r>
      <w:r>
        <w:rPr>
          <w:rFonts w:ascii="宋体" w:hAnsi="宋体"/>
          <w:szCs w:val="21"/>
        </w:rPr>
        <w:t>）中标后无正当理由未在规定期限内签订合同的；</w:t>
      </w:r>
    </w:p>
    <w:p>
      <w:pPr>
        <w:ind w:firstLine="412" w:firstLineChars="196"/>
        <w:rPr>
          <w:rFonts w:ascii="宋体" w:hAnsi="宋体"/>
          <w:szCs w:val="21"/>
        </w:rPr>
      </w:pPr>
      <w:r>
        <w:rPr>
          <w:rFonts w:ascii="宋体" w:hAnsi="宋体"/>
          <w:szCs w:val="21"/>
        </w:rPr>
        <w:t>（</w:t>
      </w:r>
      <w:r>
        <w:rPr>
          <w:rFonts w:ascii="宋体" w:hAnsi="宋体" w:hint="eastAsia"/>
          <w:szCs w:val="21"/>
        </w:rPr>
        <w:t>3</w:t>
      </w:r>
      <w:r>
        <w:rPr>
          <w:rFonts w:ascii="宋体" w:hAnsi="宋体"/>
          <w:szCs w:val="21"/>
        </w:rPr>
        <w:t>）将中标项目转让给他人、或者在投标文件中未说明且未经采购人、采购招标机构同意，将中标项目分包给他人的；</w:t>
      </w:r>
    </w:p>
    <w:p>
      <w:pPr>
        <w:ind w:firstLine="412" w:firstLineChars="196"/>
        <w:rPr>
          <w:rFonts w:ascii="宋体" w:hAnsi="宋体"/>
          <w:szCs w:val="21"/>
        </w:rPr>
      </w:pPr>
      <w:r>
        <w:rPr>
          <w:rFonts w:ascii="宋体" w:hAnsi="宋体"/>
          <w:szCs w:val="21"/>
        </w:rPr>
        <w:t>（</w:t>
      </w:r>
      <w:r>
        <w:rPr>
          <w:rFonts w:ascii="宋体" w:hAnsi="宋体" w:hint="eastAsia"/>
          <w:szCs w:val="21"/>
        </w:rPr>
        <w:t>4</w:t>
      </w:r>
      <w:r>
        <w:rPr>
          <w:rFonts w:ascii="宋体" w:hAnsi="宋体"/>
          <w:szCs w:val="21"/>
        </w:rPr>
        <w:t>）拒绝履行合同义务的</w:t>
      </w:r>
      <w:r>
        <w:rPr>
          <w:rFonts w:ascii="宋体" w:hAnsi="宋体" w:hint="eastAsia"/>
          <w:szCs w:val="21"/>
        </w:rPr>
        <w:t>。</w:t>
      </w:r>
    </w:p>
    <w:p>
      <w:pPr>
        <w:pStyle w:val="Heading2"/>
        <w:numPr>
          <w:ilvl w:val="0"/>
          <w:numId w:val="9"/>
        </w:numPr>
        <w:spacing w:before="120" w:beforeLines="50" w:after="120" w:afterLines="50"/>
        <w:ind w:left="562" w:hanging="562"/>
        <w:rPr>
          <w:sz w:val="28"/>
          <w:szCs w:val="28"/>
        </w:rPr>
      </w:pPr>
      <w:bookmarkEnd w:id="108"/>
      <w:r>
        <w:rPr>
          <w:rFonts w:hint="eastAsia"/>
          <w:sz w:val="28"/>
          <w:szCs w:val="28"/>
        </w:rPr>
        <w:t>质疑处理</w:t>
      </w:r>
    </w:p>
    <w:p>
      <w:pPr>
        <w:rPr>
          <w:rFonts w:ascii="黑体" w:eastAsia="黑体" w:hAnsi="宋体"/>
          <w:sz w:val="24"/>
        </w:rPr>
      </w:pPr>
      <w:bookmarkStart w:id="125" w:name="_Hlk72439706"/>
      <w:r>
        <w:rPr>
          <w:rFonts w:ascii="黑体" w:eastAsia="黑体" w:hAnsi="宋体" w:hint="eastAsia"/>
          <w:sz w:val="24"/>
        </w:rPr>
        <w:t>52.质疑提出与答复</w:t>
      </w:r>
    </w:p>
    <w:p>
      <w:pPr>
        <w:rPr>
          <w:rFonts w:ascii="宋体" w:hAnsi="宋体"/>
          <w:szCs w:val="21"/>
        </w:rPr>
      </w:pPr>
      <w:r>
        <w:rPr>
          <w:rFonts w:ascii="宋体" w:hAnsi="宋体" w:hint="eastAsia"/>
          <w:szCs w:val="21"/>
        </w:rPr>
        <w:t xml:space="preserve">    52.1提出质疑</w:t>
      </w:r>
    </w:p>
    <w:p>
      <w:pPr>
        <w:rPr>
          <w:rFonts w:ascii="宋体" w:hAnsi="宋体"/>
          <w:szCs w:val="21"/>
        </w:rPr>
      </w:pPr>
      <w:r>
        <w:rPr>
          <w:rFonts w:ascii="宋体" w:hAnsi="宋体" w:hint="eastAsia"/>
          <w:szCs w:val="21"/>
        </w:rPr>
        <w:t xml:space="preserve">    参与政府采购活动的供应商认为自己的权益在采购活动中受到损害的，应当自知道或者应当知道其权益受到损害之日起七个工作日内向采购人、政府集中采购机构以书面形式提出质疑。</w:t>
      </w:r>
    </w:p>
    <w:p>
      <w:pPr>
        <w:rPr>
          <w:rFonts w:ascii="宋体" w:hAnsi="宋体"/>
          <w:szCs w:val="21"/>
        </w:rPr>
      </w:pPr>
      <w:r>
        <w:rPr>
          <w:rFonts w:ascii="宋体" w:hAnsi="宋体" w:hint="eastAsia"/>
          <w:szCs w:val="21"/>
        </w:rPr>
        <w:t xml:space="preserve">    52.2</w:t>
      </w:r>
      <w:r>
        <w:rPr>
          <w:rFonts w:ascii="宋体" w:hAnsi="宋体"/>
          <w:szCs w:val="21"/>
        </w:rPr>
        <w:t>法律依据</w:t>
      </w:r>
    </w:p>
    <w:p>
      <w:pPr>
        <w:rPr>
          <w:rFonts w:ascii="宋体" w:hAnsi="宋体"/>
          <w:szCs w:val="21"/>
        </w:rPr>
      </w:pPr>
      <w:r>
        <w:rPr>
          <w:rFonts w:ascii="宋体" w:hAnsi="宋体" w:hint="eastAsia"/>
          <w:szCs w:val="21"/>
        </w:rPr>
        <w:t xml:space="preserve">    《中华人民共和国政府采购法》、《中华人民共和国政府采购法实施条例》、</w:t>
      </w:r>
      <w:r>
        <w:rPr>
          <w:rFonts w:ascii="宋体" w:hAnsi="宋体"/>
          <w:szCs w:val="21"/>
        </w:rPr>
        <w:t>《</w:t>
      </w:r>
      <w:r>
        <w:rPr>
          <w:rFonts w:ascii="宋体" w:hAnsi="宋体" w:hint="eastAsia"/>
          <w:szCs w:val="21"/>
        </w:rPr>
        <w:t>深圳经济特区政府采购</w:t>
      </w:r>
      <w:r>
        <w:rPr>
          <w:rFonts w:ascii="宋体" w:hAnsi="宋体"/>
          <w:szCs w:val="21"/>
        </w:rPr>
        <w:t>条例</w:t>
      </w:r>
      <w:r>
        <w:rPr>
          <w:rFonts w:ascii="宋体" w:hAnsi="宋体" w:hint="eastAsia"/>
          <w:szCs w:val="21"/>
        </w:rPr>
        <w:t>》、《深圳经济特区政府采购条例实施细则》、《政府采购质疑和投诉办法》（财政部令第94号）和其他有关法律法规规定。</w:t>
      </w:r>
    </w:p>
    <w:p>
      <w:pPr>
        <w:rPr>
          <w:rFonts w:ascii="宋体" w:hAnsi="宋体"/>
          <w:szCs w:val="21"/>
        </w:rPr>
      </w:pPr>
      <w:r>
        <w:rPr>
          <w:rFonts w:ascii="宋体" w:hAnsi="宋体" w:hint="eastAsia"/>
          <w:szCs w:val="21"/>
        </w:rPr>
        <w:t xml:space="preserve">  </w:t>
      </w:r>
      <w:r>
        <w:rPr>
          <w:rFonts w:ascii="宋体" w:hAnsi="宋体" w:hint="eastAsia"/>
          <w:color w:val="FF0000"/>
          <w:szCs w:val="21"/>
        </w:rPr>
        <w:t xml:space="preserve">  </w:t>
      </w:r>
      <w:r>
        <w:rPr>
          <w:rFonts w:ascii="宋体" w:hAnsi="宋体" w:hint="eastAsia"/>
          <w:szCs w:val="21"/>
        </w:rPr>
        <w:t>52.3质疑条件</w:t>
      </w:r>
    </w:p>
    <w:p>
      <w:pPr>
        <w:rPr>
          <w:rFonts w:ascii="宋体" w:hAnsi="宋体"/>
          <w:szCs w:val="21"/>
        </w:rPr>
      </w:pPr>
      <w:r>
        <w:rPr>
          <w:rFonts w:ascii="宋体" w:hAnsi="宋体" w:hint="eastAsia"/>
          <w:szCs w:val="21"/>
        </w:rPr>
        <w:t xml:space="preserve">    52.3.1提出质疑的供应商应当是参与所质疑项目采购活动的供应商；以联合体形式参与的，质疑应当由组成联合体的所有成员共同提出；</w:t>
      </w:r>
    </w:p>
    <w:p>
      <w:pPr>
        <w:rPr>
          <w:rFonts w:ascii="宋体" w:hAnsi="宋体"/>
          <w:szCs w:val="21"/>
        </w:rPr>
      </w:pPr>
      <w:r>
        <w:rPr>
          <w:rFonts w:ascii="宋体" w:hAnsi="宋体" w:hint="eastAsia"/>
          <w:szCs w:val="21"/>
        </w:rPr>
        <w:t xml:space="preserve">    52.3.2应当在法定质疑期内一次性提出针对同一采购程序环节的质疑，法定质疑期为自知道或应当知道权益受到损害之日起7个工作日内。应当知道其权益受到损害之日是指：对招标文件的质疑，为招标文件公布之日；对采购过程的质疑，为各采购程序环节结束之日；对中标结果以及评审委员会组成人员的质疑，为中标结果公示之日；</w:t>
      </w:r>
    </w:p>
    <w:p>
      <w:pPr>
        <w:ind w:firstLine="420"/>
        <w:rPr>
          <w:rFonts w:ascii="宋体" w:hAnsi="宋体"/>
          <w:szCs w:val="21"/>
        </w:rPr>
      </w:pPr>
      <w:r>
        <w:rPr>
          <w:rFonts w:ascii="宋体" w:hAnsi="宋体" w:hint="eastAsia"/>
          <w:szCs w:val="21"/>
        </w:rPr>
        <w:t>52.3.3应提交书面质疑函，质疑函应当包括以下内容：</w:t>
      </w:r>
      <w:r>
        <w:rPr>
          <w:rFonts w:ascii="宋体" w:hAnsi="宋体"/>
          <w:szCs w:val="21"/>
        </w:rPr>
        <w:t xml:space="preserve"> </w:t>
      </w:r>
    </w:p>
    <w:p>
      <w:pPr>
        <w:ind w:firstLine="420"/>
        <w:rPr>
          <w:rFonts w:ascii="宋体" w:hAnsi="宋体"/>
          <w:szCs w:val="21"/>
        </w:rPr>
      </w:pPr>
      <w:r>
        <w:rPr>
          <w:rFonts w:ascii="宋体" w:hAnsi="宋体" w:hint="eastAsia"/>
          <w:szCs w:val="21"/>
        </w:rPr>
        <w:t>（1）供应商的名称（或者姓名）、地址、邮编、邮箱、联系人及联系电话；</w:t>
      </w:r>
    </w:p>
    <w:p>
      <w:pPr>
        <w:ind w:firstLine="420" w:firstLineChars="200"/>
        <w:rPr>
          <w:rFonts w:ascii="宋体" w:hAnsi="宋体"/>
          <w:szCs w:val="21"/>
        </w:rPr>
      </w:pPr>
      <w:r>
        <w:rPr>
          <w:rFonts w:ascii="宋体" w:hAnsi="宋体" w:hint="eastAsia"/>
          <w:szCs w:val="21"/>
        </w:rPr>
        <w:t>（2）质疑项目的名称、编号；</w:t>
      </w:r>
    </w:p>
    <w:p>
      <w:pPr>
        <w:ind w:firstLine="420" w:firstLineChars="200"/>
        <w:rPr>
          <w:rFonts w:ascii="宋体" w:hAnsi="宋体"/>
          <w:szCs w:val="21"/>
        </w:rPr>
      </w:pPr>
      <w:r>
        <w:rPr>
          <w:rFonts w:ascii="宋体" w:hAnsi="宋体" w:hint="eastAsia"/>
          <w:szCs w:val="21"/>
        </w:rPr>
        <w:t>（3）具体、明确的质疑对象、质疑事项和质疑请求；</w:t>
      </w:r>
    </w:p>
    <w:p>
      <w:pPr>
        <w:ind w:firstLine="420" w:firstLineChars="200"/>
        <w:rPr>
          <w:rFonts w:ascii="宋体" w:hAnsi="宋体"/>
          <w:szCs w:val="21"/>
        </w:rPr>
      </w:pPr>
      <w:r>
        <w:rPr>
          <w:rFonts w:ascii="宋体" w:hAnsi="宋体" w:hint="eastAsia"/>
          <w:szCs w:val="21"/>
        </w:rPr>
        <w:t>（4）因质疑事项而受损害的权益；</w:t>
      </w:r>
    </w:p>
    <w:p>
      <w:pPr>
        <w:ind w:firstLine="420" w:firstLineChars="200"/>
        <w:rPr>
          <w:rFonts w:ascii="宋体" w:hAnsi="宋体"/>
          <w:szCs w:val="21"/>
        </w:rPr>
      </w:pPr>
      <w:r>
        <w:rPr>
          <w:rFonts w:ascii="宋体" w:hAnsi="宋体" w:hint="eastAsia"/>
          <w:szCs w:val="21"/>
        </w:rPr>
        <w:t>（5）事实依据；</w:t>
      </w:r>
    </w:p>
    <w:p>
      <w:pPr>
        <w:ind w:firstLine="420" w:firstLineChars="200"/>
        <w:rPr>
          <w:rFonts w:ascii="宋体" w:hAnsi="宋体"/>
          <w:szCs w:val="21"/>
        </w:rPr>
      </w:pPr>
      <w:r>
        <w:rPr>
          <w:rFonts w:ascii="宋体" w:hAnsi="宋体" w:hint="eastAsia"/>
          <w:szCs w:val="21"/>
        </w:rPr>
        <w:t>（6）必要的法律依据；</w:t>
      </w:r>
    </w:p>
    <w:p>
      <w:pPr>
        <w:ind w:firstLine="420" w:firstLineChars="200"/>
        <w:rPr>
          <w:rFonts w:ascii="宋体" w:hAnsi="宋体"/>
          <w:szCs w:val="21"/>
        </w:rPr>
      </w:pPr>
      <w:r>
        <w:rPr>
          <w:rFonts w:ascii="宋体" w:hAnsi="宋体" w:hint="eastAsia"/>
          <w:szCs w:val="21"/>
        </w:rPr>
        <w:t>（7）提出质疑的日期。</w:t>
      </w:r>
    </w:p>
    <w:p>
      <w:pPr>
        <w:ind w:firstLine="420" w:firstLineChars="200"/>
        <w:rPr>
          <w:rFonts w:ascii="宋体" w:hAnsi="宋体"/>
          <w:szCs w:val="21"/>
        </w:rPr>
      </w:pPr>
      <w:r>
        <w:rPr>
          <w:rFonts w:ascii="宋体" w:hAnsi="宋体" w:hint="eastAsia"/>
          <w:szCs w:val="21"/>
        </w:rPr>
        <w:t>供应商为自然人的，应当由本人签字；供应商为法人或者其他组织的，应当由法定代表人（负责人），或者其授权代理人签字或者盖章，并加盖公章。</w:t>
      </w:r>
    </w:p>
    <w:p>
      <w:pPr>
        <w:ind w:firstLine="420" w:firstLineChars="200"/>
        <w:rPr>
          <w:rFonts w:ascii="宋体" w:hAnsi="宋体"/>
          <w:szCs w:val="21"/>
        </w:rPr>
      </w:pPr>
      <w:r>
        <w:rPr>
          <w:rFonts w:ascii="宋体" w:hAnsi="宋体" w:hint="eastAsia"/>
          <w:szCs w:val="21"/>
        </w:rPr>
        <w:t>52.4提交</w:t>
      </w:r>
      <w:r>
        <w:rPr>
          <w:rFonts w:ascii="宋体" w:hAnsi="宋体"/>
          <w:szCs w:val="21"/>
        </w:rPr>
        <w:t>材料</w:t>
      </w:r>
    </w:p>
    <w:p>
      <w:pPr>
        <w:ind w:firstLine="420" w:firstLineChars="200"/>
        <w:rPr>
          <w:rFonts w:ascii="宋体" w:hAnsi="宋体"/>
          <w:szCs w:val="21"/>
        </w:rPr>
      </w:pPr>
      <w:r>
        <w:rPr>
          <w:rFonts w:ascii="宋体" w:hAnsi="宋体" w:hint="eastAsia"/>
          <w:szCs w:val="21"/>
        </w:rPr>
        <w:t>供应商质疑实行实名制。供应商为自然人的，应当提交本人身份证复印件；供应商为法人或者其他组织的，应当根据自身性质提交营业执照复印件或者其他证明文件（如事业单位法人证书等）复印件。</w:t>
      </w:r>
    </w:p>
    <w:p>
      <w:pPr>
        <w:ind w:firstLine="420" w:firstLineChars="200"/>
        <w:rPr>
          <w:rFonts w:ascii="宋体" w:hAnsi="宋体"/>
          <w:szCs w:val="21"/>
        </w:rPr>
      </w:pPr>
      <w:r>
        <w:rPr>
          <w:rFonts w:ascii="宋体" w:hAnsi="宋体" w:hint="eastAsia"/>
          <w:szCs w:val="21"/>
        </w:rPr>
        <w:t>供应商可以委托代理人进行质疑。</w:t>
      </w:r>
      <w:r>
        <w:rPr>
          <w:rFonts w:ascii="宋体" w:hAnsi="宋体"/>
          <w:szCs w:val="21"/>
        </w:rPr>
        <w:t>其授权委托书应当载明代理人的姓名或者名称、代理事项、具体权限、期限和相关事项。供应商为自然人的，应当由本人签字；供应商为法人或者其他组织的，应当由法定代表人、主要负责人签字或者盖章，并加盖公章。</w:t>
      </w:r>
    </w:p>
    <w:p>
      <w:pPr>
        <w:ind w:firstLine="420" w:firstLineChars="200"/>
        <w:rPr>
          <w:rFonts w:ascii="宋体" w:hAnsi="宋体"/>
          <w:szCs w:val="21"/>
        </w:rPr>
      </w:pPr>
      <w:r>
        <w:rPr>
          <w:rFonts w:ascii="宋体" w:hAnsi="宋体" w:hint="eastAsia"/>
          <w:szCs w:val="21"/>
        </w:rPr>
        <w:t>52.5收文地点</w:t>
      </w:r>
    </w:p>
    <w:p>
      <w:pPr>
        <w:ind w:firstLine="420" w:firstLineChars="200"/>
        <w:rPr>
          <w:rFonts w:ascii="宋体" w:hAnsi="宋体"/>
          <w:b/>
          <w:bCs/>
          <w:szCs w:val="21"/>
        </w:rPr>
      </w:pPr>
      <w:r>
        <w:rPr>
          <w:rFonts w:ascii="宋体" w:hAnsi="宋体" w:hint="eastAsia"/>
          <w:b/>
          <w:bCs/>
          <w:szCs w:val="21"/>
        </w:rPr>
        <w:t>地址：深圳公共资源交易中心（深圳交易集团有限公司坪山分公司）深圳市坪山区龙田街道金牛西路11号益科大厦A座12层，质疑咨询电话：0755-28413245。</w:t>
      </w:r>
    </w:p>
    <w:p>
      <w:pPr>
        <w:ind w:firstLine="420" w:firstLineChars="200"/>
        <w:rPr>
          <w:rFonts w:ascii="宋体" w:hAnsi="宋体"/>
          <w:szCs w:val="21"/>
        </w:rPr>
      </w:pPr>
      <w:r>
        <w:rPr>
          <w:rFonts w:ascii="宋体" w:hAnsi="宋体" w:hint="eastAsia"/>
          <w:szCs w:val="21"/>
        </w:rPr>
        <w:t>52.6收文办理</w:t>
      </w:r>
      <w:r>
        <w:rPr>
          <w:rFonts w:ascii="宋体" w:hAnsi="宋体"/>
          <w:szCs w:val="21"/>
        </w:rPr>
        <w:t>程序</w:t>
      </w:r>
    </w:p>
    <w:p>
      <w:pPr>
        <w:ind w:firstLine="420" w:firstLineChars="200"/>
        <w:rPr>
          <w:rFonts w:ascii="宋体" w:hAnsi="宋体"/>
          <w:szCs w:val="21"/>
        </w:rPr>
      </w:pPr>
      <w:r>
        <w:rPr>
          <w:rFonts w:ascii="宋体" w:hAnsi="宋体" w:hint="eastAsia"/>
          <w:szCs w:val="21"/>
        </w:rPr>
        <w:t>52.6.1供应商提交的质疑符合受理条件的，政府集中采购机构自收到质疑材料之日起即为受理，应当向供应商出具质疑函收文回执并可以要求其递交质疑的法定代表人（负责人）或者授权代理人签署质疑文书送达地址确认书。</w:t>
      </w:r>
    </w:p>
    <w:p>
      <w:pPr>
        <w:ind w:firstLine="420" w:firstLineChars="200"/>
        <w:rPr>
          <w:rFonts w:ascii="仿宋" w:eastAsia="仿宋" w:hAnsi="仿宋"/>
          <w:sz w:val="28"/>
          <w:szCs w:val="28"/>
        </w:rPr>
      </w:pPr>
      <w:r>
        <w:rPr>
          <w:rFonts w:ascii="宋体" w:hAnsi="宋体" w:hint="eastAsia"/>
          <w:szCs w:val="21"/>
        </w:rPr>
        <w:t>52.6.2供应商提交的质疑材料不符合质疑条件的，视情况处理：</w:t>
      </w:r>
    </w:p>
    <w:p>
      <w:pPr>
        <w:ind w:firstLine="420" w:firstLineChars="200"/>
        <w:rPr>
          <w:rFonts w:ascii="宋体" w:hAnsi="宋体"/>
          <w:szCs w:val="21"/>
        </w:rPr>
      </w:pPr>
      <w:r>
        <w:rPr>
          <w:rFonts w:ascii="宋体" w:hAnsi="宋体" w:hint="eastAsia"/>
          <w:szCs w:val="21"/>
        </w:rPr>
        <w:t>供应商提交的质疑材料不全或者未按要求签字或者盖章的，政府集中采购机构应当一次性告知供应商需补正的内容和补正期限。</w:t>
      </w:r>
    </w:p>
    <w:p>
      <w:pPr>
        <w:ind w:firstLine="420" w:firstLineChars="200"/>
        <w:rPr>
          <w:rFonts w:ascii="宋体" w:hAnsi="宋体"/>
          <w:szCs w:val="21"/>
        </w:rPr>
      </w:pPr>
      <w:r>
        <w:rPr>
          <w:rFonts w:ascii="宋体" w:hAnsi="宋体" w:hint="eastAsia"/>
          <w:szCs w:val="21"/>
        </w:rPr>
        <w:t>供应商提交的质疑存在下列情形之一的，不予受理：</w:t>
      </w:r>
    </w:p>
    <w:p>
      <w:pPr>
        <w:ind w:firstLine="420" w:firstLineChars="200"/>
        <w:rPr>
          <w:rFonts w:ascii="宋体" w:hAnsi="宋体"/>
          <w:szCs w:val="21"/>
        </w:rPr>
      </w:pPr>
      <w:r>
        <w:rPr>
          <w:rFonts w:ascii="宋体" w:hAnsi="宋体" w:hint="eastAsia"/>
          <w:szCs w:val="21"/>
        </w:rPr>
        <w:t>（1）质疑主体不满足要求的；</w:t>
      </w:r>
    </w:p>
    <w:p>
      <w:pPr>
        <w:ind w:firstLine="420" w:firstLineChars="200"/>
        <w:rPr>
          <w:rFonts w:ascii="宋体" w:hAnsi="宋体"/>
          <w:szCs w:val="21"/>
        </w:rPr>
      </w:pPr>
      <w:r>
        <w:rPr>
          <w:rFonts w:ascii="宋体" w:hAnsi="宋体" w:hint="eastAsia"/>
          <w:szCs w:val="21"/>
        </w:rPr>
        <w:t>（2）供应商自身权益未受到损害的；</w:t>
      </w:r>
    </w:p>
    <w:p>
      <w:pPr>
        <w:ind w:firstLine="420" w:firstLineChars="200"/>
        <w:rPr>
          <w:rFonts w:ascii="宋体" w:hAnsi="宋体"/>
          <w:szCs w:val="21"/>
        </w:rPr>
      </w:pPr>
      <w:r>
        <w:rPr>
          <w:rFonts w:ascii="宋体" w:hAnsi="宋体" w:hint="eastAsia"/>
          <w:szCs w:val="21"/>
        </w:rPr>
        <w:t>（3）供应商未在法定质疑期限内提出质疑的；</w:t>
      </w:r>
    </w:p>
    <w:p>
      <w:pPr>
        <w:ind w:firstLine="420" w:firstLineChars="200"/>
        <w:rPr>
          <w:rFonts w:ascii="宋体" w:hAnsi="宋体"/>
          <w:szCs w:val="21"/>
        </w:rPr>
      </w:pPr>
      <w:r>
        <w:rPr>
          <w:rFonts w:ascii="宋体" w:hAnsi="宋体" w:hint="eastAsia"/>
          <w:szCs w:val="21"/>
        </w:rPr>
        <w:t>（4）质疑材料不全或者未按要求签字或者盖章的情况下，要求补正后，逾期未补正或者补正后仍不符合规定的；</w:t>
      </w:r>
    </w:p>
    <w:p>
      <w:pPr>
        <w:ind w:firstLine="420" w:firstLineChars="200"/>
        <w:rPr>
          <w:rFonts w:ascii="宋体" w:hAnsi="宋体"/>
          <w:szCs w:val="21"/>
        </w:rPr>
      </w:pPr>
      <w:r>
        <w:rPr>
          <w:rFonts w:ascii="宋体" w:hAnsi="宋体" w:hint="eastAsia"/>
          <w:szCs w:val="21"/>
        </w:rPr>
        <w:t>（5）其他不符合受理条件情形的。</w:t>
      </w:r>
    </w:p>
    <w:p>
      <w:pPr>
        <w:ind w:firstLine="420" w:firstLineChars="200"/>
        <w:rPr>
          <w:rFonts w:ascii="宋体" w:hAnsi="宋体"/>
          <w:szCs w:val="21"/>
        </w:rPr>
      </w:pPr>
      <w:r>
        <w:rPr>
          <w:rFonts w:ascii="宋体" w:hAnsi="宋体" w:hint="eastAsia"/>
          <w:szCs w:val="21"/>
        </w:rPr>
        <w:t>质疑事项不予受理的，政府集中采购机构应当向供应商出具不符合质疑条件告知书。</w:t>
      </w:r>
    </w:p>
    <w:p>
      <w:pPr>
        <w:rPr>
          <w:rFonts w:ascii="宋体" w:hAnsi="宋体"/>
          <w:szCs w:val="21"/>
        </w:rPr>
      </w:pPr>
      <w:r>
        <w:rPr>
          <w:rFonts w:ascii="宋体" w:hAnsi="宋体" w:hint="eastAsia"/>
          <w:color w:val="FF0000"/>
          <w:szCs w:val="21"/>
        </w:rPr>
        <w:t xml:space="preserve">  </w:t>
      </w:r>
      <w:r>
        <w:rPr>
          <w:rFonts w:ascii="宋体" w:hAnsi="宋体" w:hint="eastAsia"/>
          <w:szCs w:val="21"/>
        </w:rPr>
        <w:t xml:space="preserve">  52.7质疑答复时限</w:t>
      </w:r>
    </w:p>
    <w:p>
      <w:pPr>
        <w:rPr>
          <w:rFonts w:ascii="宋体" w:hAnsi="宋体"/>
          <w:szCs w:val="21"/>
        </w:rPr>
      </w:pPr>
      <w:r>
        <w:rPr>
          <w:rFonts w:ascii="宋体" w:hAnsi="宋体" w:hint="eastAsia"/>
          <w:szCs w:val="21"/>
        </w:rPr>
        <w:t xml:space="preserve">    自收文之日起七个工作日内。</w:t>
      </w:r>
    </w:p>
    <w:p>
      <w:pPr>
        <w:rPr>
          <w:rFonts w:ascii="宋体" w:hAnsi="宋体"/>
          <w:szCs w:val="21"/>
        </w:rPr>
      </w:pPr>
      <w:r>
        <w:rPr>
          <w:rFonts w:ascii="宋体" w:hAnsi="宋体" w:hint="eastAsia"/>
          <w:szCs w:val="21"/>
        </w:rPr>
        <w:t xml:space="preserve">    52.8投诉</w:t>
      </w:r>
    </w:p>
    <w:p>
      <w:pPr>
        <w:rPr>
          <w:rFonts w:ascii="宋体" w:hAnsi="宋体"/>
          <w:szCs w:val="21"/>
        </w:rPr>
      </w:pPr>
      <w:r>
        <w:rPr>
          <w:rFonts w:ascii="宋体" w:hAnsi="宋体" w:hint="eastAsia"/>
          <w:szCs w:val="21"/>
        </w:rPr>
        <w:t xml:space="preserve">    对质疑答复不满意或者未在规定时间内答复的，提出质疑的供应商可以在答复期满后15个工作日内向同级财政部门投诉。</w:t>
      </w:r>
    </w:p>
    <w:p>
      <w:pPr>
        <w:rPr>
          <w:rFonts w:ascii="黑体" w:eastAsia="黑体" w:hAnsi="宋体"/>
          <w:sz w:val="24"/>
        </w:rPr>
      </w:pPr>
      <w:r>
        <w:rPr>
          <w:rFonts w:ascii="黑体" w:eastAsia="黑体" w:hAnsi="宋体" w:hint="eastAsia"/>
          <w:sz w:val="24"/>
        </w:rPr>
        <w:t>53. 质疑后续处理</w:t>
      </w:r>
    </w:p>
    <w:p>
      <w:pPr>
        <w:rPr>
          <w:rFonts w:ascii="宋体" w:hAnsi="宋体"/>
          <w:szCs w:val="21"/>
        </w:rPr>
      </w:pPr>
      <w:r>
        <w:rPr>
          <w:rFonts w:ascii="宋体" w:hAnsi="宋体" w:hint="eastAsia"/>
          <w:szCs w:val="21"/>
        </w:rPr>
        <w:t xml:space="preserve">    53.1供应商质疑不成立，或者成立但未对中标、成交结果构成影响的，继续开展采购活动。</w:t>
      </w:r>
    </w:p>
    <w:p>
      <w:pPr>
        <w:rPr>
          <w:rFonts w:ascii="宋体" w:hAnsi="宋体"/>
          <w:szCs w:val="21"/>
        </w:rPr>
      </w:pPr>
      <w:r>
        <w:rPr>
          <w:rFonts w:ascii="宋体" w:hAnsi="宋体" w:hint="eastAsia"/>
          <w:szCs w:val="21"/>
        </w:rPr>
        <w:t xml:space="preserve">    53.2供应商质疑成立且影响或者可能影响中标、成交结果的，按照下列情况处理：（1）对采购文件提出的质疑，依法通过澄清或者修改可以继续开展采购活动的，澄清或者修改采购文件后继续开展采购活动；否则应当修改采购文件后重新开展采购活动。（2）对采购过程、中标或者成交结果提出的质疑，如果合格供应商符合法定数量，依法从合格的中标或者成交候选人中另行确定中标、成交供应商；如果合格供应商不符合法定数量，应当重新开展采购活动。</w:t>
      </w:r>
    </w:p>
    <w:p>
      <w:pPr>
        <w:jc w:val="left"/>
      </w:pPr>
    </w:p>
    <w:p>
      <w:pPr>
        <w:jc w:val="center"/>
      </w:pPr>
      <w:r>
        <w:t>---- END ----</w:t>
      </w:r>
    </w:p>
    <w:p>
      <w:bookmarkEnd w:id="125"/>
    </w:p>
    <w:p>
      <w:pPr>
        <w:ind w:firstLine="420" w:firstLineChars="200"/>
        <w:rPr>
          <w:rFonts w:ascii="宋体" w:hAnsi="宋体"/>
          <w:szCs w:val="21"/>
        </w:rPr>
      </w:pPr>
    </w:p>
    <w:sectPr>
      <w:footerReference w:type="even" r:id="rId8"/>
      <w:footerReference w:type="default" r:id="rId9"/>
      <w:headerReference w:type="first" r:id="rId10"/>
      <w:pgSz w:w="11907" w:h="16840"/>
      <w:pgMar w:top="1440" w:right="1797" w:bottom="1440" w:left="1797" w:header="851" w:footer="992" w:gutter="0"/>
      <w:cols w:num="1" w:space="425"/>
      <w:titlePg/>
      <w:docGrid w:linePitch="46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Unicode MS">
    <w:altName w:val="宋体"/>
    <w:panose1 w:val="020B0604020202020204"/>
    <w:charset w:val="86"/>
    <w:family w:val="swiss"/>
    <w:pitch w:val="default"/>
    <w:sig w:usb0="00000000" w:usb1="00000000" w:usb2="0000003F" w:usb3="00000000" w:csb0="003F01FF" w:csb1="00000000"/>
  </w:font>
  <w:font w:name="隶书">
    <w:panose1 w:val="02010509060101010101"/>
    <w:charset w:val="86"/>
    <w:family w:val="modern"/>
    <w:pitch w:val="default"/>
    <w:sig w:usb0="00000001" w:usb1="080E0000" w:usb2="00000000" w:usb3="00000000" w:csb0="00040000" w:csb1="00000000"/>
  </w:font>
  <w:font w:name="monospace">
    <w:altName w:val="Segoe Print"/>
    <w:panose1 w:val="00000000000000000000"/>
    <w:charset w:val="00"/>
    <w:family w:val="auto"/>
    <w:pitch w:val="default"/>
    <w:sig w:usb0="00000000" w:usb1="00000000" w:usb2="00000000" w:usb3="00000000" w:csb0="00000000" w:csb1="00000000"/>
  </w:font>
  <w:font w:name="Verdana">
    <w:panose1 w:val="020B0604030504040204"/>
    <w:charset w:val="00"/>
    <w:family w:val="swiss"/>
    <w:pitch w:val="default"/>
    <w:sig w:usb0="A00006FF" w:usb1="4000205B" w:usb2="00000010" w:usb3="00000000" w:csb0="2000019F" w:csb1="00000000"/>
  </w:font>
  <w:font w:name="仿宋_GB2312">
    <w:altName w:val="仿宋"/>
    <w:panose1 w:val="02010609030101010101"/>
    <w:charset w:val="86"/>
    <w:family w:val="modern"/>
    <w:pitch w:val="default"/>
    <w:sig w:usb0="00000000" w:usb1="00000000" w:usb2="00000010" w:usb3="00000000" w:csb0="00040000" w:csb1="00000000"/>
  </w:font>
  <w:font w:name="长城仿宋">
    <w:altName w:val="仿宋"/>
    <w:panose1 w:val="00000000000000000000"/>
    <w:charset w:val="86"/>
    <w:family w:val="modern"/>
    <w:pitch w:val="default"/>
    <w:sig w:usb0="00000000" w:usb1="00000000" w:usb2="00000010" w:usb3="00000000" w:csb0="00040000" w:csb1="00000000"/>
  </w:font>
  <w:font w:name="Helvetica">
    <w:altName w:val="Arial"/>
    <w:panose1 w:val="020B0604020202020204"/>
    <w:charset w:val="00"/>
    <w:family w:val="swiss"/>
    <w:pitch w:val="default"/>
    <w:sig w:usb0="00000000" w:usb1="00000000" w:usb2="00000000" w:usb3="00000000" w:csb0="00000001" w:csb1="00000000"/>
  </w:font>
  <w:font w:name="Tahoma">
    <w:panose1 w:val="020B0604030504040204"/>
    <w:charset w:val="00"/>
    <w:family w:val="swiss"/>
    <w:pitch w:val="default"/>
    <w:sig w:usb0="E1002EFF" w:usb1="C000605B" w:usb2="00000029" w:usb3="00000000" w:csb0="200101FF" w:csb1="20280000"/>
  </w:font>
  <w:font w:name="文鼎粗黑">
    <w:altName w:val="黑体"/>
    <w:panose1 w:val="00000000000000000000"/>
    <w:charset w:val="86"/>
    <w:family w:val="modern"/>
    <w:pitch w:val="default"/>
    <w:sig w:usb0="00000000" w:usb1="00000000" w:usb2="00000010" w:usb3="00000000" w:csb0="00040000" w:csb1="00000000"/>
  </w:font>
  <w:font w:name="Arial (W1)">
    <w:altName w:val="Arial"/>
    <w:panose1 w:val="00000000000000000000"/>
    <w:charset w:val="00"/>
    <w:family w:val="swiss"/>
    <w:pitch w:val="default"/>
    <w:sig w:usb0="00000000" w:usb1="00000000" w:usb2="00000009" w:usb3="00000000" w:csb0="000001FF" w:csb1="00000000"/>
  </w:font>
  <w:font w:name="Cambria">
    <w:panose1 w:val="02040503050406030204"/>
    <w:charset w:val="00"/>
    <w:family w:val="roman"/>
    <w:pitch w:val="default"/>
    <w:sig w:usb0="E00006FF" w:usb1="420024FF" w:usb2="02000000" w:usb3="00000000" w:csb0="2000019F" w:csb1="00000000"/>
  </w:font>
  <w:font w:name="ˎ̥">
    <w:altName w:val="微软雅黑"/>
    <w:panose1 w:val="00000000000000000000"/>
    <w:charset w:val="00"/>
    <w:family w:val="auto"/>
    <w:pitch w:val="default"/>
    <w:sig w:usb0="00000000" w:usb1="00000000" w:usb2="00000000" w:usb3="00000000" w:csb0="00040001" w:csb1="00000000"/>
  </w:font>
  <w:font w:name="??">
    <w:altName w:val="Segoe Print"/>
    <w:panose1 w:val="00000000000000000000"/>
    <w:charset w:val="01"/>
    <w:family w:val="auto"/>
    <w:pitch w:val="default"/>
    <w:sig w:usb0="00000000" w:usb1="00000000" w:usb2="00000000" w:usb3="00000000" w:csb0="00040001" w:csb1="00000000"/>
  </w:font>
  <w:font w:name="汉仪细等线简">
    <w:altName w:val="宋体"/>
    <w:panose1 w:val="00000000000000000000"/>
    <w:charset w:val="86"/>
    <w:family w:val="modern"/>
    <w:pitch w:val="default"/>
    <w:sig w:usb0="00000000" w:usb1="00000000" w:usb2="00000012" w:usb3="00000000" w:csb0="00040000" w:csb1="00000000"/>
  </w:font>
  <w:font w:name="H Yb 2gj">
    <w:altName w:val="黑体"/>
    <w:panose1 w:val="00000000000000000000"/>
    <w:charset w:val="86"/>
    <w:family w:val="auto"/>
    <w:pitch w:val="default"/>
    <w:sig w:usb0="00000000" w:usb1="00000000" w:usb2="00000010" w:usb3="00000000" w:csb0="00040000" w:csb1="00000000"/>
  </w:font>
  <w:font w:name="幼圆">
    <w:panose1 w:val="02010509060101010101"/>
    <w:charset w:val="86"/>
    <w:family w:val="modern"/>
    <w:pitch w:val="default"/>
    <w:sig w:usb0="00000001" w:usb1="080E0000" w:usb2="00000000" w:usb3="00000000" w:csb0="00040000" w:csb1="00000000"/>
  </w:font>
  <w:font w:name="等线">
    <w:panose1 w:val="02010600030101010101"/>
    <w:charset w:val="86"/>
    <w:family w:val="auto"/>
    <w:pitch w:val="default"/>
    <w:sig w:usb0="A00002BF" w:usb1="38CF7CFA" w:usb2="00000016" w:usb3="00000000" w:csb0="0004000F" w:csb1="00000000"/>
  </w:font>
  <w:font w:name="微软雅黑">
    <w:panose1 w:val="020B0503020204020204"/>
    <w:charset w:val="86"/>
    <w:family w:val="swiss"/>
    <w:pitch w:val="default"/>
    <w:sig w:usb0="80000287" w:usb1="2ACF3C50" w:usb2="00000016" w:usb3="00000000" w:csb0="0004001F" w:csb1="00000000"/>
  </w:font>
  <w:font w:name="仿宋">
    <w:panose1 w:val="02010609060101010101"/>
    <w:charset w:val="86"/>
    <w:family w:val="modern"/>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rPr>
      <w:t>5</w:t>
    </w:r>
    <w:r>
      <w:rPr>
        <w:rStyle w:val="PageNumber"/>
      </w:rPr>
      <w:fldChar w:fldCharType="end"/>
    </w:r>
  </w:p>
  <w:p>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Footer"/>
      <w:framePr w:wrap="around" w:vAnchor="text" w:hAnchor="margin" w:xAlign="center" w:y="1"/>
      <w:rPr>
        <w:rStyle w:val="PageNumber"/>
      </w:rPr>
    </w:pPr>
    <w:r>
      <w:t xml:space="preserve">- </w:t>
    </w:r>
    <w:r>
      <w:fldChar w:fldCharType="begin"/>
    </w:r>
    <w:r>
      <w:instrText xml:space="preserve"> PAGE </w:instrText>
    </w:r>
    <w:r>
      <w:fldChar w:fldCharType="separate"/>
    </w:r>
    <w:r>
      <w:t>58</w:t>
    </w:r>
    <w:r>
      <w:fldChar w:fldCharType="end"/>
    </w:r>
    <w:r>
      <w:t xml:space="preserve"> -</w:t>
    </w:r>
  </w:p>
  <w:p>
    <w:pPr>
      <w:pStyle w:val="Foote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jc w:val="both"/>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DA7CECF5"/>
    <w:multiLevelType w:val="singleLevel"/>
    <w:tmpl w:val="DA7CECF5"/>
    <w:lvl w:ilvl="0">
      <w:start w:val="1"/>
      <w:numFmt w:val="chineseCounting"/>
      <w:suff w:val="space"/>
      <w:lvlText w:val="第%1章"/>
      <w:lvlJc w:val="left"/>
      <w:rPr>
        <w:rFonts w:hint="eastAsia"/>
      </w:rPr>
    </w:lvl>
  </w:abstractNum>
  <w:abstractNum w:abstractNumId="1">
    <w:nsid w:val="FFFFFF7C"/>
    <w:multiLevelType w:val="singleLevel"/>
    <w:tmpl w:val="FFFFFF7C"/>
    <w:lvl w:ilvl="0">
      <w:start w:val="1"/>
      <w:numFmt w:val="decimal"/>
      <w:pStyle w:val="41"/>
      <w:lvlText w:val="%1."/>
      <w:lvlJc w:val="left"/>
      <w:pPr>
        <w:tabs>
          <w:tab w:val="left" w:pos="2040"/>
        </w:tabs>
        <w:ind w:left="2040" w:hanging="360" w:leftChars="800" w:hangingChars="200"/>
      </w:pPr>
    </w:lvl>
  </w:abstractNum>
  <w:abstractNum w:abstractNumId="2">
    <w:nsid w:val="FFFFFF89"/>
    <w:multiLevelType w:val="singleLevel"/>
    <w:tmpl w:val="FFFFFF89"/>
    <w:lvl w:ilvl="0">
      <w:start w:val="1"/>
      <w:numFmt w:val="bullet"/>
      <w:pStyle w:val="ListBullet"/>
      <w:lvlText w:val=""/>
      <w:lvlJc w:val="left"/>
      <w:pPr>
        <w:tabs>
          <w:tab w:val="left" w:pos="360"/>
        </w:tabs>
        <w:ind w:left="360" w:hanging="360" w:hangingChars="200"/>
      </w:pPr>
      <w:rPr>
        <w:rFonts w:ascii="Wingdings" w:hAnsi="Wingdings" w:hint="default"/>
      </w:rPr>
    </w:lvl>
  </w:abstractNum>
  <w:abstractNum w:abstractNumId="3">
    <w:nsid w:val="09F81FD3"/>
    <w:multiLevelType w:val="multilevel"/>
    <w:tmpl w:val="09F81FD3"/>
    <w:lvl w:ilvl="0">
      <w:start w:val="1"/>
      <w:numFmt w:val="japaneseCounting"/>
      <w:lvlText w:val="第%1章"/>
      <w:lvlJc w:val="left"/>
      <w:pPr>
        <w:tabs>
          <w:tab w:val="left" w:pos="720"/>
        </w:tabs>
        <w:ind w:left="720" w:hanging="720"/>
      </w:pPr>
      <w:rPr>
        <w:rFonts w:hint="default"/>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4">
    <w:nsid w:val="12503483"/>
    <w:multiLevelType w:val="multilevel"/>
    <w:tmpl w:val="12503483"/>
    <w:lvl w:ilvl="0">
      <w:start w:val="1"/>
      <w:numFmt w:val="bullet"/>
      <w:pStyle w:val="a5"/>
      <w:lvlText w:val=""/>
      <w:lvlJc w:val="left"/>
      <w:pPr>
        <w:tabs>
          <w:tab w:val="left" w:pos="420"/>
        </w:tabs>
        <w:ind w:left="420" w:hanging="420"/>
      </w:pPr>
      <w:rPr>
        <w:rFonts w:ascii="Wingdings" w:hAnsi="Wingdings" w:hint="default"/>
      </w:rPr>
    </w:lvl>
    <w:lvl w:ilvl="1">
      <w:start w:val="1"/>
      <w:numFmt w:val="bullet"/>
      <w:pStyle w:val="a4"/>
      <w:lvlText w:val=""/>
      <w:lvlJc w:val="left"/>
      <w:pPr>
        <w:tabs>
          <w:tab w:val="left" w:pos="840"/>
        </w:tabs>
        <w:ind w:left="840" w:hanging="420"/>
      </w:pPr>
      <w:rPr>
        <w:rFonts w:ascii="Wingdings" w:hAnsi="Wingdings" w:hint="default"/>
      </w:rPr>
    </w:lvl>
    <w:lvl w:ilvl="2">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abstractNum w:abstractNumId="5">
    <w:nsid w:val="160D20D0"/>
    <w:multiLevelType w:val="multilevel"/>
    <w:tmpl w:val="160D20D0"/>
    <w:lvl w:ilvl="0">
      <w:start w:val="1"/>
      <w:numFmt w:val="bullet"/>
      <w:pStyle w:val="RFItextfrom3rdLevel"/>
      <w:lvlText w:val=""/>
      <w:lvlJc w:val="left"/>
      <w:pPr>
        <w:tabs>
          <w:tab w:val="left" w:pos="840"/>
        </w:tabs>
        <w:ind w:left="840" w:hanging="420"/>
      </w:pPr>
      <w:rPr>
        <w:rFonts w:ascii="Wingdings" w:hAnsi="Wingdings" w:hint="default"/>
      </w:rPr>
    </w:lvl>
    <w:lvl w:ilvl="1">
      <w:start w:val="1"/>
      <w:numFmt w:val="bullet"/>
      <w:pStyle w:val="a3"/>
      <w:lvlText w:val=""/>
      <w:lvlJc w:val="left"/>
      <w:pPr>
        <w:tabs>
          <w:tab w:val="left" w:pos="1260"/>
        </w:tabs>
        <w:ind w:left="1260" w:hanging="420"/>
      </w:pPr>
      <w:rPr>
        <w:rFonts w:ascii="Wingdings" w:hAnsi="Wingdings" w:hint="default"/>
      </w:rPr>
    </w:lvl>
    <w:lvl w:ilvl="2">
      <w:start w:val="1"/>
      <w:numFmt w:val="bullet"/>
      <w:lvlText w:val=""/>
      <w:lvlJc w:val="left"/>
      <w:pPr>
        <w:tabs>
          <w:tab w:val="left" w:pos="1680"/>
        </w:tabs>
        <w:ind w:left="1680" w:hanging="420"/>
      </w:pPr>
      <w:rPr>
        <w:rFonts w:ascii="Wingdings" w:hAnsi="Wingdings" w:hint="default"/>
      </w:rPr>
    </w:lvl>
    <w:lvl w:ilvl="3">
      <w:start w:val="1"/>
      <w:numFmt w:val="bullet"/>
      <w:lvlText w:val=""/>
      <w:lvlJc w:val="left"/>
      <w:pPr>
        <w:tabs>
          <w:tab w:val="left" w:pos="2100"/>
        </w:tabs>
        <w:ind w:left="2100" w:hanging="420"/>
      </w:pPr>
      <w:rPr>
        <w:rFonts w:ascii="Wingdings" w:hAnsi="Wingdings" w:hint="default"/>
      </w:rPr>
    </w:lvl>
    <w:lvl w:ilvl="4">
      <w:start w:val="1"/>
      <w:numFmt w:val="bullet"/>
      <w:lvlText w:val=""/>
      <w:lvlJc w:val="left"/>
      <w:pPr>
        <w:tabs>
          <w:tab w:val="left" w:pos="2520"/>
        </w:tabs>
        <w:ind w:left="2520" w:hanging="420"/>
      </w:pPr>
      <w:rPr>
        <w:rFonts w:ascii="Wingdings" w:hAnsi="Wingdings" w:hint="default"/>
      </w:rPr>
    </w:lvl>
    <w:lvl w:ilvl="5">
      <w:start w:val="1"/>
      <w:numFmt w:val="bullet"/>
      <w:lvlText w:val=""/>
      <w:lvlJc w:val="left"/>
      <w:pPr>
        <w:tabs>
          <w:tab w:val="left" w:pos="2940"/>
        </w:tabs>
        <w:ind w:left="2940" w:hanging="420"/>
      </w:pPr>
      <w:rPr>
        <w:rFonts w:ascii="Wingdings" w:hAnsi="Wingdings" w:hint="default"/>
      </w:rPr>
    </w:lvl>
    <w:lvl w:ilvl="6">
      <w:start w:val="1"/>
      <w:numFmt w:val="bullet"/>
      <w:lvlText w:val=""/>
      <w:lvlJc w:val="left"/>
      <w:pPr>
        <w:tabs>
          <w:tab w:val="left" w:pos="3360"/>
        </w:tabs>
        <w:ind w:left="3360" w:hanging="420"/>
      </w:pPr>
      <w:rPr>
        <w:rFonts w:ascii="Wingdings" w:hAnsi="Wingdings" w:hint="default"/>
      </w:rPr>
    </w:lvl>
    <w:lvl w:ilvl="7">
      <w:start w:val="1"/>
      <w:numFmt w:val="bullet"/>
      <w:lvlText w:val=""/>
      <w:lvlJc w:val="left"/>
      <w:pPr>
        <w:tabs>
          <w:tab w:val="left" w:pos="3780"/>
        </w:tabs>
        <w:ind w:left="3780" w:hanging="420"/>
      </w:pPr>
      <w:rPr>
        <w:rFonts w:ascii="Wingdings" w:hAnsi="Wingdings" w:hint="default"/>
      </w:rPr>
    </w:lvl>
    <w:lvl w:ilvl="8">
      <w:start w:val="1"/>
      <w:numFmt w:val="bullet"/>
      <w:lvlText w:val=""/>
      <w:lvlJc w:val="left"/>
      <w:pPr>
        <w:tabs>
          <w:tab w:val="left" w:pos="4200"/>
        </w:tabs>
        <w:ind w:left="4200" w:hanging="420"/>
      </w:pPr>
      <w:rPr>
        <w:rFonts w:ascii="Wingdings" w:hAnsi="Wingdings" w:hint="default"/>
      </w:rPr>
    </w:lvl>
  </w:abstractNum>
  <w:abstractNum w:abstractNumId="6">
    <w:nsid w:val="2F395B7B"/>
    <w:multiLevelType w:val="multilevel"/>
    <w:tmpl w:val="2F395B7B"/>
    <w:lvl w:ilvl="0">
      <w:start w:val="1"/>
      <w:numFmt w:val="bullet"/>
      <w:pStyle w:val="11"/>
      <w:lvlText w:val=""/>
      <w:lvlJc w:val="left"/>
      <w:pPr>
        <w:tabs>
          <w:tab w:val="left" w:pos="360"/>
        </w:tabs>
        <w:ind w:left="360" w:hanging="360"/>
      </w:pPr>
      <w:rPr>
        <w:rFonts w:ascii="Symbol" w:hAnsi="Symbol" w:hint="default"/>
      </w:rPr>
    </w:lvl>
    <w:lvl w:ilvl="1">
      <w:start w:val="1"/>
      <w:numFmt w:val="bullet"/>
      <w:lvlText w:val=""/>
      <w:lvlJc w:val="left"/>
      <w:pPr>
        <w:tabs>
          <w:tab w:val="left" w:pos="1140"/>
        </w:tabs>
        <w:ind w:left="1140" w:hanging="420"/>
      </w:pPr>
      <w:rPr>
        <w:rFonts w:ascii="Wingdings" w:hAnsi="Wingdings" w:hint="default"/>
      </w:rPr>
    </w:lvl>
    <w:lvl w:ilvl="2">
      <w:start w:val="1"/>
      <w:numFmt w:val="bullet"/>
      <w:lvlText w:val=""/>
      <w:lvlJc w:val="left"/>
      <w:pPr>
        <w:tabs>
          <w:tab w:val="left" w:pos="1800"/>
        </w:tabs>
        <w:ind w:left="1800" w:hanging="360"/>
      </w:pPr>
      <w:rPr>
        <w:rFonts w:ascii="Wingdings" w:hAnsi="Wingdings" w:hint="default"/>
      </w:rPr>
    </w:lvl>
    <w:lvl w:ilvl="3">
      <w:start w:val="1"/>
      <w:numFmt w:val="bullet"/>
      <w:lvlText w:val=""/>
      <w:lvlJc w:val="left"/>
      <w:pPr>
        <w:tabs>
          <w:tab w:val="left" w:pos="2520"/>
        </w:tabs>
        <w:ind w:left="2520" w:hanging="360"/>
      </w:pPr>
      <w:rPr>
        <w:rFonts w:ascii="Symbol" w:hAnsi="Symbol" w:hint="default"/>
      </w:rPr>
    </w:lvl>
    <w:lvl w:ilvl="4">
      <w:start w:val="1"/>
      <w:numFmt w:val="bullet"/>
      <w:lvlText w:val="o"/>
      <w:lvlJc w:val="left"/>
      <w:pPr>
        <w:tabs>
          <w:tab w:val="left" w:pos="3240"/>
        </w:tabs>
        <w:ind w:left="3240" w:hanging="360"/>
      </w:pPr>
      <w:rPr>
        <w:rFonts w:ascii="Courier New" w:hAnsi="Courier New" w:cs="Courier New" w:hint="default"/>
      </w:rPr>
    </w:lvl>
    <w:lvl w:ilvl="5">
      <w:start w:val="1"/>
      <w:numFmt w:val="bullet"/>
      <w:lvlText w:val=""/>
      <w:lvlJc w:val="left"/>
      <w:pPr>
        <w:tabs>
          <w:tab w:val="left" w:pos="3960"/>
        </w:tabs>
        <w:ind w:left="3960" w:hanging="360"/>
      </w:pPr>
      <w:rPr>
        <w:rFonts w:ascii="Wingdings" w:hAnsi="Wingdings" w:hint="default"/>
      </w:rPr>
    </w:lvl>
    <w:lvl w:ilvl="6">
      <w:start w:val="1"/>
      <w:numFmt w:val="bullet"/>
      <w:lvlText w:val=""/>
      <w:lvlJc w:val="left"/>
      <w:pPr>
        <w:tabs>
          <w:tab w:val="left" w:pos="4680"/>
        </w:tabs>
        <w:ind w:left="4680" w:hanging="360"/>
      </w:pPr>
      <w:rPr>
        <w:rFonts w:ascii="Symbol" w:hAnsi="Symbol" w:hint="default"/>
      </w:rPr>
    </w:lvl>
    <w:lvl w:ilvl="7">
      <w:start w:val="1"/>
      <w:numFmt w:val="bullet"/>
      <w:lvlText w:val="o"/>
      <w:lvlJc w:val="left"/>
      <w:pPr>
        <w:tabs>
          <w:tab w:val="left" w:pos="5400"/>
        </w:tabs>
        <w:ind w:left="5400" w:hanging="360"/>
      </w:pPr>
      <w:rPr>
        <w:rFonts w:ascii="Courier New" w:hAnsi="Courier New" w:cs="Courier New" w:hint="default"/>
      </w:rPr>
    </w:lvl>
    <w:lvl w:ilvl="8">
      <w:start w:val="1"/>
      <w:numFmt w:val="bullet"/>
      <w:lvlText w:val=""/>
      <w:lvlJc w:val="left"/>
      <w:pPr>
        <w:tabs>
          <w:tab w:val="left" w:pos="6120"/>
        </w:tabs>
        <w:ind w:left="6120" w:hanging="360"/>
      </w:pPr>
      <w:rPr>
        <w:rFonts w:ascii="Wingdings" w:hAnsi="Wingdings" w:hint="default"/>
      </w:rPr>
    </w:lvl>
  </w:abstractNum>
  <w:abstractNum w:abstractNumId="7">
    <w:nsid w:val="4D034486"/>
    <w:multiLevelType w:val="singleLevel"/>
    <w:tmpl w:val="4D034486"/>
    <w:lvl w:ilvl="0">
      <w:start w:val="3"/>
      <w:numFmt w:val="chineseCounting"/>
      <w:suff w:val="space"/>
      <w:lvlText w:val="第%1条"/>
      <w:lvlJc w:val="left"/>
      <w:rPr>
        <w:rFonts w:hint="eastAsia"/>
      </w:rPr>
    </w:lvl>
  </w:abstractNum>
  <w:abstractNum w:abstractNumId="8">
    <w:nsid w:val="7AEF7716"/>
    <w:multiLevelType w:val="multilevel"/>
    <w:tmpl w:val="7AEF7716"/>
    <w:lvl w:ilvl="0">
      <w:start w:val="1"/>
      <w:numFmt w:val="chineseCountingThousand"/>
      <w:pStyle w:val="3"/>
      <w:lvlText w:val="%1"/>
      <w:lvlJc w:val="left"/>
      <w:pPr>
        <w:tabs>
          <w:tab w:val="left" w:pos="1290"/>
        </w:tabs>
        <w:ind w:left="630" w:hanging="420"/>
      </w:pPr>
      <w:rPr>
        <w:rFonts w:hint="eastAsia"/>
        <w:sz w:val="32"/>
        <w:szCs w:val="32"/>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num w:numId="1">
    <w:abstractNumId w:val="2"/>
  </w:num>
  <w:num w:numId="2">
    <w:abstractNumId w:val="1"/>
  </w:num>
  <w:num w:numId="3">
    <w:abstractNumId w:val="5"/>
  </w:num>
  <w:num w:numId="4">
    <w:abstractNumId w:val="4"/>
  </w:num>
  <w:num w:numId="5">
    <w:abstractNumId w:val="8"/>
  </w:num>
  <w:num w:numId="6">
    <w:abstractNumId w:val="6"/>
  </w:num>
  <w:num w:numId="7">
    <w:abstractNumId w:val="0"/>
  </w:num>
  <w:num w:numId="8">
    <w:abstractNumId w:val="7"/>
  </w:num>
  <w:num w:numId="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hideSpellingErrors/>
  <w:zoom w:percent="130"/>
  <w:trackRevisions/>
  <w:defaultTabStop w:val="420"/>
  <w:drawingGridHorizontalSpacing w:val="105"/>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DA2ODIxMGJkMGY0YmI2YzIzZjBkZDA0NjYwZTFmNDUifQ=="/>
  </w:docVars>
  <m:mathPr>
    <m:mathFont m:val="Cambria Math"/>
    <m:smallFrac/>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semiHidden="0" w:uiPriority="0" w:unhideWhenUsed="0" w:qFormat="1"/>
    <w:lsdException w:name="heading 3" w:semiHidden="0" w:uiPriority="9" w:unhideWhenUsed="0" w:qFormat="1"/>
    <w:lsdException w:name="heading 4" w:semiHidden="0" w:uiPriority="9" w:unhideWhenUsed="0" w:qFormat="1"/>
    <w:lsdException w:name="heading 5" w:semiHidden="0" w:uiPriority="0" w:unhideWhenUsed="0" w:qFormat="1"/>
    <w:lsdException w:name="heading 6" w:semiHidden="0" w:uiPriority="0" w:unhideWhenUsed="0" w:qFormat="1"/>
    <w:lsdException w:name="heading 7" w:semiHidden="0" w:uiPriority="0" w:unhideWhenUsed="0" w:qFormat="1"/>
    <w:lsdException w:name="heading 8" w:semiHidden="0" w:uiPriority="0" w:unhideWhenUsed="0" w:qFormat="1"/>
    <w:lsdException w:name="heading 9" w:semiHidden="0" w:uiPriority="0" w:unhideWhenUsed="0" w:qFormat="1"/>
    <w:lsdException w:name="index 1" w:uiPriority="0" w:unhideWhenUsed="0" w:qFormat="1"/>
    <w:lsdException w:name="index 2" w:uiPriority="0"/>
    <w:lsdException w:name="index 3" w:uiPriority="0"/>
    <w:lsdException w:name="index 4" w:uiPriority="0"/>
    <w:lsdException w:name="index 5" w:uiPriority="0"/>
    <w:lsdException w:name="index 6" w:uiPriority="0"/>
    <w:lsdException w:name="index 7" w:uiPriority="0"/>
    <w:lsdException w:name="index 8" w:semiHidden="0" w:qFormat="1"/>
    <w:lsdException w:name="index 9" w:uiPriority="0"/>
    <w:lsdException w:name="toc 1" w:uiPriority="0" w:unhideWhenUsed="0" w:qFormat="1"/>
    <w:lsdException w:name="toc 2" w:uiPriority="0" w:unhideWhenUsed="0" w:qFormat="1"/>
    <w:lsdException w:name="toc 3" w:uiPriority="0" w:unhideWhenUsed="0" w:qFormat="1"/>
    <w:lsdException w:name="toc 4" w:uiPriority="0" w:unhideWhenUsed="0" w:qFormat="1"/>
    <w:lsdException w:name="toc 5" w:uiPriority="0" w:unhideWhenUsed="0" w:qFormat="1"/>
    <w:lsdException w:name="toc 6" w:uiPriority="0" w:unhideWhenUsed="0" w:qFormat="1"/>
    <w:lsdException w:name="toc 7" w:uiPriority="0" w:unhideWhenUsed="0" w:qFormat="1"/>
    <w:lsdException w:name="toc 8" w:uiPriority="0" w:unhideWhenUsed="0" w:qFormat="1"/>
    <w:lsdException w:name="toc 9" w:uiPriority="0" w:unhideWhenUsed="0" w:qFormat="1"/>
    <w:lsdException w:name="Normal Indent" w:semiHidden="0" w:uiPriority="0" w:unhideWhenUsed="0" w:qFormat="1"/>
    <w:lsdException w:name="footnote text" w:uiPriority="0"/>
    <w:lsdException w:name="annotation text" w:semiHidden="0" w:unhideWhenUsed="0" w:qFormat="1"/>
    <w:lsdException w:name="header" w:semiHidden="0" w:unhideWhenUsed="0" w:qFormat="1"/>
    <w:lsdException w:name="footer" w:semiHidden="0" w:uiPriority="0" w:unhideWhenUsed="0" w:qFormat="1"/>
    <w:lsdException w:name="index heading" w:uiPriority="0"/>
    <w:lsdException w:name="caption" w:semiHidden="0" w:uiPriority="0" w:unhideWhenUsed="0" w:qFormat="1"/>
    <w:lsdException w:name="table of figures" w:uiPriority="0"/>
    <w:lsdException w:name="envelope address" w:uiPriority="0"/>
    <w:lsdException w:name="envelope return" w:uiPriority="0"/>
    <w:lsdException w:name="footnote reference" w:uiPriority="0"/>
    <w:lsdException w:name="annotation reference" w:semiHidden="0" w:unhideWhenUsed="0" w:qFormat="1"/>
    <w:lsdException w:name="line number" w:uiPriority="0"/>
    <w:lsdException w:name="page number" w:semiHidden="0" w:uiPriority="0" w:unhideWhenUsed="0" w:qFormat="1"/>
    <w:lsdException w:name="endnote reference" w:uiPriority="0"/>
    <w:lsdException w:name="endnote text" w:uiPriority="0"/>
    <w:lsdException w:name="table of authorities" w:semiHidden="0" w:uiPriority="0" w:unhideWhenUsed="0"/>
    <w:lsdException w:name="macro" w:uiPriority="0"/>
    <w:lsdException w:name="toa heading" w:uiPriority="0"/>
    <w:lsdException w:name="List" w:semiHidden="0" w:uiPriority="0" w:unhideWhenUsed="0"/>
    <w:lsdException w:name="List Bullet" w:semiHidden="0" w:uiPriority="0" w:unhideWhenUsed="0" w:qFormat="1"/>
    <w:lsdException w:name="List Number" w:uiPriority="0"/>
    <w:lsdException w:name="List 2" w:uiPriority="0"/>
    <w:lsdException w:name="List 3" w:uiPriority="0"/>
    <w:lsdException w:name="List 4" w:uiPriority="0"/>
    <w:lsdException w:name="List 5" w:uiPriority="0"/>
    <w:lsdException w:name="List Bullet 2" w:uiPriority="0"/>
    <w:lsdException w:name="List Bullet 3" w:uiPriority="0"/>
    <w:lsdException w:name="List Bullet 4" w:uiPriority="0"/>
    <w:lsdException w:name="List Bullet 5" w:uiPriority="0"/>
    <w:lsdException w:name="List Number 2" w:uiPriority="0"/>
    <w:lsdException w:name="List Number 3" w:uiPriority="0"/>
    <w:lsdException w:name="List Number 4" w:uiPriority="0"/>
    <w:lsdException w:name="List Number 5" w:uiPriority="0"/>
    <w:lsdException w:name="Title" w:semiHidden="0" w:uiPriority="0" w:unhideWhenUsed="0" w:qFormat="1"/>
    <w:lsdException w:name="Closing" w:uiPriority="0"/>
    <w:lsdException w:name="Signature" w:uiPriority="0"/>
    <w:lsdException w:name="Default Paragraph Font" w:uiPriority="1" w:qFormat="1"/>
    <w:lsdException w:name="Body Text" w:semiHidden="0" w:uiPriority="0" w:unhideWhenUsed="0" w:qFormat="1"/>
    <w:lsdException w:name="Body Text Indent" w:semiHidden="0" w:uiPriority="0" w:unhideWhenUsed="0" w:qFormat="1"/>
    <w:lsdException w:name="List Continue" w:uiPriority="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uiPriority="0"/>
    <w:lsdException w:name="Subtitle" w:semiHidden="0" w:uiPriority="0" w:unhideWhenUsed="0" w:qFormat="1"/>
    <w:lsdException w:name="Salutation" w:uiPriority="0"/>
    <w:lsdException w:name="Date" w:semiHidden="0" w:uiPriority="0" w:unhideWhenUsed="0" w:qFormat="1"/>
    <w:lsdException w:name="Body Text First Indent" w:semiHidden="0" w:uiPriority="0" w:unhideWhenUsed="0" w:qFormat="1"/>
    <w:lsdException w:name="Body Text First Indent 2" w:uiPriority="0"/>
    <w:lsdException w:name="Body Text 2" w:semiHidden="0" w:uiPriority="0" w:unhideWhenUsed="0" w:qFormat="1"/>
    <w:lsdException w:name="Body Text 3" w:semiHidden="0" w:uiPriority="0" w:unhideWhenUsed="0" w:qFormat="1"/>
    <w:lsdException w:name="Body Text Indent 2" w:semiHidden="0" w:uiPriority="0" w:unhideWhenUsed="0" w:qFormat="1"/>
    <w:lsdException w:name="Body Text Indent 3" w:semiHidden="0" w:uiPriority="0" w:unhideWhenUsed="0" w:qFormat="1"/>
    <w:lsdException w:name="Block Text" w:uiPriority="0"/>
    <w:lsdException w:name="Hyperlink" w:semiHidden="0" w:uiPriority="0" w:unhideWhenUsed="0" w:qFormat="1"/>
    <w:lsdException w:name="FollowedHyperlink" w:semiHidden="0" w:uiPriority="0" w:unhideWhenUsed="0" w:qFormat="1"/>
    <w:lsdException w:name="Strong" w:semiHidden="0" w:uiPriority="0" w:unhideWhenUsed="0" w:qFormat="1"/>
    <w:lsdException w:name="Emphasis" w:semiHidden="0" w:uiPriority="0" w:unhideWhenUsed="0" w:qFormat="1"/>
    <w:lsdException w:name="Document Map" w:uiPriority="0" w:unhideWhenUsed="0" w:qFormat="1"/>
    <w:lsdException w:name="Plain Text" w:semiHidden="0" w:uiPriority="0" w:unhideWhenUsed="0" w:qFormat="1"/>
    <w:lsdException w:name="E-mail Signature" w:uiPriority="0"/>
    <w:lsdException w:name="Normal (Web)" w:semiHidden="0" w:unhideWhenUsed="0" w:qFormat="1"/>
    <w:lsdException w:name="HTML Acronym" w:uiPriority="0" w:qFormat="1"/>
    <w:lsdException w:name="HTML Address" w:uiPriority="0"/>
    <w:lsdException w:name="HTML Cite" w:uiPriority="0" w:qFormat="1"/>
    <w:lsdException w:name="HTML Code" w:uiPriority="0" w:qFormat="1"/>
    <w:lsdException w:name="HTML Definition" w:uiPriority="0" w:qFormat="1"/>
    <w:lsdException w:name="HTML Keyboard" w:uiPriority="0" w:qFormat="1"/>
    <w:lsdException w:name="HTML Preformatted" w:semiHidden="0" w:uiPriority="0" w:unhideWhenUsed="0" w:qFormat="1"/>
    <w:lsdException w:name="HTML Sample" w:uiPriority="0" w:qFormat="1"/>
    <w:lsdException w:name="HTML Typewriter" w:uiPriority="0" w:qFormat="1"/>
    <w:lsdException w:name="HTML Variable" w:uiPriority="0" w:qFormat="1"/>
    <w:lsdException w:name="Normal Table" w:qFormat="1"/>
    <w:lsdException w:name="annotation subject" w:semiHidden="0" w:unhideWhenUsed="0" w:qFormat="1"/>
    <w:lsdException w:name="Table Simple 1" w:uiPriority="0"/>
    <w:lsdException w:name="Table Simple 2" w:uiPriority="0"/>
    <w:lsdException w:name="Table Simple 3" w:uiPriority="0"/>
    <w:lsdException w:name="Table Classic 1" w:uiPriority="0"/>
    <w:lsdException w:name="Table Classic 2" w:uiPriority="0"/>
    <w:lsdException w:name="Table Classic 3" w:uiPriority="0"/>
    <w:lsdException w:name="Table Classic 4" w:uiPriority="0"/>
    <w:lsdException w:name="Table Colorful 1" w:uiPriority="0"/>
    <w:lsdException w:name="Table Colorful 2" w:uiPriority="0"/>
    <w:lsdException w:name="Table Colorful 3" w:uiPriority="0"/>
    <w:lsdException w:name="Table Columns 1" w:uiPriority="0"/>
    <w:lsdException w:name="Table Columns 2" w:uiPriority="0"/>
    <w:lsdException w:name="Table Columns 3" w:uiPriority="0"/>
    <w:lsdException w:name="Table Columns 4" w:uiPriority="0"/>
    <w:lsdException w:name="Table Columns 5" w:uiPriority="0"/>
    <w:lsdException w:name="Table Grid 1" w:uiPriority="0"/>
    <w:lsdException w:name="Table Grid 2" w:uiPriority="0"/>
    <w:lsdException w:name="Table Grid 3" w:uiPriority="0"/>
    <w:lsdException w:name="Table Grid 4" w:uiPriority="0"/>
    <w:lsdException w:name="Table Grid 5" w:uiPriority="0"/>
    <w:lsdException w:name="Table Grid 6" w:uiPriority="0"/>
    <w:lsdException w:name="Table Grid 7" w:uiPriority="0"/>
    <w:lsdException w:name="Table Grid 8" w:uiPriority="0"/>
    <w:lsdException w:name="Table List 1" w:uiPriority="0"/>
    <w:lsdException w:name="Table List 2" w:uiPriority="0"/>
    <w:lsdException w:name="Table List 3" w:uiPriority="0"/>
    <w:lsdException w:name="Table List 4" w:uiPriority="0"/>
    <w:lsdException w:name="Table List 5" w:uiPriority="0"/>
    <w:lsdException w:name="Table List 6" w:uiPriority="0"/>
    <w:lsdException w:name="Table List 7" w:uiPriority="0"/>
    <w:lsdException w:name="Table List 8" w:uiPriority="0"/>
    <w:lsdException w:name="Table 3D effects 1" w:uiPriority="0"/>
    <w:lsdException w:name="Table 3D effects 2" w:uiPriority="0"/>
    <w:lsdException w:name="Table 3D effects 3" w:uiPriority="0"/>
    <w:lsdException w:name="Table Contemporary" w:uiPriority="0"/>
    <w:lsdException w:name="Table Elegant" w:uiPriority="0"/>
    <w:lsdException w:name="Table Professional" w:uiPriority="0"/>
    <w:lsdException w:name="Table Subtle 1" w:uiPriority="0"/>
    <w:lsdException w:name="Table Subtle 2" w:uiPriority="0"/>
    <w:lsdException w:name="Table Web 1" w:uiPriority="0"/>
    <w:lsdException w:name="Table Web 2" w:uiPriority="0"/>
    <w:lsdException w:name="Table Web 3" w:uiPriority="0"/>
    <w:lsdException w:name="Balloon Text" w:unhideWhenUsed="0" w:qFormat="1"/>
    <w:lsdException w:name="Table Grid" w:semiHidden="0" w:uiPriority="39" w:unhideWhenUsed="0" w:qFormat="1"/>
    <w:lsdException w:name="Table Theme" w:uiPriority="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iPriority="34" w:unhideWhenUsed="0" w:qFormat="1"/>
    <w:lsdException w:name="Quote" w:semiHidden="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next w:val="BodyText"/>
    <w:qFormat/>
    <w:pPr>
      <w:widowControl w:val="0"/>
      <w:jc w:val="both"/>
    </w:pPr>
    <w:rPr>
      <w:rFonts w:ascii="Times New Roman" w:eastAsia="宋体" w:hAnsi="Times New Roman" w:cs="Times New Roman"/>
      <w:kern w:val="2"/>
      <w:sz w:val="21"/>
      <w:szCs w:val="24"/>
      <w:lang w:val="en-US" w:eastAsia="zh-CN" w:bidi="ar-SA"/>
    </w:rPr>
  </w:style>
  <w:style w:type="paragraph" w:styleId="Heading1">
    <w:name w:val="heading 1"/>
    <w:basedOn w:val="Heading3"/>
    <w:next w:val="Normal"/>
    <w:link w:val="1Char"/>
    <w:qFormat/>
    <w:pPr>
      <w:spacing w:before="340" w:after="330" w:line="360" w:lineRule="auto"/>
      <w:jc w:val="center"/>
      <w:outlineLvl w:val="0"/>
    </w:pPr>
    <w:rPr>
      <w:rFonts w:eastAsia="黑体"/>
      <w:kern w:val="44"/>
      <w:szCs w:val="44"/>
    </w:rPr>
  </w:style>
  <w:style w:type="paragraph" w:styleId="Heading2">
    <w:name w:val="heading 2"/>
    <w:basedOn w:val="Heading3"/>
    <w:next w:val="Heading4"/>
    <w:link w:val="2Char"/>
    <w:qFormat/>
    <w:pPr>
      <w:adjustRightInd w:val="0"/>
      <w:jc w:val="center"/>
      <w:textAlignment w:val="baseline"/>
      <w:outlineLvl w:val="1"/>
    </w:pPr>
    <w:rPr>
      <w:kern w:val="0"/>
      <w:sz w:val="24"/>
      <w:szCs w:val="20"/>
    </w:rPr>
  </w:style>
  <w:style w:type="paragraph" w:styleId="Heading3">
    <w:name w:val="heading 3"/>
    <w:basedOn w:val="Heading4"/>
    <w:next w:val="Normal"/>
    <w:link w:val="3Char1"/>
    <w:uiPriority w:val="9"/>
    <w:qFormat/>
    <w:pPr>
      <w:spacing w:before="260" w:after="260" w:line="240" w:lineRule="auto"/>
      <w:outlineLvl w:val="2"/>
    </w:pPr>
    <w:rPr>
      <w:rFonts w:ascii="宋体" w:eastAsia="宋体" w:hAnsi="宋体"/>
      <w:szCs w:val="32"/>
    </w:rPr>
  </w:style>
  <w:style w:type="paragraph" w:styleId="Heading4">
    <w:name w:val="heading 4"/>
    <w:basedOn w:val="Normal"/>
    <w:next w:val="Normal"/>
    <w:link w:val="4Char"/>
    <w:uiPriority w:val="9"/>
    <w:qFormat/>
    <w:pPr>
      <w:keepNext/>
      <w:keepLines/>
      <w:spacing w:before="280" w:after="290" w:line="376" w:lineRule="auto"/>
      <w:outlineLvl w:val="3"/>
    </w:pPr>
    <w:rPr>
      <w:rFonts w:ascii="Arial" w:eastAsia="黑体" w:hAnsi="Arial"/>
      <w:b/>
      <w:bCs/>
      <w:sz w:val="28"/>
      <w:szCs w:val="28"/>
    </w:rPr>
  </w:style>
  <w:style w:type="paragraph" w:styleId="Heading5">
    <w:name w:val="heading 5"/>
    <w:basedOn w:val="Normal"/>
    <w:next w:val="NormalIndent"/>
    <w:link w:val="5Char"/>
    <w:qFormat/>
    <w:pPr>
      <w:keepNext/>
      <w:keepLines/>
      <w:spacing w:before="280" w:after="290" w:line="376" w:lineRule="auto"/>
      <w:outlineLvl w:val="4"/>
    </w:pPr>
    <w:rPr>
      <w:b/>
      <w:sz w:val="28"/>
      <w:szCs w:val="20"/>
    </w:rPr>
  </w:style>
  <w:style w:type="paragraph" w:styleId="Heading6">
    <w:name w:val="heading 6"/>
    <w:basedOn w:val="Normal"/>
    <w:next w:val="NormalIndent"/>
    <w:link w:val="6Char"/>
    <w:qFormat/>
    <w:pPr>
      <w:keepNext/>
      <w:keepLines/>
      <w:spacing w:before="240" w:after="64" w:line="320" w:lineRule="auto"/>
      <w:outlineLvl w:val="5"/>
    </w:pPr>
    <w:rPr>
      <w:rFonts w:ascii="Arial" w:eastAsia="黑体" w:hAnsi="Arial"/>
      <w:b/>
      <w:sz w:val="24"/>
      <w:szCs w:val="20"/>
    </w:rPr>
  </w:style>
  <w:style w:type="paragraph" w:styleId="Heading7">
    <w:name w:val="heading 7"/>
    <w:basedOn w:val="Normal"/>
    <w:next w:val="NormalIndent"/>
    <w:link w:val="7Char"/>
    <w:qFormat/>
    <w:pPr>
      <w:keepNext/>
      <w:keepLines/>
      <w:spacing w:before="240" w:after="64" w:line="320" w:lineRule="auto"/>
      <w:outlineLvl w:val="6"/>
    </w:pPr>
    <w:rPr>
      <w:b/>
      <w:sz w:val="24"/>
      <w:szCs w:val="20"/>
    </w:rPr>
  </w:style>
  <w:style w:type="paragraph" w:styleId="Heading8">
    <w:name w:val="heading 8"/>
    <w:basedOn w:val="Normal"/>
    <w:next w:val="NormalIndent"/>
    <w:link w:val="8Char"/>
    <w:qFormat/>
    <w:pPr>
      <w:keepNext/>
      <w:keepLines/>
      <w:spacing w:before="240" w:after="64" w:line="320" w:lineRule="auto"/>
      <w:outlineLvl w:val="7"/>
    </w:pPr>
    <w:rPr>
      <w:rFonts w:ascii="Arial" w:eastAsia="黑体" w:hAnsi="Arial"/>
      <w:sz w:val="24"/>
      <w:szCs w:val="20"/>
    </w:rPr>
  </w:style>
  <w:style w:type="paragraph" w:styleId="Heading9">
    <w:name w:val="heading 9"/>
    <w:basedOn w:val="Normal"/>
    <w:next w:val="NormalIndent"/>
    <w:link w:val="9Char"/>
    <w:qFormat/>
    <w:pPr>
      <w:keepNext/>
      <w:keepLines/>
      <w:spacing w:before="240" w:after="64" w:line="320" w:lineRule="auto"/>
      <w:outlineLvl w:val="8"/>
    </w:pPr>
    <w:rPr>
      <w:rFonts w:ascii="Arial" w:eastAsia="黑体" w:hAnsi="Arial"/>
      <w:szCs w:val="20"/>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BodyText">
    <w:name w:val="Body Text"/>
    <w:basedOn w:val="Normal"/>
    <w:next w:val="Quote"/>
    <w:link w:val="Char7"/>
    <w:qFormat/>
    <w:pPr>
      <w:spacing w:line="360" w:lineRule="auto"/>
    </w:pPr>
    <w:rPr>
      <w:b/>
      <w:bCs/>
      <w:sz w:val="24"/>
    </w:rPr>
  </w:style>
  <w:style w:type="paragraph" w:styleId="Quote">
    <w:name w:val="Quote"/>
    <w:next w:val="Normal"/>
    <w:uiPriority w:val="99"/>
    <w:qFormat/>
    <w:pPr>
      <w:widowControl w:val="0"/>
      <w:jc w:val="both"/>
    </w:pPr>
    <w:rPr>
      <w:rFonts w:ascii="Calibri" w:hAnsi="Calibri" w:eastAsiaTheme="minorEastAsia" w:cs="Calibri"/>
      <w:i/>
      <w:iCs/>
      <w:color w:val="000000"/>
      <w:kern w:val="2"/>
      <w:sz w:val="22"/>
      <w:szCs w:val="22"/>
      <w:lang w:val="en-US" w:eastAsia="zh-CN" w:bidi="ar-SA"/>
    </w:rPr>
  </w:style>
  <w:style w:type="paragraph" w:styleId="NormalIndent">
    <w:name w:val="Normal Indent"/>
    <w:basedOn w:val="Normal"/>
    <w:link w:val="Char0"/>
    <w:qFormat/>
    <w:pPr>
      <w:ind w:firstLine="420"/>
    </w:pPr>
    <w:rPr>
      <w:szCs w:val="20"/>
    </w:rPr>
  </w:style>
  <w:style w:type="paragraph" w:styleId="TOC7">
    <w:name w:val="toc 7"/>
    <w:basedOn w:val="Normal"/>
    <w:next w:val="Normal"/>
    <w:semiHidden/>
    <w:qFormat/>
    <w:pPr>
      <w:ind w:left="1260"/>
      <w:jc w:val="left"/>
    </w:pPr>
    <w:rPr>
      <w:szCs w:val="21"/>
    </w:rPr>
  </w:style>
  <w:style w:type="paragraph" w:styleId="Index8">
    <w:name w:val="index 8"/>
    <w:basedOn w:val="Normal"/>
    <w:next w:val="Normal"/>
    <w:uiPriority w:val="99"/>
    <w:unhideWhenUsed/>
    <w:qFormat/>
    <w:pPr>
      <w:ind w:left="1400" w:leftChars="1400"/>
    </w:pPr>
  </w:style>
  <w:style w:type="paragraph" w:styleId="Caption">
    <w:name w:val="caption"/>
    <w:basedOn w:val="Normal"/>
    <w:next w:val="Normal"/>
    <w:qFormat/>
    <w:pPr>
      <w:widowControl/>
      <w:spacing w:line="360" w:lineRule="auto"/>
      <w:ind w:firstLine="1940" w:firstLineChars="920"/>
      <w:jc w:val="left"/>
    </w:pPr>
    <w:rPr>
      <w:rFonts w:ascii="宋体" w:hAnsi="宋体"/>
      <w:b/>
      <w:bCs/>
      <w:kern w:val="0"/>
      <w:sz w:val="20"/>
      <w:szCs w:val="20"/>
    </w:rPr>
  </w:style>
  <w:style w:type="paragraph" w:styleId="ListBullet">
    <w:name w:val="List Bullet"/>
    <w:basedOn w:val="Normal"/>
    <w:qFormat/>
    <w:pPr>
      <w:numPr>
        <w:ilvl w:val="0"/>
        <w:numId w:val="1"/>
      </w:numPr>
    </w:pPr>
    <w:rPr>
      <w:szCs w:val="20"/>
    </w:rPr>
  </w:style>
  <w:style w:type="paragraph" w:styleId="DocumentMap">
    <w:name w:val="Document Map"/>
    <w:basedOn w:val="Normal"/>
    <w:semiHidden/>
    <w:qFormat/>
    <w:pPr>
      <w:shd w:val="clear" w:color="auto" w:fill="000080"/>
    </w:pPr>
  </w:style>
  <w:style w:type="paragraph" w:styleId="CommentText">
    <w:name w:val="annotation text"/>
    <w:basedOn w:val="Normal"/>
    <w:link w:val="Char16"/>
    <w:uiPriority w:val="99"/>
    <w:qFormat/>
    <w:pPr>
      <w:autoSpaceDE w:val="0"/>
      <w:autoSpaceDN w:val="0"/>
      <w:adjustRightInd w:val="0"/>
      <w:jc w:val="left"/>
      <w:textAlignment w:val="baseline"/>
    </w:pPr>
    <w:rPr>
      <w:rFonts w:ascii="宋体"/>
      <w:kern w:val="0"/>
      <w:sz w:val="34"/>
      <w:szCs w:val="20"/>
    </w:rPr>
  </w:style>
  <w:style w:type="paragraph" w:styleId="BodyText3">
    <w:name w:val="Body Text 3"/>
    <w:basedOn w:val="Normal"/>
    <w:link w:val="3Char2"/>
    <w:qFormat/>
    <w:pPr>
      <w:spacing w:after="120"/>
    </w:pPr>
    <w:rPr>
      <w:sz w:val="16"/>
      <w:szCs w:val="16"/>
    </w:rPr>
  </w:style>
  <w:style w:type="paragraph" w:styleId="BodyTextIndent">
    <w:name w:val="Body Text Indent"/>
    <w:basedOn w:val="Normal"/>
    <w:link w:val="Char1"/>
    <w:qFormat/>
    <w:pPr>
      <w:spacing w:line="360" w:lineRule="auto"/>
      <w:ind w:firstLine="420" w:firstLineChars="200"/>
    </w:pPr>
  </w:style>
  <w:style w:type="paragraph" w:styleId="TOC5">
    <w:name w:val="toc 5"/>
    <w:basedOn w:val="Normal"/>
    <w:next w:val="Normal"/>
    <w:semiHidden/>
    <w:qFormat/>
    <w:pPr>
      <w:ind w:left="840"/>
      <w:jc w:val="left"/>
    </w:pPr>
    <w:rPr>
      <w:szCs w:val="21"/>
    </w:rPr>
  </w:style>
  <w:style w:type="paragraph" w:styleId="TOC3">
    <w:name w:val="toc 3"/>
    <w:basedOn w:val="Normal"/>
    <w:next w:val="Normal"/>
    <w:semiHidden/>
    <w:qFormat/>
    <w:pPr>
      <w:ind w:left="420"/>
      <w:jc w:val="left"/>
    </w:pPr>
    <w:rPr>
      <w:i/>
      <w:iCs/>
    </w:rPr>
  </w:style>
  <w:style w:type="paragraph" w:styleId="PlainText">
    <w:name w:val="Plain Text"/>
    <w:basedOn w:val="Normal"/>
    <w:next w:val="Index8"/>
    <w:link w:val="Char5"/>
    <w:qFormat/>
    <w:rPr>
      <w:rFonts w:ascii="宋体" w:hAnsi="Courier New"/>
      <w:szCs w:val="20"/>
    </w:rPr>
  </w:style>
  <w:style w:type="paragraph" w:styleId="TOC8">
    <w:name w:val="toc 8"/>
    <w:basedOn w:val="Normal"/>
    <w:next w:val="Normal"/>
    <w:semiHidden/>
    <w:qFormat/>
    <w:pPr>
      <w:ind w:left="1470"/>
      <w:jc w:val="left"/>
    </w:pPr>
    <w:rPr>
      <w:szCs w:val="21"/>
    </w:rPr>
  </w:style>
  <w:style w:type="paragraph" w:styleId="Date">
    <w:name w:val="Date"/>
    <w:basedOn w:val="Normal"/>
    <w:next w:val="Normal"/>
    <w:link w:val="Char4"/>
    <w:qFormat/>
    <w:rPr>
      <w:rFonts w:ascii="宋体" w:hAnsi="Courier New"/>
      <w:sz w:val="32"/>
      <w:szCs w:val="20"/>
    </w:rPr>
  </w:style>
  <w:style w:type="paragraph" w:styleId="BodyTextIndent2">
    <w:name w:val="Body Text Indent 2"/>
    <w:basedOn w:val="Normal"/>
    <w:link w:val="2Char0"/>
    <w:qFormat/>
    <w:pPr>
      <w:spacing w:beforeLines="50" w:afterLines="50" w:line="120" w:lineRule="auto"/>
      <w:ind w:firstLine="840" w:firstLineChars="400"/>
      <w:jc w:val="left"/>
    </w:pPr>
    <w:rPr>
      <w:rFonts w:ascii="宋体" w:hAnsi="宋体"/>
    </w:rPr>
  </w:style>
  <w:style w:type="paragraph" w:styleId="BalloonText">
    <w:name w:val="Balloon Text"/>
    <w:basedOn w:val="Normal"/>
    <w:link w:val="Char10"/>
    <w:uiPriority w:val="99"/>
    <w:semiHidden/>
    <w:qFormat/>
    <w:rPr>
      <w:sz w:val="18"/>
      <w:szCs w:val="18"/>
    </w:rPr>
  </w:style>
  <w:style w:type="paragraph" w:styleId="Footer">
    <w:name w:val="footer"/>
    <w:basedOn w:val="Normal"/>
    <w:link w:val="Char9"/>
    <w:qFormat/>
    <w:pPr>
      <w:tabs>
        <w:tab w:val="center" w:pos="4153"/>
        <w:tab w:val="right" w:pos="8306"/>
      </w:tabs>
      <w:snapToGrid w:val="0"/>
      <w:jc w:val="left"/>
    </w:pPr>
    <w:rPr>
      <w:sz w:val="18"/>
      <w:szCs w:val="18"/>
    </w:rPr>
  </w:style>
  <w:style w:type="paragraph" w:styleId="Header">
    <w:name w:val="header"/>
    <w:basedOn w:val="Normal"/>
    <w:link w:val="Char8"/>
    <w:uiPriority w:val="99"/>
    <w:qFormat/>
    <w:pPr>
      <w:pBdr>
        <w:bottom w:val="single" w:sz="6" w:space="1" w:color="auto"/>
      </w:pBdr>
      <w:tabs>
        <w:tab w:val="center" w:pos="4153"/>
        <w:tab w:val="right" w:pos="8306"/>
      </w:tabs>
      <w:snapToGrid w:val="0"/>
      <w:jc w:val="center"/>
    </w:pPr>
    <w:rPr>
      <w:sz w:val="18"/>
      <w:szCs w:val="18"/>
    </w:rPr>
  </w:style>
  <w:style w:type="paragraph" w:styleId="TOC1">
    <w:name w:val="toc 1"/>
    <w:basedOn w:val="Normal"/>
    <w:next w:val="Normal"/>
    <w:semiHidden/>
    <w:qFormat/>
    <w:pPr>
      <w:spacing w:before="120" w:after="120"/>
      <w:jc w:val="left"/>
    </w:pPr>
    <w:rPr>
      <w:b/>
      <w:bCs/>
      <w:caps/>
    </w:rPr>
  </w:style>
  <w:style w:type="paragraph" w:styleId="TOC4">
    <w:name w:val="toc 4"/>
    <w:basedOn w:val="Normal"/>
    <w:next w:val="Normal"/>
    <w:semiHidden/>
    <w:qFormat/>
    <w:pPr>
      <w:ind w:left="630"/>
      <w:jc w:val="left"/>
    </w:pPr>
    <w:rPr>
      <w:szCs w:val="21"/>
    </w:rPr>
  </w:style>
  <w:style w:type="paragraph" w:styleId="TOC6">
    <w:name w:val="toc 6"/>
    <w:basedOn w:val="Normal"/>
    <w:next w:val="Normal"/>
    <w:semiHidden/>
    <w:qFormat/>
    <w:pPr>
      <w:ind w:left="1050"/>
      <w:jc w:val="left"/>
    </w:pPr>
    <w:rPr>
      <w:szCs w:val="21"/>
    </w:rPr>
  </w:style>
  <w:style w:type="paragraph" w:styleId="BodyTextIndent3">
    <w:name w:val="Body Text Indent 3"/>
    <w:basedOn w:val="Normal"/>
    <w:link w:val="3Char0"/>
    <w:qFormat/>
    <w:pPr>
      <w:spacing w:line="360" w:lineRule="auto"/>
      <w:ind w:firstLine="482" w:firstLineChars="200"/>
    </w:pPr>
    <w:rPr>
      <w:rFonts w:ascii="宋体"/>
      <w:b/>
      <w:bCs/>
      <w:sz w:val="24"/>
    </w:rPr>
  </w:style>
  <w:style w:type="paragraph" w:styleId="TOC2">
    <w:name w:val="toc 2"/>
    <w:basedOn w:val="Normal"/>
    <w:next w:val="Normal"/>
    <w:semiHidden/>
    <w:qFormat/>
    <w:pPr>
      <w:tabs>
        <w:tab w:val="right" w:leader="dot" w:pos="8296"/>
      </w:tabs>
      <w:ind w:left="210"/>
      <w:jc w:val="left"/>
    </w:pPr>
    <w:rPr>
      <w:smallCaps/>
    </w:rPr>
  </w:style>
  <w:style w:type="paragraph" w:styleId="TOC9">
    <w:name w:val="toc 9"/>
    <w:basedOn w:val="Normal"/>
    <w:next w:val="Normal"/>
    <w:semiHidden/>
    <w:qFormat/>
    <w:pPr>
      <w:ind w:left="1680"/>
      <w:jc w:val="left"/>
    </w:pPr>
    <w:rPr>
      <w:szCs w:val="21"/>
    </w:rPr>
  </w:style>
  <w:style w:type="paragraph" w:styleId="BodyText2">
    <w:name w:val="Body Text 2"/>
    <w:basedOn w:val="Normal"/>
    <w:link w:val="2Char1"/>
    <w:qFormat/>
    <w:pPr>
      <w:spacing w:line="360" w:lineRule="auto"/>
    </w:pPr>
    <w:rPr>
      <w:sz w:val="24"/>
    </w:rPr>
  </w:style>
  <w:style w:type="paragraph" w:styleId="HTMLPreformatted">
    <w:name w:val="HTML Preformatted"/>
    <w:basedOn w:val="Normal"/>
    <w:link w:val="HTMLChar"/>
    <w:qFormat/>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Arial Unicode MS" w:eastAsia="Arial Unicode MS" w:hAnsi="Arial Unicode MS"/>
      <w:color w:val="000000"/>
      <w:kern w:val="0"/>
      <w:sz w:val="20"/>
      <w:szCs w:val="20"/>
    </w:rPr>
  </w:style>
  <w:style w:type="paragraph" w:styleId="NormalWeb">
    <w:name w:val="Normal (Web)"/>
    <w:basedOn w:val="Normal"/>
    <w:link w:val="Char18"/>
    <w:uiPriority w:val="99"/>
    <w:qFormat/>
    <w:rPr>
      <w:sz w:val="24"/>
    </w:rPr>
  </w:style>
  <w:style w:type="paragraph" w:styleId="Index1">
    <w:name w:val="index 1"/>
    <w:basedOn w:val="Normal"/>
    <w:next w:val="Normal"/>
    <w:semiHidden/>
    <w:qFormat/>
    <w:pPr>
      <w:tabs>
        <w:tab w:val="left" w:pos="3360"/>
      </w:tabs>
      <w:spacing w:line="520" w:lineRule="exact"/>
      <w:ind w:left="419" w:hanging="314" w:leftChars="50" w:hangingChars="131"/>
      <w:jc w:val="center"/>
      <w:outlineLvl w:val="3"/>
    </w:pPr>
    <w:rPr>
      <w:rFonts w:ascii="宋体" w:hAnsi="宋体"/>
      <w:sz w:val="24"/>
    </w:rPr>
  </w:style>
  <w:style w:type="paragraph" w:styleId="Title">
    <w:name w:val="Title"/>
    <w:basedOn w:val="Normal"/>
    <w:link w:val="Char3"/>
    <w:qFormat/>
    <w:pPr>
      <w:spacing w:before="240" w:after="60"/>
      <w:jc w:val="center"/>
      <w:outlineLvl w:val="0"/>
    </w:pPr>
    <w:rPr>
      <w:rFonts w:ascii="Arial" w:eastAsia="隶书" w:hAnsi="Arial" w:cs="Arial"/>
      <w:b/>
      <w:bCs/>
      <w:sz w:val="32"/>
      <w:szCs w:val="32"/>
    </w:rPr>
  </w:style>
  <w:style w:type="paragraph" w:styleId="CommentSubject">
    <w:name w:val="annotation subject"/>
    <w:basedOn w:val="CommentText"/>
    <w:next w:val="CommentText"/>
    <w:link w:val="Char17"/>
    <w:uiPriority w:val="99"/>
    <w:qFormat/>
    <w:pPr>
      <w:autoSpaceDE/>
      <w:autoSpaceDN/>
      <w:adjustRightInd/>
      <w:textAlignment w:val="auto"/>
    </w:pPr>
    <w:rPr>
      <w:rFonts w:ascii="Times New Roman"/>
      <w:b/>
      <w:bCs/>
      <w:kern w:val="2"/>
      <w:sz w:val="21"/>
      <w:szCs w:val="24"/>
    </w:rPr>
  </w:style>
  <w:style w:type="paragraph" w:styleId="BodyTextFirstIndent">
    <w:name w:val="Body Text First Indent"/>
    <w:basedOn w:val="BodyText"/>
    <w:link w:val="Char12"/>
    <w:qFormat/>
    <w:pPr>
      <w:spacing w:after="120" w:line="240" w:lineRule="auto"/>
      <w:ind w:firstLine="420" w:firstLineChars="100"/>
    </w:pPr>
    <w:rPr>
      <w:sz w:val="21"/>
    </w:rPr>
  </w:style>
  <w:style w:type="table" w:styleId="TableGrid">
    <w:name w:val="Table Grid"/>
    <w:basedOn w:val="TableNormal"/>
    <w:uiPriority w:val="3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Strong">
    <w:name w:val="Strong"/>
    <w:qFormat/>
    <w:rPr>
      <w:b/>
      <w:bCs/>
    </w:rPr>
  </w:style>
  <w:style w:type="character" w:styleId="PageNumber">
    <w:name w:val="page number"/>
    <w:basedOn w:val="DefaultParagraphFont"/>
    <w:qFormat/>
  </w:style>
  <w:style w:type="character" w:styleId="FollowedHyperlink">
    <w:name w:val="FollowedHyperlink"/>
    <w:qFormat/>
    <w:rPr>
      <w:color w:val="800080"/>
      <w:u w:val="single"/>
    </w:rPr>
  </w:style>
  <w:style w:type="character" w:styleId="Emphasis">
    <w:name w:val="Emphasis"/>
    <w:basedOn w:val="DefaultParagraphFont"/>
    <w:qFormat/>
    <w:rPr>
      <w:b/>
    </w:rPr>
  </w:style>
  <w:style w:type="character" w:styleId="HTMLDefinition">
    <w:name w:val="HTML Definition"/>
    <w:basedOn w:val="DefaultParagraphFont"/>
    <w:semiHidden/>
    <w:unhideWhenUsed/>
    <w:qFormat/>
  </w:style>
  <w:style w:type="character" w:styleId="HTMLTypewriter">
    <w:name w:val="HTML Typewriter"/>
    <w:basedOn w:val="DefaultParagraphFont"/>
    <w:semiHidden/>
    <w:unhideWhenUsed/>
    <w:qFormat/>
    <w:rPr>
      <w:rFonts w:ascii="monospace" w:eastAsia="monospace" w:hAnsi="monospace" w:cs="monospace"/>
      <w:sz w:val="20"/>
    </w:rPr>
  </w:style>
  <w:style w:type="character" w:styleId="HTMLAcronym">
    <w:name w:val="HTML Acronym"/>
    <w:basedOn w:val="DefaultParagraphFont"/>
    <w:semiHidden/>
    <w:unhideWhenUsed/>
    <w:qFormat/>
    <w:rPr>
      <w:color w:val="D6D6D6"/>
    </w:rPr>
  </w:style>
  <w:style w:type="character" w:styleId="HTMLVariable">
    <w:name w:val="HTML Variable"/>
    <w:basedOn w:val="DefaultParagraphFont"/>
    <w:semiHidden/>
    <w:unhideWhenUsed/>
    <w:qFormat/>
  </w:style>
  <w:style w:type="character" w:styleId="Hyperlink">
    <w:name w:val="Hyperlink"/>
    <w:qFormat/>
    <w:rPr>
      <w:color w:val="0000FF"/>
      <w:u w:val="single"/>
    </w:rPr>
  </w:style>
  <w:style w:type="character" w:styleId="HTMLCode">
    <w:name w:val="HTML Code"/>
    <w:basedOn w:val="DefaultParagraphFont"/>
    <w:semiHidden/>
    <w:unhideWhenUsed/>
    <w:qFormat/>
    <w:rPr>
      <w:rFonts w:ascii="monospace" w:eastAsia="monospace" w:hAnsi="monospace" w:cs="monospace" w:hint="default"/>
      <w:sz w:val="20"/>
    </w:rPr>
  </w:style>
  <w:style w:type="character" w:styleId="CommentReference">
    <w:name w:val="annotation reference"/>
    <w:basedOn w:val="DefaultParagraphFont"/>
    <w:uiPriority w:val="99"/>
    <w:qFormat/>
    <w:rPr>
      <w:sz w:val="21"/>
      <w:szCs w:val="21"/>
    </w:rPr>
  </w:style>
  <w:style w:type="character" w:styleId="HTMLCite">
    <w:name w:val="HTML Cite"/>
    <w:basedOn w:val="DefaultParagraphFont"/>
    <w:semiHidden/>
    <w:unhideWhenUsed/>
    <w:qFormat/>
  </w:style>
  <w:style w:type="character" w:styleId="HTMLKeyboard">
    <w:name w:val="HTML Keyboard"/>
    <w:basedOn w:val="DefaultParagraphFont"/>
    <w:semiHidden/>
    <w:unhideWhenUsed/>
    <w:qFormat/>
    <w:rPr>
      <w:rFonts w:ascii="monospace" w:eastAsia="monospace" w:hAnsi="monospace" w:cs="monospace" w:hint="default"/>
      <w:sz w:val="20"/>
    </w:rPr>
  </w:style>
  <w:style w:type="character" w:styleId="HTMLSample">
    <w:name w:val="HTML Sample"/>
    <w:basedOn w:val="DefaultParagraphFont"/>
    <w:semiHidden/>
    <w:unhideWhenUsed/>
    <w:qFormat/>
    <w:rPr>
      <w:rFonts w:ascii="monospace" w:eastAsia="monospace" w:hAnsi="monospace" w:cs="monospace" w:hint="default"/>
    </w:rPr>
  </w:style>
  <w:style w:type="paragraph" w:customStyle="1" w:styleId="2">
    <w:name w:val="样式 首行缩进:  2 字符"/>
    <w:basedOn w:val="Normal"/>
    <w:qFormat/>
    <w:pPr>
      <w:ind w:firstLine="480" w:firstLineChars="200"/>
    </w:pPr>
    <w:rPr>
      <w:rFonts w:ascii="Calibri" w:hAnsi="Calibri" w:cs="宋体"/>
      <w:color w:val="000000"/>
      <w:szCs w:val="20"/>
    </w:rPr>
  </w:style>
  <w:style w:type="character" w:customStyle="1" w:styleId="4Char">
    <w:name w:val="标题 4 Char"/>
    <w:link w:val="Heading4"/>
    <w:uiPriority w:val="9"/>
    <w:qFormat/>
    <w:rPr>
      <w:rFonts w:ascii="Arial" w:eastAsia="黑体" w:hAnsi="Arial"/>
      <w:b/>
      <w:bCs/>
      <w:kern w:val="2"/>
      <w:sz w:val="28"/>
      <w:szCs w:val="28"/>
      <w:lang w:val="en-US" w:eastAsia="zh-CN" w:bidi="ar-SA"/>
    </w:rPr>
  </w:style>
  <w:style w:type="paragraph" w:customStyle="1" w:styleId="Char">
    <w:name w:val="Char"/>
    <w:basedOn w:val="Normal"/>
    <w:qFormat/>
    <w:pPr>
      <w:widowControl/>
      <w:spacing w:after="160" w:line="240" w:lineRule="exact"/>
      <w:jc w:val="left"/>
    </w:pPr>
    <w:rPr>
      <w:rFonts w:ascii="Verdana" w:eastAsia="仿宋_GB2312" w:hAnsi="Verdana"/>
      <w:kern w:val="0"/>
      <w:sz w:val="24"/>
      <w:szCs w:val="20"/>
      <w:lang w:eastAsia="en-US"/>
    </w:rPr>
  </w:style>
  <w:style w:type="character" w:customStyle="1" w:styleId="3Char1">
    <w:name w:val="标题 3 Char1"/>
    <w:link w:val="Heading3"/>
    <w:uiPriority w:val="9"/>
    <w:qFormat/>
    <w:rPr>
      <w:rFonts w:ascii="宋体" w:eastAsia="宋体" w:hAnsi="宋体"/>
      <w:b/>
      <w:bCs/>
      <w:kern w:val="2"/>
      <w:sz w:val="28"/>
      <w:szCs w:val="32"/>
      <w:lang w:val="en-US" w:eastAsia="zh-CN" w:bidi="ar-SA"/>
    </w:rPr>
  </w:style>
  <w:style w:type="character" w:customStyle="1" w:styleId="1Char">
    <w:name w:val="标题 1 Char"/>
    <w:link w:val="Heading1"/>
    <w:qFormat/>
    <w:rPr>
      <w:rFonts w:ascii="宋体" w:eastAsia="黑体" w:hAnsi="宋体"/>
      <w:b/>
      <w:bCs/>
      <w:kern w:val="44"/>
      <w:sz w:val="28"/>
      <w:szCs w:val="44"/>
      <w:lang w:val="en-US" w:eastAsia="zh-CN" w:bidi="ar-SA"/>
    </w:rPr>
  </w:style>
  <w:style w:type="character" w:customStyle="1" w:styleId="Char0">
    <w:name w:val="正文缩进 Char"/>
    <w:link w:val="NormalIndent"/>
    <w:qFormat/>
    <w:rPr>
      <w:rFonts w:eastAsia="宋体"/>
      <w:kern w:val="2"/>
      <w:sz w:val="21"/>
      <w:lang w:val="en-US" w:eastAsia="zh-CN" w:bidi="ar-SA"/>
    </w:rPr>
  </w:style>
  <w:style w:type="character" w:customStyle="1" w:styleId="3Char">
    <w:name w:val="标题 3 Char"/>
    <w:qFormat/>
    <w:rPr>
      <w:rFonts w:ascii="黑体" w:eastAsia="黑体"/>
      <w:bCs/>
      <w:sz w:val="30"/>
    </w:rPr>
  </w:style>
  <w:style w:type="paragraph" w:customStyle="1" w:styleId="41">
    <w:name w:val="样式41"/>
    <w:basedOn w:val="Normal"/>
    <w:qFormat/>
    <w:pPr>
      <w:numPr>
        <w:ilvl w:val="0"/>
        <w:numId w:val="2"/>
      </w:numPr>
      <w:tabs>
        <w:tab w:val="left" w:pos="945"/>
      </w:tabs>
      <w:spacing w:line="360" w:lineRule="auto"/>
    </w:pPr>
    <w:rPr>
      <w:b/>
      <w:color w:val="000000"/>
      <w:sz w:val="24"/>
      <w:szCs w:val="20"/>
    </w:rPr>
  </w:style>
  <w:style w:type="paragraph" w:customStyle="1" w:styleId="a">
    <w:name w:val="图"/>
    <w:basedOn w:val="Normal"/>
    <w:qFormat/>
    <w:pPr>
      <w:keepNext/>
      <w:adjustRightInd w:val="0"/>
      <w:snapToGrid w:val="0"/>
      <w:spacing w:before="60" w:after="60" w:line="300" w:lineRule="auto"/>
      <w:jc w:val="center"/>
    </w:pPr>
    <w:rPr>
      <w:spacing w:val="20"/>
      <w:kern w:val="0"/>
      <w:sz w:val="24"/>
      <w:szCs w:val="20"/>
    </w:rPr>
  </w:style>
  <w:style w:type="paragraph" w:customStyle="1" w:styleId="a0">
    <w:name w:val="文档正文"/>
    <w:basedOn w:val="Normal"/>
    <w:qFormat/>
    <w:pPr>
      <w:adjustRightInd w:val="0"/>
      <w:spacing w:line="480" w:lineRule="atLeast"/>
      <w:ind w:firstLine="567" w:firstLineChars="200"/>
      <w:textAlignment w:val="baseline"/>
    </w:pPr>
    <w:rPr>
      <w:rFonts w:ascii="长城仿宋"/>
      <w:kern w:val="0"/>
      <w:szCs w:val="20"/>
    </w:rPr>
  </w:style>
  <w:style w:type="paragraph" w:customStyle="1" w:styleId="CharCharCharChar">
    <w:name w:val="Char Char Char Char"/>
    <w:basedOn w:val="Normal"/>
    <w:qFormat/>
    <w:pPr>
      <w:widowControl/>
      <w:spacing w:after="160" w:line="240" w:lineRule="exact"/>
      <w:jc w:val="left"/>
    </w:pPr>
    <w:rPr>
      <w:rFonts w:ascii="Verdana" w:eastAsia="仿宋_GB2312" w:hAnsi="Verdana"/>
      <w:kern w:val="0"/>
      <w:sz w:val="24"/>
      <w:szCs w:val="20"/>
      <w:lang w:eastAsia="en-US"/>
    </w:rPr>
  </w:style>
  <w:style w:type="paragraph" w:customStyle="1" w:styleId="Char11">
    <w:name w:val="Char11"/>
    <w:basedOn w:val="Normal"/>
    <w:qFormat/>
    <w:pPr>
      <w:widowControl/>
      <w:spacing w:after="160" w:line="240" w:lineRule="exact"/>
      <w:jc w:val="left"/>
    </w:pPr>
    <w:rPr>
      <w:rFonts w:ascii="Verdana" w:eastAsia="仿宋_GB2312" w:hAnsi="Verdana"/>
      <w:kern w:val="0"/>
      <w:sz w:val="24"/>
      <w:szCs w:val="20"/>
      <w:lang w:eastAsia="en-US"/>
    </w:rPr>
  </w:style>
  <w:style w:type="paragraph" w:customStyle="1" w:styleId="CharCharCharChar1">
    <w:name w:val="Char Char Char Char1"/>
    <w:basedOn w:val="Normal"/>
    <w:qFormat/>
    <w:pPr>
      <w:widowControl/>
      <w:spacing w:after="160" w:line="240" w:lineRule="exact"/>
      <w:jc w:val="left"/>
    </w:pPr>
    <w:rPr>
      <w:rFonts w:ascii="Verdana" w:eastAsia="仿宋_GB2312" w:hAnsi="Verdana"/>
      <w:kern w:val="0"/>
      <w:sz w:val="24"/>
      <w:szCs w:val="20"/>
      <w:lang w:eastAsia="en-US"/>
    </w:rPr>
  </w:style>
  <w:style w:type="paragraph" w:customStyle="1" w:styleId="TableContents">
    <w:name w:val="Table Contents"/>
    <w:basedOn w:val="Normal"/>
    <w:qFormat/>
    <w:pPr>
      <w:suppressAutoHyphens/>
      <w:autoSpaceDE w:val="0"/>
      <w:spacing w:after="120"/>
      <w:jc w:val="left"/>
    </w:pPr>
    <w:rPr>
      <w:rFonts w:ascii="Helvetica" w:hAnsi="Helvetica"/>
      <w:kern w:val="1"/>
      <w:sz w:val="20"/>
      <w:szCs w:val="20"/>
    </w:rPr>
  </w:style>
  <w:style w:type="paragraph" w:customStyle="1" w:styleId="a1">
    <w:name w:val="自定义正文"/>
    <w:basedOn w:val="Normal"/>
    <w:qFormat/>
    <w:pPr>
      <w:spacing w:afterLines="50"/>
      <w:ind w:left="600" w:leftChars="600"/>
    </w:pPr>
  </w:style>
  <w:style w:type="paragraph" w:customStyle="1" w:styleId="CharCharCharCharChar">
    <w:name w:val="Char Char Char Char Char"/>
    <w:basedOn w:val="Normal"/>
    <w:qFormat/>
    <w:rPr>
      <w:rFonts w:ascii="Tahoma" w:hAnsi="Tahoma"/>
      <w:sz w:val="24"/>
      <w:szCs w:val="20"/>
    </w:rPr>
  </w:style>
  <w:style w:type="paragraph" w:customStyle="1" w:styleId="1">
    <w:name w:val="小标题 1"/>
    <w:basedOn w:val="Normal"/>
    <w:qFormat/>
    <w:pPr>
      <w:autoSpaceDE w:val="0"/>
      <w:autoSpaceDN w:val="0"/>
      <w:adjustRightInd w:val="0"/>
      <w:spacing w:line="360" w:lineRule="atLeast"/>
    </w:pPr>
    <w:rPr>
      <w:rFonts w:ascii="文鼎粗黑" w:eastAsia="文鼎粗黑"/>
      <w:kern w:val="0"/>
      <w:sz w:val="22"/>
      <w:szCs w:val="20"/>
    </w:rPr>
  </w:style>
  <w:style w:type="paragraph" w:customStyle="1" w:styleId="CharChar">
    <w:name w:val="Char Char"/>
    <w:basedOn w:val="Normal"/>
    <w:qFormat/>
    <w:rPr>
      <w:rFonts w:ascii="Tahoma" w:hAnsi="Tahoma"/>
      <w:sz w:val="24"/>
      <w:szCs w:val="20"/>
    </w:rPr>
  </w:style>
  <w:style w:type="paragraph" w:customStyle="1" w:styleId="a2">
    <w:name w:val="È±Ê¡ÎÄ±¾"/>
    <w:basedOn w:val="Normal"/>
    <w:qFormat/>
    <w:pPr>
      <w:widowControl/>
      <w:overflowPunct w:val="0"/>
      <w:autoSpaceDE w:val="0"/>
      <w:autoSpaceDN w:val="0"/>
      <w:adjustRightInd w:val="0"/>
      <w:jc w:val="left"/>
      <w:textAlignment w:val="baseline"/>
    </w:pPr>
    <w:rPr>
      <w:kern w:val="0"/>
      <w:sz w:val="24"/>
      <w:szCs w:val="20"/>
    </w:rPr>
  </w:style>
  <w:style w:type="character" w:customStyle="1" w:styleId="2Char">
    <w:name w:val="标题 2 Char"/>
    <w:link w:val="Heading2"/>
    <w:qFormat/>
    <w:rPr>
      <w:rFonts w:ascii="宋体" w:eastAsia="宋体" w:hAnsi="宋体"/>
      <w:b/>
      <w:bCs/>
      <w:sz w:val="24"/>
      <w:lang w:val="en-US" w:eastAsia="zh-CN" w:bidi="ar-SA"/>
    </w:rPr>
  </w:style>
  <w:style w:type="paragraph" w:customStyle="1" w:styleId="CharCharCharCharCharChar1Char">
    <w:name w:val="Char Char Char Char Char Char1 Char"/>
    <w:basedOn w:val="Normal"/>
    <w:qFormat/>
    <w:pPr>
      <w:widowControl/>
      <w:spacing w:after="160" w:line="240" w:lineRule="exact"/>
      <w:jc w:val="left"/>
    </w:pPr>
    <w:rPr>
      <w:rFonts w:ascii="Verdana" w:hAnsi="Verdana"/>
      <w:kern w:val="0"/>
      <w:szCs w:val="20"/>
      <w:lang w:eastAsia="en-US"/>
    </w:rPr>
  </w:style>
  <w:style w:type="paragraph" w:styleId="ListParagraph">
    <w:name w:val="List Paragraph"/>
    <w:basedOn w:val="Normal"/>
    <w:uiPriority w:val="34"/>
    <w:qFormat/>
    <w:pPr>
      <w:ind w:firstLine="420" w:firstLineChars="200"/>
    </w:pPr>
    <w:rPr>
      <w:rFonts w:ascii="Calibri" w:hAnsi="Calibri"/>
      <w:szCs w:val="22"/>
    </w:rPr>
  </w:style>
  <w:style w:type="paragraph" w:customStyle="1" w:styleId="USE1">
    <w:name w:val="USE 1"/>
    <w:basedOn w:val="Normal"/>
    <w:qFormat/>
    <w:pPr>
      <w:spacing w:line="200" w:lineRule="atLeast"/>
      <w:jc w:val="left"/>
    </w:pPr>
    <w:rPr>
      <w:rFonts w:ascii="宋体" w:hAnsi="宋体"/>
      <w:b/>
      <w:sz w:val="24"/>
      <w:szCs w:val="28"/>
    </w:rPr>
  </w:style>
  <w:style w:type="paragraph" w:customStyle="1" w:styleId="RFItextfrom3rdLevel">
    <w:name w:val="RFI text from 3rd Level"/>
    <w:basedOn w:val="Normal"/>
    <w:qFormat/>
    <w:pPr>
      <w:widowControl/>
      <w:numPr>
        <w:ilvl w:val="0"/>
        <w:numId w:val="3"/>
      </w:numPr>
      <w:tabs>
        <w:tab w:val="clear" w:pos="840"/>
        <w:tab w:val="left" w:pos="1080"/>
      </w:tabs>
      <w:spacing w:beforeLines="50" w:line="360" w:lineRule="auto"/>
      <w:ind w:left="0" w:firstLine="0"/>
    </w:pPr>
    <w:rPr>
      <w:rFonts w:ascii="Arial (W1)" w:hAnsi="Arial (W1)"/>
      <w:bCs/>
      <w:kern w:val="0"/>
      <w:sz w:val="24"/>
      <w:lang w:val="en-GB"/>
    </w:rPr>
  </w:style>
  <w:style w:type="paragraph" w:customStyle="1" w:styleId="a3">
    <w:name w:val="正文文字缩进项目"/>
    <w:basedOn w:val="BodyTextIndent"/>
    <w:qFormat/>
    <w:pPr>
      <w:numPr>
        <w:ilvl w:val="1"/>
        <w:numId w:val="3"/>
      </w:numPr>
      <w:tabs>
        <w:tab w:val="left" w:pos="840"/>
        <w:tab w:val="clear" w:pos="1260"/>
      </w:tabs>
      <w:spacing w:after="120" w:line="240" w:lineRule="auto"/>
      <w:ind w:left="840" w:firstLine="0" w:firstLineChars="0"/>
    </w:pPr>
    <w:rPr>
      <w:rFonts w:ascii="Tahoma" w:hAnsi="Tahoma"/>
      <w:sz w:val="22"/>
      <w:szCs w:val="20"/>
    </w:rPr>
  </w:style>
  <w:style w:type="paragraph" w:customStyle="1" w:styleId="21313">
    <w:name w:val="样式 标题 2 + 段前: 13 磅 段后: 13 磅 行距: 单倍行距"/>
    <w:basedOn w:val="Heading2"/>
    <w:qFormat/>
    <w:pPr>
      <w:adjustRightInd/>
      <w:spacing w:before="0" w:after="0"/>
      <w:jc w:val="both"/>
      <w:textAlignment w:val="auto"/>
    </w:pPr>
    <w:rPr>
      <w:rFonts w:ascii="Cambria" w:hAnsi="Cambria" w:cs="宋体"/>
      <w:kern w:val="2"/>
      <w:sz w:val="32"/>
    </w:rPr>
  </w:style>
  <w:style w:type="character" w:customStyle="1" w:styleId="H4Char2">
    <w:name w:val="H4 Char2"/>
    <w:qFormat/>
    <w:rPr>
      <w:rFonts w:ascii="Arial" w:eastAsia="黑体" w:hAnsi="Arial"/>
      <w:b/>
      <w:bCs/>
      <w:kern w:val="2"/>
      <w:sz w:val="28"/>
      <w:szCs w:val="28"/>
      <w:lang w:val="en-US" w:eastAsia="zh-CN" w:bidi="ar-SA"/>
    </w:rPr>
  </w:style>
  <w:style w:type="character" w:customStyle="1" w:styleId="Char1">
    <w:name w:val="正文文本缩进 Char"/>
    <w:link w:val="BodyTextIndent"/>
    <w:qFormat/>
    <w:rPr>
      <w:rFonts w:eastAsia="宋体"/>
      <w:kern w:val="2"/>
      <w:sz w:val="21"/>
      <w:szCs w:val="24"/>
      <w:lang w:val="en-US" w:eastAsia="zh-CN" w:bidi="ar-SA"/>
    </w:rPr>
  </w:style>
  <w:style w:type="character" w:customStyle="1" w:styleId="5Char">
    <w:name w:val="标题 5 Char"/>
    <w:link w:val="Heading5"/>
    <w:qFormat/>
    <w:rPr>
      <w:rFonts w:eastAsia="宋体"/>
      <w:b/>
      <w:kern w:val="2"/>
      <w:sz w:val="28"/>
      <w:lang w:val="en-US" w:eastAsia="zh-CN" w:bidi="ar-SA"/>
    </w:rPr>
  </w:style>
  <w:style w:type="character" w:customStyle="1" w:styleId="Char2">
    <w:name w:val="第*章 Char"/>
    <w:qFormat/>
    <w:rPr>
      <w:rFonts w:ascii="Arial" w:eastAsia="黑体" w:hAnsi="Arial"/>
      <w:b/>
      <w:bCs/>
      <w:kern w:val="2"/>
      <w:sz w:val="32"/>
      <w:szCs w:val="32"/>
    </w:rPr>
  </w:style>
  <w:style w:type="character" w:customStyle="1" w:styleId="1Char0">
    <w:name w:val="章标题1 Char"/>
    <w:qFormat/>
    <w:rPr>
      <w:rFonts w:eastAsia="宋体"/>
      <w:b/>
      <w:bCs/>
      <w:kern w:val="2"/>
      <w:sz w:val="32"/>
      <w:szCs w:val="32"/>
      <w:lang w:val="en-US" w:eastAsia="zh-CN" w:bidi="ar-SA"/>
    </w:rPr>
  </w:style>
  <w:style w:type="character" w:customStyle="1" w:styleId="6Char">
    <w:name w:val="标题 6 Char"/>
    <w:link w:val="Heading6"/>
    <w:qFormat/>
    <w:rPr>
      <w:rFonts w:ascii="Arial" w:eastAsia="黑体" w:hAnsi="Arial"/>
      <w:b/>
      <w:kern w:val="2"/>
      <w:sz w:val="24"/>
      <w:lang w:val="en-US" w:eastAsia="zh-CN" w:bidi="ar-SA"/>
    </w:rPr>
  </w:style>
  <w:style w:type="character" w:customStyle="1" w:styleId="7Char">
    <w:name w:val="标题 7 Char"/>
    <w:link w:val="Heading7"/>
    <w:qFormat/>
    <w:rPr>
      <w:rFonts w:eastAsia="宋体"/>
      <w:b/>
      <w:kern w:val="2"/>
      <w:sz w:val="24"/>
      <w:lang w:val="en-US" w:eastAsia="zh-CN" w:bidi="ar-SA"/>
    </w:rPr>
  </w:style>
  <w:style w:type="character" w:customStyle="1" w:styleId="8Char">
    <w:name w:val="标题 8 Char"/>
    <w:link w:val="Heading8"/>
    <w:qFormat/>
    <w:rPr>
      <w:rFonts w:ascii="Arial" w:eastAsia="黑体" w:hAnsi="Arial"/>
      <w:kern w:val="2"/>
      <w:sz w:val="24"/>
      <w:lang w:val="en-US" w:eastAsia="zh-CN" w:bidi="ar-SA"/>
    </w:rPr>
  </w:style>
  <w:style w:type="character" w:customStyle="1" w:styleId="9Char">
    <w:name w:val="标题 9 Char"/>
    <w:link w:val="Heading9"/>
    <w:qFormat/>
    <w:rPr>
      <w:rFonts w:ascii="Arial" w:eastAsia="黑体" w:hAnsi="Arial"/>
      <w:kern w:val="2"/>
      <w:sz w:val="21"/>
      <w:lang w:val="en-US" w:eastAsia="zh-CN" w:bidi="ar-SA"/>
    </w:rPr>
  </w:style>
  <w:style w:type="character" w:customStyle="1" w:styleId="Char3">
    <w:name w:val="标题 Char"/>
    <w:link w:val="Title"/>
    <w:qFormat/>
    <w:rPr>
      <w:rFonts w:ascii="Arial" w:eastAsia="隶书" w:hAnsi="Arial" w:cs="Arial"/>
      <w:b/>
      <w:bCs/>
      <w:kern w:val="2"/>
      <w:sz w:val="32"/>
      <w:szCs w:val="32"/>
      <w:lang w:val="en-US" w:eastAsia="zh-CN" w:bidi="ar-SA"/>
    </w:rPr>
  </w:style>
  <w:style w:type="character" w:customStyle="1" w:styleId="Char4">
    <w:name w:val="日期 Char"/>
    <w:link w:val="Date"/>
    <w:qFormat/>
    <w:rPr>
      <w:rFonts w:ascii="宋体" w:eastAsia="宋体" w:hAnsi="Courier New"/>
      <w:kern w:val="2"/>
      <w:sz w:val="32"/>
      <w:lang w:val="en-US" w:eastAsia="zh-CN" w:bidi="ar-SA"/>
    </w:rPr>
  </w:style>
  <w:style w:type="character" w:customStyle="1" w:styleId="HTMLChar">
    <w:name w:val="HTML 预设格式 Char"/>
    <w:link w:val="HTMLPreformatted"/>
    <w:qFormat/>
    <w:rPr>
      <w:rFonts w:ascii="Arial Unicode MS" w:eastAsia="Arial Unicode MS" w:hAnsi="Arial Unicode MS"/>
      <w:color w:val="000000"/>
      <w:lang w:val="en-US" w:eastAsia="zh-CN" w:bidi="ar-SA"/>
    </w:rPr>
  </w:style>
  <w:style w:type="character" w:customStyle="1" w:styleId="Char5">
    <w:name w:val="纯文本 Char"/>
    <w:link w:val="PlainText"/>
    <w:qFormat/>
    <w:rPr>
      <w:rFonts w:ascii="宋体" w:eastAsia="宋体" w:hAnsi="Courier New"/>
      <w:kern w:val="2"/>
      <w:sz w:val="21"/>
      <w:lang w:val="en-US" w:eastAsia="zh-CN" w:bidi="ar-SA"/>
    </w:rPr>
  </w:style>
  <w:style w:type="character" w:customStyle="1" w:styleId="Char6">
    <w:name w:val="正文文字首行缩进 Char"/>
    <w:qFormat/>
    <w:rPr>
      <w:kern w:val="2"/>
      <w:sz w:val="21"/>
      <w:szCs w:val="24"/>
    </w:rPr>
  </w:style>
  <w:style w:type="character" w:customStyle="1" w:styleId="Char7">
    <w:name w:val="正文文本 Char"/>
    <w:link w:val="BodyText"/>
    <w:qFormat/>
    <w:rPr>
      <w:rFonts w:eastAsia="宋体"/>
      <w:b/>
      <w:bCs/>
      <w:kern w:val="2"/>
      <w:sz w:val="24"/>
      <w:szCs w:val="24"/>
      <w:lang w:val="en-US" w:eastAsia="zh-CN" w:bidi="ar-SA"/>
    </w:rPr>
  </w:style>
  <w:style w:type="character" w:customStyle="1" w:styleId="2Char0">
    <w:name w:val="正文文本缩进 2 Char"/>
    <w:link w:val="BodyTextIndent2"/>
    <w:qFormat/>
    <w:rPr>
      <w:rFonts w:ascii="宋体" w:eastAsia="宋体" w:hAnsi="宋体"/>
      <w:kern w:val="2"/>
      <w:sz w:val="21"/>
      <w:szCs w:val="24"/>
      <w:lang w:val="en-US" w:eastAsia="zh-CN" w:bidi="ar-SA"/>
    </w:rPr>
  </w:style>
  <w:style w:type="character" w:customStyle="1" w:styleId="Char8">
    <w:name w:val="页眉 Char"/>
    <w:link w:val="Header"/>
    <w:uiPriority w:val="99"/>
    <w:qFormat/>
    <w:rPr>
      <w:rFonts w:eastAsia="宋体"/>
      <w:kern w:val="2"/>
      <w:sz w:val="18"/>
      <w:szCs w:val="18"/>
      <w:lang w:val="en-US" w:eastAsia="zh-CN" w:bidi="ar-SA"/>
    </w:rPr>
  </w:style>
  <w:style w:type="character" w:customStyle="1" w:styleId="3Char0">
    <w:name w:val="正文文本缩进 3 Char"/>
    <w:link w:val="BodyTextIndent3"/>
    <w:qFormat/>
    <w:rPr>
      <w:rFonts w:ascii="宋体" w:eastAsia="宋体"/>
      <w:b/>
      <w:bCs/>
      <w:kern w:val="2"/>
      <w:sz w:val="24"/>
      <w:szCs w:val="24"/>
      <w:lang w:val="en-US" w:eastAsia="zh-CN" w:bidi="ar-SA"/>
    </w:rPr>
  </w:style>
  <w:style w:type="character" w:customStyle="1" w:styleId="2Char1">
    <w:name w:val="正文文本 2 Char"/>
    <w:link w:val="BodyText2"/>
    <w:qFormat/>
    <w:rPr>
      <w:rFonts w:eastAsia="宋体"/>
      <w:kern w:val="2"/>
      <w:sz w:val="24"/>
      <w:szCs w:val="24"/>
      <w:lang w:val="en-US" w:eastAsia="zh-CN" w:bidi="ar-SA"/>
    </w:rPr>
  </w:style>
  <w:style w:type="character" w:customStyle="1" w:styleId="Char9">
    <w:name w:val="页脚 Char"/>
    <w:link w:val="Footer"/>
    <w:qFormat/>
    <w:rPr>
      <w:rFonts w:eastAsia="宋体"/>
      <w:kern w:val="2"/>
      <w:sz w:val="18"/>
      <w:szCs w:val="18"/>
      <w:lang w:val="en-US" w:eastAsia="zh-CN" w:bidi="ar-SA"/>
    </w:rPr>
  </w:style>
  <w:style w:type="character" w:customStyle="1" w:styleId="3Char2">
    <w:name w:val="正文文本 3 Char"/>
    <w:link w:val="BodyText3"/>
    <w:qFormat/>
    <w:rPr>
      <w:rFonts w:eastAsia="宋体"/>
      <w:kern w:val="2"/>
      <w:sz w:val="16"/>
      <w:szCs w:val="16"/>
      <w:lang w:val="en-US" w:eastAsia="zh-CN" w:bidi="ar-SA"/>
    </w:rPr>
  </w:style>
  <w:style w:type="character" w:customStyle="1" w:styleId="Char10">
    <w:name w:val="批注框文本 Char"/>
    <w:link w:val="BalloonText"/>
    <w:uiPriority w:val="99"/>
    <w:semiHidden/>
    <w:qFormat/>
    <w:rPr>
      <w:rFonts w:eastAsia="宋体"/>
      <w:kern w:val="2"/>
      <w:sz w:val="18"/>
      <w:szCs w:val="18"/>
      <w:lang w:val="en-US" w:eastAsia="zh-CN" w:bidi="ar-SA"/>
    </w:rPr>
  </w:style>
  <w:style w:type="paragraph" w:customStyle="1" w:styleId="10">
    <w:name w:val="样式1"/>
    <w:basedOn w:val="Title"/>
    <w:qFormat/>
    <w:pPr>
      <w:spacing w:before="120" w:after="120"/>
    </w:pPr>
    <w:rPr>
      <w:rFonts w:eastAsia="黑体"/>
      <w:b w:val="0"/>
      <w:sz w:val="30"/>
      <w:szCs w:val="21"/>
    </w:rPr>
  </w:style>
  <w:style w:type="paragraph" w:customStyle="1" w:styleId="20">
    <w:name w:val="样式2"/>
    <w:basedOn w:val="Title"/>
    <w:next w:val="10"/>
    <w:qFormat/>
    <w:pPr>
      <w:spacing w:before="120" w:after="120"/>
    </w:pPr>
    <w:rPr>
      <w:rFonts w:eastAsia="黑体"/>
      <w:b w:val="0"/>
      <w:sz w:val="30"/>
      <w:szCs w:val="30"/>
    </w:rPr>
  </w:style>
  <w:style w:type="character" w:customStyle="1" w:styleId="3CharChar">
    <w:name w:val="标题 3 Char Char"/>
    <w:qFormat/>
    <w:rPr>
      <w:rFonts w:eastAsia="宋体"/>
      <w:b/>
      <w:bCs/>
      <w:kern w:val="2"/>
      <w:sz w:val="32"/>
      <w:szCs w:val="32"/>
      <w:lang w:val="en-US" w:eastAsia="zh-CN" w:bidi="ar-SA"/>
    </w:rPr>
  </w:style>
  <w:style w:type="paragraph" w:customStyle="1" w:styleId="CharCharCharCharCharChar1CharCharCharCharCharCharCharCharCharCharCharCharChar">
    <w:name w:val="Char Char Char Char Char Char1 Char Char Char Char Char Char Char Char Char Char Char Char Char"/>
    <w:basedOn w:val="Normal"/>
    <w:qFormat/>
    <w:pPr>
      <w:widowControl/>
      <w:spacing w:after="160" w:line="240" w:lineRule="exact"/>
      <w:jc w:val="left"/>
    </w:pPr>
    <w:rPr>
      <w:rFonts w:ascii="Arial" w:eastAsia="Times New Roman" w:hAnsi="Arial" w:cs="Verdana"/>
      <w:b/>
      <w:kern w:val="0"/>
      <w:sz w:val="24"/>
      <w:lang w:eastAsia="en-US"/>
    </w:rPr>
  </w:style>
  <w:style w:type="paragraph" w:customStyle="1" w:styleId="cont">
    <w:name w:val="cont"/>
    <w:basedOn w:val="Normal"/>
    <w:qFormat/>
    <w:pPr>
      <w:adjustRightInd w:val="0"/>
      <w:spacing w:before="100" w:after="100" w:line="360" w:lineRule="auto"/>
      <w:ind w:firstLine="200" w:firstLineChars="200"/>
      <w:jc w:val="left"/>
      <w:textAlignment w:val="baseline"/>
    </w:pPr>
    <w:rPr>
      <w:rFonts w:ascii="Arial" w:hAnsi="Arial"/>
      <w:kern w:val="0"/>
      <w:sz w:val="24"/>
      <w:szCs w:val="20"/>
    </w:rPr>
  </w:style>
  <w:style w:type="paragraph" w:customStyle="1" w:styleId="--">
    <w:name w:val="--规划正文"/>
    <w:basedOn w:val="Normal"/>
    <w:qFormat/>
    <w:pPr>
      <w:spacing w:line="360" w:lineRule="auto"/>
      <w:ind w:firstLine="200" w:firstLineChars="200"/>
    </w:pPr>
    <w:rPr>
      <w:szCs w:val="20"/>
    </w:rPr>
  </w:style>
  <w:style w:type="paragraph" w:customStyle="1" w:styleId="a4">
    <w:name w:val="设计依据"/>
    <w:basedOn w:val="BodyText"/>
    <w:qFormat/>
    <w:pPr>
      <w:numPr>
        <w:ilvl w:val="1"/>
        <w:numId w:val="4"/>
      </w:numPr>
      <w:tabs>
        <w:tab w:val="clear" w:pos="840"/>
        <w:tab w:val="left" w:pos="1440"/>
      </w:tabs>
      <w:adjustRightInd w:val="0"/>
      <w:ind w:left="1440"/>
      <w:textAlignment w:val="baseline"/>
    </w:pPr>
    <w:rPr>
      <w:rFonts w:ascii="宋体" w:hAnsi="宋体"/>
      <w:b w:val="0"/>
      <w:kern w:val="0"/>
      <w:sz w:val="28"/>
      <w:szCs w:val="18"/>
    </w:rPr>
  </w:style>
  <w:style w:type="paragraph" w:customStyle="1" w:styleId="a5">
    <w:name w:val="方案要点"/>
    <w:basedOn w:val="Normal"/>
    <w:qFormat/>
    <w:pPr>
      <w:numPr>
        <w:ilvl w:val="0"/>
        <w:numId w:val="4"/>
      </w:numPr>
      <w:spacing w:line="360" w:lineRule="auto"/>
    </w:pPr>
    <w:rPr>
      <w:rFonts w:ascii="仿宋_GB2312" w:eastAsia="仿宋_GB2312" w:hAnsi="宋体"/>
      <w:color w:val="000000"/>
      <w:sz w:val="28"/>
      <w:szCs w:val="28"/>
    </w:rPr>
  </w:style>
  <w:style w:type="paragraph" w:customStyle="1" w:styleId="4">
    <w:name w:val="样式4"/>
    <w:basedOn w:val="Normal"/>
    <w:qFormat/>
    <w:pPr>
      <w:tabs>
        <w:tab w:val="left" w:pos="842"/>
      </w:tabs>
      <w:spacing w:line="360" w:lineRule="auto"/>
      <w:ind w:left="842" w:hanging="420"/>
    </w:pPr>
    <w:rPr>
      <w:sz w:val="24"/>
    </w:rPr>
  </w:style>
  <w:style w:type="paragraph" w:customStyle="1" w:styleId="a6">
    <w:name w:val="文字"/>
    <w:basedOn w:val="Normal"/>
    <w:qFormat/>
    <w:pPr>
      <w:tabs>
        <w:tab w:val="left" w:pos="8520"/>
      </w:tabs>
      <w:spacing w:line="312" w:lineRule="auto"/>
      <w:ind w:right="-210" w:firstLine="556"/>
    </w:pPr>
    <w:rPr>
      <w:rFonts w:ascii="宋体"/>
      <w:sz w:val="28"/>
      <w:szCs w:val="20"/>
    </w:rPr>
  </w:style>
  <w:style w:type="paragraph" w:customStyle="1" w:styleId="----">
    <w:name w:val="--规划-表格-居左"/>
    <w:basedOn w:val="--"/>
    <w:qFormat/>
    <w:pPr>
      <w:spacing w:line="240" w:lineRule="auto"/>
      <w:ind w:firstLine="0" w:firstLineChars="0"/>
    </w:pPr>
    <w:rPr>
      <w:sz w:val="20"/>
    </w:rPr>
  </w:style>
  <w:style w:type="paragraph" w:customStyle="1" w:styleId="----0">
    <w:name w:val="--规划-表格-居中"/>
    <w:basedOn w:val="--"/>
    <w:qFormat/>
    <w:pPr>
      <w:spacing w:line="240" w:lineRule="auto"/>
      <w:ind w:firstLine="0" w:firstLineChars="0"/>
      <w:jc w:val="center"/>
    </w:pPr>
    <w:rPr>
      <w:sz w:val="20"/>
    </w:rPr>
  </w:style>
  <w:style w:type="paragraph" w:customStyle="1" w:styleId="--0">
    <w:name w:val="--编号内缩进"/>
    <w:basedOn w:val="Normal"/>
    <w:qFormat/>
    <w:pPr>
      <w:spacing w:line="360" w:lineRule="auto"/>
      <w:ind w:left="420" w:firstLine="200" w:firstLineChars="200"/>
    </w:pPr>
    <w:rPr>
      <w:szCs w:val="21"/>
    </w:rPr>
  </w:style>
  <w:style w:type="paragraph" w:customStyle="1" w:styleId="---">
    <w:name w:val="--规划-题注"/>
    <w:basedOn w:val="Normal"/>
    <w:next w:val="--"/>
    <w:qFormat/>
    <w:pPr>
      <w:spacing w:line="360" w:lineRule="auto"/>
      <w:jc w:val="center"/>
    </w:pPr>
    <w:rPr>
      <w:rFonts w:eastAsia="黑体"/>
    </w:rPr>
  </w:style>
  <w:style w:type="paragraph" w:customStyle="1" w:styleId="---0">
    <w:name w:val="--规划-图和表"/>
    <w:next w:val="--"/>
    <w:qFormat/>
    <w:pPr>
      <w:jc w:val="center"/>
    </w:pPr>
    <w:rPr>
      <w:rFonts w:ascii="Times New Roman" w:eastAsia="宋体" w:hAnsi="Times New Roman" w:cs="Times New Roman"/>
      <w:kern w:val="2"/>
      <w:sz w:val="21"/>
      <w:lang w:val="en-US" w:eastAsia="zh-CN" w:bidi="ar-SA"/>
    </w:rPr>
  </w:style>
  <w:style w:type="paragraph" w:customStyle="1" w:styleId="---1">
    <w:name w:val="--规划-小标题"/>
    <w:basedOn w:val="Normal"/>
    <w:next w:val="--"/>
    <w:qFormat/>
    <w:pPr>
      <w:keepNext/>
      <w:keepLines/>
      <w:spacing w:line="360" w:lineRule="auto"/>
      <w:outlineLvl w:val="4"/>
    </w:pPr>
    <w:rPr>
      <w:rFonts w:eastAsia="黑体"/>
    </w:rPr>
  </w:style>
  <w:style w:type="paragraph" w:customStyle="1" w:styleId="--Char">
    <w:name w:val="--规划正文 Char"/>
    <w:basedOn w:val="Normal"/>
    <w:qFormat/>
    <w:pPr>
      <w:spacing w:line="360" w:lineRule="auto"/>
      <w:ind w:firstLine="200" w:firstLineChars="200"/>
    </w:pPr>
    <w:rPr>
      <w:sz w:val="24"/>
    </w:rPr>
  </w:style>
  <w:style w:type="paragraph" w:customStyle="1" w:styleId="a7">
    <w:name w:val="缺省文本"/>
    <w:basedOn w:val="Normal"/>
    <w:qFormat/>
    <w:pPr>
      <w:autoSpaceDE w:val="0"/>
      <w:autoSpaceDN w:val="0"/>
      <w:adjustRightInd w:val="0"/>
      <w:jc w:val="left"/>
    </w:pPr>
    <w:rPr>
      <w:kern w:val="0"/>
    </w:rPr>
  </w:style>
  <w:style w:type="paragraph" w:customStyle="1" w:styleId="a8">
    <w:name w:val="封面文档标题"/>
    <w:basedOn w:val="Normal"/>
    <w:qFormat/>
    <w:pPr>
      <w:autoSpaceDE w:val="0"/>
      <w:autoSpaceDN w:val="0"/>
      <w:adjustRightInd w:val="0"/>
      <w:spacing w:line="360" w:lineRule="auto"/>
      <w:jc w:val="center"/>
    </w:pPr>
    <w:rPr>
      <w:rFonts w:ascii="Arial" w:hAnsi="Arial"/>
      <w:b/>
      <w:kern w:val="0"/>
      <w:sz w:val="56"/>
    </w:rPr>
  </w:style>
  <w:style w:type="character" w:customStyle="1" w:styleId="--CharChar">
    <w:name w:val="--规划正文 Char Char"/>
    <w:qFormat/>
    <w:rPr>
      <w:rFonts w:eastAsia="宋体"/>
      <w:kern w:val="2"/>
      <w:sz w:val="24"/>
      <w:szCs w:val="24"/>
      <w:lang w:val="en-US" w:eastAsia="zh-CN" w:bidi="ar-SA"/>
    </w:rPr>
  </w:style>
  <w:style w:type="paragraph" w:customStyle="1" w:styleId="3">
    <w:name w:val="样式3"/>
    <w:basedOn w:val="Heading1"/>
    <w:qFormat/>
    <w:pPr>
      <w:numPr>
        <w:ilvl w:val="0"/>
        <w:numId w:val="5"/>
      </w:numPr>
      <w:spacing w:before="240" w:after="240" w:line="480" w:lineRule="auto"/>
      <w:ind w:right="210" w:rightChars="100"/>
      <w:jc w:val="left"/>
    </w:pPr>
    <w:rPr>
      <w:rFonts w:ascii="Times New Roman" w:hAnsi="Times New Roman"/>
      <w:sz w:val="32"/>
    </w:rPr>
  </w:style>
  <w:style w:type="character" w:customStyle="1" w:styleId="--Char1">
    <w:name w:val="--规划正文 Char1"/>
    <w:qFormat/>
    <w:rPr>
      <w:rFonts w:eastAsia="宋体"/>
      <w:kern w:val="2"/>
      <w:sz w:val="21"/>
      <w:lang w:val="en-US" w:eastAsia="zh-CN" w:bidi="ar-SA"/>
    </w:rPr>
  </w:style>
  <w:style w:type="paragraph" w:customStyle="1" w:styleId="word">
    <w:name w:val="word"/>
    <w:basedOn w:val="Normal"/>
    <w:qFormat/>
    <w:pPr>
      <w:widowControl/>
      <w:spacing w:before="100" w:beforeAutospacing="1" w:after="100" w:afterAutospacing="1" w:line="301" w:lineRule="atLeast"/>
      <w:jc w:val="left"/>
    </w:pPr>
    <w:rPr>
      <w:rFonts w:ascii="ˎ̥" w:hAnsi="ˎ̥"/>
      <w:color w:val="000000"/>
      <w:kern w:val="0"/>
      <w:sz w:val="20"/>
      <w:szCs w:val="20"/>
    </w:rPr>
  </w:style>
  <w:style w:type="paragraph" w:customStyle="1" w:styleId="a9">
    <w:name w:val="列表项目"/>
    <w:basedOn w:val="Normal"/>
    <w:qFormat/>
    <w:pPr>
      <w:tabs>
        <w:tab w:val="left" w:pos="420"/>
        <w:tab w:val="left" w:pos="1080"/>
      </w:tabs>
      <w:spacing w:line="288" w:lineRule="auto"/>
      <w:ind w:left="1080" w:hanging="360"/>
    </w:pPr>
    <w:rPr>
      <w:sz w:val="24"/>
      <w:szCs w:val="20"/>
    </w:rPr>
  </w:style>
  <w:style w:type="character" w:customStyle="1" w:styleId="content1">
    <w:name w:val="content1"/>
    <w:qFormat/>
    <w:rPr>
      <w:rFonts w:ascii="??" w:hAnsi="??" w:hint="default"/>
      <w:sz w:val="16"/>
      <w:szCs w:val="16"/>
      <w:u w:val="none"/>
    </w:rPr>
  </w:style>
  <w:style w:type="character" w:customStyle="1" w:styleId="unnamed4">
    <w:name w:val="unnamed4"/>
    <w:basedOn w:val="DefaultParagraphFont"/>
    <w:qFormat/>
  </w:style>
  <w:style w:type="character" w:customStyle="1" w:styleId="font2">
    <w:name w:val="font2"/>
    <w:basedOn w:val="DefaultParagraphFont"/>
    <w:qFormat/>
  </w:style>
  <w:style w:type="character" w:customStyle="1" w:styleId="font41">
    <w:name w:val="font41"/>
    <w:basedOn w:val="DefaultParagraphFont"/>
    <w:qFormat/>
    <w:rPr>
      <w:color w:val="000000"/>
      <w:spacing w:val="260"/>
      <w:sz w:val="18"/>
      <w:szCs w:val="18"/>
      <w:u w:val="none"/>
    </w:rPr>
  </w:style>
  <w:style w:type="paragraph" w:customStyle="1" w:styleId="a10">
    <w:name w:val="正文(首行缩进)"/>
    <w:qFormat/>
    <w:pPr>
      <w:spacing w:line="360" w:lineRule="auto"/>
      <w:ind w:firstLine="488" w:firstLineChars="200"/>
      <w:jc w:val="both"/>
    </w:pPr>
    <w:rPr>
      <w:rFonts w:ascii="Times New Roman" w:eastAsia="仿宋_GB2312" w:hAnsi="Times New Roman" w:cs="Times New Roman"/>
      <w:spacing w:val="2"/>
      <w:sz w:val="24"/>
      <w:szCs w:val="24"/>
      <w:lang w:val="en-US" w:eastAsia="zh-CN" w:bidi="ar-SA"/>
    </w:rPr>
  </w:style>
  <w:style w:type="paragraph" w:customStyle="1" w:styleId="xl72">
    <w:name w:val="xl72"/>
    <w:basedOn w:val="Normal"/>
    <w:qFormat/>
    <w:pPr>
      <w:widowControl/>
      <w:spacing w:before="100" w:beforeAutospacing="1" w:after="100" w:afterAutospacing="1"/>
      <w:jc w:val="left"/>
    </w:pPr>
    <w:rPr>
      <w:rFonts w:ascii="宋体" w:hAnsi="宋体"/>
      <w:b/>
      <w:bCs/>
      <w:kern w:val="0"/>
      <w:sz w:val="28"/>
      <w:szCs w:val="28"/>
    </w:rPr>
  </w:style>
  <w:style w:type="character" w:customStyle="1" w:styleId="Char12">
    <w:name w:val="正文首行缩进 Char"/>
    <w:link w:val="BodyTextFirstIndent"/>
    <w:qFormat/>
    <w:rPr>
      <w:rFonts w:eastAsia="宋体"/>
      <w:b/>
      <w:bCs/>
      <w:kern w:val="2"/>
      <w:sz w:val="21"/>
      <w:szCs w:val="24"/>
      <w:lang w:val="en-US" w:eastAsia="zh-CN" w:bidi="ar-SA"/>
    </w:rPr>
  </w:style>
  <w:style w:type="paragraph" w:customStyle="1" w:styleId="Char13">
    <w:name w:val="正文(首行缩进) Char"/>
    <w:qFormat/>
    <w:pPr>
      <w:spacing w:before="120" w:after="60" w:line="360" w:lineRule="auto"/>
      <w:ind w:firstLine="200" w:firstLineChars="200"/>
    </w:pPr>
    <w:rPr>
      <w:rFonts w:ascii="Times New Roman" w:eastAsia="仿宋_GB2312" w:hAnsi="Times New Roman" w:cs="Times New Roman"/>
      <w:spacing w:val="2"/>
      <w:kern w:val="24"/>
      <w:sz w:val="24"/>
      <w:szCs w:val="24"/>
      <w:lang w:val="en-US" w:eastAsia="zh-CN" w:bidi="ar-SA"/>
    </w:rPr>
  </w:style>
  <w:style w:type="paragraph" w:customStyle="1" w:styleId="8">
    <w:name w:val="汉议细等线简8"/>
    <w:qFormat/>
    <w:pPr>
      <w:widowControl w:val="0"/>
      <w:autoSpaceDE w:val="0"/>
      <w:autoSpaceDN w:val="0"/>
      <w:adjustRightInd w:val="0"/>
      <w:spacing w:line="260" w:lineRule="atLeast"/>
      <w:jc w:val="both"/>
    </w:pPr>
    <w:rPr>
      <w:rFonts w:ascii="汉仪细等线简" w:eastAsia="汉仪细等线简" w:hAnsi="Times New Roman" w:cs="Times New Roman"/>
      <w:color w:val="000000"/>
      <w:sz w:val="16"/>
      <w:szCs w:val="16"/>
      <w:lang w:val="en-US" w:eastAsia="zh-CN" w:bidi="ar-SA"/>
    </w:rPr>
  </w:style>
  <w:style w:type="paragraph" w:customStyle="1" w:styleId="9BOLD">
    <w:name w:val="汉仪细等线简9BOLD"/>
    <w:basedOn w:val="Normal"/>
    <w:qFormat/>
    <w:pPr>
      <w:autoSpaceDE w:val="0"/>
      <w:autoSpaceDN w:val="0"/>
      <w:adjustRightInd w:val="0"/>
      <w:spacing w:line="240" w:lineRule="atLeast"/>
    </w:pPr>
    <w:rPr>
      <w:rFonts w:ascii="汉仪细等线简" w:eastAsia="汉仪细等线简"/>
      <w:b/>
      <w:bCs/>
      <w:kern w:val="0"/>
      <w:sz w:val="18"/>
      <w:szCs w:val="18"/>
    </w:rPr>
  </w:style>
  <w:style w:type="character" w:customStyle="1" w:styleId="mode">
    <w:name w:val="mode"/>
    <w:basedOn w:val="DefaultParagraphFont"/>
    <w:qFormat/>
  </w:style>
  <w:style w:type="paragraph" w:customStyle="1" w:styleId="9">
    <w:name w:val="9"/>
    <w:basedOn w:val="Normal"/>
    <w:next w:val="NormalIndent"/>
    <w:qFormat/>
    <w:pPr>
      <w:autoSpaceDE w:val="0"/>
      <w:autoSpaceDN w:val="0"/>
      <w:adjustRightInd w:val="0"/>
      <w:ind w:firstLine="420"/>
      <w:jc w:val="left"/>
      <w:textAlignment w:val="baseline"/>
    </w:pPr>
    <w:rPr>
      <w:rFonts w:ascii="宋体"/>
      <w:kern w:val="0"/>
      <w:sz w:val="34"/>
      <w:szCs w:val="20"/>
    </w:rPr>
  </w:style>
  <w:style w:type="character" w:customStyle="1" w:styleId="unnamed3">
    <w:name w:val="unnamed3"/>
    <w:basedOn w:val="DefaultParagraphFont"/>
    <w:qFormat/>
  </w:style>
  <w:style w:type="paragraph" w:customStyle="1" w:styleId="80">
    <w:name w:val="8"/>
    <w:basedOn w:val="Normal"/>
    <w:next w:val="BodyTextIndent"/>
    <w:qFormat/>
    <w:pPr>
      <w:spacing w:after="120"/>
      <w:ind w:left="420" w:leftChars="200"/>
    </w:pPr>
  </w:style>
  <w:style w:type="paragraph" w:customStyle="1" w:styleId="7">
    <w:name w:val="7"/>
    <w:basedOn w:val="Normal"/>
    <w:qFormat/>
    <w:pPr>
      <w:autoSpaceDE w:val="0"/>
      <w:autoSpaceDN w:val="0"/>
      <w:adjustRightInd w:val="0"/>
      <w:spacing w:line="270" w:lineRule="atLeast"/>
      <w:jc w:val="left"/>
    </w:pPr>
    <w:rPr>
      <w:rFonts w:ascii="宋体"/>
      <w:kern w:val="0"/>
      <w:sz w:val="18"/>
      <w:szCs w:val="18"/>
    </w:rPr>
  </w:style>
  <w:style w:type="paragraph" w:customStyle="1" w:styleId="00">
    <w:name w:val="00"/>
    <w:basedOn w:val="Normal"/>
    <w:qFormat/>
    <w:pPr>
      <w:autoSpaceDE w:val="0"/>
      <w:autoSpaceDN w:val="0"/>
      <w:adjustRightInd w:val="0"/>
      <w:jc w:val="left"/>
    </w:pPr>
    <w:rPr>
      <w:rFonts w:ascii="黑体" w:eastAsia="黑体"/>
      <w:b/>
      <w:bCs/>
      <w:kern w:val="0"/>
      <w:sz w:val="20"/>
      <w:szCs w:val="20"/>
    </w:rPr>
  </w:style>
  <w:style w:type="paragraph" w:customStyle="1" w:styleId="5">
    <w:name w:val="5"/>
    <w:basedOn w:val="Normal"/>
    <w:qFormat/>
    <w:pPr>
      <w:autoSpaceDE w:val="0"/>
      <w:autoSpaceDN w:val="0"/>
      <w:adjustRightInd w:val="0"/>
      <w:jc w:val="left"/>
    </w:pPr>
    <w:rPr>
      <w:rFonts w:ascii="宋体"/>
      <w:b/>
      <w:bCs/>
      <w:kern w:val="0"/>
      <w:sz w:val="18"/>
      <w:szCs w:val="18"/>
    </w:rPr>
  </w:style>
  <w:style w:type="paragraph" w:customStyle="1" w:styleId="6">
    <w:name w:val="6"/>
    <w:basedOn w:val="5"/>
    <w:qFormat/>
    <w:pPr>
      <w:spacing w:line="270" w:lineRule="atLeast"/>
      <w:jc w:val="both"/>
    </w:pPr>
    <w:rPr>
      <w:b w:val="0"/>
      <w:bCs w:val="0"/>
    </w:rPr>
  </w:style>
  <w:style w:type="paragraph" w:customStyle="1" w:styleId="a11">
    <w:name w:val="产品描述"/>
    <w:qFormat/>
    <w:pPr>
      <w:widowControl w:val="0"/>
      <w:autoSpaceDE w:val="0"/>
      <w:autoSpaceDN w:val="0"/>
      <w:adjustRightInd w:val="0"/>
      <w:spacing w:line="270" w:lineRule="atLeast"/>
      <w:ind w:firstLine="397"/>
      <w:jc w:val="both"/>
    </w:pPr>
    <w:rPr>
      <w:rFonts w:ascii="宋体" w:eastAsia="宋体" w:hAnsi="Times New Roman" w:cs="Times New Roman"/>
      <w:sz w:val="18"/>
      <w:szCs w:val="18"/>
      <w:lang w:val="en-US" w:eastAsia="zh-CN" w:bidi="ar-SA"/>
    </w:rPr>
  </w:style>
  <w:style w:type="paragraph" w:customStyle="1" w:styleId="a12">
    <w:name w:val="姜文清定义的正文"/>
    <w:basedOn w:val="Normal"/>
    <w:qFormat/>
    <w:pPr>
      <w:spacing w:line="240" w:lineRule="atLeast"/>
      <w:ind w:firstLine="567"/>
    </w:pPr>
    <w:rPr>
      <w:szCs w:val="20"/>
    </w:rPr>
  </w:style>
  <w:style w:type="paragraph" w:customStyle="1" w:styleId="Default">
    <w:name w:val="Default"/>
    <w:qFormat/>
    <w:pPr>
      <w:widowControl w:val="0"/>
      <w:autoSpaceDE w:val="0"/>
      <w:autoSpaceDN w:val="0"/>
      <w:adjustRightInd w:val="0"/>
    </w:pPr>
    <w:rPr>
      <w:rFonts w:ascii="H Yb 2gj" w:eastAsia="H Yb 2gj" w:hAnsi="Times New Roman" w:cs="H Yb 2gj"/>
      <w:color w:val="000000"/>
      <w:sz w:val="24"/>
      <w:szCs w:val="24"/>
      <w:lang w:val="en-US" w:eastAsia="zh-CN" w:bidi="ar-SA"/>
    </w:rPr>
  </w:style>
  <w:style w:type="paragraph" w:customStyle="1" w:styleId="CM2">
    <w:name w:val="CM2"/>
    <w:basedOn w:val="Default"/>
    <w:next w:val="Default"/>
    <w:qFormat/>
    <w:pPr>
      <w:spacing w:line="200" w:lineRule="atLeast"/>
    </w:pPr>
    <w:rPr>
      <w:rFonts w:ascii="Arial" w:eastAsia="宋体" w:hAnsi="Arial" w:cs="Times New Roman"/>
      <w:color w:val="auto"/>
    </w:rPr>
  </w:style>
  <w:style w:type="paragraph" w:customStyle="1" w:styleId="NormalParagraph">
    <w:name w:val="Normal Paragraph"/>
    <w:basedOn w:val="Normal"/>
    <w:qFormat/>
    <w:pPr>
      <w:widowControl/>
      <w:spacing w:before="120" w:line="360" w:lineRule="auto"/>
      <w:ind w:firstLine="425"/>
    </w:pPr>
    <w:rPr>
      <w:kern w:val="0"/>
      <w:sz w:val="24"/>
    </w:rPr>
  </w:style>
  <w:style w:type="character" w:customStyle="1" w:styleId="blue">
    <w:name w:val="blue"/>
    <w:basedOn w:val="DefaultParagraphFont"/>
    <w:qFormat/>
  </w:style>
  <w:style w:type="paragraph" w:customStyle="1" w:styleId="blue1">
    <w:name w:val="blue1"/>
    <w:basedOn w:val="Normal"/>
    <w:qFormat/>
    <w:pPr>
      <w:widowControl/>
      <w:spacing w:before="100" w:beforeAutospacing="1" w:after="100" w:afterAutospacing="1"/>
      <w:jc w:val="left"/>
    </w:pPr>
    <w:rPr>
      <w:rFonts w:ascii="宋体" w:hAnsi="宋体" w:cs="宋体"/>
      <w:kern w:val="0"/>
      <w:sz w:val="24"/>
    </w:rPr>
  </w:style>
  <w:style w:type="character" w:customStyle="1" w:styleId="font">
    <w:name w:val="font"/>
    <w:basedOn w:val="DefaultParagraphFont"/>
    <w:qFormat/>
  </w:style>
  <w:style w:type="character" w:customStyle="1" w:styleId="font11">
    <w:name w:val="font11"/>
    <w:qFormat/>
    <w:rPr>
      <w:rFonts w:ascii="ˎ̥" w:hAnsi="ˎ̥" w:hint="default"/>
    </w:rPr>
  </w:style>
  <w:style w:type="paragraph" w:customStyle="1" w:styleId="a14">
    <w:name w:val="a14"/>
    <w:basedOn w:val="Normal"/>
    <w:qFormat/>
    <w:pPr>
      <w:widowControl/>
      <w:spacing w:before="100" w:beforeAutospacing="1" w:after="100" w:afterAutospacing="1" w:line="300" w:lineRule="atLeast"/>
      <w:ind w:firstLine="375"/>
      <w:jc w:val="left"/>
    </w:pPr>
    <w:rPr>
      <w:rFonts w:ascii="宋体" w:hAnsi="宋体" w:cs="宋体"/>
      <w:kern w:val="0"/>
      <w:szCs w:val="21"/>
    </w:rPr>
  </w:style>
  <w:style w:type="character" w:customStyle="1" w:styleId="proddescription">
    <w:name w:val="proddescription"/>
    <w:basedOn w:val="DefaultParagraphFont"/>
    <w:qFormat/>
  </w:style>
  <w:style w:type="character" w:customStyle="1" w:styleId="prodheadlines">
    <w:name w:val="prodheadlines"/>
    <w:basedOn w:val="DefaultParagraphFont"/>
    <w:qFormat/>
  </w:style>
  <w:style w:type="character" w:customStyle="1" w:styleId="text">
    <w:name w:val="text"/>
    <w:basedOn w:val="DefaultParagraphFont"/>
    <w:qFormat/>
  </w:style>
  <w:style w:type="paragraph" w:customStyle="1" w:styleId="text1">
    <w:name w:val="text1"/>
    <w:basedOn w:val="Normal"/>
    <w:qFormat/>
    <w:pPr>
      <w:widowControl/>
      <w:spacing w:before="100" w:beforeAutospacing="1" w:after="100" w:afterAutospacing="1"/>
      <w:jc w:val="left"/>
    </w:pPr>
    <w:rPr>
      <w:rFonts w:ascii="宋体" w:hAnsi="宋体" w:cs="宋体"/>
      <w:kern w:val="0"/>
      <w:sz w:val="24"/>
    </w:rPr>
  </w:style>
  <w:style w:type="paragraph" w:customStyle="1" w:styleId="z-1">
    <w:name w:val="z-窗体顶端1"/>
    <w:basedOn w:val="Normal"/>
    <w:next w:val="Normal"/>
    <w:hidden/>
    <w:qFormat/>
    <w:pPr>
      <w:widowControl/>
      <w:pBdr>
        <w:bottom w:val="single" w:sz="6" w:space="1" w:color="auto"/>
      </w:pBdr>
      <w:jc w:val="center"/>
    </w:pPr>
    <w:rPr>
      <w:rFonts w:ascii="Arial" w:hAnsi="Arial" w:cs="Arial"/>
      <w:vanish/>
      <w:kern w:val="0"/>
      <w:sz w:val="16"/>
      <w:szCs w:val="16"/>
    </w:rPr>
  </w:style>
  <w:style w:type="paragraph" w:customStyle="1" w:styleId="z-10">
    <w:name w:val="z-窗体底端1"/>
    <w:basedOn w:val="Normal"/>
    <w:next w:val="Normal"/>
    <w:hidden/>
    <w:qFormat/>
    <w:pPr>
      <w:widowControl/>
      <w:pBdr>
        <w:top w:val="single" w:sz="6" w:space="1" w:color="auto"/>
      </w:pBdr>
      <w:jc w:val="center"/>
    </w:pPr>
    <w:rPr>
      <w:rFonts w:ascii="Arial" w:hAnsi="Arial" w:cs="Arial"/>
      <w:vanish/>
      <w:kern w:val="0"/>
      <w:sz w:val="16"/>
      <w:szCs w:val="16"/>
    </w:rPr>
  </w:style>
  <w:style w:type="paragraph" w:customStyle="1" w:styleId="a13">
    <w:name w:val="正文样式"/>
    <w:basedOn w:val="Normal"/>
    <w:qFormat/>
    <w:pPr>
      <w:adjustRightInd w:val="0"/>
      <w:spacing w:line="400" w:lineRule="atLeast"/>
      <w:ind w:firstLine="570" w:firstLineChars="203"/>
      <w:textAlignment w:val="baseline"/>
    </w:pPr>
    <w:rPr>
      <w:rFonts w:eastAsia="仿宋_GB2312"/>
      <w:kern w:val="0"/>
      <w:sz w:val="28"/>
      <w:szCs w:val="20"/>
    </w:rPr>
  </w:style>
  <w:style w:type="paragraph" w:customStyle="1" w:styleId="xl34">
    <w:name w:val="xl34"/>
    <w:basedOn w:val="Normal"/>
    <w:qFormat/>
    <w:pPr>
      <w:widowControl/>
      <w:pBdr>
        <w:left w:val="single" w:sz="4" w:space="0" w:color="auto"/>
      </w:pBdr>
      <w:spacing w:before="100" w:beforeAutospacing="1" w:after="100" w:afterAutospacing="1"/>
      <w:jc w:val="center"/>
      <w:textAlignment w:val="center"/>
    </w:pPr>
    <w:rPr>
      <w:rFonts w:ascii="宋体" w:hAnsi="宋体"/>
      <w:kern w:val="0"/>
      <w:sz w:val="24"/>
    </w:rPr>
  </w:style>
  <w:style w:type="paragraph" w:customStyle="1" w:styleId="a15">
    <w:name w:val="段落正文"/>
    <w:basedOn w:val="PlainText"/>
    <w:qFormat/>
    <w:pPr>
      <w:ind w:firstLine="560" w:firstLineChars="200"/>
    </w:pPr>
    <w:rPr>
      <w:sz w:val="28"/>
    </w:rPr>
  </w:style>
  <w:style w:type="character" w:customStyle="1" w:styleId="gray6">
    <w:name w:val="gray6"/>
    <w:basedOn w:val="DefaultParagraphFont"/>
    <w:qFormat/>
  </w:style>
  <w:style w:type="character" w:customStyle="1" w:styleId="style9">
    <w:name w:val="style9"/>
    <w:basedOn w:val="DefaultParagraphFont"/>
    <w:qFormat/>
  </w:style>
  <w:style w:type="paragraph" w:customStyle="1" w:styleId="24">
    <w:name w:val="2册标题4"/>
    <w:basedOn w:val="Normal"/>
    <w:next w:val="Normal"/>
    <w:qFormat/>
    <w:pPr>
      <w:spacing w:beforeLines="50" w:afterLines="50" w:line="300" w:lineRule="auto"/>
      <w:ind w:left="420" w:leftChars="200"/>
      <w:outlineLvl w:val="3"/>
    </w:pPr>
    <w:rPr>
      <w:rFonts w:ascii="Arial" w:eastAsia="幼圆" w:hAnsi="Arial" w:cs="Arial"/>
      <w:b/>
      <w:sz w:val="24"/>
    </w:rPr>
  </w:style>
  <w:style w:type="character" w:customStyle="1" w:styleId="grame">
    <w:name w:val="grame"/>
    <w:basedOn w:val="DefaultParagraphFont"/>
    <w:qFormat/>
  </w:style>
  <w:style w:type="paragraph" w:customStyle="1" w:styleId="style2">
    <w:name w:val="style2"/>
    <w:basedOn w:val="Normal"/>
    <w:qFormat/>
    <w:pPr>
      <w:widowControl/>
      <w:spacing w:before="100" w:beforeAutospacing="1" w:after="100" w:afterAutospacing="1"/>
      <w:jc w:val="left"/>
    </w:pPr>
    <w:rPr>
      <w:rFonts w:ascii="宋体" w:hAnsi="宋体" w:cs="宋体"/>
      <w:kern w:val="0"/>
      <w:sz w:val="18"/>
      <w:szCs w:val="18"/>
    </w:rPr>
  </w:style>
  <w:style w:type="paragraph" w:customStyle="1" w:styleId="Char14">
    <w:name w:val="Char1"/>
    <w:basedOn w:val="Normal"/>
    <w:qFormat/>
    <w:pPr>
      <w:jc w:val="left"/>
    </w:pPr>
    <w:rPr>
      <w:rFonts w:ascii="Tahoma" w:hAnsi="Tahoma"/>
      <w:sz w:val="24"/>
      <w:szCs w:val="20"/>
    </w:rPr>
  </w:style>
  <w:style w:type="paragraph" w:customStyle="1" w:styleId="11">
    <w:name w:val="编号1"/>
    <w:basedOn w:val="Normal"/>
    <w:qFormat/>
    <w:pPr>
      <w:numPr>
        <w:ilvl w:val="0"/>
        <w:numId w:val="6"/>
      </w:numPr>
      <w:adjustRightInd w:val="0"/>
      <w:spacing w:line="300" w:lineRule="auto"/>
      <w:ind w:right="210"/>
      <w:textAlignment w:val="center"/>
    </w:pPr>
    <w:rPr>
      <w:rFonts w:ascii="宋体" w:hAnsi="宋体"/>
      <w:snapToGrid w:val="0"/>
      <w:spacing w:val="10"/>
      <w:kern w:val="24"/>
    </w:rPr>
  </w:style>
  <w:style w:type="paragraph" w:customStyle="1" w:styleId="CharCharCharCharCharCharCharCharCharCharCharCharCharCharCharCharCharCharCharCharCharChar">
    <w:name w:val="Char Char Char Char Char Char Char Char Char Char Char Char Char Char Char Char Char Char Char Char Char Char"/>
    <w:basedOn w:val="Normal"/>
    <w:qFormat/>
    <w:pPr>
      <w:widowControl/>
      <w:spacing w:line="400" w:lineRule="exact"/>
      <w:jc w:val="center"/>
    </w:pPr>
    <w:rPr>
      <w:rFonts w:ascii="Verdana" w:hAnsi="Verdana"/>
      <w:kern w:val="0"/>
      <w:szCs w:val="20"/>
      <w:lang w:eastAsia="en-US"/>
    </w:rPr>
  </w:style>
  <w:style w:type="paragraph" w:customStyle="1" w:styleId="font0">
    <w:name w:val="font0"/>
    <w:basedOn w:val="Normal"/>
    <w:qFormat/>
    <w:pPr>
      <w:widowControl/>
      <w:spacing w:before="100" w:beforeAutospacing="1" w:after="100" w:afterAutospacing="1"/>
      <w:jc w:val="left"/>
    </w:pPr>
    <w:rPr>
      <w:rFonts w:ascii="宋体" w:hAnsi="宋体" w:hint="eastAsia"/>
      <w:kern w:val="0"/>
      <w:sz w:val="24"/>
    </w:rPr>
  </w:style>
  <w:style w:type="paragraph" w:customStyle="1" w:styleId="font5">
    <w:name w:val="font5"/>
    <w:basedOn w:val="Normal"/>
    <w:qFormat/>
    <w:pPr>
      <w:widowControl/>
      <w:spacing w:before="100" w:beforeAutospacing="1" w:after="100" w:afterAutospacing="1"/>
      <w:jc w:val="left"/>
    </w:pPr>
    <w:rPr>
      <w:rFonts w:ascii="宋体" w:hAnsi="宋体" w:hint="eastAsia"/>
      <w:kern w:val="0"/>
      <w:sz w:val="18"/>
      <w:szCs w:val="18"/>
    </w:rPr>
  </w:style>
  <w:style w:type="paragraph" w:customStyle="1" w:styleId="font6">
    <w:name w:val="font6"/>
    <w:basedOn w:val="Normal"/>
    <w:qFormat/>
    <w:pPr>
      <w:widowControl/>
      <w:spacing w:before="100" w:beforeAutospacing="1" w:after="100" w:afterAutospacing="1"/>
      <w:jc w:val="left"/>
    </w:pPr>
    <w:rPr>
      <w:kern w:val="0"/>
      <w:sz w:val="24"/>
    </w:rPr>
  </w:style>
  <w:style w:type="paragraph" w:customStyle="1" w:styleId="xl24">
    <w:name w:val="xl24"/>
    <w:basedOn w:val="Normal"/>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宋体" w:hAnsi="宋体"/>
      <w:kern w:val="0"/>
      <w:sz w:val="24"/>
    </w:rPr>
  </w:style>
  <w:style w:type="paragraph" w:customStyle="1" w:styleId="xl25">
    <w:name w:val="xl25"/>
    <w:basedOn w:val="Normal"/>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hAnsi="宋体"/>
      <w:kern w:val="0"/>
      <w:sz w:val="24"/>
    </w:rPr>
  </w:style>
  <w:style w:type="paragraph" w:customStyle="1" w:styleId="a16">
    <w:name w:val="表格字"/>
    <w:basedOn w:val="Normal"/>
    <w:qFormat/>
    <w:pPr>
      <w:adjustRightInd w:val="0"/>
      <w:jc w:val="center"/>
    </w:pPr>
    <w:rPr>
      <w:rFonts w:ascii="宋体"/>
      <w:sz w:val="24"/>
      <w:szCs w:val="20"/>
    </w:rPr>
  </w:style>
  <w:style w:type="character" w:customStyle="1" w:styleId="a17">
    <w:name w:val="样式 小三 加粗"/>
    <w:qFormat/>
    <w:rPr>
      <w:rFonts w:eastAsia="宋体"/>
      <w:b/>
      <w:bCs/>
      <w:sz w:val="32"/>
    </w:rPr>
  </w:style>
  <w:style w:type="paragraph" w:customStyle="1" w:styleId="xl28">
    <w:name w:val="xl28"/>
    <w:basedOn w:val="Normal"/>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hAnsi="宋体" w:cs="宋体"/>
      <w:kern w:val="0"/>
      <w:sz w:val="20"/>
      <w:szCs w:val="20"/>
    </w:rPr>
  </w:style>
  <w:style w:type="paragraph" w:customStyle="1" w:styleId="qw">
    <w:name w:val="qw"/>
    <w:qFormat/>
    <w:pPr>
      <w:widowControl w:val="0"/>
      <w:adjustRightInd w:val="0"/>
      <w:spacing w:line="312" w:lineRule="atLeast"/>
      <w:jc w:val="both"/>
      <w:textAlignment w:val="baseline"/>
    </w:pPr>
    <w:rPr>
      <w:rFonts w:ascii="宋体" w:eastAsia="宋体" w:hAnsi="Times New Roman" w:cs="Times New Roman"/>
      <w:sz w:val="24"/>
      <w:lang w:val="en-US" w:eastAsia="zh-CN" w:bidi="ar-SA"/>
    </w:rPr>
  </w:style>
  <w:style w:type="paragraph" w:customStyle="1" w:styleId="CharCharChar">
    <w:name w:val="Char Char Char"/>
    <w:basedOn w:val="Normal"/>
    <w:qFormat/>
    <w:rPr>
      <w:rFonts w:ascii="Tahoma" w:hAnsi="Tahoma"/>
      <w:sz w:val="24"/>
      <w:szCs w:val="20"/>
    </w:rPr>
  </w:style>
  <w:style w:type="paragraph" w:customStyle="1" w:styleId="Char20">
    <w:name w:val="Char2"/>
    <w:basedOn w:val="Normal"/>
    <w:qFormat/>
    <w:pPr>
      <w:widowControl/>
      <w:spacing w:after="160" w:line="240" w:lineRule="exact"/>
      <w:jc w:val="left"/>
    </w:pPr>
    <w:rPr>
      <w:rFonts w:ascii="Verdana" w:eastAsia="仿宋_GB2312" w:hAnsi="Verdana"/>
      <w:kern w:val="0"/>
      <w:sz w:val="24"/>
      <w:szCs w:val="20"/>
      <w:lang w:eastAsia="en-US"/>
    </w:rPr>
  </w:style>
  <w:style w:type="character" w:customStyle="1" w:styleId="info4">
    <w:name w:val="info4"/>
    <w:basedOn w:val="DefaultParagraphFont"/>
    <w:qFormat/>
  </w:style>
  <w:style w:type="paragraph" w:customStyle="1" w:styleId="a18">
    <w:name w:val="缩进正文"/>
    <w:basedOn w:val="Normal"/>
    <w:link w:val="Char15"/>
    <w:qFormat/>
    <w:pPr>
      <w:ind w:firstLine="560" w:firstLineChars="200"/>
    </w:pPr>
    <w:rPr>
      <w:rFonts w:eastAsia="仿宋_GB2312" w:cs="宋体"/>
      <w:sz w:val="28"/>
      <w:szCs w:val="20"/>
    </w:rPr>
  </w:style>
  <w:style w:type="character" w:customStyle="1" w:styleId="Char15">
    <w:name w:val="缩进正文 Char"/>
    <w:link w:val="a18"/>
    <w:qFormat/>
    <w:rPr>
      <w:rFonts w:eastAsia="仿宋_GB2312" w:cs="宋体"/>
      <w:kern w:val="2"/>
      <w:sz w:val="28"/>
      <w:lang w:val="en-US" w:eastAsia="zh-CN" w:bidi="ar-SA"/>
    </w:rPr>
  </w:style>
  <w:style w:type="paragraph" w:customStyle="1" w:styleId="12">
    <w:name w:val="列出段落1"/>
    <w:basedOn w:val="Normal"/>
    <w:qFormat/>
    <w:pPr>
      <w:ind w:firstLine="420" w:firstLineChars="200"/>
    </w:pPr>
    <w:rPr>
      <w:rFonts w:ascii="Calibri" w:hAnsi="Calibri" w:cs="Calibri"/>
      <w:szCs w:val="21"/>
    </w:rPr>
  </w:style>
  <w:style w:type="character" w:customStyle="1" w:styleId="Char16">
    <w:name w:val="批注文字 Char"/>
    <w:basedOn w:val="DefaultParagraphFont"/>
    <w:link w:val="CommentText"/>
    <w:uiPriority w:val="99"/>
    <w:qFormat/>
    <w:rPr>
      <w:rFonts w:ascii="宋体"/>
      <w:sz w:val="34"/>
    </w:rPr>
  </w:style>
  <w:style w:type="character" w:customStyle="1" w:styleId="Char17">
    <w:name w:val="批注主题 Char"/>
    <w:basedOn w:val="Char16"/>
    <w:link w:val="CommentSubject"/>
    <w:uiPriority w:val="99"/>
    <w:qFormat/>
    <w:rPr>
      <w:rFonts w:ascii="宋体"/>
      <w:sz w:val="34"/>
    </w:rPr>
  </w:style>
  <w:style w:type="paragraph" w:customStyle="1" w:styleId="a19">
    <w:name w:val="评价"/>
    <w:basedOn w:val="Normal"/>
    <w:qFormat/>
    <w:pPr>
      <w:spacing w:afterLines="20"/>
      <w:ind w:firstLine="1446" w:firstLineChars="200"/>
    </w:pPr>
    <w:rPr>
      <w:rFonts w:ascii="Calibri" w:hAnsi="Calibri"/>
      <w:sz w:val="24"/>
    </w:rPr>
  </w:style>
  <w:style w:type="paragraph" w:customStyle="1" w:styleId="13">
    <w:name w:val="修订1"/>
    <w:hidden/>
    <w:uiPriority w:val="99"/>
    <w:semiHidden/>
    <w:qFormat/>
    <w:rPr>
      <w:rFonts w:ascii="Times New Roman" w:eastAsia="宋体" w:hAnsi="Times New Roman" w:cs="Times New Roman"/>
      <w:kern w:val="2"/>
      <w:sz w:val="21"/>
      <w:szCs w:val="24"/>
      <w:lang w:val="en-US" w:eastAsia="zh-CN" w:bidi="ar-SA"/>
    </w:rPr>
  </w:style>
  <w:style w:type="character" w:customStyle="1" w:styleId="alt-edited1">
    <w:name w:val="alt-edited1"/>
    <w:qFormat/>
    <w:rPr>
      <w:color w:val="4D90F0"/>
    </w:rPr>
  </w:style>
  <w:style w:type="character" w:customStyle="1" w:styleId="bodytextChar1">
    <w:name w:val="body text Char1"/>
    <w:qFormat/>
    <w:rPr>
      <w:rFonts w:eastAsia="宋体"/>
      <w:kern w:val="2"/>
      <w:sz w:val="21"/>
      <w:lang w:val="en-US" w:eastAsia="zh-CN" w:bidi="ar-SA"/>
    </w:rPr>
  </w:style>
  <w:style w:type="character" w:customStyle="1" w:styleId="Char18">
    <w:name w:val="普通(网站) Char"/>
    <w:link w:val="NormalWeb"/>
    <w:qFormat/>
    <w:rPr>
      <w:kern w:val="2"/>
      <w:sz w:val="24"/>
      <w:szCs w:val="24"/>
    </w:rPr>
  </w:style>
  <w:style w:type="character" w:customStyle="1" w:styleId="Char19">
    <w:name w:val="批注文字 Char1"/>
    <w:uiPriority w:val="99"/>
    <w:qFormat/>
    <w:rPr>
      <w:rFonts w:ascii="宋体"/>
      <w:sz w:val="34"/>
    </w:rPr>
  </w:style>
  <w:style w:type="character" w:customStyle="1" w:styleId="Char110">
    <w:name w:val="正文缩进 Char1"/>
    <w:qFormat/>
    <w:rPr>
      <w:rFonts w:eastAsia="宋体"/>
      <w:kern w:val="2"/>
      <w:sz w:val="21"/>
      <w:lang w:val="en-US" w:eastAsia="zh-CN" w:bidi="ar-SA"/>
    </w:rPr>
  </w:style>
  <w:style w:type="character" w:customStyle="1" w:styleId="hover">
    <w:name w:val="hover"/>
    <w:basedOn w:val="DefaultParagraphFont"/>
    <w:qFormat/>
    <w:rPr>
      <w:color w:val="2590EB"/>
    </w:rPr>
  </w:style>
  <w:style w:type="character" w:customStyle="1" w:styleId="hover1">
    <w:name w:val="hover1"/>
    <w:basedOn w:val="DefaultParagraphFont"/>
    <w:qFormat/>
    <w:rPr>
      <w:color w:val="2590EB"/>
    </w:rPr>
  </w:style>
  <w:style w:type="character" w:customStyle="1" w:styleId="hover2">
    <w:name w:val="hover2"/>
    <w:basedOn w:val="DefaultParagraphFont"/>
    <w:qFormat/>
  </w:style>
  <w:style w:type="character" w:customStyle="1" w:styleId="hover3">
    <w:name w:val="hover3"/>
    <w:basedOn w:val="DefaultParagraphFont"/>
    <w:qFormat/>
    <w:rPr>
      <w:color w:val="2590EB"/>
      <w:shd w:val="clear" w:color="auto" w:fill="E9F4FD"/>
    </w:rPr>
  </w:style>
  <w:style w:type="paragraph" w:customStyle="1" w:styleId="21">
    <w:name w:val="修订2"/>
    <w:hidden/>
    <w:uiPriority w:val="99"/>
    <w:semiHidden/>
    <w:qFormat/>
    <w:rPr>
      <w:rFonts w:ascii="Times New Roman" w:eastAsia="宋体" w:hAnsi="Times New Roman" w:cs="Times New Roman"/>
      <w:kern w:val="2"/>
      <w:sz w:val="21"/>
      <w:szCs w:val="24"/>
      <w:lang w:val="en-US" w:eastAsia="zh-CN" w:bidi="ar-SA"/>
    </w:rPr>
  </w:style>
  <w:style w:type="table" w:customStyle="1" w:styleId="14">
    <w:name w:val="网格型1"/>
    <w:basedOn w:val="TableNormal"/>
    <w:qFormat/>
    <w:pPr>
      <w:widowControl w:val="0"/>
      <w:jc w:val="both"/>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mini-outputtext1">
    <w:name w:val="mini-outputtext1"/>
    <w:basedOn w:val="DefaultParagraphFont"/>
    <w:qFormat/>
  </w:style>
  <w:style w:type="character" w:customStyle="1" w:styleId="font21">
    <w:name w:val="font21"/>
    <w:basedOn w:val="DefaultParagraphFont"/>
    <w:qFormat/>
    <w:rPr>
      <w:rFonts w:ascii="等线" w:eastAsia="等线" w:hAnsi="等线" w:cs="等线" w:hint="eastAsia"/>
      <w:color w:val="000000"/>
      <w:sz w:val="22"/>
      <w:szCs w:val="22"/>
      <w:u w:val="none"/>
    </w:rPr>
  </w:style>
  <w:style w:type="character" w:customStyle="1" w:styleId="hover4">
    <w:name w:val="hover4"/>
    <w:basedOn w:val="DefaultParagraphFont"/>
    <w:rPr>
      <w:color w:val="2590EB"/>
      <w:shd w:val="clear" w:color="auto" w:fill="E9F4F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eader" Target="header1.xml" /><Relationship Id="rId11" Type="http://schemas.openxmlformats.org/officeDocument/2006/relationships/theme" Target="theme/theme1.xml" /><Relationship Id="rId12" Type="http://schemas.openxmlformats.org/officeDocument/2006/relationships/numbering" Target="numbering.xml" /><Relationship Id="rId13"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image" Target="media/image1.png" /><Relationship Id="rId6" Type="http://schemas.openxmlformats.org/officeDocument/2006/relationships/image" Target="media/image2.png" /><Relationship Id="rId7" Type="http://schemas.openxmlformats.org/officeDocument/2006/relationships/image" Target="media/image3.png" /><Relationship Id="rId8" Type="http://schemas.openxmlformats.org/officeDocument/2006/relationships/footer" Target="footer1.xml" /><Relationship Id="rId9" Type="http://schemas.openxmlformats.org/officeDocument/2006/relationships/footer" Target="footer2.xm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&#65279;<?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E157EB2-3598-4836-B069-4625881B4337}">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58</Pages>
  <Words>7974</Words>
  <Characters>45452</Characters>
  <Application>Microsoft Office Word</Application>
  <DocSecurity>0</DocSecurity>
  <Lines>378</Lines>
  <Paragraphs>106</Paragraphs>
  <ScaleCrop>false</ScaleCrop>
  <Company>Microsoft</Company>
  <LinksUpToDate>false</LinksUpToDate>
  <CharactersWithSpaces>53320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招  标　文　件</dc:title>
  <dc:creator>thsware</dc:creator>
  <cp:lastModifiedBy>Super雷</cp:lastModifiedBy>
  <cp:revision>121</cp:revision>
  <cp:lastPrinted>2021-05-09T08:02:00Z</cp:lastPrinted>
  <dcterms:created xsi:type="dcterms:W3CDTF">2021-04-19T08:29:00Z</dcterms:created>
  <dcterms:modified xsi:type="dcterms:W3CDTF">2023-09-19T03:41:11Z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F4AA3FF8E3214F45ABC1FA3842E44CE0_13</vt:lpwstr>
  </property>
  <property fmtid="{D5CDD505-2E9C-101B-9397-08002B2CF9AE}" pid="3" name="KSOProductBuildVer">
    <vt:lpwstr>2052-12.1.0.15374</vt:lpwstr>
  </property>
</Properties>
</file>