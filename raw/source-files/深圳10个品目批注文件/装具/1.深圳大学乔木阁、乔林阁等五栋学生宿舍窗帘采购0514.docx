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B8C38">
      <w:pPr>
        <w:ind w:firstLine="3654" w:firstLineChars="1300"/>
        <w:rPr>
          <w:rFonts w:ascii="宋体" w:hAnsi="宋体"/>
          <w:color w:val="FF0000"/>
          <w:szCs w:val="21"/>
        </w:rPr>
      </w:pPr>
      <w:bookmarkStart w:id="0" w:name="_Hlk71456902"/>
      <w:r>
        <w:rPr>
          <w:rFonts w:hint="eastAsia" w:ascii="宋体" w:hAnsi="宋体" w:eastAsia="黑体"/>
          <w:b/>
          <w:bCs/>
          <w:color w:val="FF0000"/>
          <w:kern w:val="44"/>
          <w:sz w:val="28"/>
          <w:szCs w:val="44"/>
          <w:lang w:val="en-US" w:eastAsia="zh-CN"/>
        </w:rPr>
        <w:t>特别</w:t>
      </w:r>
      <w:r>
        <w:rPr>
          <w:rFonts w:hint="eastAsia" w:ascii="宋体" w:hAnsi="宋体" w:eastAsia="黑体"/>
          <w:b/>
          <w:bCs/>
          <w:color w:val="FF0000"/>
          <w:kern w:val="44"/>
          <w:sz w:val="28"/>
          <w:szCs w:val="44"/>
        </w:rPr>
        <w:t>警示条款</w:t>
      </w:r>
    </w:p>
    <w:p w14:paraId="252C00F7">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after="313" w:afterLines="100" w:line="400" w:lineRule="exact"/>
        <w:ind w:firstLine="422" w:firstLineChars="200"/>
        <w:jc w:val="both"/>
        <w:textAlignment w:val="auto"/>
        <w:rPr>
          <w:rFonts w:hint="eastAsia" w:ascii="宋体" w:hAnsi="宋体" w:eastAsia="宋体" w:cs="宋体"/>
          <w:b/>
          <w:bCs/>
          <w:color w:val="FF0000"/>
          <w:sz w:val="21"/>
          <w:szCs w:val="21"/>
          <w:highlight w:val="yellow"/>
          <w:lang w:val="en-US" w:eastAsia="zh-CN"/>
        </w:rPr>
      </w:pPr>
      <w:r>
        <w:rPr>
          <w:rFonts w:hint="eastAsia" w:ascii="宋体" w:hAnsi="宋体" w:eastAsia="宋体" w:cs="宋体"/>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gridCol w:w="7711"/>
      </w:tblGrid>
      <w:tr w14:paraId="21F5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811" w:type="dxa"/>
            <w:tcBorders>
              <w:tl2br w:val="nil"/>
              <w:tr2bl w:val="nil"/>
            </w:tcBorders>
            <w:noWrap w:val="0"/>
            <w:vAlign w:val="center"/>
          </w:tcPr>
          <w:p w14:paraId="575B04F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序号</w:t>
            </w:r>
          </w:p>
        </w:tc>
        <w:tc>
          <w:tcPr>
            <w:tcW w:w="7711" w:type="dxa"/>
            <w:tcBorders>
              <w:tl2br w:val="nil"/>
              <w:tr2bl w:val="nil"/>
            </w:tcBorders>
            <w:noWrap w:val="0"/>
            <w:vAlign w:val="center"/>
          </w:tcPr>
          <w:p w14:paraId="7A7BA32D">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供应商参与投标禁止情形</w:t>
            </w:r>
          </w:p>
        </w:tc>
      </w:tr>
      <w:tr w14:paraId="45E2C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Borders>
              <w:tl2br w:val="nil"/>
              <w:tr2bl w:val="nil"/>
            </w:tcBorders>
            <w:noWrap w:val="0"/>
            <w:vAlign w:val="center"/>
          </w:tcPr>
          <w:p w14:paraId="58A65E5D">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1</w:t>
            </w:r>
          </w:p>
        </w:tc>
        <w:tc>
          <w:tcPr>
            <w:tcW w:w="7711" w:type="dxa"/>
            <w:tcBorders>
              <w:tl2br w:val="nil"/>
              <w:tr2bl w:val="nil"/>
            </w:tcBorders>
            <w:noWrap w:val="0"/>
            <w:vAlign w:val="center"/>
          </w:tcPr>
          <w:p w14:paraId="57E71D5E">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与其他投标供应商的法定代表人、主要经营负责人、投标授权代表人、项目负责人、主要技术人员为</w:t>
            </w:r>
            <w:r>
              <w:rPr>
                <w:rFonts w:hint="eastAsia" w:ascii="宋体" w:hAnsi="宋体" w:eastAsia="宋体" w:cs="宋体"/>
                <w:b/>
                <w:bCs/>
                <w:color w:val="FF0000"/>
                <w:sz w:val="21"/>
                <w:szCs w:val="21"/>
                <w:highlight w:val="none"/>
                <w:lang w:val="en-US" w:eastAsia="zh-CN"/>
              </w:rPr>
              <w:t>同一人、属同一单位或者在同一单位缴纳社会保险</w:t>
            </w:r>
            <w:r>
              <w:rPr>
                <w:rFonts w:hint="eastAsia" w:ascii="宋体" w:hAnsi="宋体" w:eastAsia="宋体" w:cs="宋体"/>
                <w:color w:val="FF0000"/>
                <w:sz w:val="21"/>
                <w:szCs w:val="21"/>
                <w:highlight w:val="none"/>
                <w:lang w:val="en-US" w:eastAsia="zh-CN"/>
              </w:rPr>
              <w:t>。</w:t>
            </w:r>
          </w:p>
        </w:tc>
      </w:tr>
      <w:tr w14:paraId="13413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7342994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2</w:t>
            </w:r>
          </w:p>
        </w:tc>
        <w:tc>
          <w:tcPr>
            <w:tcW w:w="7711" w:type="dxa"/>
            <w:tcBorders>
              <w:tl2br w:val="nil"/>
              <w:tr2bl w:val="nil"/>
            </w:tcBorders>
            <w:noWrap w:val="0"/>
            <w:vAlign w:val="center"/>
          </w:tcPr>
          <w:p w14:paraId="60791CF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参与本项目政府采购活动时，与其他投标供应商存在单位负责人为</w:t>
            </w:r>
            <w:r>
              <w:rPr>
                <w:rFonts w:hint="eastAsia" w:ascii="宋体" w:hAnsi="宋体" w:eastAsia="宋体" w:cs="宋体"/>
                <w:b/>
                <w:bCs/>
                <w:color w:val="FF0000"/>
                <w:sz w:val="21"/>
                <w:szCs w:val="21"/>
                <w:highlight w:val="none"/>
                <w:lang w:val="en-US" w:eastAsia="zh-CN"/>
              </w:rPr>
              <w:t>同一人或直接控股、管理关系</w:t>
            </w:r>
            <w:r>
              <w:rPr>
                <w:rFonts w:hint="eastAsia" w:ascii="宋体" w:hAnsi="宋体" w:eastAsia="宋体" w:cs="宋体"/>
                <w:color w:val="FF0000"/>
                <w:sz w:val="21"/>
                <w:szCs w:val="21"/>
                <w:highlight w:val="none"/>
                <w:lang w:val="en-US" w:eastAsia="zh-CN"/>
              </w:rPr>
              <w:t>。</w:t>
            </w:r>
          </w:p>
        </w:tc>
      </w:tr>
      <w:tr w14:paraId="5CBB2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7296DE7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3</w:t>
            </w:r>
          </w:p>
        </w:tc>
        <w:tc>
          <w:tcPr>
            <w:tcW w:w="7711" w:type="dxa"/>
            <w:tcBorders>
              <w:tl2br w:val="nil"/>
              <w:tr2bl w:val="nil"/>
            </w:tcBorders>
            <w:noWrap w:val="0"/>
            <w:vAlign w:val="center"/>
          </w:tcPr>
          <w:p w14:paraId="61DB8D0E">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与其他投标供应商的投标文件或部分投标文件</w:t>
            </w:r>
            <w:r>
              <w:rPr>
                <w:rFonts w:hint="eastAsia" w:ascii="宋体" w:hAnsi="宋体" w:eastAsia="宋体" w:cs="宋体"/>
                <w:b/>
                <w:bCs/>
                <w:color w:val="FF0000"/>
                <w:sz w:val="21"/>
                <w:szCs w:val="21"/>
                <w:highlight w:val="none"/>
                <w:lang w:val="en-US" w:eastAsia="zh-CN"/>
              </w:rPr>
              <w:t>相互混装或存在非正常一致</w:t>
            </w:r>
            <w:r>
              <w:rPr>
                <w:rFonts w:hint="eastAsia" w:ascii="宋体" w:hAnsi="宋体" w:eastAsia="宋体" w:cs="宋体"/>
                <w:color w:val="FF0000"/>
                <w:sz w:val="21"/>
                <w:szCs w:val="21"/>
                <w:highlight w:val="none"/>
                <w:lang w:val="en-US" w:eastAsia="zh-CN"/>
              </w:rPr>
              <w:t>。</w:t>
            </w:r>
          </w:p>
        </w:tc>
      </w:tr>
      <w:tr w14:paraId="3D85C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811" w:type="dxa"/>
            <w:tcBorders>
              <w:tl2br w:val="nil"/>
              <w:tr2bl w:val="nil"/>
            </w:tcBorders>
            <w:noWrap w:val="0"/>
            <w:vAlign w:val="center"/>
          </w:tcPr>
          <w:p w14:paraId="4EB2391C">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4</w:t>
            </w:r>
          </w:p>
        </w:tc>
        <w:tc>
          <w:tcPr>
            <w:tcW w:w="7711" w:type="dxa"/>
            <w:tcBorders>
              <w:tl2br w:val="nil"/>
              <w:tr2bl w:val="nil"/>
            </w:tcBorders>
            <w:noWrap w:val="0"/>
            <w:vAlign w:val="center"/>
          </w:tcPr>
          <w:p w14:paraId="597A94B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kern w:val="2"/>
                <w:sz w:val="21"/>
                <w:szCs w:val="21"/>
                <w:highlight w:val="none"/>
                <w:lang w:val="en-US" w:eastAsia="zh-CN" w:bidi="ar-SA"/>
              </w:rPr>
            </w:pPr>
            <w:r>
              <w:rPr>
                <w:rFonts w:hint="eastAsia" w:ascii="宋体" w:hAnsi="宋体" w:eastAsia="宋体" w:cs="宋体"/>
                <w:color w:val="FF0000"/>
                <w:sz w:val="21"/>
                <w:szCs w:val="21"/>
                <w:highlight w:val="none"/>
                <w:lang w:val="en-US" w:eastAsia="zh-CN"/>
              </w:rPr>
              <w:t>与其他投标供应商的投标文件由</w:t>
            </w:r>
            <w:r>
              <w:rPr>
                <w:rFonts w:hint="eastAsia" w:ascii="宋体" w:hAnsi="宋体" w:eastAsia="宋体" w:cs="宋体"/>
                <w:b/>
                <w:bCs/>
                <w:color w:val="FF0000"/>
                <w:sz w:val="21"/>
                <w:szCs w:val="21"/>
                <w:highlight w:val="none"/>
                <w:lang w:val="en-US" w:eastAsia="zh-CN"/>
              </w:rPr>
              <w:t>同一单位或者同一人编制</w:t>
            </w:r>
            <w:r>
              <w:rPr>
                <w:rFonts w:hint="eastAsia" w:ascii="宋体" w:hAnsi="宋体" w:eastAsia="宋体" w:cs="宋体"/>
                <w:color w:val="FF0000"/>
                <w:sz w:val="21"/>
                <w:szCs w:val="21"/>
                <w:highlight w:val="none"/>
                <w:lang w:val="en-US" w:eastAsia="zh-CN"/>
              </w:rPr>
              <w:t>，或者使用</w:t>
            </w:r>
            <w:r>
              <w:rPr>
                <w:rFonts w:hint="eastAsia" w:ascii="宋体" w:hAnsi="宋体" w:eastAsia="宋体" w:cs="宋体"/>
                <w:b/>
                <w:bCs/>
                <w:color w:val="FF0000"/>
                <w:sz w:val="21"/>
                <w:szCs w:val="21"/>
                <w:highlight w:val="none"/>
                <w:lang w:val="en-US" w:eastAsia="zh-CN"/>
              </w:rPr>
              <w:t>同一设备编制</w:t>
            </w:r>
            <w:r>
              <w:rPr>
                <w:rFonts w:hint="eastAsia" w:ascii="宋体" w:hAnsi="宋体" w:eastAsia="宋体" w:cs="宋体"/>
                <w:color w:val="FF0000"/>
                <w:sz w:val="21"/>
                <w:szCs w:val="21"/>
                <w:highlight w:val="none"/>
                <w:lang w:val="en-US" w:eastAsia="zh-CN"/>
              </w:rPr>
              <w:t>（“文件制作机器码”“文件创建标识码”一致）。</w:t>
            </w:r>
          </w:p>
        </w:tc>
      </w:tr>
      <w:tr w14:paraId="4DB42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30BCACBE">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5</w:t>
            </w:r>
          </w:p>
        </w:tc>
        <w:tc>
          <w:tcPr>
            <w:tcW w:w="7711" w:type="dxa"/>
            <w:tcBorders>
              <w:tl2br w:val="nil"/>
              <w:tr2bl w:val="nil"/>
            </w:tcBorders>
            <w:noWrap w:val="0"/>
            <w:vAlign w:val="center"/>
          </w:tcPr>
          <w:p w14:paraId="48A10DD1">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提供</w:t>
            </w:r>
            <w:r>
              <w:rPr>
                <w:rFonts w:hint="eastAsia" w:ascii="宋体" w:hAnsi="宋体" w:eastAsia="宋体" w:cs="宋体"/>
                <w:b/>
                <w:bCs/>
                <w:color w:val="FF0000"/>
                <w:sz w:val="21"/>
                <w:szCs w:val="21"/>
                <w:highlight w:val="none"/>
                <w:lang w:val="en-US" w:eastAsia="zh-CN"/>
              </w:rPr>
              <w:t>未经出具机构核实</w:t>
            </w:r>
            <w:r>
              <w:rPr>
                <w:rFonts w:hint="eastAsia" w:ascii="宋体" w:hAnsi="宋体" w:eastAsia="宋体" w:cs="宋体"/>
                <w:color w:val="FF0000"/>
                <w:sz w:val="21"/>
                <w:szCs w:val="21"/>
                <w:highlight w:val="none"/>
                <w:lang w:val="en-US" w:eastAsia="zh-CN"/>
              </w:rPr>
              <w:t>的虚假的检验检测报告、业绩材料、社保缴纳证明、学历学位证书、职称认证证书等材料。</w:t>
            </w:r>
          </w:p>
        </w:tc>
      </w:tr>
      <w:tr w14:paraId="5F10A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1F7F5001">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6</w:t>
            </w:r>
          </w:p>
        </w:tc>
        <w:tc>
          <w:tcPr>
            <w:tcW w:w="7711" w:type="dxa"/>
            <w:tcBorders>
              <w:tl2br w:val="nil"/>
              <w:tr2bl w:val="nil"/>
            </w:tcBorders>
            <w:noWrap w:val="0"/>
            <w:vAlign w:val="center"/>
          </w:tcPr>
          <w:p w14:paraId="27A0B93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kern w:val="2"/>
                <w:sz w:val="21"/>
                <w:szCs w:val="21"/>
                <w:highlight w:val="none"/>
                <w:lang w:val="en-US" w:eastAsia="zh-CN" w:bidi="ar-SA"/>
              </w:rPr>
            </w:pPr>
            <w:r>
              <w:rPr>
                <w:rFonts w:hint="eastAsia" w:ascii="宋体" w:hAnsi="宋体" w:eastAsia="宋体" w:cs="宋体"/>
                <w:color w:val="FF0000"/>
                <w:sz w:val="21"/>
                <w:szCs w:val="21"/>
                <w:highlight w:val="none"/>
                <w:lang w:val="en-US" w:eastAsia="zh-CN"/>
              </w:rPr>
              <w:t>擅自将投标密钥</w:t>
            </w:r>
            <w:r>
              <w:rPr>
                <w:rFonts w:hint="eastAsia" w:ascii="宋体" w:hAnsi="宋体" w:eastAsia="宋体" w:cs="宋体"/>
                <w:color w:val="FF0000"/>
                <w:sz w:val="21"/>
                <w:szCs w:val="21"/>
                <w:highlight w:val="none"/>
                <w:lang w:eastAsia="zh-CN"/>
              </w:rPr>
              <w:t>或</w:t>
            </w:r>
            <w:r>
              <w:rPr>
                <w:rFonts w:hint="eastAsia" w:ascii="宋体" w:hAnsi="宋体" w:eastAsia="宋体" w:cs="宋体"/>
                <w:color w:val="FF0000"/>
                <w:sz w:val="21"/>
                <w:szCs w:val="21"/>
                <w:highlight w:val="none"/>
                <w:lang w:val="en-US" w:eastAsia="zh-CN"/>
              </w:rPr>
              <w:t>电子营业执照出借他人使用或未妥善保管。</w:t>
            </w:r>
          </w:p>
        </w:tc>
      </w:tr>
    </w:tbl>
    <w:p w14:paraId="47B58532">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hint="eastAsia" w:ascii="宋体" w:hAnsi="宋体"/>
          <w:color w:val="FF0000"/>
          <w:sz w:val="20"/>
          <w:szCs w:val="20"/>
        </w:rPr>
      </w:pPr>
    </w:p>
    <w:p w14:paraId="23E67854">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一、</w:t>
      </w:r>
      <w:r>
        <w:rPr>
          <w:rFonts w:hint="eastAsia" w:ascii="宋体" w:hAnsi="宋体"/>
          <w:b/>
          <w:bCs/>
          <w:color w:val="FF0000"/>
          <w:sz w:val="20"/>
          <w:szCs w:val="20"/>
        </w:rPr>
        <w:t>《深圳经济特区政府采购条例》第五十七条</w:t>
      </w:r>
      <w:r>
        <w:rPr>
          <w:rFonts w:hint="eastAsia" w:ascii="宋体" w:hAnsi="宋体"/>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729DF944">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（一）在采购活动中应当回避而未回避的；</w:t>
      </w:r>
    </w:p>
    <w:p w14:paraId="0FFB5709">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（二）未按本条例规定签订、履行采购合同，造成严重后果的；</w:t>
      </w:r>
    </w:p>
    <w:p w14:paraId="6A81C514">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（三）隐瞒真实情况，提供虚假资料的；</w:t>
      </w:r>
    </w:p>
    <w:p w14:paraId="35EE2ECF">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（四）以非法手段排斥其他供应商参与竞争的；</w:t>
      </w:r>
    </w:p>
    <w:p w14:paraId="0D836D93">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（五）与其他采购参加人串通投标的；</w:t>
      </w:r>
    </w:p>
    <w:p w14:paraId="04A144CD">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（六）恶意投诉的；</w:t>
      </w:r>
    </w:p>
    <w:p w14:paraId="296EADAE">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（七）向采购项目相关人行贿或者提供其他不当利益的；</w:t>
      </w:r>
    </w:p>
    <w:p w14:paraId="37990D85">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（八）阻碍、抗拒主管部门监督检查的；</w:t>
      </w:r>
    </w:p>
    <w:p w14:paraId="7F8CFB82">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（九）其他违反本条例规定的行为。</w:t>
      </w:r>
    </w:p>
    <w:p w14:paraId="3E343AB1">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2" w:firstLineChars="200"/>
        <w:textAlignment w:val="auto"/>
        <w:rPr>
          <w:rFonts w:ascii="宋体" w:hAnsi="宋体"/>
          <w:color w:val="FF0000"/>
          <w:sz w:val="20"/>
          <w:szCs w:val="20"/>
        </w:rPr>
      </w:pPr>
      <w:r>
        <w:rPr>
          <w:rFonts w:hint="eastAsia" w:ascii="宋体" w:hAnsi="宋体"/>
          <w:b/>
          <w:bCs/>
          <w:color w:val="FF0000"/>
          <w:sz w:val="20"/>
          <w:szCs w:val="20"/>
        </w:rPr>
        <w:t>二、《深圳经济特区政府采购条例实施细则》第七十五条</w:t>
      </w:r>
      <w:r>
        <w:rPr>
          <w:rFonts w:hint="eastAsia" w:ascii="宋体" w:hAnsi="宋体"/>
          <w:b/>
          <w:bCs/>
          <w:color w:val="FF0000"/>
          <w:sz w:val="20"/>
          <w:szCs w:val="20"/>
          <w:lang w:val="en-US" w:eastAsia="zh-CN"/>
        </w:rPr>
        <w:t xml:space="preserve"> </w:t>
      </w:r>
      <w:r>
        <w:rPr>
          <w:rFonts w:hint="eastAsia" w:ascii="宋体" w:hAnsi="宋体"/>
          <w:color w:val="FF0000"/>
          <w:sz w:val="20"/>
          <w:szCs w:val="20"/>
        </w:rPr>
        <w:t>供应商有下列情形</w:t>
      </w:r>
      <w:r>
        <w:rPr>
          <w:rFonts w:hint="eastAsia" w:ascii="宋体" w:hAnsi="宋体"/>
          <w:color w:val="FF0000"/>
          <w:sz w:val="20"/>
          <w:szCs w:val="20"/>
          <w:lang w:val="en-US" w:eastAsia="zh-CN"/>
        </w:rPr>
        <w:t>之一</w:t>
      </w:r>
      <w:r>
        <w:rPr>
          <w:rFonts w:hint="eastAsia" w:ascii="宋体" w:hAnsi="宋体"/>
          <w:color w:val="FF0000"/>
          <w:sz w:val="20"/>
          <w:szCs w:val="20"/>
        </w:rPr>
        <w:t>的，属于采购条例所称的串通投标行为，按照采购条例第五十七条有关规定处理：（一）投标供应商之间相互约定给予未中标的供应商利益补偿</w:t>
      </w:r>
      <w:r>
        <w:rPr>
          <w:rFonts w:hint="eastAsia" w:ascii="宋体" w:hAnsi="宋体"/>
          <w:color w:val="FF0000"/>
          <w:sz w:val="20"/>
          <w:szCs w:val="20"/>
          <w:lang w:eastAsia="zh-CN"/>
        </w:rPr>
        <w:t>。</w:t>
      </w:r>
      <w:r>
        <w:rPr>
          <w:rFonts w:hint="eastAsia" w:ascii="宋体" w:hAnsi="宋体"/>
          <w:color w:val="FF0000"/>
          <w:sz w:val="20"/>
          <w:szCs w:val="20"/>
        </w:rPr>
        <w:t>（二）不同投标供应商的法定代表人、主要经营负责人、项目投标授权代表人、项目负责人、主要技术人员为同一人、属同一单位或者在同一单位缴纳社会保险</w:t>
      </w:r>
      <w:r>
        <w:rPr>
          <w:rFonts w:hint="eastAsia" w:ascii="宋体" w:hAnsi="宋体"/>
          <w:color w:val="FF0000"/>
          <w:sz w:val="20"/>
          <w:szCs w:val="20"/>
          <w:lang w:eastAsia="zh-CN"/>
        </w:rPr>
        <w:t>。</w:t>
      </w:r>
      <w:r>
        <w:rPr>
          <w:rFonts w:hint="eastAsia" w:ascii="宋体" w:hAnsi="宋体"/>
          <w:color w:val="FF0000"/>
          <w:sz w:val="20"/>
          <w:szCs w:val="20"/>
        </w:rPr>
        <w:t>（三）不同投标供应商的投标文件由同一单位或者同一人编制，或者由同一人分阶段参与编制的</w:t>
      </w:r>
      <w:r>
        <w:rPr>
          <w:rFonts w:hint="eastAsia" w:ascii="宋体" w:hAnsi="宋体"/>
          <w:color w:val="FF0000"/>
          <w:sz w:val="20"/>
          <w:szCs w:val="20"/>
          <w:lang w:eastAsia="zh-CN"/>
        </w:rPr>
        <w:t>。</w:t>
      </w:r>
      <w:r>
        <w:rPr>
          <w:rFonts w:hint="eastAsia" w:ascii="宋体" w:hAnsi="宋体"/>
          <w:color w:val="FF0000"/>
          <w:sz w:val="20"/>
          <w:szCs w:val="20"/>
        </w:rPr>
        <w:t>（四）不同投标供应商的投标文件或部分投标文件相互混装</w:t>
      </w:r>
      <w:r>
        <w:rPr>
          <w:rFonts w:hint="eastAsia" w:ascii="宋体" w:hAnsi="宋体"/>
          <w:color w:val="FF0000"/>
          <w:sz w:val="20"/>
          <w:szCs w:val="20"/>
          <w:lang w:eastAsia="zh-CN"/>
        </w:rPr>
        <w:t>。</w:t>
      </w:r>
      <w:r>
        <w:rPr>
          <w:rFonts w:hint="eastAsia" w:ascii="宋体" w:hAnsi="宋体"/>
          <w:color w:val="FF0000"/>
          <w:sz w:val="20"/>
          <w:szCs w:val="20"/>
        </w:rPr>
        <w:t>（五）不同投标供应商的投标文件内容存在非正常一致</w:t>
      </w:r>
      <w:r>
        <w:rPr>
          <w:rFonts w:hint="eastAsia" w:ascii="宋体" w:hAnsi="宋体"/>
          <w:color w:val="FF0000"/>
          <w:sz w:val="20"/>
          <w:szCs w:val="20"/>
          <w:lang w:eastAsia="zh-CN"/>
        </w:rPr>
        <w:t>。</w:t>
      </w:r>
      <w:r>
        <w:rPr>
          <w:rFonts w:hint="eastAsia" w:ascii="宋体" w:hAnsi="宋体"/>
          <w:color w:val="FF0000"/>
          <w:sz w:val="20"/>
          <w:szCs w:val="20"/>
        </w:rPr>
        <w:t>（六）由同一单位工作人员为两家以上（含两家）供应商进行同一项投标活动的</w:t>
      </w:r>
      <w:r>
        <w:rPr>
          <w:rFonts w:hint="eastAsia" w:ascii="宋体" w:hAnsi="宋体"/>
          <w:color w:val="FF0000"/>
          <w:sz w:val="20"/>
          <w:szCs w:val="20"/>
          <w:lang w:eastAsia="zh-CN"/>
        </w:rPr>
        <w:t>。</w:t>
      </w:r>
      <w:r>
        <w:rPr>
          <w:rFonts w:hint="eastAsia" w:ascii="宋体" w:hAnsi="宋体"/>
          <w:color w:val="FF0000"/>
          <w:sz w:val="20"/>
          <w:szCs w:val="20"/>
        </w:rPr>
        <w:t>（七）主管部门依照法律、法规认定的其他情形。</w:t>
      </w:r>
    </w:p>
    <w:p w14:paraId="4572C80C">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2" w:firstLineChars="200"/>
        <w:textAlignment w:val="auto"/>
        <w:rPr>
          <w:rFonts w:ascii="宋体" w:hAnsi="宋体"/>
          <w:color w:val="FF0000"/>
          <w:sz w:val="20"/>
          <w:szCs w:val="20"/>
        </w:rPr>
      </w:pPr>
      <w:r>
        <w:rPr>
          <w:rFonts w:hint="eastAsia" w:ascii="宋体" w:hAnsi="宋体"/>
          <w:b/>
          <w:bCs/>
          <w:color w:val="FF0000"/>
          <w:sz w:val="20"/>
          <w:szCs w:val="20"/>
        </w:rPr>
        <w:t>三、《深圳经济特区政府采购条例实施细则》第七十七条</w:t>
      </w:r>
      <w:r>
        <w:rPr>
          <w:rFonts w:hint="eastAsia" w:ascii="宋体" w:hAnsi="宋体"/>
          <w:b/>
          <w:bCs/>
          <w:color w:val="FF0000"/>
          <w:sz w:val="20"/>
          <w:szCs w:val="20"/>
          <w:lang w:val="en-US" w:eastAsia="zh-CN"/>
        </w:rPr>
        <w:t xml:space="preserve"> </w:t>
      </w:r>
      <w:r>
        <w:rPr>
          <w:rFonts w:hint="eastAsia" w:ascii="宋体" w:hAnsi="宋体"/>
          <w:color w:val="FF0000"/>
          <w:sz w:val="20"/>
          <w:szCs w:val="20"/>
        </w:rPr>
        <w:t>供应商有下列情形之一的，属于隐瞒真实情况，提供虚假资料，按照采购条例第五十七</w:t>
      </w:r>
      <w:r>
        <w:rPr>
          <w:rFonts w:hint="eastAsia" w:ascii="宋体" w:hAnsi="宋体"/>
          <w:color w:val="FF0000"/>
          <w:sz w:val="20"/>
          <w:szCs w:val="20"/>
          <w:lang w:val="en-US" w:eastAsia="zh-CN"/>
        </w:rPr>
        <w:t>条</w:t>
      </w:r>
      <w:r>
        <w:rPr>
          <w:rFonts w:hint="eastAsia" w:ascii="宋体" w:hAnsi="宋体"/>
          <w:color w:val="FF0000"/>
          <w:sz w:val="20"/>
          <w:szCs w:val="20"/>
        </w:rPr>
        <w:t>的有关规定处理：（一）通过转让或者租借等方式从其他单位获取资格或者资质证书投标的</w:t>
      </w:r>
      <w:r>
        <w:rPr>
          <w:rFonts w:hint="eastAsia" w:ascii="宋体" w:hAnsi="宋体"/>
          <w:color w:val="FF0000"/>
          <w:sz w:val="20"/>
          <w:szCs w:val="20"/>
          <w:lang w:eastAsia="zh-CN"/>
        </w:rPr>
        <w:t>。</w:t>
      </w:r>
      <w:r>
        <w:rPr>
          <w:rFonts w:hint="eastAsia" w:ascii="宋体" w:hAnsi="宋体"/>
          <w:color w:val="FF0000"/>
          <w:sz w:val="20"/>
          <w:szCs w:val="20"/>
        </w:rPr>
        <w:t>（二）由其他单位或者其他单位负责人在投标供应商编制的投标文件上加盖印章或者签字的</w:t>
      </w:r>
      <w:r>
        <w:rPr>
          <w:rFonts w:hint="eastAsia" w:ascii="宋体" w:hAnsi="宋体"/>
          <w:color w:val="FF0000"/>
          <w:sz w:val="20"/>
          <w:szCs w:val="20"/>
          <w:lang w:eastAsia="zh-CN"/>
        </w:rPr>
        <w:t>。</w:t>
      </w:r>
      <w:r>
        <w:rPr>
          <w:rFonts w:hint="eastAsia" w:ascii="宋体" w:hAnsi="宋体"/>
          <w:color w:val="FF0000"/>
          <w:sz w:val="20"/>
          <w:szCs w:val="20"/>
        </w:rPr>
        <w:t>（三）项目负责人或者主要技术人员不是本单位人员的</w:t>
      </w:r>
      <w:r>
        <w:rPr>
          <w:rFonts w:hint="eastAsia" w:ascii="宋体" w:hAnsi="宋体"/>
          <w:color w:val="FF0000"/>
          <w:sz w:val="20"/>
          <w:szCs w:val="20"/>
          <w:lang w:eastAsia="zh-CN"/>
        </w:rPr>
        <w:t>。</w:t>
      </w:r>
      <w:r>
        <w:rPr>
          <w:rFonts w:hint="eastAsia" w:ascii="宋体" w:hAnsi="宋体"/>
          <w:color w:val="FF0000"/>
          <w:sz w:val="20"/>
          <w:szCs w:val="20"/>
        </w:rPr>
        <w:t>（四）投标保证金不是从投标供应商基本账户转出的</w:t>
      </w:r>
      <w:r>
        <w:rPr>
          <w:rFonts w:hint="eastAsia" w:ascii="宋体" w:hAnsi="宋体"/>
          <w:color w:val="FF0000"/>
          <w:sz w:val="20"/>
          <w:szCs w:val="20"/>
          <w:lang w:eastAsia="zh-CN"/>
        </w:rPr>
        <w:t>。</w:t>
      </w:r>
      <w:r>
        <w:rPr>
          <w:rFonts w:hint="eastAsia" w:ascii="宋体" w:hAnsi="宋体"/>
          <w:color w:val="FF0000"/>
          <w:sz w:val="20"/>
          <w:szCs w:val="20"/>
        </w:rPr>
        <w:t>（五）其他隐瞒真实情况、提供虚假资料的行为。</w:t>
      </w:r>
    </w:p>
    <w:p w14:paraId="17DB922E">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投标供应商不能提供项目负责人或者主要技术人员的劳动合同、社会保险等劳动关系证明材料的，视为存在前款第（三）项规定的情形。</w:t>
      </w:r>
    </w:p>
    <w:p w14:paraId="52C0346E">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hint="eastAsia" w:ascii="Times New Roman" w:eastAsia="宋体"/>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14:paraId="3D96E4A4">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hint="eastAsia"/>
          <w:b w:val="0"/>
          <w:bCs/>
          <w:color w:val="FF0000"/>
          <w:sz w:val="20"/>
          <w:szCs w:val="20"/>
          <w:lang w:val="en-US" w:eastAsia="zh-CN"/>
        </w:rPr>
      </w:pPr>
      <w:r>
        <w:rPr>
          <w:rFonts w:hint="eastAsia" w:ascii="Times New Roman" w:eastAsia="宋体"/>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14:paraId="3AF7CCE6">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hint="eastAsia" w:ascii="Times New Roman" w:eastAsia="宋体"/>
          <w:b w:val="0"/>
          <w:bCs/>
          <w:color w:val="FF0000"/>
          <w:sz w:val="20"/>
          <w:szCs w:val="20"/>
          <w:lang w:val="en-US" w:eastAsia="zh-CN"/>
        </w:rPr>
      </w:pPr>
      <w:r>
        <w:rPr>
          <w:rFonts w:hint="eastAsia" w:ascii="Times New Roman" w:eastAsia="宋体"/>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hint="eastAsia" w:ascii="宋体" w:hAnsi="宋体"/>
          <w:color w:val="FF0000"/>
          <w:sz w:val="20"/>
          <w:szCs w:val="20"/>
        </w:rPr>
        <w:t>取消参与本市政府采购资格</w:t>
      </w:r>
      <w:r>
        <w:rPr>
          <w:rFonts w:hint="eastAsia" w:hAnsi="宋体"/>
          <w:color w:val="FF0000"/>
          <w:sz w:val="20"/>
          <w:szCs w:val="20"/>
          <w:lang w:eastAsia="zh-CN"/>
        </w:rPr>
        <w:t>、</w:t>
      </w:r>
      <w:r>
        <w:rPr>
          <w:rFonts w:hint="eastAsia" w:ascii="宋体" w:hAnsi="宋体"/>
          <w:color w:val="FF0000"/>
          <w:sz w:val="20"/>
          <w:szCs w:val="20"/>
        </w:rPr>
        <w:t>依法吊销其营业</w:t>
      </w:r>
      <w:r>
        <w:rPr>
          <w:rFonts w:hint="eastAsia" w:hAnsi="宋体"/>
          <w:color w:val="FF0000"/>
          <w:sz w:val="20"/>
          <w:szCs w:val="20"/>
          <w:lang w:val="en-US" w:eastAsia="zh-CN"/>
        </w:rPr>
        <w:t>执照等行政处罚，</w:t>
      </w:r>
      <w:r>
        <w:rPr>
          <w:rFonts w:hint="eastAsia" w:ascii="宋体" w:hAnsi="宋体"/>
          <w:color w:val="FF0000"/>
          <w:sz w:val="20"/>
          <w:szCs w:val="20"/>
        </w:rPr>
        <w:t>构成犯罪的，依法追究刑事责任</w:t>
      </w:r>
      <w:r>
        <w:rPr>
          <w:rFonts w:hint="eastAsia" w:ascii="Times New Roman" w:eastAsia="宋体"/>
          <w:b w:val="0"/>
          <w:bCs/>
          <w:color w:val="FF0000"/>
          <w:sz w:val="20"/>
          <w:szCs w:val="20"/>
          <w:lang w:val="en-US" w:eastAsia="zh-CN"/>
        </w:rPr>
        <w:t>，请各供应商独立编制、上传投标文件，妥善保管和使用电子秘钥。</w:t>
      </w:r>
    </w:p>
    <w:p w14:paraId="21F6BB13">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2" w:firstLineChars="200"/>
        <w:textAlignment w:val="auto"/>
        <w:rPr>
          <w:rFonts w:hint="eastAsia"/>
          <w:b/>
          <w:color w:val="FF0000"/>
        </w:rPr>
      </w:pPr>
      <w:r>
        <w:rPr>
          <w:rFonts w:hint="eastAsia"/>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14:paraId="171E46CB">
      <w:pPr>
        <w:pStyle w:val="61"/>
        <w:rPr>
          <w:rFonts w:hint="eastAsia"/>
          <w:lang w:val="en-US" w:eastAsia="zh-CN"/>
        </w:rPr>
      </w:pPr>
    </w:p>
    <w:p w14:paraId="4BC4A7BB">
      <w:pPr>
        <w:pStyle w:val="38"/>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jc w:val="both"/>
        <w:textAlignment w:val="auto"/>
        <w:outlineLvl w:val="1"/>
        <w:rPr>
          <w:rFonts w:hint="eastAsia" w:ascii="Times New Roman" w:hAnsi="Times New Roman" w:eastAsia="宋体" w:cs="Times New Roman"/>
          <w:b/>
          <w:color w:val="FF0000"/>
          <w:kern w:val="2"/>
          <w:sz w:val="21"/>
          <w:szCs w:val="24"/>
          <w:lang w:val="en-US" w:eastAsia="zh-CN" w:bidi="ar-SA"/>
        </w:rPr>
      </w:pPr>
      <w:r>
        <w:rPr>
          <w:rFonts w:hint="eastAsia" w:ascii="Times New Roman" w:hAnsi="Times New Roman" w:eastAsia="宋体" w:cs="Times New Roman"/>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14:paraId="1B2966DB">
      <w:pPr>
        <w:rPr>
          <w:rFonts w:hint="eastAsia"/>
        </w:rPr>
      </w:pPr>
    </w:p>
    <w:p w14:paraId="034110D5">
      <w:pPr>
        <w:pStyle w:val="38"/>
        <w:widowControl/>
        <w:jc w:val="center"/>
        <w:outlineLvl w:val="1"/>
        <w:rPr>
          <w:rFonts w:hint="eastAsia" w:ascii="黑体" w:hAnsi="宋体" w:eastAsia="黑体" w:cs="黑体"/>
          <w:sz w:val="40"/>
          <w:szCs w:val="40"/>
        </w:rPr>
        <w:sectPr>
          <w:headerReference r:id="rId5" w:type="first"/>
          <w:footerReference r:id="rId6" w:type="default"/>
          <w:footerReference r:id="rId7" w:type="even"/>
          <w:pgSz w:w="11907" w:h="16840"/>
          <w:pgMar w:top="1440" w:right="1418" w:bottom="1440" w:left="1418" w:header="851" w:footer="992" w:gutter="0"/>
          <w:pgBorders>
            <w:top w:val="none" w:sz="0" w:space="0"/>
            <w:left w:val="none" w:sz="0" w:space="0"/>
            <w:bottom w:val="none" w:sz="0" w:space="0"/>
            <w:right w:val="none" w:sz="0" w:space="0"/>
          </w:pgBorders>
          <w:cols w:space="425" w:num="1"/>
          <w:titlePg/>
          <w:docGrid w:linePitch="462" w:charSpace="0"/>
        </w:sectPr>
      </w:pPr>
    </w:p>
    <w:p w14:paraId="4C87AE66">
      <w:pPr>
        <w:pStyle w:val="38"/>
        <w:widowControl/>
        <w:jc w:val="center"/>
        <w:outlineLvl w:val="1"/>
        <w:rPr>
          <w:rFonts w:ascii="黑体" w:hAnsi="宋体" w:eastAsia="黑体" w:cs="黑体"/>
          <w:sz w:val="40"/>
          <w:szCs w:val="40"/>
        </w:rPr>
      </w:pPr>
      <w:r>
        <w:rPr>
          <w:rFonts w:hint="eastAsia" w:ascii="黑体" w:hAnsi="宋体" w:eastAsia="黑体" w:cs="黑体"/>
          <w:sz w:val="40"/>
          <w:szCs w:val="40"/>
        </w:rPr>
        <w:t>招标文件信息</w:t>
      </w:r>
    </w:p>
    <w:tbl>
      <w:tblPr>
        <w:tblStyle w:val="43"/>
        <w:tblW w:w="7943" w:type="dxa"/>
        <w:jc w:val="center"/>
        <w:tblCellSpacing w:w="0" w:type="dxa"/>
        <w:tblLayout w:type="fixed"/>
        <w:tblCellMar>
          <w:top w:w="45" w:type="dxa"/>
          <w:left w:w="45" w:type="dxa"/>
          <w:bottom w:w="45" w:type="dxa"/>
          <w:right w:w="45" w:type="dxa"/>
        </w:tblCellMar>
      </w:tblPr>
      <w:tblGrid>
        <w:gridCol w:w="2723"/>
        <w:gridCol w:w="5220"/>
      </w:tblGrid>
      <w:tr w14:paraId="238F8947">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5F2EB0A5">
            <w:pPr>
              <w:widowControl/>
              <w:jc w:val="right"/>
              <w:rPr>
                <w:sz w:val="30"/>
                <w:szCs w:val="30"/>
              </w:rPr>
            </w:pPr>
            <w:r>
              <w:rPr>
                <w:rFonts w:ascii="宋体" w:hAnsi="宋体" w:cs="宋体"/>
                <w:kern w:val="0"/>
                <w:sz w:val="30"/>
                <w:szCs w:val="30"/>
                <w:lang w:bidi="ar"/>
              </w:rPr>
              <w:t>项目编号：</w:t>
            </w:r>
          </w:p>
        </w:tc>
        <w:tc>
          <w:tcPr>
            <w:tcW w:w="5220" w:type="dxa"/>
            <w:shd w:val="clear" w:color="auto" w:fill="auto"/>
            <w:vAlign w:val="center"/>
          </w:tcPr>
          <w:p w14:paraId="1C81BFE5">
            <w:pPr>
              <w:widowControl/>
              <w:jc w:val="left"/>
              <w:rPr>
                <w:sz w:val="30"/>
                <w:szCs w:val="30"/>
              </w:rPr>
            </w:pPr>
            <w:r>
              <w:rPr>
                <w:rFonts w:ascii="宋体" w:hAnsi="宋体" w:cs="宋体"/>
                <w:kern w:val="0"/>
                <w:sz w:val="30"/>
                <w:szCs w:val="30"/>
                <w:lang w:bidi="ar"/>
              </w:rPr>
              <w:t>**********</w:t>
            </w:r>
          </w:p>
        </w:tc>
      </w:tr>
      <w:tr w14:paraId="38AEE9B8">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5E5E1F57">
            <w:pPr>
              <w:widowControl/>
              <w:jc w:val="right"/>
              <w:rPr>
                <w:sz w:val="30"/>
                <w:szCs w:val="30"/>
              </w:rPr>
            </w:pPr>
            <w:r>
              <w:rPr>
                <w:rFonts w:ascii="宋体" w:hAnsi="宋体" w:cs="宋体"/>
                <w:kern w:val="0"/>
                <w:sz w:val="30"/>
                <w:szCs w:val="30"/>
                <w:lang w:bidi="ar"/>
              </w:rPr>
              <w:t>项目名称：</w:t>
            </w:r>
          </w:p>
        </w:tc>
        <w:tc>
          <w:tcPr>
            <w:tcW w:w="5220" w:type="dxa"/>
            <w:shd w:val="clear" w:color="auto" w:fill="auto"/>
            <w:vAlign w:val="center"/>
          </w:tcPr>
          <w:p w14:paraId="6CDCBA4F">
            <w:pPr>
              <w:widowControl/>
              <w:jc w:val="left"/>
              <w:rPr>
                <w:sz w:val="30"/>
                <w:szCs w:val="30"/>
              </w:rPr>
            </w:pPr>
            <w:r>
              <w:rPr>
                <w:rFonts w:hint="eastAsia"/>
                <w:sz w:val="30"/>
                <w:szCs w:val="30"/>
              </w:rPr>
              <w:t>深圳大学乔木阁、乔林阁等五栋学生宿舍窗帘采购</w:t>
            </w:r>
          </w:p>
        </w:tc>
      </w:tr>
      <w:tr w14:paraId="64BB51B5">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3CB33808">
            <w:pPr>
              <w:widowControl/>
              <w:jc w:val="right"/>
              <w:rPr>
                <w:sz w:val="30"/>
                <w:szCs w:val="30"/>
              </w:rPr>
            </w:pPr>
            <w:r>
              <w:rPr>
                <w:rFonts w:ascii="宋体" w:hAnsi="宋体" w:cs="宋体"/>
                <w:kern w:val="0"/>
                <w:sz w:val="30"/>
                <w:szCs w:val="30"/>
                <w:lang w:bidi="ar"/>
              </w:rPr>
              <w:t xml:space="preserve">包 </w:t>
            </w:r>
            <w:r>
              <w:rPr>
                <w:rFonts w:hint="eastAsia" w:ascii="宋体" w:hAnsi="宋体" w:cs="宋体"/>
                <w:kern w:val="0"/>
                <w:sz w:val="30"/>
                <w:szCs w:val="30"/>
                <w:lang w:val="en-US" w:eastAsia="zh-CN" w:bidi="ar"/>
              </w:rPr>
              <w:t xml:space="preserve">   </w:t>
            </w:r>
            <w:r>
              <w:rPr>
                <w:rFonts w:ascii="宋体" w:hAnsi="宋体" w:cs="宋体"/>
                <w:kern w:val="0"/>
                <w:sz w:val="30"/>
                <w:szCs w:val="30"/>
                <w:lang w:bidi="ar"/>
              </w:rPr>
              <w:t>号：</w:t>
            </w:r>
          </w:p>
        </w:tc>
        <w:tc>
          <w:tcPr>
            <w:tcW w:w="5220" w:type="dxa"/>
            <w:shd w:val="clear" w:color="auto" w:fill="auto"/>
            <w:vAlign w:val="center"/>
          </w:tcPr>
          <w:p w14:paraId="6D3B83C4">
            <w:pPr>
              <w:widowControl/>
              <w:jc w:val="left"/>
              <w:rPr>
                <w:sz w:val="30"/>
                <w:szCs w:val="30"/>
              </w:rPr>
            </w:pPr>
            <w:r>
              <w:rPr>
                <w:rFonts w:ascii="宋体" w:hAnsi="宋体" w:cs="宋体"/>
                <w:kern w:val="0"/>
                <w:sz w:val="30"/>
                <w:szCs w:val="30"/>
                <w:lang w:bidi="ar"/>
              </w:rPr>
              <w:t>A</w:t>
            </w:r>
          </w:p>
        </w:tc>
      </w:tr>
      <w:tr w14:paraId="200CABC9">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E141D5B">
            <w:pPr>
              <w:widowControl/>
              <w:jc w:val="right"/>
              <w:rPr>
                <w:sz w:val="30"/>
                <w:szCs w:val="30"/>
              </w:rPr>
            </w:pPr>
            <w:r>
              <w:rPr>
                <w:rFonts w:ascii="宋体" w:hAnsi="宋体" w:cs="宋体"/>
                <w:kern w:val="0"/>
                <w:sz w:val="30"/>
                <w:szCs w:val="30"/>
                <w:lang w:bidi="ar"/>
              </w:rPr>
              <w:t>项目类型：</w:t>
            </w:r>
          </w:p>
        </w:tc>
        <w:tc>
          <w:tcPr>
            <w:tcW w:w="5220" w:type="dxa"/>
            <w:shd w:val="clear" w:color="auto" w:fill="auto"/>
            <w:vAlign w:val="center"/>
          </w:tcPr>
          <w:p w14:paraId="68938826">
            <w:pPr>
              <w:widowControl/>
              <w:jc w:val="left"/>
              <w:rPr>
                <w:sz w:val="30"/>
                <w:szCs w:val="30"/>
              </w:rPr>
            </w:pPr>
            <w:r>
              <w:rPr>
                <w:rFonts w:ascii="宋体" w:hAnsi="宋体" w:cs="宋体"/>
                <w:kern w:val="0"/>
                <w:sz w:val="30"/>
                <w:szCs w:val="30"/>
                <w:lang w:bidi="ar"/>
              </w:rPr>
              <w:t>货物类</w:t>
            </w:r>
          </w:p>
        </w:tc>
      </w:tr>
      <w:tr w14:paraId="2FA21A24">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59712859">
            <w:pPr>
              <w:widowControl/>
              <w:jc w:val="right"/>
              <w:rPr>
                <w:sz w:val="30"/>
                <w:szCs w:val="30"/>
              </w:rPr>
            </w:pPr>
            <w:r>
              <w:rPr>
                <w:rFonts w:ascii="宋体" w:hAnsi="宋体" w:cs="宋体"/>
                <w:kern w:val="0"/>
                <w:sz w:val="30"/>
                <w:szCs w:val="30"/>
                <w:lang w:bidi="ar"/>
              </w:rPr>
              <w:t>采购方式：</w:t>
            </w:r>
          </w:p>
        </w:tc>
        <w:tc>
          <w:tcPr>
            <w:tcW w:w="5220" w:type="dxa"/>
            <w:shd w:val="clear" w:color="auto" w:fill="auto"/>
            <w:vAlign w:val="center"/>
          </w:tcPr>
          <w:p w14:paraId="7F1E56C0">
            <w:pPr>
              <w:widowControl/>
              <w:jc w:val="left"/>
              <w:rPr>
                <w:sz w:val="30"/>
                <w:szCs w:val="30"/>
              </w:rPr>
            </w:pPr>
            <w:r>
              <w:rPr>
                <w:rFonts w:ascii="宋体" w:hAnsi="宋体" w:cs="宋体"/>
                <w:kern w:val="0"/>
                <w:sz w:val="30"/>
                <w:szCs w:val="30"/>
                <w:lang w:bidi="ar"/>
              </w:rPr>
              <w:t>公开招标</w:t>
            </w:r>
          </w:p>
        </w:tc>
      </w:tr>
      <w:tr w14:paraId="0C829FA2">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7D3CD5A9">
            <w:pPr>
              <w:widowControl/>
              <w:jc w:val="right"/>
              <w:rPr>
                <w:sz w:val="30"/>
                <w:szCs w:val="30"/>
              </w:rPr>
            </w:pPr>
            <w:r>
              <w:rPr>
                <w:rFonts w:ascii="宋体" w:hAnsi="宋体" w:cs="宋体"/>
                <w:kern w:val="0"/>
                <w:sz w:val="30"/>
                <w:szCs w:val="30"/>
                <w:lang w:bidi="ar"/>
              </w:rPr>
              <w:t>货币类型：</w:t>
            </w:r>
          </w:p>
        </w:tc>
        <w:tc>
          <w:tcPr>
            <w:tcW w:w="5220" w:type="dxa"/>
            <w:shd w:val="clear" w:color="auto" w:fill="auto"/>
            <w:vAlign w:val="center"/>
          </w:tcPr>
          <w:p w14:paraId="6BA77111">
            <w:pPr>
              <w:widowControl/>
              <w:jc w:val="left"/>
              <w:rPr>
                <w:sz w:val="30"/>
                <w:szCs w:val="30"/>
              </w:rPr>
            </w:pPr>
            <w:r>
              <w:rPr>
                <w:rFonts w:ascii="宋体" w:hAnsi="宋体" w:cs="宋体"/>
                <w:kern w:val="0"/>
                <w:sz w:val="30"/>
                <w:szCs w:val="30"/>
                <w:lang w:bidi="ar"/>
              </w:rPr>
              <w:t>人民币</w:t>
            </w:r>
          </w:p>
        </w:tc>
      </w:tr>
      <w:tr w14:paraId="140A3476">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8827669">
            <w:pPr>
              <w:widowControl/>
              <w:jc w:val="right"/>
              <w:rPr>
                <w:sz w:val="30"/>
                <w:szCs w:val="30"/>
              </w:rPr>
            </w:pPr>
            <w:r>
              <w:rPr>
                <w:rFonts w:ascii="宋体" w:hAnsi="宋体" w:cs="宋体"/>
                <w:kern w:val="0"/>
                <w:sz w:val="30"/>
                <w:szCs w:val="30"/>
                <w:lang w:bidi="ar"/>
              </w:rPr>
              <w:t>评标方法：</w:t>
            </w:r>
          </w:p>
        </w:tc>
        <w:tc>
          <w:tcPr>
            <w:tcW w:w="5220" w:type="dxa"/>
            <w:shd w:val="clear" w:color="auto" w:fill="auto"/>
            <w:vAlign w:val="center"/>
          </w:tcPr>
          <w:p w14:paraId="55264AD3">
            <w:pPr>
              <w:widowControl/>
              <w:jc w:val="left"/>
              <w:rPr>
                <w:sz w:val="30"/>
                <w:szCs w:val="30"/>
              </w:rPr>
            </w:pPr>
            <w:r>
              <w:rPr>
                <w:rFonts w:ascii="宋体" w:hAnsi="宋体" w:eastAsia="宋体" w:cs="宋体"/>
                <w:kern w:val="0"/>
                <w:sz w:val="30"/>
                <w:szCs w:val="30"/>
                <w:lang w:bidi="ar"/>
              </w:rPr>
              <w:t>综合评分法</w:t>
            </w:r>
          </w:p>
        </w:tc>
      </w:tr>
      <w:bookmarkEnd w:id="0"/>
    </w:tbl>
    <w:p w14:paraId="530D8BFB">
      <w:pPr>
        <w:pStyle w:val="38"/>
        <w:widowControl/>
        <w:jc w:val="center"/>
        <w:outlineLvl w:val="1"/>
        <w:rPr>
          <w:rFonts w:hint="eastAsia" w:ascii="黑体" w:hAnsi="宋体" w:eastAsia="黑体" w:cs="黑体"/>
          <w:sz w:val="40"/>
          <w:szCs w:val="40"/>
        </w:rPr>
        <w:sectPr>
          <w:pgSz w:w="11907" w:h="16840"/>
          <w:pgMar w:top="1497" w:right="1418" w:bottom="1440" w:left="1531" w:header="851" w:footer="992" w:gutter="0"/>
          <w:pgBorders>
            <w:top w:val="none" w:sz="0" w:space="0"/>
            <w:left w:val="none" w:sz="0" w:space="0"/>
            <w:bottom w:val="none" w:sz="0" w:space="0"/>
            <w:right w:val="none" w:sz="0" w:space="0"/>
          </w:pgBorders>
          <w:cols w:space="425" w:num="1"/>
          <w:titlePg/>
          <w:docGrid w:linePitch="462" w:charSpace="0"/>
        </w:sectPr>
      </w:pPr>
    </w:p>
    <w:p w14:paraId="0717B359">
      <w:pPr>
        <w:pStyle w:val="38"/>
        <w:widowControl/>
        <w:jc w:val="center"/>
        <w:outlineLvl w:val="1"/>
        <w:rPr>
          <w:rFonts w:ascii="黑体" w:hAnsi="宋体" w:eastAsia="黑体" w:cs="黑体"/>
          <w:sz w:val="40"/>
          <w:szCs w:val="40"/>
        </w:rPr>
      </w:pPr>
      <w:r>
        <w:rPr>
          <w:rFonts w:hint="eastAsia" w:ascii="黑体" w:hAnsi="宋体" w:eastAsia="黑体" w:cs="黑体"/>
          <w:sz w:val="40"/>
          <w:szCs w:val="40"/>
        </w:rPr>
        <w:t>资格性审查表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2A9A141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0682B7E8">
            <w:pPr>
              <w:widowControl/>
              <w:jc w:val="center"/>
              <w:rPr>
                <w:sz w:val="28"/>
                <w:szCs w:val="28"/>
              </w:rPr>
            </w:pPr>
            <w:r>
              <w:rPr>
                <w:rFonts w:ascii="宋体" w:hAnsi="宋体" w:cs="宋体"/>
                <w:kern w:val="0"/>
                <w:sz w:val="28"/>
                <w:szCs w:val="28"/>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5AD17466">
            <w:pPr>
              <w:widowControl/>
              <w:jc w:val="center"/>
              <w:rPr>
                <w:sz w:val="28"/>
                <w:szCs w:val="28"/>
              </w:rPr>
            </w:pPr>
            <w:r>
              <w:rPr>
                <w:rFonts w:ascii="宋体" w:hAnsi="宋体" w:cs="宋体"/>
                <w:kern w:val="0"/>
                <w:sz w:val="28"/>
                <w:szCs w:val="28"/>
                <w:lang w:bidi="ar"/>
              </w:rPr>
              <w:t>内容</w:t>
            </w:r>
          </w:p>
        </w:tc>
      </w:tr>
      <w:tr w14:paraId="38B4264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14:paraId="731F0EA6">
            <w:pPr>
              <w:widowControl/>
              <w:jc w:val="center"/>
              <w:textAlignment w:val="top"/>
              <w:rPr>
                <w:szCs w:val="21"/>
              </w:rPr>
            </w:pPr>
            <w:r>
              <w:rPr>
                <w:rFonts w:ascii="宋体" w:hAnsi="宋体" w:cs="宋体"/>
                <w:kern w:val="0"/>
                <w:szCs w:val="21"/>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E2679E6">
            <w:pPr>
              <w:widowControl/>
              <w:jc w:val="left"/>
              <w:textAlignment w:val="top"/>
              <w:rPr>
                <w:szCs w:val="21"/>
              </w:rPr>
            </w:pPr>
            <w:r>
              <w:rPr>
                <w:rFonts w:ascii="宋体" w:hAnsi="宋体" w:cs="宋体"/>
                <w:kern w:val="0"/>
                <w:szCs w:val="21"/>
                <w:lang w:bidi="ar"/>
              </w:rPr>
              <w:t>投标人不</w:t>
            </w:r>
            <w:r>
              <w:rPr>
                <w:rFonts w:hint="eastAsia" w:ascii="宋体" w:hAnsi="宋体" w:cs="宋体"/>
                <w:kern w:val="0"/>
                <w:szCs w:val="21"/>
                <w:lang w:bidi="ar"/>
              </w:rPr>
              <w:t>符合</w:t>
            </w:r>
            <w:r>
              <w:rPr>
                <w:rFonts w:ascii="宋体" w:hAnsi="宋体" w:cs="宋体"/>
                <w:kern w:val="0"/>
                <w:szCs w:val="21"/>
                <w:lang w:bidi="ar"/>
              </w:rPr>
              <w:t>资格要求，或未提交相应的资格证明资料（详见招标公告</w:t>
            </w:r>
            <w:r>
              <w:rPr>
                <w:rFonts w:hint="eastAsia" w:ascii="宋体" w:hAnsi="宋体"/>
                <w:szCs w:val="21"/>
              </w:rPr>
              <w:t>投标人资格要求，即申请人的资格要求</w:t>
            </w:r>
            <w:r>
              <w:rPr>
                <w:rFonts w:ascii="宋体" w:hAnsi="宋体" w:cs="宋体"/>
                <w:kern w:val="0"/>
                <w:szCs w:val="21"/>
                <w:lang w:bidi="ar"/>
              </w:rPr>
              <w:t>）</w:t>
            </w:r>
          </w:p>
        </w:tc>
      </w:tr>
    </w:tbl>
    <w:p w14:paraId="63A6CD26">
      <w:pPr>
        <w:pStyle w:val="38"/>
        <w:widowControl/>
        <w:spacing w:before="280" w:beforeAutospacing="0"/>
        <w:jc w:val="center"/>
        <w:outlineLvl w:val="1"/>
        <w:rPr>
          <w:rFonts w:ascii="黑体" w:hAnsi="宋体" w:eastAsia="黑体" w:cs="黑体"/>
          <w:sz w:val="40"/>
          <w:szCs w:val="40"/>
        </w:rPr>
      </w:pPr>
      <w:r>
        <w:rPr>
          <w:rFonts w:hint="eastAsia" w:ascii="黑体" w:hAnsi="宋体" w:eastAsia="黑体" w:cs="黑体"/>
          <w:sz w:val="40"/>
          <w:szCs w:val="40"/>
        </w:rPr>
        <w:t>符合性审查表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706CBB2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29A3ED72">
            <w:pPr>
              <w:widowControl/>
              <w:jc w:val="center"/>
              <w:rPr>
                <w:sz w:val="28"/>
                <w:szCs w:val="28"/>
              </w:rPr>
            </w:pPr>
            <w:r>
              <w:rPr>
                <w:rFonts w:ascii="宋体" w:hAnsi="宋体" w:cs="宋体"/>
                <w:kern w:val="0"/>
                <w:sz w:val="28"/>
                <w:szCs w:val="28"/>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3CA3564C">
            <w:pPr>
              <w:widowControl/>
              <w:jc w:val="center"/>
              <w:rPr>
                <w:sz w:val="28"/>
                <w:szCs w:val="28"/>
              </w:rPr>
            </w:pPr>
            <w:r>
              <w:rPr>
                <w:rFonts w:ascii="宋体" w:hAnsi="宋体" w:cs="宋体"/>
                <w:kern w:val="0"/>
                <w:sz w:val="28"/>
                <w:szCs w:val="28"/>
                <w:lang w:bidi="ar"/>
              </w:rPr>
              <w:t>内容</w:t>
            </w:r>
          </w:p>
        </w:tc>
      </w:tr>
      <w:tr w14:paraId="3B0A67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55C889B">
            <w:pPr>
              <w:widowControl/>
              <w:jc w:val="center"/>
              <w:textAlignment w:val="top"/>
              <w:rPr>
                <w:szCs w:val="21"/>
              </w:rPr>
            </w:pPr>
            <w:r>
              <w:rPr>
                <w:rFonts w:ascii="宋体" w:hAnsi="宋体" w:cs="宋体"/>
                <w:kern w:val="0"/>
                <w:szCs w:val="21"/>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786F125F">
            <w:pPr>
              <w:widowControl/>
              <w:jc w:val="left"/>
              <w:textAlignment w:val="top"/>
              <w:rPr>
                <w:szCs w:val="21"/>
              </w:rPr>
            </w:pPr>
            <w:r>
              <w:rPr>
                <w:rFonts w:hint="eastAsia"/>
                <w:lang w:val="en-US" w:eastAsia="zh-CN"/>
              </w:rPr>
              <w:t>不得</w:t>
            </w:r>
            <w:r>
              <w:rPr>
                <w:rFonts w:hint="eastAsia"/>
              </w:rPr>
              <w:t>将一个包的内容拆开投标；</w:t>
            </w:r>
          </w:p>
        </w:tc>
      </w:tr>
      <w:tr w14:paraId="3FE927E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56FC86B">
            <w:pPr>
              <w:widowControl/>
              <w:jc w:val="center"/>
              <w:textAlignment w:val="top"/>
              <w:rPr>
                <w:szCs w:val="21"/>
              </w:rPr>
            </w:pPr>
            <w:r>
              <w:rPr>
                <w:rFonts w:ascii="宋体" w:hAnsi="宋体" w:cs="宋体"/>
                <w:kern w:val="0"/>
                <w:szCs w:val="21"/>
                <w:lang w:bidi="ar"/>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7E26D829">
            <w:pPr>
              <w:widowControl/>
              <w:jc w:val="left"/>
              <w:textAlignment w:val="top"/>
              <w:rPr>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14:paraId="7D7E00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5A2FD7">
            <w:pPr>
              <w:widowControl/>
              <w:jc w:val="center"/>
              <w:textAlignment w:val="top"/>
              <w:rPr>
                <w:szCs w:val="21"/>
              </w:rPr>
            </w:pPr>
            <w:r>
              <w:rPr>
                <w:rFonts w:ascii="宋体" w:hAnsi="宋体" w:cs="宋体"/>
                <w:kern w:val="0"/>
                <w:szCs w:val="21"/>
                <w:lang w:bidi="ar"/>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E4C033A">
            <w:pPr>
              <w:widowControl/>
              <w:jc w:val="left"/>
              <w:textAlignment w:val="top"/>
              <w:rPr>
                <w:szCs w:val="21"/>
              </w:rPr>
            </w:pPr>
            <w:r>
              <w:rPr>
                <w:rFonts w:hint="eastAsia"/>
              </w:rPr>
              <w:t>分项报价或投标总价</w:t>
            </w:r>
            <w:r>
              <w:rPr>
                <w:rFonts w:hint="eastAsia"/>
                <w:lang w:val="en-US" w:eastAsia="zh-CN"/>
              </w:rPr>
              <w:t>不得</w:t>
            </w:r>
            <w:r>
              <w:rPr>
                <w:rFonts w:hint="eastAsia"/>
              </w:rPr>
              <w:t>高于</w:t>
            </w:r>
            <w:bookmarkStart w:id="1" w:name="_Hlk71832186"/>
            <w:r>
              <w:rPr>
                <w:rFonts w:hint="eastAsia"/>
              </w:rPr>
              <w:t>相应预算金额（或设定的预算金额下的最高限价）</w:t>
            </w:r>
            <w:bookmarkEnd w:id="1"/>
            <w:r>
              <w:rPr>
                <w:rFonts w:hint="eastAsia"/>
              </w:rPr>
              <w:t>；</w:t>
            </w:r>
          </w:p>
        </w:tc>
      </w:tr>
      <w:tr w14:paraId="48FF16A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527ED1E">
            <w:pPr>
              <w:widowControl/>
              <w:jc w:val="center"/>
              <w:textAlignment w:val="top"/>
              <w:rPr>
                <w:szCs w:val="21"/>
              </w:rPr>
            </w:pPr>
            <w:r>
              <w:rPr>
                <w:rFonts w:ascii="宋体" w:hAnsi="宋体" w:cs="宋体"/>
                <w:kern w:val="0"/>
                <w:szCs w:val="21"/>
                <w:lang w:bidi="ar"/>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729BA9AD">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14:paraId="1029BAE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15E4417">
            <w:pPr>
              <w:widowControl/>
              <w:jc w:val="center"/>
              <w:textAlignment w:val="top"/>
              <w:rPr>
                <w:szCs w:val="21"/>
              </w:rPr>
            </w:pPr>
            <w:r>
              <w:rPr>
                <w:rFonts w:ascii="宋体" w:hAnsi="宋体" w:cs="宋体"/>
                <w:kern w:val="0"/>
                <w:szCs w:val="21"/>
                <w:lang w:bidi="ar"/>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82BE2B2">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lang w:eastAsia="zh-CN"/>
              </w:rPr>
              <w:t>；</w:t>
            </w:r>
            <w:r>
              <w:rPr>
                <w:rFonts w:hint="eastAsia"/>
                <w:lang w:val="en-US" w:eastAsia="zh-CN"/>
              </w:rPr>
              <w:t>若招标文件未设置实质性条款，不得据此做投标无效处理</w:t>
            </w:r>
            <w:r>
              <w:rPr>
                <w:rFonts w:hint="eastAsia"/>
              </w:rPr>
              <w:t>）；</w:t>
            </w:r>
          </w:p>
        </w:tc>
      </w:tr>
      <w:tr w14:paraId="4EB8CBF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E10E171">
            <w:pPr>
              <w:widowControl/>
              <w:jc w:val="center"/>
              <w:textAlignment w:val="top"/>
              <w:rPr>
                <w:szCs w:val="21"/>
              </w:rPr>
            </w:pPr>
            <w:r>
              <w:rPr>
                <w:rFonts w:ascii="宋体" w:hAnsi="宋体" w:cs="宋体"/>
                <w:kern w:val="0"/>
                <w:szCs w:val="21"/>
                <w:lang w:bidi="ar"/>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FA63B9E">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14:paraId="29E05C8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B04C67E">
            <w:pPr>
              <w:widowControl/>
              <w:jc w:val="center"/>
              <w:textAlignment w:val="top"/>
              <w:rPr>
                <w:rFonts w:hint="eastAsia"/>
              </w:rPr>
            </w:pPr>
            <w:r>
              <w:rPr>
                <w:rFonts w:hint="eastAsia"/>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18CDE2AC">
            <w:pPr>
              <w:widowControl/>
              <w:jc w:val="left"/>
              <w:textAlignment w:val="top"/>
              <w:rPr>
                <w:rFonts w:hint="eastAsia"/>
              </w:rPr>
            </w:pPr>
            <w:r>
              <w:rPr>
                <w:rFonts w:hint="eastAsia"/>
                <w:lang w:val="en-US" w:eastAsia="zh-CN"/>
              </w:rPr>
              <w:t>采购标的/所投产品/货物清单/报价等任意一类有缺漏项或响应不全，</w:t>
            </w:r>
            <w:r>
              <w:rPr>
                <w:rFonts w:hint="eastAsia"/>
              </w:rPr>
              <w:t>或者对招标文件规定的项目需求内容或者需求数量进行修改，评审委员会判定投标响应不满足采购需求；</w:t>
            </w:r>
          </w:p>
        </w:tc>
      </w:tr>
      <w:tr w14:paraId="6DAD03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71008EF">
            <w:pPr>
              <w:widowControl/>
              <w:jc w:val="center"/>
              <w:textAlignment w:val="top"/>
              <w:rPr>
                <w:szCs w:val="21"/>
              </w:rPr>
            </w:pPr>
            <w:r>
              <w:rPr>
                <w:rFonts w:ascii="宋体" w:hAnsi="宋体" w:cs="宋体"/>
                <w:kern w:val="0"/>
                <w:szCs w:val="21"/>
                <w:lang w:bidi="ar"/>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8610A01">
            <w:pPr>
              <w:widowControl/>
              <w:jc w:val="left"/>
              <w:textAlignment w:val="top"/>
              <w:rPr>
                <w:szCs w:val="21"/>
              </w:rPr>
            </w:pPr>
            <w:r>
              <w:rPr>
                <w:rFonts w:hint="eastAsia"/>
              </w:rPr>
              <w:t>投标文件存在列放位置错误，导致属于信息公开情形的没有被公开；</w:t>
            </w:r>
          </w:p>
        </w:tc>
      </w:tr>
      <w:tr w14:paraId="4A2153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391677">
            <w:pPr>
              <w:widowControl/>
              <w:jc w:val="center"/>
              <w:textAlignment w:val="top"/>
              <w:rPr>
                <w:szCs w:val="21"/>
              </w:rPr>
            </w:pPr>
            <w:r>
              <w:rPr>
                <w:rFonts w:ascii="宋体" w:hAnsi="宋体" w:cs="宋体"/>
                <w:kern w:val="0"/>
                <w:szCs w:val="21"/>
                <w:lang w:bidi="ar"/>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DF560FB">
            <w:pPr>
              <w:widowControl/>
              <w:jc w:val="left"/>
              <w:textAlignment w:val="top"/>
              <w:rPr>
                <w:szCs w:val="21"/>
              </w:rPr>
            </w:pPr>
            <w:r>
              <w:rPr>
                <w:rFonts w:hint="eastAsia"/>
              </w:rPr>
              <w:t>投标文件电子文档</w:t>
            </w:r>
            <w:r>
              <w:rPr>
                <w:rFonts w:hint="eastAsia"/>
                <w:lang w:val="en-US" w:eastAsia="zh-CN"/>
              </w:rPr>
              <w:t>不得</w:t>
            </w:r>
            <w:r>
              <w:rPr>
                <w:rFonts w:hint="eastAsia"/>
              </w:rPr>
              <w:t>带病毒；</w:t>
            </w:r>
          </w:p>
        </w:tc>
      </w:tr>
      <w:tr w14:paraId="6A9FD5D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614DF8">
            <w:pPr>
              <w:widowControl/>
              <w:jc w:val="center"/>
              <w:textAlignment w:val="top"/>
              <w:rPr>
                <w:szCs w:val="21"/>
              </w:rPr>
            </w:pPr>
            <w:r>
              <w:rPr>
                <w:rFonts w:ascii="宋体" w:hAnsi="宋体" w:cs="宋体"/>
                <w:kern w:val="0"/>
                <w:szCs w:val="21"/>
                <w:lang w:bidi="ar"/>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A6C319F">
            <w:pPr>
              <w:widowControl/>
              <w:jc w:val="left"/>
              <w:textAlignment w:val="top"/>
              <w:rPr>
                <w:szCs w:val="21"/>
              </w:rPr>
            </w:pPr>
            <w:r>
              <w:rPr>
                <w:rFonts w:hint="eastAsia"/>
              </w:rPr>
              <w:t>投标文件用不属于本公司的电子密钥或电子营业执照进行加密的；</w:t>
            </w:r>
          </w:p>
        </w:tc>
      </w:tr>
      <w:tr w14:paraId="4DEA17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8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735C3BF">
            <w:pPr>
              <w:widowControl/>
              <w:jc w:val="center"/>
              <w:textAlignment w:val="top"/>
              <w:rPr>
                <w:rFonts w:hint="eastAsia" w:ascii="宋体" w:hAnsi="宋体" w:eastAsia="宋体" w:cs="宋体"/>
                <w:szCs w:val="24"/>
                <w:lang w:val="en-US" w:eastAsia="zh-CN"/>
              </w:rPr>
            </w:pPr>
            <w:r>
              <w:rPr>
                <w:rFonts w:hint="eastAsia" w:ascii="宋体" w:hAnsi="宋体" w:eastAsia="宋体" w:cs="宋体"/>
                <w:szCs w:val="24"/>
                <w:lang w:val="en-US" w:eastAsia="zh-CN"/>
              </w:rPr>
              <w:t>11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91708CF">
            <w:pPr>
              <w:widowControl/>
              <w:jc w:val="left"/>
              <w:textAlignment w:val="top"/>
              <w:rPr>
                <w:rFonts w:hint="eastAsia" w:eastAsia="宋体"/>
                <w:szCs w:val="24"/>
                <w:lang w:eastAsia="zh-CN"/>
              </w:rPr>
            </w:pPr>
            <w:r>
              <w:rPr>
                <w:rFonts w:hint="eastAsia" w:ascii="Times New Roman" w:hAnsi="Times New Roman" w:eastAsia="宋体" w:cs="Times New Roman"/>
                <w:sz w:val="21"/>
                <w:szCs w:val="24"/>
              </w:rPr>
              <w:t>不同投标供应商投标文件“文件制作机器码”一致</w:t>
            </w:r>
            <w:r>
              <w:rPr>
                <w:rFonts w:hint="eastAsia" w:ascii="Times New Roman" w:hAnsi="Times New Roman" w:eastAsia="宋体" w:cs="Times New Roman"/>
                <w:sz w:val="21"/>
                <w:szCs w:val="24"/>
                <w:lang w:eastAsia="zh-CN"/>
              </w:rPr>
              <w:t>；</w:t>
            </w:r>
          </w:p>
        </w:tc>
      </w:tr>
      <w:tr w14:paraId="4FE9668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BA61DD4">
            <w:pPr>
              <w:widowControl/>
              <w:jc w:val="center"/>
              <w:textAlignment w:val="top"/>
              <w:rPr>
                <w:rFonts w:hint="eastAsia" w:ascii="宋体" w:hAnsi="宋体" w:eastAsia="宋体" w:cs="宋体"/>
                <w:szCs w:val="24"/>
                <w:lang w:val="en-US" w:eastAsia="zh-CN"/>
              </w:rPr>
            </w:pPr>
            <w:r>
              <w:rPr>
                <w:rFonts w:hint="eastAsia" w:ascii="宋体" w:hAnsi="宋体" w:eastAsia="宋体" w:cs="宋体"/>
                <w:szCs w:val="24"/>
                <w:lang w:val="en-US" w:eastAsia="zh-CN"/>
              </w:rPr>
              <w:t>12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5D07B6B">
            <w:pPr>
              <w:widowControl/>
              <w:jc w:val="left"/>
              <w:textAlignment w:val="top"/>
              <w:rPr>
                <w:rFonts w:hint="eastAsia" w:eastAsia="宋体"/>
                <w:szCs w:val="24"/>
                <w:lang w:eastAsia="zh-CN"/>
              </w:rPr>
            </w:pPr>
            <w:r>
              <w:rPr>
                <w:rFonts w:hint="eastAsia" w:ascii="Times New Roman" w:hAnsi="Times New Roman" w:eastAsia="宋体" w:cs="Times New Roman"/>
                <w:sz w:val="21"/>
                <w:szCs w:val="24"/>
              </w:rPr>
              <w:t>不同投标供应商投标文件“文件创建标识码”一致</w:t>
            </w:r>
            <w:r>
              <w:rPr>
                <w:rFonts w:hint="eastAsia" w:ascii="Times New Roman" w:hAnsi="Times New Roman" w:eastAsia="宋体" w:cs="Times New Roman"/>
                <w:sz w:val="21"/>
                <w:szCs w:val="24"/>
                <w:lang w:eastAsia="zh-CN"/>
              </w:rPr>
              <w:t>；</w:t>
            </w:r>
          </w:p>
        </w:tc>
      </w:tr>
      <w:tr w14:paraId="3263604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978206F">
            <w:pPr>
              <w:widowControl/>
              <w:jc w:val="center"/>
              <w:textAlignment w:val="top"/>
              <w:rPr>
                <w:rFonts w:hint="default" w:eastAsia="宋体"/>
                <w:szCs w:val="21"/>
                <w:lang w:val="en-US" w:eastAsia="zh-CN"/>
              </w:rPr>
            </w:pPr>
            <w:r>
              <w:rPr>
                <w:rFonts w:hint="eastAsia" w:ascii="宋体" w:hAnsi="宋体" w:cs="宋体"/>
                <w:kern w:val="0"/>
                <w:szCs w:val="21"/>
                <w:lang w:val="en-US" w:eastAsia="zh-CN" w:bidi="ar"/>
              </w:rPr>
              <w:t>13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9CD6742">
            <w:pPr>
              <w:widowControl/>
              <w:jc w:val="left"/>
              <w:textAlignment w:val="top"/>
              <w:rPr>
                <w:szCs w:val="21"/>
              </w:rPr>
            </w:pPr>
            <w:r>
              <w:rPr>
                <w:rFonts w:hint="eastAsia"/>
              </w:rPr>
              <w:t>法律、法规、规章、规范性文件规定的其他情形。</w:t>
            </w:r>
          </w:p>
        </w:tc>
      </w:tr>
    </w:tbl>
    <w:p w14:paraId="0D1FE8BD">
      <w:pPr>
        <w:pStyle w:val="38"/>
        <w:widowControl/>
        <w:jc w:val="center"/>
        <w:outlineLvl w:val="1"/>
        <w:rPr>
          <w:rFonts w:hint="eastAsia" w:ascii="黑体" w:hAnsi="宋体" w:eastAsia="黑体" w:cs="黑体"/>
          <w:sz w:val="40"/>
          <w:szCs w:val="40"/>
        </w:rPr>
        <w:sectPr>
          <w:pgSz w:w="11907" w:h="16840"/>
          <w:pgMar w:top="1440" w:right="1418" w:bottom="1440" w:left="1418" w:header="851" w:footer="992" w:gutter="0"/>
          <w:pgBorders>
            <w:top w:val="none" w:sz="0" w:space="0"/>
            <w:left w:val="none" w:sz="0" w:space="0"/>
            <w:bottom w:val="none" w:sz="0" w:space="0"/>
            <w:right w:val="none" w:sz="0" w:space="0"/>
          </w:pgBorders>
          <w:cols w:space="425" w:num="1"/>
          <w:titlePg/>
          <w:docGrid w:linePitch="462" w:charSpace="0"/>
        </w:sectPr>
      </w:pPr>
    </w:p>
    <w:p w14:paraId="61DE31C0">
      <w:pPr>
        <w:pStyle w:val="38"/>
        <w:widowControl/>
        <w:jc w:val="center"/>
        <w:outlineLvl w:val="1"/>
        <w:rPr>
          <w:rFonts w:ascii="黑体" w:hAnsi="宋体" w:eastAsia="黑体" w:cs="黑体"/>
          <w:sz w:val="40"/>
          <w:szCs w:val="40"/>
        </w:rPr>
      </w:pPr>
      <w:r>
        <w:rPr>
          <w:rFonts w:hint="eastAsia" w:ascii="黑体" w:hAnsi="宋体" w:eastAsia="黑体" w:cs="黑体"/>
          <w:sz w:val="40"/>
          <w:szCs w:val="40"/>
        </w:rPr>
        <w:t>评标信息</w:t>
      </w:r>
    </w:p>
    <w:tbl>
      <w:tblPr>
        <w:tblStyle w:val="43"/>
        <w:tblW w:w="9204"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45" w:type="dxa"/>
          <w:left w:w="45" w:type="dxa"/>
          <w:bottom w:w="45" w:type="dxa"/>
          <w:right w:w="45" w:type="dxa"/>
        </w:tblCellMar>
      </w:tblPr>
      <w:tblGrid>
        <w:gridCol w:w="126"/>
        <w:gridCol w:w="291"/>
        <w:gridCol w:w="416"/>
        <w:gridCol w:w="1814"/>
        <w:gridCol w:w="720"/>
        <w:gridCol w:w="755"/>
        <w:gridCol w:w="4328"/>
        <w:gridCol w:w="754"/>
      </w:tblGrid>
      <w:tr w14:paraId="3C6182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gridBefore w:val="1"/>
          <w:wBefore w:w="126" w:type="dxa"/>
          <w:tblCellSpacing w:w="0" w:type="dxa"/>
          <w:jc w:val="center"/>
        </w:trPr>
        <w:tc>
          <w:tcPr>
            <w:tcW w:w="9078" w:type="dxa"/>
            <w:gridSpan w:val="7"/>
            <w:shd w:val="clear" w:color="auto" w:fill="auto"/>
            <w:vAlign w:val="center"/>
          </w:tcPr>
          <w:p w14:paraId="03E732F3">
            <w:pPr>
              <w:jc w:val="left"/>
              <w:rPr>
                <w:rFonts w:ascii="宋体"/>
                <w:b/>
                <w:bCs/>
                <w:sz w:val="24"/>
              </w:rPr>
            </w:pPr>
            <w:r>
              <w:rPr>
                <w:b/>
                <w:bCs/>
              </w:rPr>
              <w:t>评标方法：</w:t>
            </w:r>
            <w:r>
              <w:rPr>
                <w:b/>
                <w:bCs/>
                <w:strike w:val="0"/>
                <w:dstrike w:val="0"/>
              </w:rPr>
              <w:t>综合评分法</w:t>
            </w:r>
          </w:p>
        </w:tc>
      </w:tr>
      <w:tr w14:paraId="071A82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gridBefore w:val="1"/>
          <w:wBefore w:w="126" w:type="dxa"/>
          <w:tblCellSpacing w:w="0" w:type="dxa"/>
          <w:jc w:val="center"/>
        </w:trPr>
        <w:tc>
          <w:tcPr>
            <w:tcW w:w="9078" w:type="dxa"/>
            <w:gridSpan w:val="7"/>
            <w:shd w:val="clear" w:color="auto" w:fill="auto"/>
            <w:vAlign w:val="center"/>
          </w:tcPr>
          <w:p w14:paraId="0B603055">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hint="eastAsia" w:eastAsia="宋体"/>
                <w:szCs w:val="21"/>
                <w:lang w:eastAsia="zh-CN"/>
              </w:rPr>
            </w:pPr>
            <w:r>
              <w:rPr>
                <w:szCs w:val="21"/>
              </w:rPr>
              <w:t>综合评分法，</w:t>
            </w:r>
            <w:r>
              <w:rPr>
                <w:rFonts w:hint="eastAsia"/>
                <w:szCs w:val="21"/>
              </w:rPr>
              <w:t>是指投标文件满足招标文件全部实质性要求，且按照评审因素的量化指标评审得分</w:t>
            </w:r>
            <w:r>
              <w:rPr>
                <w:rFonts w:hint="eastAsia"/>
                <w:szCs w:val="21"/>
                <w:lang w:val="en-US" w:eastAsia="zh-CN"/>
              </w:rPr>
              <w:t>排名前列</w:t>
            </w:r>
            <w:r>
              <w:rPr>
                <w:szCs w:val="21"/>
              </w:rPr>
              <w:t>的投标人为中标候选人的评标方法。</w:t>
            </w:r>
            <w:r>
              <w:rPr>
                <w:rFonts w:hint="eastAsia" w:eastAsia="宋体"/>
                <w:szCs w:val="21"/>
                <w:lang w:eastAsia="zh-CN"/>
              </w:rPr>
              <w:t>（</w:t>
            </w:r>
            <w:r>
              <w:rPr>
                <w:rFonts w:hint="eastAsia" w:ascii="Times New Roman" w:eastAsia="宋体"/>
                <w:szCs w:val="21"/>
                <w:lang w:val="en-US" w:eastAsia="zh-CN"/>
              </w:rPr>
              <w:t>适用于中标候选人为</w:t>
            </w:r>
            <w:r>
              <w:rPr>
                <w:rFonts w:hint="eastAsia"/>
                <w:szCs w:val="21"/>
                <w:lang w:val="en-US" w:eastAsia="zh-CN"/>
              </w:rPr>
              <w:t>2家或以上</w:t>
            </w:r>
            <w:r>
              <w:rPr>
                <w:rFonts w:hint="eastAsia" w:ascii="Times New Roman" w:eastAsia="宋体"/>
                <w:szCs w:val="21"/>
                <w:lang w:val="en-US" w:eastAsia="zh-CN"/>
              </w:rPr>
              <w:t>的情形</w:t>
            </w:r>
            <w:r>
              <w:rPr>
                <w:rFonts w:hint="eastAsia" w:eastAsia="宋体"/>
                <w:szCs w:val="21"/>
                <w:lang w:eastAsia="zh-CN"/>
              </w:rPr>
              <w:t>）</w:t>
            </w:r>
          </w:p>
          <w:p w14:paraId="252D7AA3">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pPr>
          </w:p>
          <w:p w14:paraId="30EF059B">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Cs w:val="21"/>
              </w:rPr>
            </w:pPr>
            <w:r>
              <w:rPr>
                <w:szCs w:val="21"/>
              </w:rPr>
              <w:t>价格分计算方法：</w:t>
            </w:r>
          </w:p>
          <w:p w14:paraId="05B404CC">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eastAsia="宋体"/>
                <w:kern w:val="2"/>
                <w:sz w:val="21"/>
                <w:szCs w:val="21"/>
                <w:lang w:eastAsia="zh-CN"/>
              </w:rPr>
            </w:pPr>
            <w:r>
              <w:rPr>
                <w:kern w:val="2"/>
                <w:sz w:val="21"/>
                <w:szCs w:val="21"/>
              </w:rPr>
              <w:t xml:space="preserve">采用低价优先法计算，即满足招标文件要求且投标价格最低的投标报价为评标基准价，其价格分为满分。其他投标人的价格分统一按照下列公式计算： </w:t>
            </w:r>
          </w:p>
          <w:p w14:paraId="5E660473">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eastAsia="宋体"/>
                <w:kern w:val="2"/>
                <w:sz w:val="21"/>
                <w:szCs w:val="21"/>
                <w:lang w:eastAsia="zh-CN"/>
              </w:rPr>
            </w:pPr>
            <w:r>
              <w:rPr>
                <w:kern w:val="2"/>
                <w:sz w:val="21"/>
                <w:szCs w:val="21"/>
              </w:rPr>
              <w:t xml:space="preserve">投标报价得分=(评标基准价／投标报价)×100 </w:t>
            </w:r>
          </w:p>
          <w:p w14:paraId="37A6A391">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eastAsia="宋体"/>
                <w:kern w:val="2"/>
                <w:sz w:val="21"/>
                <w:szCs w:val="21"/>
                <w:lang w:eastAsia="zh-CN"/>
              </w:rPr>
            </w:pPr>
            <w:r>
              <w:rPr>
                <w:kern w:val="2"/>
                <w:sz w:val="21"/>
                <w:szCs w:val="21"/>
              </w:rPr>
              <w:t xml:space="preserve">评标总得分＝F1×A1＋F2×A2＋……＋Fn×An </w:t>
            </w:r>
          </w:p>
          <w:p w14:paraId="562A9E2A">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eastAsia="宋体"/>
                <w:kern w:val="2"/>
                <w:sz w:val="21"/>
                <w:szCs w:val="21"/>
                <w:lang w:eastAsia="zh-CN"/>
              </w:rPr>
            </w:pPr>
            <w:r>
              <w:rPr>
                <w:kern w:val="2"/>
                <w:sz w:val="21"/>
                <w:szCs w:val="21"/>
              </w:rPr>
              <w:t xml:space="preserve">F1、F2……Fn分别为各项评审因素的得分； </w:t>
            </w:r>
          </w:p>
          <w:p w14:paraId="10BE67FB">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eastAsia="宋体"/>
                <w:kern w:val="2"/>
                <w:sz w:val="21"/>
                <w:szCs w:val="21"/>
                <w:lang w:eastAsia="zh-CN"/>
              </w:rPr>
            </w:pPr>
            <w:r>
              <w:rPr>
                <w:kern w:val="2"/>
                <w:sz w:val="21"/>
                <w:szCs w:val="21"/>
              </w:rPr>
              <w:t xml:space="preserve">A1、A2、……An 分别为各项评审因素所占的权重(A1＋A2＋……＋An＝1)。 </w:t>
            </w:r>
          </w:p>
          <w:p w14:paraId="1B6D9861">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kern w:val="2"/>
                <w:sz w:val="21"/>
                <w:szCs w:val="21"/>
              </w:rPr>
            </w:pPr>
            <w:r>
              <w:rPr>
                <w:kern w:val="2"/>
                <w:sz w:val="21"/>
                <w:szCs w:val="21"/>
              </w:rPr>
              <w:t>评标过程中，不得去掉报价中的最高报价和最低报价。</w:t>
            </w:r>
          </w:p>
          <w:p w14:paraId="4DAEFF2F">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kern w:val="2"/>
                <w:sz w:val="21"/>
                <w:szCs w:val="21"/>
              </w:rPr>
            </w:pPr>
            <w:r>
              <w:rPr>
                <w:rFonts w:hint="eastAsia"/>
                <w:kern w:val="2"/>
                <w:sz w:val="21"/>
                <w:szCs w:val="21"/>
              </w:rPr>
              <w:t>因落实政府采购政策进行价格调整的，以调整后的价格计算评标基准价和投标报价。</w:t>
            </w:r>
          </w:p>
          <w:p w14:paraId="78602962">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pPr>
          </w:p>
          <w:p w14:paraId="515F8740">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pPr>
            <w:r>
              <w:rPr>
                <w:rFonts w:hint="eastAsia"/>
                <w:b/>
                <w:bCs/>
                <w:highlight w:val="none"/>
              </w:rPr>
              <w:t>注：投标人的“投标技术响应”“技术要求偏离表</w:t>
            </w:r>
            <w:r>
              <w:rPr>
                <w:rFonts w:hint="eastAsia" w:ascii="Times New Roman" w:eastAsia="宋体"/>
                <w:b/>
                <w:bCs/>
                <w:highlight w:val="none"/>
                <w:lang w:val="en-US" w:eastAsia="zh-CN"/>
              </w:rPr>
              <w:t>中</w:t>
            </w:r>
            <w:r>
              <w:rPr>
                <w:rFonts w:hint="eastAsia"/>
                <w:b/>
                <w:bCs/>
                <w:highlight w:val="none"/>
              </w:rPr>
              <w:t>偏离情况”等必须与客观实际保持一致，响应不实且情节严重的，经查实，将依法记入供应商诚信档案或受到行政处罚。</w:t>
            </w:r>
          </w:p>
          <w:p w14:paraId="1C39249C">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pPr>
          </w:p>
        </w:tc>
      </w:tr>
      <w:tr w14:paraId="3070C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Align w:val="center"/>
          </w:tcPr>
          <w:p w14:paraId="2C549ED2">
            <w:pPr>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序号</w:t>
            </w:r>
          </w:p>
        </w:tc>
        <w:tc>
          <w:tcPr>
            <w:tcW w:w="3705" w:type="dxa"/>
            <w:gridSpan w:val="4"/>
            <w:vAlign w:val="center"/>
          </w:tcPr>
          <w:p w14:paraId="09DBA0C9">
            <w:pPr>
              <w:spacing w:line="240" w:lineRule="exact"/>
              <w:jc w:val="center"/>
              <w:rPr>
                <w:rFonts w:ascii="宋体" w:hAnsi="宋体" w:eastAsia="宋体" w:cs="Times New Roman"/>
                <w:b/>
                <w:bCs/>
                <w:sz w:val="20"/>
                <w:szCs w:val="20"/>
                <w:highlight w:val="none"/>
              </w:rPr>
            </w:pPr>
            <w:commentRangeStart w:id="0"/>
            <w:r>
              <w:rPr>
                <w:rFonts w:hint="eastAsia" w:ascii="宋体" w:hAnsi="宋体" w:eastAsia="宋体" w:cs="Times New Roman"/>
                <w:b/>
                <w:bCs/>
                <w:sz w:val="20"/>
                <w:szCs w:val="20"/>
                <w:highlight w:val="none"/>
              </w:rPr>
              <w:t>评分项</w:t>
            </w:r>
            <w:commentRangeEnd w:id="0"/>
            <w:r>
              <w:rPr>
                <w:rFonts w:ascii="Times New Roman" w:hAnsi="Times New Roman" w:eastAsia="宋体" w:cs="Times New Roman"/>
                <w:b/>
                <w:bCs/>
                <w:sz w:val="20"/>
                <w:szCs w:val="22"/>
                <w:highlight w:val="none"/>
              </w:rPr>
              <w:commentReference w:id="0"/>
            </w:r>
          </w:p>
        </w:tc>
        <w:tc>
          <w:tcPr>
            <w:tcW w:w="4328" w:type="dxa"/>
            <w:vAlign w:val="center"/>
          </w:tcPr>
          <w:p w14:paraId="68EB6CB6">
            <w:pPr>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权重</w:t>
            </w:r>
          </w:p>
        </w:tc>
      </w:tr>
      <w:tr w14:paraId="7DCF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Align w:val="center"/>
          </w:tcPr>
          <w:p w14:paraId="3B39703F">
            <w:pPr>
              <w:spacing w:line="240" w:lineRule="exact"/>
              <w:jc w:val="center"/>
              <w:rPr>
                <w:rFonts w:ascii="宋体" w:hAnsi="宋体" w:eastAsia="宋体" w:cs="Times New Roman"/>
                <w:b/>
                <w:bCs/>
                <w:sz w:val="20"/>
                <w:szCs w:val="20"/>
                <w:highlight w:val="none"/>
              </w:rPr>
            </w:pPr>
            <w:r>
              <w:rPr>
                <w:rFonts w:ascii="宋体" w:hAnsi="宋体" w:eastAsia="宋体" w:cs="Times New Roman"/>
                <w:b/>
                <w:bCs/>
                <w:sz w:val="20"/>
                <w:szCs w:val="20"/>
                <w:highlight w:val="none"/>
              </w:rPr>
              <w:t>1</w:t>
            </w:r>
          </w:p>
        </w:tc>
        <w:tc>
          <w:tcPr>
            <w:tcW w:w="3705" w:type="dxa"/>
            <w:gridSpan w:val="4"/>
            <w:vAlign w:val="center"/>
          </w:tcPr>
          <w:p w14:paraId="61E5A11D">
            <w:pPr>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价格</w:t>
            </w:r>
          </w:p>
        </w:tc>
        <w:tc>
          <w:tcPr>
            <w:tcW w:w="4328" w:type="dxa"/>
            <w:vAlign w:val="center"/>
          </w:tcPr>
          <w:p w14:paraId="2AA36811">
            <w:pPr>
              <w:spacing w:line="240" w:lineRule="exact"/>
              <w:jc w:val="center"/>
              <w:rPr>
                <w:rFonts w:hint="default" w:ascii="宋体" w:hAnsi="宋体" w:eastAsia="宋体" w:cs="Times New Roman"/>
                <w:b/>
                <w:bCs/>
                <w:sz w:val="20"/>
                <w:szCs w:val="20"/>
                <w:highlight w:val="none"/>
                <w:lang w:val="en-US" w:eastAsia="zh-CN"/>
              </w:rPr>
            </w:pPr>
            <w:del w:id="0" w:author="李瑞蒙" w:date="2025-05-14T10:52:31Z">
              <w:r>
                <w:rPr>
                  <w:rFonts w:hint="default" w:ascii="宋体" w:hAnsi="宋体" w:eastAsia="宋体" w:cs="Times New Roman"/>
                  <w:b/>
                  <w:bCs/>
                  <w:sz w:val="20"/>
                  <w:szCs w:val="20"/>
                  <w:highlight w:val="none"/>
                  <w:lang w:val="en-US"/>
                </w:rPr>
                <w:delText>≥30</w:delText>
              </w:r>
            </w:del>
            <w:ins w:id="1" w:author="李瑞蒙" w:date="2025-05-14T10:52:31Z">
              <w:r>
                <w:rPr>
                  <w:rFonts w:hint="eastAsia" w:ascii="宋体" w:hAnsi="宋体" w:cs="Times New Roman"/>
                  <w:b/>
                  <w:bCs/>
                  <w:sz w:val="20"/>
                  <w:szCs w:val="20"/>
                  <w:highlight w:val="none"/>
                  <w:lang w:val="en-US" w:eastAsia="zh-CN"/>
                </w:rPr>
                <w:t>30</w:t>
              </w:r>
            </w:ins>
          </w:p>
        </w:tc>
      </w:tr>
      <w:tr w14:paraId="2EF5C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Align w:val="center"/>
          </w:tcPr>
          <w:p w14:paraId="6AE84973">
            <w:pPr>
              <w:spacing w:line="240" w:lineRule="exact"/>
              <w:jc w:val="center"/>
              <w:rPr>
                <w:rFonts w:ascii="宋体" w:hAnsi="宋体" w:eastAsia="宋体" w:cs="Times New Roman"/>
                <w:b/>
                <w:bCs/>
                <w:sz w:val="20"/>
                <w:szCs w:val="20"/>
                <w:highlight w:val="none"/>
              </w:rPr>
            </w:pPr>
            <w:r>
              <w:rPr>
                <w:rFonts w:ascii="宋体" w:hAnsi="宋体" w:eastAsia="宋体" w:cs="Times New Roman"/>
                <w:b/>
                <w:bCs/>
                <w:sz w:val="20"/>
                <w:szCs w:val="20"/>
                <w:highlight w:val="none"/>
              </w:rPr>
              <w:t>2</w:t>
            </w:r>
          </w:p>
        </w:tc>
        <w:tc>
          <w:tcPr>
            <w:tcW w:w="3705" w:type="dxa"/>
            <w:gridSpan w:val="4"/>
            <w:vAlign w:val="center"/>
          </w:tcPr>
          <w:p w14:paraId="4B2AA577">
            <w:pPr>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技术部分</w:t>
            </w:r>
          </w:p>
        </w:tc>
        <w:tc>
          <w:tcPr>
            <w:tcW w:w="4328" w:type="dxa"/>
            <w:vAlign w:val="center"/>
          </w:tcPr>
          <w:p w14:paraId="29023F3E">
            <w:pPr>
              <w:spacing w:line="240" w:lineRule="exact"/>
              <w:jc w:val="center"/>
              <w:rPr>
                <w:rFonts w:hint="default" w:ascii="宋体" w:hAnsi="宋体" w:eastAsia="宋体" w:cs="Times New Roman"/>
                <w:b/>
                <w:bCs/>
                <w:sz w:val="20"/>
                <w:szCs w:val="20"/>
                <w:highlight w:val="none"/>
                <w:lang w:val="en-US" w:eastAsia="zh-CN"/>
              </w:rPr>
            </w:pPr>
            <w:del w:id="2" w:author="李瑞蒙" w:date="2025-05-14T10:52:29Z">
              <w:r>
                <w:rPr>
                  <w:rFonts w:hint="default" w:ascii="宋体" w:hAnsi="宋体" w:eastAsia="宋体" w:cs="Times New Roman"/>
                  <w:b/>
                  <w:bCs/>
                  <w:sz w:val="20"/>
                  <w:szCs w:val="20"/>
                  <w:highlight w:val="none"/>
                  <w:lang w:val="en-US"/>
                </w:rPr>
                <w:delText>≤54</w:delText>
              </w:r>
            </w:del>
            <w:ins w:id="3" w:author="李瑞蒙" w:date="2025-05-14T10:52:29Z">
              <w:r>
                <w:rPr>
                  <w:rFonts w:hint="eastAsia" w:ascii="宋体" w:hAnsi="宋体" w:cs="Times New Roman"/>
                  <w:b/>
                  <w:bCs/>
                  <w:sz w:val="20"/>
                  <w:szCs w:val="20"/>
                  <w:highlight w:val="none"/>
                  <w:lang w:val="en-US" w:eastAsia="zh-CN"/>
                </w:rPr>
                <w:t>5</w:t>
              </w:r>
            </w:ins>
            <w:ins w:id="4" w:author="李瑞蒙" w:date="2025-05-14T10:52:30Z">
              <w:r>
                <w:rPr>
                  <w:rFonts w:hint="eastAsia" w:ascii="宋体" w:hAnsi="宋体" w:cs="Times New Roman"/>
                  <w:b/>
                  <w:bCs/>
                  <w:sz w:val="20"/>
                  <w:szCs w:val="20"/>
                  <w:highlight w:val="none"/>
                  <w:lang w:val="en-US" w:eastAsia="zh-CN"/>
                </w:rPr>
                <w:t>1</w:t>
              </w:r>
            </w:ins>
          </w:p>
        </w:tc>
      </w:tr>
      <w:tr w14:paraId="0B72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restart"/>
            <w:vAlign w:val="center"/>
          </w:tcPr>
          <w:p w14:paraId="5C9463B2">
            <w:pPr>
              <w:spacing w:line="240" w:lineRule="exact"/>
              <w:jc w:val="center"/>
              <w:rPr>
                <w:rFonts w:ascii="宋体" w:hAnsi="宋体" w:eastAsia="宋体" w:cs="Times New Roman"/>
                <w:sz w:val="20"/>
                <w:szCs w:val="20"/>
                <w:highlight w:val="none"/>
              </w:rPr>
            </w:pPr>
          </w:p>
        </w:tc>
        <w:tc>
          <w:tcPr>
            <w:tcW w:w="416" w:type="dxa"/>
            <w:vAlign w:val="center"/>
          </w:tcPr>
          <w:p w14:paraId="233CAB77">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序号</w:t>
            </w:r>
          </w:p>
        </w:tc>
        <w:tc>
          <w:tcPr>
            <w:tcW w:w="1814" w:type="dxa"/>
            <w:vAlign w:val="center"/>
          </w:tcPr>
          <w:p w14:paraId="26E155EC">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评审因素</w:t>
            </w:r>
          </w:p>
        </w:tc>
        <w:tc>
          <w:tcPr>
            <w:tcW w:w="720" w:type="dxa"/>
            <w:vAlign w:val="center"/>
          </w:tcPr>
          <w:p w14:paraId="4F7761D8">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权重</w:t>
            </w:r>
          </w:p>
        </w:tc>
        <w:tc>
          <w:tcPr>
            <w:tcW w:w="755" w:type="dxa"/>
            <w:vAlign w:val="center"/>
          </w:tcPr>
          <w:p w14:paraId="2F592778">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评分方式</w:t>
            </w:r>
          </w:p>
        </w:tc>
        <w:tc>
          <w:tcPr>
            <w:tcW w:w="4328" w:type="dxa"/>
            <w:vAlign w:val="center"/>
          </w:tcPr>
          <w:p w14:paraId="33EE7F2C">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评分准则</w:t>
            </w:r>
          </w:p>
        </w:tc>
      </w:tr>
      <w:tr w14:paraId="2389B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continue"/>
            <w:vAlign w:val="center"/>
          </w:tcPr>
          <w:p w14:paraId="401CE08E">
            <w:pPr>
              <w:keepNext/>
              <w:keepLines/>
              <w:spacing w:before="340" w:after="330" w:line="240" w:lineRule="exact"/>
              <w:jc w:val="center"/>
              <w:outlineLvl w:val="0"/>
              <w:rPr>
                <w:rFonts w:ascii="宋体" w:hAnsi="宋体" w:eastAsia="宋体" w:cs="Times New Roman"/>
                <w:sz w:val="20"/>
                <w:szCs w:val="20"/>
                <w:highlight w:val="none"/>
              </w:rPr>
            </w:pPr>
          </w:p>
        </w:tc>
        <w:tc>
          <w:tcPr>
            <w:tcW w:w="416" w:type="dxa"/>
            <w:vAlign w:val="center"/>
          </w:tcPr>
          <w:p w14:paraId="7E48AFAB">
            <w:pPr>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1</w:t>
            </w:r>
          </w:p>
        </w:tc>
        <w:tc>
          <w:tcPr>
            <w:tcW w:w="1814" w:type="dxa"/>
            <w:vAlign w:val="center"/>
          </w:tcPr>
          <w:p w14:paraId="732BD34E">
            <w:pPr>
              <w:spacing w:line="240" w:lineRule="exact"/>
              <w:jc w:val="center"/>
              <w:rPr>
                <w:rFonts w:ascii="宋体" w:hAnsi="宋体" w:eastAsia="宋体" w:cs="Times New Roman"/>
                <w:b/>
                <w:color w:val="FF0000"/>
                <w:sz w:val="20"/>
                <w:szCs w:val="20"/>
                <w:highlight w:val="none"/>
              </w:rPr>
            </w:pPr>
            <w:r>
              <w:rPr>
                <w:rFonts w:hint="eastAsia" w:ascii="宋体" w:hAnsi="宋体" w:eastAsia="宋体" w:cs="Times New Roman"/>
                <w:sz w:val="20"/>
                <w:szCs w:val="20"/>
                <w:highlight w:val="none"/>
              </w:rPr>
              <w:t>技术保障措施</w:t>
            </w:r>
          </w:p>
        </w:tc>
        <w:tc>
          <w:tcPr>
            <w:tcW w:w="720" w:type="dxa"/>
            <w:vAlign w:val="center"/>
          </w:tcPr>
          <w:p w14:paraId="3049EAE0">
            <w:pPr>
              <w:spacing w:line="240" w:lineRule="exact"/>
              <w:jc w:val="center"/>
              <w:rPr>
                <w:rFonts w:hint="eastAsia" w:ascii="宋体" w:hAnsi="宋体" w:eastAsia="宋体" w:cs="Times New Roman"/>
                <w:sz w:val="20"/>
                <w:szCs w:val="20"/>
                <w:highlight w:val="none"/>
                <w:lang w:eastAsia="zh-CN"/>
              </w:rPr>
            </w:pPr>
            <w:r>
              <w:rPr>
                <w:rFonts w:hint="eastAsia" w:ascii="宋体" w:hAnsi="宋体" w:cs="Times New Roman"/>
                <w:sz w:val="20"/>
                <w:szCs w:val="20"/>
                <w:highlight w:val="none"/>
                <w:lang w:val="en-US" w:eastAsia="zh-CN"/>
              </w:rPr>
              <w:t>6</w:t>
            </w:r>
          </w:p>
        </w:tc>
        <w:tc>
          <w:tcPr>
            <w:tcW w:w="755" w:type="dxa"/>
            <w:vAlign w:val="center"/>
          </w:tcPr>
          <w:p w14:paraId="25A82792">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专家打分</w:t>
            </w:r>
          </w:p>
        </w:tc>
        <w:tc>
          <w:tcPr>
            <w:tcW w:w="4328" w:type="dxa"/>
            <w:vAlign w:val="center"/>
          </w:tcPr>
          <w:p w14:paraId="676E0A46">
            <w:pPr>
              <w:rPr>
                <w:rFonts w:hint="eastAsia" w:ascii="宋体" w:hAnsi="宋体"/>
                <w:b/>
              </w:rPr>
            </w:pPr>
            <w:r>
              <w:rPr>
                <w:rFonts w:hint="eastAsia" w:ascii="宋体" w:hAnsi="宋体"/>
                <w:b/>
              </w:rPr>
              <w:t>（一）评审内容：</w:t>
            </w:r>
          </w:p>
          <w:p w14:paraId="2B924BEE">
            <w:pPr>
              <w:jc w:val="left"/>
              <w:rPr>
                <w:rFonts w:hint="eastAsia" w:ascii="宋体" w:hAnsi="宋体" w:cs="宋体"/>
                <w:color w:val="000000"/>
                <w:kern w:val="0"/>
                <w:szCs w:val="21"/>
              </w:rPr>
            </w:pPr>
            <w:r>
              <w:rPr>
                <w:rFonts w:hint="eastAsia" w:ascii="宋体" w:hAnsi="宋体"/>
              </w:rPr>
              <w:t>投标人</w:t>
            </w:r>
            <w:r>
              <w:rPr>
                <w:rFonts w:hint="eastAsia" w:ascii="宋体" w:hAnsi="宋体" w:cs="宋体"/>
              </w:rPr>
              <w:t>或</w:t>
            </w:r>
            <w:commentRangeStart w:id="1"/>
            <w:r>
              <w:rPr>
                <w:rFonts w:hint="eastAsia" w:ascii="宋体" w:hAnsi="宋体" w:cs="宋体"/>
              </w:rPr>
              <w:t>所投产品制造</w:t>
            </w:r>
            <w:commentRangeEnd w:id="1"/>
            <w:r>
              <w:commentReference w:id="1"/>
            </w:r>
            <w:r>
              <w:rPr>
                <w:rFonts w:hint="eastAsia" w:ascii="宋体" w:hAnsi="宋体" w:cs="宋体"/>
              </w:rPr>
              <w:t>商</w:t>
            </w:r>
            <w:r>
              <w:rPr>
                <w:rFonts w:hint="eastAsia" w:ascii="宋体" w:hAnsi="宋体"/>
              </w:rPr>
              <w:t>具有以下设备：</w:t>
            </w:r>
          </w:p>
          <w:p w14:paraId="7E86696B">
            <w:pPr>
              <w:pStyle w:val="82"/>
              <w:numPr>
                <w:ilvl w:val="0"/>
                <w:numId w:val="7"/>
              </w:numPr>
              <w:ind w:firstLineChars="0"/>
              <w:jc w:val="left"/>
              <w:rPr>
                <w:rFonts w:hint="eastAsia" w:ascii="宋体" w:hAnsi="宋体" w:cs="宋体"/>
                <w:snapToGrid w:val="0"/>
                <w:color w:val="000000"/>
                <w:kern w:val="0"/>
                <w:szCs w:val="21"/>
              </w:rPr>
            </w:pPr>
            <w:commentRangeStart w:id="2"/>
            <w:r>
              <w:rPr>
                <w:rFonts w:hint="eastAsia" w:ascii="宋体" w:hAnsi="宋体" w:cs="宋体"/>
                <w:snapToGrid w:val="0"/>
                <w:color w:val="000000"/>
                <w:kern w:val="0"/>
                <w:szCs w:val="21"/>
              </w:rPr>
              <w:t>窗帘折边焊接机；</w:t>
            </w:r>
          </w:p>
          <w:p w14:paraId="27FB820E">
            <w:pPr>
              <w:pStyle w:val="82"/>
              <w:numPr>
                <w:ilvl w:val="0"/>
                <w:numId w:val="7"/>
              </w:numPr>
              <w:ind w:firstLineChars="0"/>
              <w:jc w:val="left"/>
              <w:rPr>
                <w:rFonts w:hint="eastAsia" w:ascii="宋体" w:hAnsi="宋体" w:cs="宋体"/>
                <w:snapToGrid w:val="0"/>
                <w:color w:val="000000"/>
                <w:kern w:val="0"/>
                <w:szCs w:val="21"/>
              </w:rPr>
            </w:pPr>
            <w:r>
              <w:rPr>
                <w:rFonts w:hint="eastAsia" w:ascii="宋体" w:hAnsi="宋体" w:cs="宋体"/>
                <w:snapToGrid w:val="0"/>
                <w:color w:val="000000"/>
                <w:kern w:val="0"/>
                <w:szCs w:val="21"/>
              </w:rPr>
              <w:t>拉力试验机（测试布料的断裂强力）；</w:t>
            </w:r>
          </w:p>
          <w:p w14:paraId="248AA225">
            <w:pPr>
              <w:pStyle w:val="82"/>
              <w:numPr>
                <w:ilvl w:val="0"/>
                <w:numId w:val="7"/>
              </w:numPr>
              <w:ind w:firstLineChars="0"/>
              <w:jc w:val="left"/>
              <w:rPr>
                <w:rFonts w:hint="eastAsia" w:ascii="宋体" w:hAnsi="宋体" w:cs="宋体"/>
                <w:color w:val="000000"/>
                <w:kern w:val="0"/>
                <w:szCs w:val="21"/>
              </w:rPr>
            </w:pPr>
            <w:r>
              <w:rPr>
                <w:rFonts w:hint="eastAsia" w:ascii="宋体" w:hAnsi="宋体" w:cs="宋体"/>
                <w:snapToGrid w:val="0"/>
                <w:color w:val="000000"/>
                <w:kern w:val="0"/>
                <w:szCs w:val="21"/>
              </w:rPr>
              <w:t>窗帘自动裁布机</w:t>
            </w:r>
            <w:r>
              <w:rPr>
                <w:rFonts w:hint="eastAsia" w:ascii="宋体" w:hAnsi="宋体" w:cs="宋体"/>
                <w:color w:val="000000"/>
                <w:kern w:val="0"/>
                <w:szCs w:val="21"/>
              </w:rPr>
              <w:t>；</w:t>
            </w:r>
          </w:p>
          <w:p w14:paraId="7564DE5B">
            <w:pPr>
              <w:pStyle w:val="82"/>
              <w:numPr>
                <w:ilvl w:val="0"/>
                <w:numId w:val="7"/>
              </w:numPr>
              <w:ind w:firstLineChars="0"/>
              <w:jc w:val="left"/>
              <w:rPr>
                <w:rFonts w:hint="eastAsia" w:ascii="宋体" w:hAnsi="宋体" w:cs="宋体"/>
                <w:color w:val="000000"/>
                <w:kern w:val="0"/>
                <w:szCs w:val="21"/>
              </w:rPr>
            </w:pPr>
            <w:r>
              <w:rPr>
                <w:rFonts w:hint="eastAsia" w:ascii="宋体" w:hAnsi="宋体" w:cs="宋体"/>
                <w:color w:val="000000"/>
                <w:kern w:val="0"/>
                <w:szCs w:val="21"/>
              </w:rPr>
              <w:t>多功能窗帘包边机；</w:t>
            </w:r>
            <w:commentRangeEnd w:id="2"/>
            <w:r>
              <w:commentReference w:id="2"/>
            </w:r>
          </w:p>
          <w:p w14:paraId="4D63788E">
            <w:pPr>
              <w:pStyle w:val="82"/>
              <w:ind w:firstLine="0" w:firstLineChars="0"/>
              <w:jc w:val="left"/>
              <w:rPr>
                <w:rFonts w:hint="eastAsia" w:ascii="仿宋" w:hAnsi="仿宋" w:eastAsia="仿宋" w:cs="仿宋"/>
                <w:szCs w:val="21"/>
              </w:rPr>
            </w:pPr>
            <w:r>
              <w:rPr>
                <w:rFonts w:hint="eastAsia" w:ascii="宋体" w:hAnsi="宋体" w:cs="宋体"/>
                <w:szCs w:val="21"/>
              </w:rPr>
              <w:t>符合上述4种要求得100分；</w:t>
            </w:r>
            <w:bookmarkStart w:id="2" w:name="OLE_LINK50"/>
            <w:r>
              <w:rPr>
                <w:rFonts w:hint="eastAsia" w:ascii="宋体" w:hAnsi="宋体" w:cs="宋体"/>
                <w:szCs w:val="21"/>
              </w:rPr>
              <w:t>符合上述</w:t>
            </w:r>
            <w:r>
              <w:rPr>
                <w:rFonts w:hint="eastAsia" w:ascii="宋体" w:hAnsi="宋体" w:cs="宋体"/>
                <w:szCs w:val="21"/>
                <w:lang w:val="en-US" w:eastAsia="zh-CN"/>
              </w:rPr>
              <w:t>任意</w:t>
            </w:r>
            <w:r>
              <w:rPr>
                <w:rFonts w:hint="eastAsia" w:ascii="宋体" w:hAnsi="宋体" w:cs="宋体"/>
                <w:szCs w:val="21"/>
              </w:rPr>
              <w:t>3种要求得75分</w:t>
            </w:r>
            <w:bookmarkEnd w:id="2"/>
            <w:r>
              <w:rPr>
                <w:rFonts w:hint="eastAsia" w:ascii="宋体" w:hAnsi="宋体" w:cs="宋体"/>
                <w:szCs w:val="21"/>
              </w:rPr>
              <w:t>；符合上述</w:t>
            </w:r>
            <w:r>
              <w:rPr>
                <w:rFonts w:hint="eastAsia" w:ascii="宋体" w:hAnsi="宋体" w:cs="宋体"/>
                <w:szCs w:val="21"/>
                <w:lang w:val="en-US" w:eastAsia="zh-CN"/>
              </w:rPr>
              <w:t>任意</w:t>
            </w:r>
            <w:r>
              <w:rPr>
                <w:rFonts w:hint="eastAsia" w:ascii="宋体" w:hAnsi="宋体" w:cs="宋体"/>
                <w:szCs w:val="21"/>
              </w:rPr>
              <w:t>2种要求得50分；符合上述任意1种要求得25分；不符合上述任意要求不得分。</w:t>
            </w:r>
          </w:p>
          <w:p w14:paraId="46D6A72B">
            <w:pPr>
              <w:numPr>
                <w:ilvl w:val="0"/>
                <w:numId w:val="8"/>
              </w:numPr>
              <w:rPr>
                <w:rFonts w:hint="eastAsia" w:ascii="宋体" w:hAnsi="宋体" w:cs="宋体"/>
                <w:b/>
                <w:bCs/>
                <w:szCs w:val="21"/>
              </w:rPr>
            </w:pPr>
            <w:r>
              <w:rPr>
                <w:rFonts w:hint="eastAsia" w:ascii="宋体" w:hAnsi="宋体" w:cs="宋体"/>
                <w:b/>
                <w:bCs/>
                <w:szCs w:val="21"/>
              </w:rPr>
              <w:t>评分依据：</w:t>
            </w:r>
          </w:p>
          <w:p w14:paraId="5948F38C">
            <w:pPr>
              <w:rPr>
                <w:rFonts w:hint="eastAsia" w:ascii="宋体" w:hAnsi="宋体" w:cs="宋体"/>
              </w:rPr>
            </w:pPr>
            <w:r>
              <w:rPr>
                <w:rFonts w:hint="eastAsia" w:ascii="宋体" w:hAnsi="宋体" w:cs="宋体"/>
              </w:rPr>
              <w:t>1.投标人或</w:t>
            </w:r>
            <w:commentRangeStart w:id="3"/>
            <w:r>
              <w:rPr>
                <w:rFonts w:hint="eastAsia" w:ascii="宋体" w:hAnsi="宋体" w:cs="宋体"/>
              </w:rPr>
              <w:t>所投产品制造商</w:t>
            </w:r>
            <w:commentRangeEnd w:id="3"/>
            <w:r>
              <w:commentReference w:id="3"/>
            </w:r>
            <w:r>
              <w:rPr>
                <w:rFonts w:hint="eastAsia"/>
                <w:lang w:val="en-US" w:eastAsia="zh-CN"/>
              </w:rPr>
              <w:t>若为</w:t>
            </w:r>
            <w:r>
              <w:rPr>
                <w:rFonts w:hint="eastAsia" w:ascii="宋体" w:hAnsi="宋体" w:cs="宋体"/>
              </w:rPr>
              <w:t>自有设备</w:t>
            </w:r>
            <w:r>
              <w:rPr>
                <w:rFonts w:hint="eastAsia" w:ascii="宋体" w:hAnsi="宋体" w:cs="宋体"/>
                <w:lang w:val="en-US" w:eastAsia="zh-CN"/>
              </w:rPr>
              <w:t>需</w:t>
            </w:r>
            <w:r>
              <w:rPr>
                <w:rFonts w:hint="eastAsia" w:ascii="宋体" w:hAnsi="宋体" w:cs="宋体"/>
              </w:rPr>
              <w:t>提供购买设备发票</w:t>
            </w:r>
            <w:r>
              <w:rPr>
                <w:rFonts w:hint="eastAsia" w:ascii="宋体" w:hAnsi="宋体" w:cs="宋体"/>
                <w:lang w:val="en-US" w:eastAsia="zh-CN"/>
              </w:rPr>
              <w:t>扫描件</w:t>
            </w:r>
            <w:commentRangeStart w:id="4"/>
            <w:r>
              <w:rPr>
                <w:rFonts w:hint="eastAsia" w:ascii="宋体" w:hAnsi="宋体" w:cs="宋体"/>
              </w:rPr>
              <w:t>或国税局官网查询截图</w:t>
            </w:r>
            <w:commentRangeEnd w:id="4"/>
            <w:r>
              <w:commentReference w:id="4"/>
            </w:r>
            <w:r>
              <w:rPr>
                <w:rFonts w:hint="eastAsia" w:ascii="宋体" w:hAnsi="宋体" w:cs="宋体"/>
                <w:lang w:eastAsia="zh-CN"/>
              </w:rPr>
              <w:t>（</w:t>
            </w:r>
            <w:r>
              <w:rPr>
                <w:rFonts w:hint="eastAsia" w:ascii="宋体" w:hAnsi="宋体" w:cs="宋体"/>
              </w:rPr>
              <w:t>发票开具日期在本项目投标截止日前</w:t>
            </w:r>
            <w:r>
              <w:rPr>
                <w:rFonts w:hint="eastAsia" w:ascii="宋体" w:hAnsi="宋体" w:cs="宋体"/>
                <w:lang w:eastAsia="zh-CN"/>
              </w:rPr>
              <w:t>）</w:t>
            </w:r>
            <w:r>
              <w:rPr>
                <w:rFonts w:hint="eastAsia" w:ascii="宋体" w:hAnsi="宋体" w:cs="宋体"/>
              </w:rPr>
              <w:t>。</w:t>
            </w:r>
          </w:p>
          <w:p w14:paraId="0CEDF14A">
            <w:pPr>
              <w:rPr>
                <w:rFonts w:hint="eastAsia" w:ascii="宋体" w:hAnsi="宋体" w:cs="宋体"/>
              </w:rPr>
            </w:pPr>
            <w:r>
              <w:rPr>
                <w:rFonts w:hint="eastAsia" w:ascii="宋体" w:hAnsi="宋体" w:cs="宋体"/>
              </w:rPr>
              <w:t>2.投标人或所投产品制造商</w:t>
            </w:r>
            <w:r>
              <w:rPr>
                <w:rFonts w:hint="eastAsia"/>
                <w:lang w:val="en-US" w:eastAsia="zh-CN"/>
              </w:rPr>
              <w:t>若为</w:t>
            </w:r>
            <w:r>
              <w:rPr>
                <w:rFonts w:hint="eastAsia" w:ascii="宋体" w:hAnsi="宋体" w:cs="宋体"/>
              </w:rPr>
              <w:t>租赁</w:t>
            </w:r>
            <w:r>
              <w:rPr>
                <w:rFonts w:hint="eastAsia" w:ascii="宋体" w:hAnsi="宋体" w:cs="宋体"/>
                <w:lang w:val="en-US" w:eastAsia="zh-CN"/>
              </w:rPr>
              <w:t>设备需</w:t>
            </w:r>
            <w:r>
              <w:rPr>
                <w:rFonts w:hint="eastAsia" w:ascii="宋体" w:hAnsi="宋体" w:cs="宋体"/>
              </w:rPr>
              <w:t xml:space="preserve">提供：①设备出租方购买发票（发票开具日期在本项目投标截止日前）；②设备租赁合同及租赁发票（发票开具日期在本项目投标截止日前）。 </w:t>
            </w:r>
          </w:p>
          <w:p w14:paraId="54FAEC70">
            <w:pPr>
              <w:pStyle w:val="2"/>
              <w:spacing w:line="240" w:lineRule="auto"/>
              <w:rPr>
                <w:rFonts w:hint="eastAsia" w:ascii="宋体" w:hAnsi="宋体" w:cs="宋体"/>
                <w:b w:val="0"/>
                <w:bCs w:val="0"/>
                <w:color w:val="000000"/>
                <w:sz w:val="21"/>
                <w:szCs w:val="21"/>
              </w:rPr>
            </w:pPr>
            <w:r>
              <w:rPr>
                <w:rFonts w:hint="eastAsia" w:ascii="宋体" w:hAnsi="宋体" w:cs="宋体"/>
                <w:b w:val="0"/>
                <w:bCs w:val="0"/>
                <w:color w:val="000000"/>
                <w:sz w:val="21"/>
                <w:szCs w:val="21"/>
              </w:rPr>
              <w:t>3.</w:t>
            </w:r>
            <w:r>
              <w:rPr>
                <w:rFonts w:hint="eastAsia" w:ascii="宋体" w:hAnsi="宋体" w:cs="宋体"/>
                <w:b w:val="0"/>
                <w:bCs w:val="0"/>
                <w:kern w:val="0"/>
                <w:sz w:val="21"/>
                <w:szCs w:val="21"/>
              </w:rPr>
              <w:t>如发票上的设备名称与以上设备名称不一致，投标人须提供说明，</w:t>
            </w:r>
            <w:commentRangeStart w:id="5"/>
            <w:r>
              <w:rPr>
                <w:rFonts w:hint="eastAsia" w:ascii="宋体" w:hAnsi="宋体" w:cs="宋体"/>
                <w:b w:val="0"/>
                <w:bCs w:val="0"/>
                <w:kern w:val="0"/>
                <w:sz w:val="21"/>
                <w:szCs w:val="21"/>
              </w:rPr>
              <w:t>并提供其功能相同的证明材料，</w:t>
            </w:r>
            <w:commentRangeEnd w:id="5"/>
            <w:r>
              <w:commentReference w:id="5"/>
            </w:r>
            <w:r>
              <w:rPr>
                <w:rFonts w:hint="eastAsia" w:ascii="宋体" w:hAnsi="宋体" w:cs="宋体"/>
                <w:b w:val="0"/>
                <w:bCs w:val="0"/>
                <w:kern w:val="0"/>
                <w:sz w:val="21"/>
                <w:szCs w:val="21"/>
              </w:rPr>
              <w:t>由评审委员会判定是否有效；</w:t>
            </w:r>
          </w:p>
          <w:p w14:paraId="4951D159">
            <w:pPr>
              <w:pStyle w:val="2"/>
              <w:spacing w:line="240" w:lineRule="auto"/>
              <w:rPr>
                <w:rFonts w:hint="eastAsia" w:ascii="宋体" w:hAnsi="宋体" w:cs="宋体"/>
                <w:b w:val="0"/>
                <w:bCs w:val="0"/>
                <w:color w:val="000000"/>
                <w:sz w:val="21"/>
                <w:szCs w:val="21"/>
              </w:rPr>
            </w:pPr>
            <w:commentRangeStart w:id="6"/>
            <w:r>
              <w:rPr>
                <w:rFonts w:hint="eastAsia" w:ascii="宋体" w:hAnsi="宋体" w:cs="宋体"/>
                <w:b w:val="0"/>
                <w:bCs w:val="0"/>
                <w:color w:val="000000"/>
                <w:sz w:val="21"/>
                <w:szCs w:val="21"/>
              </w:rPr>
              <w:t>4.投标人在投标文件中提供书面承诺与声明，保证所提供的指控设备材料真实、准确、完整，如有造假愿意承担法律责任。</w:t>
            </w:r>
          </w:p>
          <w:p w14:paraId="75030934">
            <w:pPr>
              <w:pStyle w:val="36"/>
              <w:spacing w:line="240" w:lineRule="auto"/>
              <w:rPr>
                <w:rFonts w:hint="eastAsia" w:ascii="宋体" w:hAnsi="宋体" w:cs="宋体"/>
                <w:sz w:val="21"/>
                <w:szCs w:val="21"/>
              </w:rPr>
            </w:pPr>
            <w:r>
              <w:rPr>
                <w:rFonts w:hint="eastAsia" w:ascii="宋体" w:hAnsi="宋体" w:cs="宋体"/>
                <w:color w:val="000000"/>
                <w:sz w:val="21"/>
                <w:szCs w:val="21"/>
              </w:rPr>
              <w:t>5.若在项目实施过程中或验收后发现设备材料造假，采购人有权追回货款、解除合同，中标人需向采购人赔偿损失。</w:t>
            </w:r>
            <w:commentRangeEnd w:id="6"/>
            <w:r>
              <w:commentReference w:id="6"/>
            </w:r>
          </w:p>
          <w:p w14:paraId="56537757">
            <w:pPr>
              <w:jc w:val="left"/>
              <w:rPr>
                <w:rFonts w:ascii="宋体" w:hAnsi="宋体" w:eastAsia="宋体" w:cs="宋体"/>
                <w:sz w:val="20"/>
                <w:szCs w:val="20"/>
                <w:highlight w:val="none"/>
              </w:rPr>
            </w:pPr>
            <w:r>
              <w:rPr>
                <w:rFonts w:hint="eastAsia" w:ascii="宋体" w:hAnsi="宋体" w:cs="宋体"/>
              </w:rPr>
              <w:t xml:space="preserve">注：未提供证明材料或未按要求提供或提供不清晰导致专家无法判断的，不得分。 </w:t>
            </w:r>
          </w:p>
        </w:tc>
      </w:tr>
      <w:tr w14:paraId="4F9C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continue"/>
            <w:vAlign w:val="center"/>
          </w:tcPr>
          <w:p w14:paraId="14173D39">
            <w:pPr>
              <w:keepNext/>
              <w:keepLines/>
              <w:spacing w:before="260" w:after="260" w:line="240" w:lineRule="exact"/>
              <w:jc w:val="center"/>
              <w:outlineLvl w:val="2"/>
              <w:rPr>
                <w:rFonts w:ascii="宋体" w:hAnsi="宋体" w:eastAsia="宋体" w:cs="Times New Roman"/>
                <w:sz w:val="20"/>
                <w:szCs w:val="20"/>
                <w:highlight w:val="none"/>
              </w:rPr>
            </w:pPr>
          </w:p>
        </w:tc>
        <w:tc>
          <w:tcPr>
            <w:tcW w:w="416" w:type="dxa"/>
            <w:vAlign w:val="center"/>
          </w:tcPr>
          <w:p w14:paraId="5221C636">
            <w:pPr>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2</w:t>
            </w:r>
          </w:p>
        </w:tc>
        <w:tc>
          <w:tcPr>
            <w:tcW w:w="1814" w:type="dxa"/>
            <w:vAlign w:val="center"/>
          </w:tcPr>
          <w:p w14:paraId="639DFFD7">
            <w:pPr>
              <w:spacing w:line="240" w:lineRule="exact"/>
              <w:jc w:val="center"/>
              <w:rPr>
                <w:rFonts w:ascii="宋体" w:hAnsi="宋体" w:eastAsia="宋体" w:cs="Times New Roman"/>
                <w:sz w:val="20"/>
                <w:szCs w:val="20"/>
                <w:highlight w:val="none"/>
              </w:rPr>
            </w:pPr>
            <w:r>
              <w:rPr>
                <w:rFonts w:hint="eastAsia" w:ascii="宋体" w:hAnsi="宋体" w:eastAsia="宋体" w:cs="宋体"/>
                <w:kern w:val="0"/>
                <w:sz w:val="20"/>
                <w:szCs w:val="20"/>
                <w:highlight w:val="none"/>
              </w:rPr>
              <w:t>技术要求偏离情况</w:t>
            </w:r>
          </w:p>
        </w:tc>
        <w:tc>
          <w:tcPr>
            <w:tcW w:w="720" w:type="dxa"/>
            <w:vAlign w:val="center"/>
          </w:tcPr>
          <w:p w14:paraId="0661D75D">
            <w:pPr>
              <w:spacing w:line="240" w:lineRule="exact"/>
              <w:jc w:val="center"/>
              <w:rPr>
                <w:rFonts w:hint="default" w:ascii="宋体" w:hAnsi="宋体" w:eastAsia="宋体" w:cs="Times New Roman"/>
                <w:sz w:val="20"/>
                <w:szCs w:val="20"/>
                <w:highlight w:val="none"/>
                <w:lang w:val="en-US" w:eastAsia="zh-CN"/>
              </w:rPr>
            </w:pPr>
            <w:r>
              <w:rPr>
                <w:rFonts w:hint="eastAsia" w:ascii="宋体" w:hAnsi="宋体" w:cs="宋体"/>
                <w:sz w:val="20"/>
                <w:szCs w:val="20"/>
                <w:highlight w:val="none"/>
                <w:lang w:val="en-US" w:eastAsia="zh-CN"/>
              </w:rPr>
              <w:t>45</w:t>
            </w:r>
          </w:p>
        </w:tc>
        <w:tc>
          <w:tcPr>
            <w:tcW w:w="755" w:type="dxa"/>
            <w:vAlign w:val="center"/>
          </w:tcPr>
          <w:p w14:paraId="16BE7AFF">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专家打分</w:t>
            </w:r>
          </w:p>
        </w:tc>
        <w:tc>
          <w:tcPr>
            <w:tcW w:w="4328" w:type="dxa"/>
            <w:vAlign w:val="center"/>
          </w:tcPr>
          <w:p w14:paraId="7FCE86E7">
            <w:pPr>
              <w:widowControl/>
              <w:jc w:val="left"/>
              <w:rPr>
                <w:rFonts w:ascii="Times New Roman" w:hAnsi="Times New Roman" w:eastAsia="宋体" w:cs="宋体"/>
                <w:sz w:val="20"/>
                <w:szCs w:val="20"/>
                <w:highlight w:val="none"/>
              </w:rPr>
            </w:pPr>
            <w:r>
              <w:rPr>
                <w:rFonts w:hint="eastAsia" w:ascii="宋体" w:hAnsi="宋体" w:eastAsia="宋体" w:cs="宋体"/>
                <w:kern w:val="0"/>
                <w:sz w:val="20"/>
                <w:szCs w:val="20"/>
                <w:highlight w:val="none"/>
                <w:lang w:eastAsia="zh-CN"/>
              </w:rPr>
              <w:t>（一）评分内容</w:t>
            </w:r>
            <w:r>
              <w:rPr>
                <w:rFonts w:hint="eastAsia" w:ascii="宋体" w:hAnsi="宋体" w:eastAsia="宋体" w:cs="宋体"/>
                <w:kern w:val="0"/>
                <w:sz w:val="20"/>
                <w:szCs w:val="20"/>
                <w:highlight w:val="none"/>
              </w:rPr>
              <w:t>：投标人应如实填写《技术要求偏离表》，评审委员会根据技术需求参数响应情况进行打分，各项技术参数指标及要求全部满足的得100分，</w:t>
            </w:r>
            <w:commentRangeStart w:id="7"/>
            <w:r>
              <w:rPr>
                <w:rFonts w:hint="eastAsia" w:ascii="宋体" w:hAnsi="宋体" w:eastAsia="宋体" w:cs="宋体"/>
                <w:kern w:val="0"/>
                <w:sz w:val="20"/>
                <w:szCs w:val="20"/>
                <w:highlight w:val="none"/>
              </w:rPr>
              <w:t>所有标注“▲”的重要参数每项负偏离一扣X分，一般参数每负偏离一条扣X分</w:t>
            </w:r>
            <w:commentRangeEnd w:id="7"/>
            <w:r>
              <w:commentReference w:id="7"/>
            </w:r>
            <w:r>
              <w:rPr>
                <w:rFonts w:hint="eastAsia" w:ascii="宋体" w:hAnsi="宋体" w:eastAsia="宋体" w:cs="宋体"/>
                <w:kern w:val="0"/>
                <w:sz w:val="20"/>
                <w:szCs w:val="20"/>
                <w:highlight w:val="none"/>
              </w:rPr>
              <w:t>，扣完为止。</w:t>
            </w:r>
          </w:p>
        </w:tc>
      </w:tr>
      <w:tr w14:paraId="3BAA5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Align w:val="center"/>
          </w:tcPr>
          <w:p w14:paraId="08D23BC1">
            <w:pPr>
              <w:spacing w:line="240" w:lineRule="exact"/>
              <w:jc w:val="center"/>
              <w:rPr>
                <w:rFonts w:ascii="宋体" w:hAnsi="宋体" w:eastAsia="宋体" w:cs="Times New Roman"/>
                <w:b/>
                <w:bCs/>
                <w:sz w:val="20"/>
                <w:szCs w:val="20"/>
                <w:highlight w:val="none"/>
              </w:rPr>
            </w:pPr>
            <w:r>
              <w:rPr>
                <w:rFonts w:ascii="宋体" w:hAnsi="宋体" w:eastAsia="宋体" w:cs="Times New Roman"/>
                <w:b/>
                <w:bCs/>
                <w:sz w:val="20"/>
                <w:szCs w:val="20"/>
                <w:highlight w:val="none"/>
              </w:rPr>
              <w:t>3</w:t>
            </w:r>
          </w:p>
        </w:tc>
        <w:tc>
          <w:tcPr>
            <w:tcW w:w="3705" w:type="dxa"/>
            <w:gridSpan w:val="4"/>
            <w:vAlign w:val="center"/>
          </w:tcPr>
          <w:p w14:paraId="1F4F81D5">
            <w:pPr>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商务部分</w:t>
            </w:r>
          </w:p>
        </w:tc>
        <w:tc>
          <w:tcPr>
            <w:tcW w:w="4328" w:type="dxa"/>
            <w:vAlign w:val="center"/>
          </w:tcPr>
          <w:p w14:paraId="38C3CAD0">
            <w:pPr>
              <w:spacing w:line="240" w:lineRule="exact"/>
              <w:jc w:val="center"/>
              <w:rPr>
                <w:rFonts w:hint="eastAsia" w:ascii="宋体" w:hAnsi="宋体" w:eastAsia="宋体" w:cs="Times New Roman"/>
                <w:b/>
                <w:bCs/>
                <w:sz w:val="20"/>
                <w:szCs w:val="20"/>
                <w:highlight w:val="none"/>
                <w:lang w:eastAsia="zh-CN"/>
              </w:rPr>
            </w:pPr>
            <w:r>
              <w:rPr>
                <w:rFonts w:hint="eastAsia" w:ascii="宋体" w:hAnsi="宋体" w:cs="Times New Roman"/>
                <w:b/>
                <w:bCs/>
                <w:sz w:val="20"/>
                <w:szCs w:val="20"/>
                <w:highlight w:val="none"/>
                <w:lang w:val="en-US" w:eastAsia="zh-CN"/>
              </w:rPr>
              <w:t>8</w:t>
            </w:r>
          </w:p>
        </w:tc>
      </w:tr>
      <w:tr w14:paraId="1F8EC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restart"/>
            <w:vAlign w:val="center"/>
          </w:tcPr>
          <w:p w14:paraId="15373C3A">
            <w:pPr>
              <w:keepNext/>
              <w:keepLines/>
              <w:spacing w:before="340" w:after="330" w:line="240" w:lineRule="exact"/>
              <w:jc w:val="center"/>
              <w:outlineLvl w:val="0"/>
              <w:rPr>
                <w:rFonts w:ascii="宋体" w:hAnsi="宋体" w:eastAsia="宋体" w:cs="Times New Roman"/>
                <w:sz w:val="20"/>
                <w:szCs w:val="20"/>
                <w:highlight w:val="none"/>
              </w:rPr>
            </w:pPr>
          </w:p>
        </w:tc>
        <w:tc>
          <w:tcPr>
            <w:tcW w:w="416" w:type="dxa"/>
            <w:vAlign w:val="center"/>
          </w:tcPr>
          <w:p w14:paraId="58DB15AE">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序号</w:t>
            </w:r>
          </w:p>
        </w:tc>
        <w:tc>
          <w:tcPr>
            <w:tcW w:w="1814" w:type="dxa"/>
            <w:vAlign w:val="center"/>
          </w:tcPr>
          <w:p w14:paraId="16EB1DC3">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评审因素</w:t>
            </w:r>
          </w:p>
        </w:tc>
        <w:tc>
          <w:tcPr>
            <w:tcW w:w="720" w:type="dxa"/>
            <w:vAlign w:val="center"/>
          </w:tcPr>
          <w:p w14:paraId="25EB47B3">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权重</w:t>
            </w:r>
          </w:p>
        </w:tc>
        <w:tc>
          <w:tcPr>
            <w:tcW w:w="755" w:type="dxa"/>
            <w:vAlign w:val="center"/>
          </w:tcPr>
          <w:p w14:paraId="7FC4070C">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评分方式</w:t>
            </w:r>
          </w:p>
        </w:tc>
        <w:tc>
          <w:tcPr>
            <w:tcW w:w="4328" w:type="dxa"/>
            <w:vAlign w:val="center"/>
          </w:tcPr>
          <w:p w14:paraId="0941C1C7">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评分准则</w:t>
            </w:r>
          </w:p>
        </w:tc>
      </w:tr>
      <w:tr w14:paraId="5B580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continue"/>
            <w:vAlign w:val="center"/>
          </w:tcPr>
          <w:p w14:paraId="7A04CFC6">
            <w:pPr>
              <w:keepNext/>
              <w:keepLines/>
              <w:spacing w:before="340" w:after="330" w:line="240" w:lineRule="exact"/>
              <w:jc w:val="center"/>
              <w:outlineLvl w:val="0"/>
              <w:rPr>
                <w:rFonts w:ascii="宋体" w:hAnsi="宋体" w:eastAsia="宋体" w:cs="Times New Roman"/>
                <w:sz w:val="20"/>
                <w:szCs w:val="20"/>
                <w:highlight w:val="none"/>
              </w:rPr>
            </w:pPr>
          </w:p>
        </w:tc>
        <w:tc>
          <w:tcPr>
            <w:tcW w:w="416" w:type="dxa"/>
            <w:vAlign w:val="center"/>
          </w:tcPr>
          <w:p w14:paraId="4AF36701">
            <w:pPr>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1</w:t>
            </w:r>
          </w:p>
        </w:tc>
        <w:tc>
          <w:tcPr>
            <w:tcW w:w="1814" w:type="dxa"/>
            <w:vAlign w:val="center"/>
          </w:tcPr>
          <w:p w14:paraId="0C8A7653">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免费保修期内售后服务条款偏离情况</w:t>
            </w:r>
          </w:p>
        </w:tc>
        <w:tc>
          <w:tcPr>
            <w:tcW w:w="720" w:type="dxa"/>
            <w:vAlign w:val="center"/>
          </w:tcPr>
          <w:p w14:paraId="7588BE42">
            <w:pPr>
              <w:spacing w:line="240" w:lineRule="exact"/>
              <w:jc w:val="center"/>
              <w:rPr>
                <w:rFonts w:hint="eastAsia" w:ascii="宋体" w:hAnsi="宋体" w:eastAsia="宋体" w:cs="Times New Roman"/>
                <w:sz w:val="20"/>
                <w:szCs w:val="20"/>
                <w:highlight w:val="none"/>
                <w:lang w:eastAsia="zh-CN"/>
              </w:rPr>
            </w:pPr>
            <w:r>
              <w:rPr>
                <w:rFonts w:hint="eastAsia" w:ascii="宋体" w:hAnsi="宋体" w:cs="宋体"/>
                <w:sz w:val="20"/>
                <w:szCs w:val="20"/>
                <w:highlight w:val="none"/>
                <w:lang w:val="en-US" w:eastAsia="zh-CN"/>
              </w:rPr>
              <w:t>3</w:t>
            </w:r>
          </w:p>
        </w:tc>
        <w:tc>
          <w:tcPr>
            <w:tcW w:w="755" w:type="dxa"/>
            <w:vAlign w:val="center"/>
          </w:tcPr>
          <w:p w14:paraId="6DAE230A">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专家评分</w:t>
            </w:r>
          </w:p>
        </w:tc>
        <w:tc>
          <w:tcPr>
            <w:tcW w:w="4328" w:type="dxa"/>
            <w:vAlign w:val="center"/>
          </w:tcPr>
          <w:p w14:paraId="62388CCC">
            <w:pPr>
              <w:rPr>
                <w:rFonts w:ascii="Times New Roman" w:hAnsi="Times New Roman" w:eastAsia="宋体" w:cs="宋体"/>
                <w:sz w:val="20"/>
                <w:szCs w:val="20"/>
                <w:highlight w:val="none"/>
              </w:rPr>
            </w:pPr>
            <w:r>
              <w:rPr>
                <w:rFonts w:hint="eastAsia" w:ascii="Times New Roman" w:hAnsi="Times New Roman" w:eastAsia="宋体" w:cs="宋体"/>
                <w:sz w:val="20"/>
                <w:szCs w:val="20"/>
                <w:highlight w:val="none"/>
                <w:lang w:eastAsia="zh-CN"/>
              </w:rPr>
              <w:t>（一）评分内容</w:t>
            </w:r>
            <w:r>
              <w:rPr>
                <w:rFonts w:hint="eastAsia" w:ascii="Times New Roman" w:hAnsi="Times New Roman" w:eastAsia="宋体" w:cs="宋体"/>
                <w:sz w:val="20"/>
                <w:szCs w:val="20"/>
                <w:highlight w:val="none"/>
              </w:rPr>
              <w:t>：投标人应如实填写《商务要求偏离表（免费保修期内售后服务要求）》，评审委员会根据响应情况进行打分，全部满足要求的得</w:t>
            </w:r>
            <w:r>
              <w:rPr>
                <w:rFonts w:ascii="Times New Roman" w:hAnsi="Times New Roman" w:eastAsia="宋体" w:cs="Times New Roman"/>
                <w:sz w:val="20"/>
                <w:szCs w:val="20"/>
                <w:highlight w:val="none"/>
              </w:rPr>
              <w:t>100</w:t>
            </w:r>
            <w:r>
              <w:rPr>
                <w:rFonts w:hint="eastAsia" w:ascii="Times New Roman" w:hAnsi="Times New Roman" w:eastAsia="宋体" w:cs="宋体"/>
                <w:sz w:val="20"/>
                <w:szCs w:val="20"/>
                <w:highlight w:val="none"/>
              </w:rPr>
              <w:t>分，每负偏离一项扣</w:t>
            </w:r>
            <w:del w:id="5" w:author="李瑞蒙" w:date="2025-05-14T10:52:39Z">
              <w:r>
                <w:rPr>
                  <w:rFonts w:hint="default" w:ascii="Times New Roman" w:hAnsi="Times New Roman" w:eastAsia="宋体" w:cs="Times New Roman"/>
                  <w:sz w:val="20"/>
                  <w:szCs w:val="20"/>
                  <w:highlight w:val="none"/>
                  <w:lang w:val="en-US"/>
                </w:rPr>
                <w:delText>x</w:delText>
              </w:r>
            </w:del>
            <w:ins w:id="6" w:author="李瑞蒙" w:date="2025-05-14T10:52:39Z">
              <w:r>
                <w:rPr>
                  <w:rFonts w:hint="eastAsia" w:cs="Times New Roman"/>
                  <w:sz w:val="20"/>
                  <w:szCs w:val="20"/>
                  <w:highlight w:val="none"/>
                  <w:lang w:val="en-US" w:eastAsia="zh-CN"/>
                </w:rPr>
                <w:t>50</w:t>
              </w:r>
            </w:ins>
            <w:r>
              <w:rPr>
                <w:rFonts w:hint="eastAsia" w:ascii="Times New Roman" w:hAnsi="Times New Roman" w:eastAsia="宋体" w:cs="宋体"/>
                <w:sz w:val="20"/>
                <w:szCs w:val="20"/>
                <w:highlight w:val="none"/>
              </w:rPr>
              <w:t>分，扣完为止。</w:t>
            </w:r>
          </w:p>
        </w:tc>
      </w:tr>
      <w:tr w14:paraId="1A19A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continue"/>
            <w:vAlign w:val="center"/>
          </w:tcPr>
          <w:p w14:paraId="798A03D6">
            <w:pPr>
              <w:keepNext/>
              <w:keepLines/>
              <w:spacing w:before="260" w:after="260" w:line="240" w:lineRule="exact"/>
              <w:jc w:val="center"/>
              <w:outlineLvl w:val="2"/>
              <w:rPr>
                <w:rFonts w:ascii="宋体" w:hAnsi="宋体" w:eastAsia="宋体" w:cs="Times New Roman"/>
                <w:sz w:val="20"/>
                <w:szCs w:val="20"/>
                <w:highlight w:val="none"/>
              </w:rPr>
            </w:pPr>
          </w:p>
        </w:tc>
        <w:tc>
          <w:tcPr>
            <w:tcW w:w="416" w:type="dxa"/>
            <w:vAlign w:val="center"/>
          </w:tcPr>
          <w:p w14:paraId="4B9D0BC0">
            <w:pPr>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2</w:t>
            </w:r>
          </w:p>
        </w:tc>
        <w:tc>
          <w:tcPr>
            <w:tcW w:w="1814" w:type="dxa"/>
            <w:vAlign w:val="center"/>
          </w:tcPr>
          <w:p w14:paraId="0BA8D364">
            <w:pPr>
              <w:spacing w:line="240" w:lineRule="exact"/>
              <w:jc w:val="center"/>
              <w:rPr>
                <w:rFonts w:ascii="宋体" w:hAnsi="宋体" w:eastAsia="宋体" w:cs="Times New Roman"/>
                <w:color w:val="FF0000"/>
                <w:sz w:val="20"/>
                <w:szCs w:val="20"/>
                <w:highlight w:val="none"/>
              </w:rPr>
            </w:pPr>
            <w:r>
              <w:rPr>
                <w:rFonts w:hint="eastAsia" w:ascii="宋体" w:hAnsi="宋体" w:eastAsia="宋体" w:cs="宋体"/>
                <w:sz w:val="20"/>
                <w:szCs w:val="20"/>
                <w:highlight w:val="none"/>
              </w:rPr>
              <w:t>免费保修期外售后服务条款偏离情况</w:t>
            </w:r>
          </w:p>
        </w:tc>
        <w:tc>
          <w:tcPr>
            <w:tcW w:w="720" w:type="dxa"/>
            <w:vAlign w:val="center"/>
          </w:tcPr>
          <w:p w14:paraId="73B19985">
            <w:pPr>
              <w:spacing w:line="240" w:lineRule="exact"/>
              <w:jc w:val="center"/>
              <w:rPr>
                <w:rFonts w:hint="eastAsia" w:ascii="宋体" w:hAnsi="宋体" w:eastAsia="宋体" w:cs="Times New Roman"/>
                <w:sz w:val="20"/>
                <w:szCs w:val="20"/>
                <w:highlight w:val="none"/>
                <w:lang w:eastAsia="zh-CN"/>
              </w:rPr>
            </w:pPr>
            <w:r>
              <w:rPr>
                <w:rFonts w:hint="eastAsia" w:ascii="宋体" w:hAnsi="宋体" w:cs="宋体"/>
                <w:sz w:val="20"/>
                <w:szCs w:val="20"/>
                <w:highlight w:val="none"/>
                <w:lang w:val="en-US" w:eastAsia="zh-CN"/>
              </w:rPr>
              <w:t>2</w:t>
            </w:r>
          </w:p>
        </w:tc>
        <w:tc>
          <w:tcPr>
            <w:tcW w:w="755" w:type="dxa"/>
            <w:vAlign w:val="center"/>
          </w:tcPr>
          <w:p w14:paraId="1A472919">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专家评分</w:t>
            </w:r>
          </w:p>
        </w:tc>
        <w:tc>
          <w:tcPr>
            <w:tcW w:w="4328" w:type="dxa"/>
            <w:vAlign w:val="center"/>
          </w:tcPr>
          <w:p w14:paraId="23F133B3">
            <w:pPr>
              <w:rPr>
                <w:rFonts w:ascii="Times New Roman" w:hAnsi="Times New Roman" w:eastAsia="宋体" w:cs="宋体"/>
                <w:sz w:val="20"/>
                <w:szCs w:val="20"/>
                <w:highlight w:val="none"/>
              </w:rPr>
            </w:pPr>
            <w:r>
              <w:rPr>
                <w:rFonts w:hint="eastAsia" w:ascii="Times New Roman" w:hAnsi="Times New Roman" w:eastAsia="宋体" w:cs="宋体"/>
                <w:sz w:val="20"/>
                <w:szCs w:val="20"/>
                <w:highlight w:val="none"/>
                <w:lang w:eastAsia="zh-CN"/>
              </w:rPr>
              <w:t>（一）评分内容</w:t>
            </w:r>
            <w:r>
              <w:rPr>
                <w:rFonts w:hint="eastAsia" w:ascii="Times New Roman" w:hAnsi="Times New Roman" w:eastAsia="宋体" w:cs="宋体"/>
                <w:sz w:val="20"/>
                <w:szCs w:val="20"/>
                <w:highlight w:val="none"/>
              </w:rPr>
              <w:t>：投标人应如实填写《商务要求偏离表（免费保修期外售后服务要求）》，评审委员会根据响应情况进行打分，全部满足要求的得</w:t>
            </w:r>
            <w:r>
              <w:rPr>
                <w:rFonts w:ascii="Times New Roman" w:hAnsi="Times New Roman" w:eastAsia="宋体" w:cs="Times New Roman"/>
                <w:sz w:val="20"/>
                <w:szCs w:val="20"/>
                <w:highlight w:val="none"/>
              </w:rPr>
              <w:t>100</w:t>
            </w:r>
            <w:r>
              <w:rPr>
                <w:rFonts w:hint="eastAsia" w:ascii="Times New Roman" w:hAnsi="Times New Roman" w:eastAsia="宋体" w:cs="宋体"/>
                <w:sz w:val="20"/>
                <w:szCs w:val="20"/>
                <w:highlight w:val="none"/>
              </w:rPr>
              <w:t>分，每负偏离一项扣</w:t>
            </w:r>
            <w:del w:id="7" w:author="李瑞蒙" w:date="2025-05-14T10:52:43Z">
              <w:r>
                <w:rPr>
                  <w:rFonts w:hint="default" w:ascii="Times New Roman" w:hAnsi="Times New Roman" w:eastAsia="宋体" w:cs="Times New Roman"/>
                  <w:sz w:val="20"/>
                  <w:szCs w:val="20"/>
                  <w:highlight w:val="none"/>
                  <w:lang w:val="en-US"/>
                </w:rPr>
                <w:delText>x</w:delText>
              </w:r>
            </w:del>
            <w:ins w:id="8" w:author="李瑞蒙" w:date="2025-05-14T10:52:43Z">
              <w:r>
                <w:rPr>
                  <w:rFonts w:hint="eastAsia" w:cs="Times New Roman"/>
                  <w:sz w:val="20"/>
                  <w:szCs w:val="20"/>
                  <w:highlight w:val="none"/>
                  <w:lang w:val="en-US" w:eastAsia="zh-CN"/>
                </w:rPr>
                <w:t>1</w:t>
              </w:r>
            </w:ins>
            <w:ins w:id="9" w:author="李瑞蒙" w:date="2025-05-14T10:52:44Z">
              <w:r>
                <w:rPr>
                  <w:rFonts w:hint="eastAsia" w:cs="Times New Roman"/>
                  <w:sz w:val="20"/>
                  <w:szCs w:val="20"/>
                  <w:highlight w:val="none"/>
                  <w:lang w:val="en-US" w:eastAsia="zh-CN"/>
                </w:rPr>
                <w:t>00</w:t>
              </w:r>
            </w:ins>
            <w:r>
              <w:rPr>
                <w:rFonts w:hint="eastAsia" w:ascii="Times New Roman" w:hAnsi="Times New Roman" w:eastAsia="宋体" w:cs="宋体"/>
                <w:sz w:val="20"/>
                <w:szCs w:val="20"/>
                <w:highlight w:val="none"/>
              </w:rPr>
              <w:t>分，扣完为止。</w:t>
            </w:r>
          </w:p>
        </w:tc>
      </w:tr>
      <w:tr w14:paraId="3B979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continue"/>
            <w:vAlign w:val="center"/>
          </w:tcPr>
          <w:p w14:paraId="56D0B3D4">
            <w:pPr>
              <w:keepNext/>
              <w:keepLines/>
              <w:spacing w:before="260" w:after="260" w:line="240" w:lineRule="exact"/>
              <w:jc w:val="center"/>
              <w:outlineLvl w:val="2"/>
              <w:rPr>
                <w:rFonts w:ascii="宋体" w:hAnsi="宋体" w:eastAsia="宋体" w:cs="Times New Roman"/>
                <w:sz w:val="20"/>
                <w:szCs w:val="20"/>
                <w:highlight w:val="none"/>
              </w:rPr>
            </w:pPr>
          </w:p>
        </w:tc>
        <w:tc>
          <w:tcPr>
            <w:tcW w:w="416" w:type="dxa"/>
            <w:vAlign w:val="center"/>
          </w:tcPr>
          <w:p w14:paraId="7A3B55E5">
            <w:pPr>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3</w:t>
            </w:r>
          </w:p>
        </w:tc>
        <w:tc>
          <w:tcPr>
            <w:tcW w:w="1814" w:type="dxa"/>
            <w:vAlign w:val="center"/>
          </w:tcPr>
          <w:p w14:paraId="6997CE3D">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其他商务条款偏离情况</w:t>
            </w:r>
          </w:p>
        </w:tc>
        <w:tc>
          <w:tcPr>
            <w:tcW w:w="720" w:type="dxa"/>
            <w:vAlign w:val="center"/>
          </w:tcPr>
          <w:p w14:paraId="150BF6FA">
            <w:pPr>
              <w:spacing w:line="240" w:lineRule="exact"/>
              <w:jc w:val="center"/>
              <w:rPr>
                <w:rFonts w:hint="eastAsia" w:ascii="宋体" w:hAnsi="宋体" w:eastAsia="宋体" w:cs="Times New Roman"/>
                <w:sz w:val="20"/>
                <w:szCs w:val="20"/>
                <w:highlight w:val="none"/>
                <w:lang w:eastAsia="zh-CN"/>
              </w:rPr>
            </w:pPr>
            <w:r>
              <w:rPr>
                <w:rFonts w:hint="eastAsia" w:ascii="宋体" w:hAnsi="宋体" w:cs="宋体"/>
                <w:sz w:val="20"/>
                <w:szCs w:val="20"/>
                <w:highlight w:val="none"/>
                <w:lang w:val="en-US" w:eastAsia="zh-CN"/>
              </w:rPr>
              <w:t>3</w:t>
            </w:r>
          </w:p>
        </w:tc>
        <w:tc>
          <w:tcPr>
            <w:tcW w:w="755" w:type="dxa"/>
            <w:vAlign w:val="center"/>
          </w:tcPr>
          <w:p w14:paraId="63ED4F21">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专家评分</w:t>
            </w:r>
          </w:p>
        </w:tc>
        <w:tc>
          <w:tcPr>
            <w:tcW w:w="4328" w:type="dxa"/>
            <w:vAlign w:val="center"/>
          </w:tcPr>
          <w:p w14:paraId="39BF3BB6">
            <w:pPr>
              <w:rPr>
                <w:rFonts w:ascii="Times New Roman" w:hAnsi="Times New Roman" w:eastAsia="宋体" w:cs="宋体"/>
                <w:sz w:val="20"/>
                <w:szCs w:val="20"/>
                <w:highlight w:val="none"/>
              </w:rPr>
            </w:pPr>
            <w:r>
              <w:rPr>
                <w:rFonts w:hint="eastAsia" w:ascii="Times New Roman" w:hAnsi="Times New Roman" w:eastAsia="宋体" w:cs="宋体"/>
                <w:sz w:val="20"/>
                <w:szCs w:val="20"/>
                <w:highlight w:val="none"/>
                <w:lang w:eastAsia="zh-CN"/>
              </w:rPr>
              <w:t>（一）评分内容</w:t>
            </w:r>
            <w:r>
              <w:rPr>
                <w:rFonts w:hint="eastAsia" w:ascii="Times New Roman" w:hAnsi="Times New Roman" w:eastAsia="宋体" w:cs="宋体"/>
                <w:sz w:val="20"/>
                <w:szCs w:val="20"/>
                <w:highlight w:val="none"/>
              </w:rPr>
              <w:t>：投标人应如实填写《商务要求偏离表（其他商务要求）》，评审委员会根据响应情况进行打分，全部满足要求的得</w:t>
            </w:r>
            <w:r>
              <w:rPr>
                <w:rFonts w:ascii="Times New Roman" w:hAnsi="Times New Roman" w:eastAsia="宋体" w:cs="Times New Roman"/>
                <w:sz w:val="20"/>
                <w:szCs w:val="20"/>
                <w:highlight w:val="none"/>
              </w:rPr>
              <w:t>100</w:t>
            </w:r>
            <w:r>
              <w:rPr>
                <w:rFonts w:hint="eastAsia" w:ascii="Times New Roman" w:hAnsi="Times New Roman" w:eastAsia="宋体" w:cs="宋体"/>
                <w:sz w:val="20"/>
                <w:szCs w:val="20"/>
                <w:highlight w:val="none"/>
              </w:rPr>
              <w:t>分，每负偏离一项扣</w:t>
            </w:r>
            <w:del w:id="10" w:author="李瑞蒙" w:date="2025-05-14T10:52:55Z">
              <w:r>
                <w:rPr>
                  <w:rFonts w:hint="default" w:ascii="Times New Roman" w:hAnsi="Times New Roman" w:eastAsia="宋体" w:cs="Times New Roman"/>
                  <w:sz w:val="20"/>
                  <w:szCs w:val="20"/>
                  <w:highlight w:val="none"/>
                  <w:lang w:val="en-US"/>
                </w:rPr>
                <w:delText>x</w:delText>
              </w:r>
            </w:del>
            <w:ins w:id="11" w:author="李瑞蒙" w:date="2025-05-14T10:52:55Z">
              <w:r>
                <w:rPr>
                  <w:rFonts w:hint="eastAsia" w:cs="Times New Roman"/>
                  <w:sz w:val="20"/>
                  <w:szCs w:val="20"/>
                  <w:highlight w:val="none"/>
                  <w:lang w:val="en-US" w:eastAsia="zh-CN"/>
                </w:rPr>
                <w:t>17</w:t>
              </w:r>
            </w:ins>
            <w:bookmarkStart w:id="167" w:name="_GoBack"/>
            <w:bookmarkEnd w:id="167"/>
            <w:r>
              <w:rPr>
                <w:rFonts w:hint="eastAsia" w:ascii="Times New Roman" w:hAnsi="Times New Roman" w:eastAsia="宋体" w:cs="宋体"/>
                <w:sz w:val="20"/>
                <w:szCs w:val="20"/>
                <w:highlight w:val="none"/>
              </w:rPr>
              <w:t>分，扣完为止。</w:t>
            </w:r>
          </w:p>
        </w:tc>
      </w:tr>
      <w:tr w14:paraId="356D6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Align w:val="center"/>
          </w:tcPr>
          <w:p w14:paraId="11197FE6">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4</w:t>
            </w:r>
          </w:p>
        </w:tc>
        <w:tc>
          <w:tcPr>
            <w:tcW w:w="3705" w:type="dxa"/>
            <w:gridSpan w:val="4"/>
            <w:vAlign w:val="center"/>
          </w:tcPr>
          <w:p w14:paraId="451E27EA">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诚信情况</w:t>
            </w:r>
          </w:p>
        </w:tc>
        <w:tc>
          <w:tcPr>
            <w:tcW w:w="4328" w:type="dxa"/>
            <w:vAlign w:val="center"/>
          </w:tcPr>
          <w:p w14:paraId="736E769A">
            <w:pPr>
              <w:widowControl w:val="0"/>
              <w:pBdr>
                <w:bottom w:val="none" w:color="auto" w:sz="0" w:space="0"/>
              </w:pBdr>
              <w:snapToGrid w:val="0"/>
              <w:spacing w:line="300" w:lineRule="auto"/>
              <w:jc w:val="center"/>
              <w:rPr>
                <w:rFonts w:ascii="宋体" w:hAnsi="宋体" w:eastAsia="宋体" w:cs="Times New Roman"/>
                <w:kern w:val="2"/>
                <w:sz w:val="20"/>
                <w:szCs w:val="20"/>
                <w:highlight w:val="none"/>
                <w:lang w:val="en-US" w:eastAsia="zh-CN" w:bidi="ar-SA"/>
              </w:rPr>
            </w:pPr>
            <w:r>
              <w:rPr>
                <w:rFonts w:hint="eastAsia" w:ascii="宋体" w:hAnsi="宋体" w:cs="Times New Roman"/>
                <w:kern w:val="2"/>
                <w:sz w:val="20"/>
                <w:szCs w:val="20"/>
                <w:highlight w:val="none"/>
                <w:lang w:val="en-US" w:eastAsia="zh-CN" w:bidi="ar-SA"/>
              </w:rPr>
              <w:t>5</w:t>
            </w:r>
          </w:p>
        </w:tc>
      </w:tr>
      <w:tr w14:paraId="6D116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restart"/>
            <w:vAlign w:val="center"/>
          </w:tcPr>
          <w:p w14:paraId="4F5D9013">
            <w:pPr>
              <w:spacing w:line="240" w:lineRule="exact"/>
              <w:jc w:val="center"/>
              <w:rPr>
                <w:rFonts w:ascii="宋体" w:hAnsi="宋体" w:eastAsia="宋体" w:cs="Times New Roman"/>
                <w:sz w:val="20"/>
                <w:szCs w:val="20"/>
                <w:highlight w:val="none"/>
              </w:rPr>
            </w:pPr>
          </w:p>
        </w:tc>
        <w:tc>
          <w:tcPr>
            <w:tcW w:w="416" w:type="dxa"/>
            <w:vAlign w:val="center"/>
          </w:tcPr>
          <w:p w14:paraId="6F3C0D74">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序号</w:t>
            </w:r>
          </w:p>
        </w:tc>
        <w:tc>
          <w:tcPr>
            <w:tcW w:w="1814" w:type="dxa"/>
            <w:vAlign w:val="center"/>
          </w:tcPr>
          <w:p w14:paraId="1D7E2A59">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评审因素</w:t>
            </w:r>
          </w:p>
        </w:tc>
        <w:tc>
          <w:tcPr>
            <w:tcW w:w="720" w:type="dxa"/>
            <w:vAlign w:val="center"/>
          </w:tcPr>
          <w:p w14:paraId="2A2C5275">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权重</w:t>
            </w:r>
          </w:p>
        </w:tc>
        <w:tc>
          <w:tcPr>
            <w:tcW w:w="755" w:type="dxa"/>
            <w:vAlign w:val="center"/>
          </w:tcPr>
          <w:p w14:paraId="39D51602">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评分方式</w:t>
            </w:r>
          </w:p>
        </w:tc>
        <w:tc>
          <w:tcPr>
            <w:tcW w:w="4328" w:type="dxa"/>
            <w:vAlign w:val="center"/>
          </w:tcPr>
          <w:p w14:paraId="67FD1887">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评分准则</w:t>
            </w:r>
          </w:p>
        </w:tc>
      </w:tr>
      <w:tr w14:paraId="32D99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90" w:hRule="atLeast"/>
          <w:tblCellSpacing w:w="0" w:type="dxa"/>
          <w:jc w:val="center"/>
        </w:trPr>
        <w:tc>
          <w:tcPr>
            <w:tcW w:w="417" w:type="dxa"/>
            <w:gridSpan w:val="2"/>
            <w:vMerge w:val="continue"/>
            <w:vAlign w:val="center"/>
          </w:tcPr>
          <w:p w14:paraId="26E7A420">
            <w:pPr>
              <w:keepNext/>
              <w:keepLines/>
              <w:spacing w:before="340" w:after="330" w:line="240" w:lineRule="exact"/>
              <w:jc w:val="center"/>
              <w:outlineLvl w:val="0"/>
              <w:rPr>
                <w:rFonts w:ascii="宋体" w:hAnsi="宋体" w:eastAsia="宋体" w:cs="Times New Roman"/>
                <w:sz w:val="20"/>
                <w:szCs w:val="20"/>
                <w:highlight w:val="none"/>
              </w:rPr>
            </w:pPr>
          </w:p>
        </w:tc>
        <w:tc>
          <w:tcPr>
            <w:tcW w:w="416" w:type="dxa"/>
            <w:vAlign w:val="center"/>
          </w:tcPr>
          <w:p w14:paraId="53E86D41">
            <w:pPr>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1</w:t>
            </w:r>
          </w:p>
        </w:tc>
        <w:tc>
          <w:tcPr>
            <w:tcW w:w="1814" w:type="dxa"/>
            <w:vAlign w:val="center"/>
          </w:tcPr>
          <w:p w14:paraId="22E51B3A">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诚信</w:t>
            </w:r>
          </w:p>
        </w:tc>
        <w:tc>
          <w:tcPr>
            <w:tcW w:w="720" w:type="dxa"/>
            <w:vAlign w:val="center"/>
          </w:tcPr>
          <w:p w14:paraId="7E51F603">
            <w:pPr>
              <w:spacing w:line="240" w:lineRule="exact"/>
              <w:jc w:val="center"/>
              <w:rPr>
                <w:rFonts w:hint="eastAsia" w:ascii="宋体" w:hAnsi="宋体" w:eastAsia="宋体" w:cs="Times New Roman"/>
                <w:sz w:val="20"/>
                <w:szCs w:val="20"/>
                <w:highlight w:val="none"/>
                <w:lang w:eastAsia="zh-CN"/>
              </w:rPr>
            </w:pPr>
            <w:r>
              <w:rPr>
                <w:rFonts w:hint="eastAsia" w:ascii="宋体" w:hAnsi="宋体" w:cs="Times New Roman"/>
                <w:sz w:val="20"/>
                <w:szCs w:val="20"/>
                <w:highlight w:val="none"/>
                <w:lang w:val="en-US" w:eastAsia="zh-CN"/>
              </w:rPr>
              <w:t>5</w:t>
            </w:r>
          </w:p>
        </w:tc>
        <w:tc>
          <w:tcPr>
            <w:tcW w:w="755" w:type="dxa"/>
            <w:vAlign w:val="center"/>
          </w:tcPr>
          <w:p w14:paraId="4682EC6E">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专家评分</w:t>
            </w:r>
          </w:p>
        </w:tc>
        <w:tc>
          <w:tcPr>
            <w:tcW w:w="4328" w:type="dxa"/>
          </w:tcPr>
          <w:p w14:paraId="5682F519">
            <w:pPr>
              <w:widowControl/>
              <w:spacing w:after="0"/>
              <w:jc w:val="left"/>
              <w:rPr>
                <w:rFonts w:hint="eastAsia" w:ascii="Times New Roman" w:hAnsi="Times New Roman" w:eastAsia="宋体" w:cs="宋体"/>
                <w:b/>
                <w:bCs/>
                <w:kern w:val="2"/>
                <w:sz w:val="20"/>
                <w:szCs w:val="20"/>
                <w:highlight w:val="none"/>
                <w:lang w:val="en-US" w:eastAsia="zh-CN" w:bidi="ar-SA"/>
              </w:rPr>
            </w:pPr>
            <w:r>
              <w:rPr>
                <w:rFonts w:hint="eastAsia" w:ascii="Times New Roman" w:hAnsi="Times New Roman" w:eastAsia="宋体" w:cs="宋体"/>
                <w:b/>
                <w:bCs/>
                <w:kern w:val="2"/>
                <w:sz w:val="20"/>
                <w:szCs w:val="20"/>
                <w:highlight w:val="none"/>
                <w:lang w:val="en-US" w:eastAsia="zh-CN" w:bidi="ar-SA"/>
              </w:rPr>
              <w:t>（一）评分内容：</w:t>
            </w:r>
          </w:p>
          <w:p w14:paraId="32F57F8D">
            <w:pPr>
              <w:rPr>
                <w:rFonts w:hint="eastAsia" w:ascii="Times New Roman" w:hAnsi="Times New Roman" w:eastAsia="宋体" w:cs="宋体"/>
                <w:sz w:val="20"/>
                <w:szCs w:val="20"/>
                <w:highlight w:val="none"/>
              </w:rPr>
            </w:pPr>
            <w:r>
              <w:rPr>
                <w:rFonts w:hint="eastAsia" w:ascii="Times New Roman" w:hAnsi="Times New Roman" w:eastAsia="宋体" w:cs="宋体"/>
                <w:sz w:val="20"/>
                <w:szCs w:val="20"/>
                <w:highlight w:val="none"/>
              </w:rPr>
              <w:t>供应商存在《深圳市财政局政府采购供应商信用信息管理办法》（深财规〔2023〕3号）列明的一般行政处罚信息、一般违法失信记录信息的，本项不得分，不存在上述情形的本项得100分。供应商无需提供任何证明材料，评标过程中由工作人员向评审委员会提供有关供应商诚信查询结果。</w:t>
            </w:r>
          </w:p>
          <w:p w14:paraId="3A8F310C">
            <w:pPr>
              <w:widowControl/>
              <w:spacing w:after="0"/>
              <w:jc w:val="left"/>
              <w:rPr>
                <w:rFonts w:hint="eastAsia" w:ascii="Times New Roman" w:hAnsi="Times New Roman" w:eastAsia="宋体" w:cs="宋体"/>
                <w:b/>
                <w:bCs/>
                <w:kern w:val="2"/>
                <w:sz w:val="20"/>
                <w:szCs w:val="20"/>
                <w:highlight w:val="none"/>
                <w:lang w:val="en-US" w:eastAsia="zh-CN" w:bidi="ar-SA"/>
              </w:rPr>
            </w:pPr>
            <w:r>
              <w:rPr>
                <w:rFonts w:hint="eastAsia" w:ascii="Times New Roman" w:hAnsi="Times New Roman" w:eastAsia="宋体" w:cs="宋体"/>
                <w:b/>
                <w:bCs/>
                <w:kern w:val="2"/>
                <w:sz w:val="20"/>
                <w:szCs w:val="20"/>
                <w:highlight w:val="none"/>
                <w:lang w:val="en-US" w:eastAsia="zh-CN" w:bidi="ar-SA"/>
              </w:rPr>
              <w:t>（二）评分依据：</w:t>
            </w:r>
          </w:p>
          <w:p w14:paraId="22B5AC7C">
            <w:pPr>
              <w:rPr>
                <w:rFonts w:hint="eastAsia" w:ascii="Times New Roman" w:hAnsi="Times New Roman" w:eastAsia="宋体" w:cs="宋体"/>
                <w:sz w:val="20"/>
                <w:szCs w:val="20"/>
                <w:highlight w:val="none"/>
              </w:rPr>
            </w:pPr>
            <w:r>
              <w:rPr>
                <w:rFonts w:hint="eastAsia" w:ascii="Times New Roman" w:hAnsi="Times New Roman" w:eastAsia="宋体" w:cs="宋体"/>
                <w:sz w:val="20"/>
                <w:szCs w:val="20"/>
                <w:highlight w:val="none"/>
              </w:rPr>
              <w:t>查询渠道：通过“信用中国”（www.creditchina.gov.cn，</w:t>
            </w:r>
            <w:r>
              <w:rPr>
                <w:rFonts w:hint="eastAsia" w:ascii="Times New Roman" w:hAnsi="Times New Roman" w:eastAsia="宋体" w:cs="宋体"/>
                <w:b w:val="0"/>
                <w:bCs w:val="0"/>
                <w:sz w:val="20"/>
                <w:szCs w:val="20"/>
                <w:highlight w:val="none"/>
              </w:rPr>
              <w:t>下载信用信息报告</w:t>
            </w:r>
            <w:r>
              <w:rPr>
                <w:rFonts w:hint="eastAsia" w:ascii="Times New Roman" w:hAnsi="Times New Roman" w:eastAsia="宋体" w:cs="宋体"/>
                <w:sz w:val="20"/>
                <w:szCs w:val="20"/>
                <w:highlight w:val="none"/>
              </w:rPr>
              <w:t>）、“中国政府采购网”（www.ccgp.gov.cn）以及“深圳市政府采购监管网”（http://zfcg.sz.gov.cn）查询供应商信用信息，信用信息以开标当日的查询结果为准。</w:t>
            </w:r>
          </w:p>
        </w:tc>
      </w:tr>
      <w:tr w14:paraId="4C6E2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Align w:val="center"/>
          </w:tcPr>
          <w:p w14:paraId="3BFB922C">
            <w:pPr>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5</w:t>
            </w:r>
          </w:p>
        </w:tc>
        <w:tc>
          <w:tcPr>
            <w:tcW w:w="3705" w:type="dxa"/>
            <w:gridSpan w:val="4"/>
            <w:vAlign w:val="center"/>
          </w:tcPr>
          <w:p w14:paraId="29E8F75D">
            <w:pPr>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综合实力</w:t>
            </w:r>
          </w:p>
        </w:tc>
        <w:tc>
          <w:tcPr>
            <w:tcW w:w="4328" w:type="dxa"/>
            <w:vAlign w:val="center"/>
          </w:tcPr>
          <w:p w14:paraId="53206749">
            <w:pPr>
              <w:widowControl w:val="0"/>
              <w:pBdr>
                <w:bottom w:val="none" w:color="auto" w:sz="0" w:space="0"/>
              </w:pBdr>
              <w:snapToGrid w:val="0"/>
              <w:spacing w:line="300" w:lineRule="auto"/>
              <w:jc w:val="center"/>
              <w:rPr>
                <w:rFonts w:ascii="宋体" w:hAnsi="宋体" w:eastAsia="宋体" w:cs="Times New Roman"/>
                <w:b/>
                <w:bCs/>
                <w:kern w:val="2"/>
                <w:sz w:val="20"/>
                <w:szCs w:val="20"/>
                <w:highlight w:val="none"/>
                <w:lang w:val="en-US" w:eastAsia="zh-CN" w:bidi="ar-SA"/>
              </w:rPr>
            </w:pPr>
            <w:r>
              <w:rPr>
                <w:rFonts w:hint="eastAsia" w:ascii="宋体" w:hAnsi="宋体" w:cs="Times New Roman"/>
                <w:b/>
                <w:bCs/>
                <w:kern w:val="2"/>
                <w:sz w:val="16"/>
                <w:szCs w:val="20"/>
                <w:highlight w:val="none"/>
                <w:lang w:val="en-US" w:eastAsia="zh-CN" w:bidi="ar-SA"/>
              </w:rPr>
              <w:t>6</w:t>
            </w:r>
          </w:p>
        </w:tc>
      </w:tr>
      <w:tr w14:paraId="27187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restart"/>
            <w:vAlign w:val="center"/>
          </w:tcPr>
          <w:p w14:paraId="7E9D4E25">
            <w:pPr>
              <w:keepNext/>
              <w:keepLines/>
              <w:spacing w:before="260" w:after="260" w:line="240" w:lineRule="exact"/>
              <w:jc w:val="center"/>
              <w:outlineLvl w:val="2"/>
              <w:rPr>
                <w:rFonts w:ascii="宋体" w:hAnsi="宋体" w:eastAsia="宋体" w:cs="Times New Roman"/>
                <w:sz w:val="20"/>
                <w:szCs w:val="20"/>
                <w:highlight w:val="none"/>
              </w:rPr>
            </w:pPr>
          </w:p>
        </w:tc>
        <w:tc>
          <w:tcPr>
            <w:tcW w:w="416" w:type="dxa"/>
            <w:vAlign w:val="center"/>
          </w:tcPr>
          <w:p w14:paraId="6071596F">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序号</w:t>
            </w:r>
          </w:p>
        </w:tc>
        <w:tc>
          <w:tcPr>
            <w:tcW w:w="1814" w:type="dxa"/>
            <w:vAlign w:val="center"/>
          </w:tcPr>
          <w:p w14:paraId="487756E8">
            <w:pPr>
              <w:spacing w:line="240" w:lineRule="exact"/>
              <w:jc w:val="center"/>
              <w:rPr>
                <w:rFonts w:ascii="宋体" w:hAnsi="宋体" w:eastAsia="宋体" w:cs="Times New Roman"/>
                <w:szCs w:val="21"/>
                <w:highlight w:val="none"/>
              </w:rPr>
            </w:pPr>
            <w:r>
              <w:rPr>
                <w:rFonts w:hint="eastAsia" w:ascii="宋体" w:hAnsi="宋体" w:eastAsia="宋体" w:cs="Times New Roman"/>
                <w:sz w:val="20"/>
                <w:szCs w:val="20"/>
                <w:highlight w:val="none"/>
              </w:rPr>
              <w:t>评审因素</w:t>
            </w:r>
          </w:p>
        </w:tc>
        <w:tc>
          <w:tcPr>
            <w:tcW w:w="720" w:type="dxa"/>
            <w:vAlign w:val="center"/>
          </w:tcPr>
          <w:p w14:paraId="1526BE4F">
            <w:pPr>
              <w:spacing w:line="240" w:lineRule="exact"/>
              <w:jc w:val="center"/>
              <w:rPr>
                <w:rFonts w:ascii="宋体" w:hAnsi="宋体" w:eastAsia="宋体" w:cs="宋体"/>
                <w:sz w:val="20"/>
                <w:szCs w:val="20"/>
                <w:highlight w:val="none"/>
              </w:rPr>
            </w:pPr>
            <w:r>
              <w:rPr>
                <w:rFonts w:hint="eastAsia" w:ascii="宋体" w:hAnsi="宋体" w:eastAsia="宋体" w:cs="Times New Roman"/>
                <w:sz w:val="20"/>
                <w:szCs w:val="20"/>
                <w:highlight w:val="none"/>
              </w:rPr>
              <w:t>权重</w:t>
            </w:r>
          </w:p>
        </w:tc>
        <w:tc>
          <w:tcPr>
            <w:tcW w:w="755" w:type="dxa"/>
            <w:vAlign w:val="center"/>
          </w:tcPr>
          <w:p w14:paraId="63B758F0">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评分方式</w:t>
            </w:r>
          </w:p>
        </w:tc>
        <w:tc>
          <w:tcPr>
            <w:tcW w:w="4328" w:type="dxa"/>
            <w:vAlign w:val="center"/>
          </w:tcPr>
          <w:p w14:paraId="1F625B7B">
            <w:pPr>
              <w:spacing w:line="240" w:lineRule="exact"/>
              <w:jc w:val="center"/>
              <w:rPr>
                <w:rFonts w:ascii="宋体" w:hAnsi="宋体" w:eastAsia="宋体" w:cs="Times New Roman"/>
                <w:szCs w:val="21"/>
                <w:highlight w:val="none"/>
              </w:rPr>
            </w:pPr>
            <w:r>
              <w:rPr>
                <w:rFonts w:hint="eastAsia" w:ascii="宋体" w:hAnsi="宋体" w:eastAsia="宋体" w:cs="Times New Roman"/>
                <w:sz w:val="20"/>
                <w:szCs w:val="20"/>
                <w:highlight w:val="none"/>
              </w:rPr>
              <w:t>评分准则</w:t>
            </w:r>
          </w:p>
        </w:tc>
      </w:tr>
      <w:tr w14:paraId="5C186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continue"/>
            <w:vAlign w:val="center"/>
          </w:tcPr>
          <w:p w14:paraId="34AD35A1">
            <w:pPr>
              <w:keepNext/>
              <w:keepLines/>
              <w:spacing w:before="260" w:after="260" w:line="240" w:lineRule="exact"/>
              <w:jc w:val="center"/>
              <w:outlineLvl w:val="2"/>
              <w:rPr>
                <w:rFonts w:ascii="宋体" w:hAnsi="宋体" w:eastAsia="宋体" w:cs="Times New Roman"/>
                <w:sz w:val="20"/>
                <w:szCs w:val="20"/>
                <w:highlight w:val="none"/>
              </w:rPr>
            </w:pPr>
          </w:p>
        </w:tc>
        <w:tc>
          <w:tcPr>
            <w:tcW w:w="416" w:type="dxa"/>
            <w:vAlign w:val="center"/>
          </w:tcPr>
          <w:p w14:paraId="050F8081">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1</w:t>
            </w:r>
          </w:p>
        </w:tc>
        <w:tc>
          <w:tcPr>
            <w:tcW w:w="1814" w:type="dxa"/>
            <w:vAlign w:val="center"/>
          </w:tcPr>
          <w:p w14:paraId="4574CFD4">
            <w:pPr>
              <w:spacing w:line="240" w:lineRule="exact"/>
              <w:jc w:val="center"/>
              <w:rPr>
                <w:rFonts w:ascii="宋体" w:hAnsi="宋体" w:eastAsia="宋体" w:cs="Times New Roman"/>
                <w:color w:val="FF0000"/>
                <w:sz w:val="20"/>
                <w:szCs w:val="20"/>
                <w:highlight w:val="none"/>
              </w:rPr>
            </w:pPr>
            <w:r>
              <w:rPr>
                <w:rFonts w:hint="eastAsia" w:ascii="宋体" w:hAnsi="宋体" w:eastAsia="宋体" w:cs="Times New Roman"/>
                <w:szCs w:val="21"/>
                <w:highlight w:val="none"/>
                <w:lang w:eastAsia="zh-CN"/>
              </w:rPr>
              <w:t>供应商认证情况</w:t>
            </w:r>
          </w:p>
        </w:tc>
        <w:tc>
          <w:tcPr>
            <w:tcW w:w="720" w:type="dxa"/>
            <w:vAlign w:val="center"/>
          </w:tcPr>
          <w:p w14:paraId="5D39A97A">
            <w:pPr>
              <w:spacing w:line="240" w:lineRule="exact"/>
              <w:jc w:val="center"/>
              <w:rPr>
                <w:rFonts w:hint="eastAsia" w:ascii="宋体" w:hAnsi="宋体" w:eastAsia="宋体" w:cs="Times New Roman"/>
                <w:sz w:val="20"/>
                <w:szCs w:val="20"/>
                <w:highlight w:val="none"/>
                <w:lang w:val="en-US" w:eastAsia="zh-CN"/>
              </w:rPr>
            </w:pPr>
            <w:r>
              <w:rPr>
                <w:rFonts w:hint="eastAsia" w:ascii="宋体" w:hAnsi="宋体" w:cs="宋体"/>
                <w:sz w:val="20"/>
                <w:szCs w:val="20"/>
                <w:highlight w:val="none"/>
                <w:lang w:val="en-US" w:eastAsia="zh-CN"/>
              </w:rPr>
              <w:t>3</w:t>
            </w:r>
          </w:p>
        </w:tc>
        <w:tc>
          <w:tcPr>
            <w:tcW w:w="755" w:type="dxa"/>
            <w:vAlign w:val="center"/>
          </w:tcPr>
          <w:p w14:paraId="73E2A6B6">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专家打分</w:t>
            </w:r>
          </w:p>
        </w:tc>
        <w:tc>
          <w:tcPr>
            <w:tcW w:w="4328" w:type="dxa"/>
          </w:tcPr>
          <w:p w14:paraId="73004CFF">
            <w:pPr>
              <w:widowControl/>
              <w:spacing w:after="0" w:line="240" w:lineRule="exact"/>
              <w:jc w:val="left"/>
              <w:rPr>
                <w:rFonts w:hint="eastAsia" w:ascii="宋体" w:hAnsi="宋体" w:eastAsia="宋体" w:cs="宋体"/>
                <w:b/>
                <w:bCs/>
                <w:kern w:val="2"/>
                <w:sz w:val="20"/>
                <w:szCs w:val="20"/>
                <w:highlight w:val="none"/>
                <w:lang w:val="en-US" w:eastAsia="zh-CN" w:bidi="ar-SA"/>
              </w:rPr>
            </w:pPr>
            <w:r>
              <w:rPr>
                <w:rFonts w:hint="eastAsia" w:ascii="宋体" w:hAnsi="宋体" w:eastAsia="宋体" w:cs="宋体"/>
                <w:b/>
                <w:bCs/>
                <w:kern w:val="2"/>
                <w:sz w:val="20"/>
                <w:szCs w:val="20"/>
                <w:highlight w:val="none"/>
                <w:lang w:val="en-US" w:eastAsia="zh-CN" w:bidi="ar-SA"/>
              </w:rPr>
              <w:t>（一）评分内容：</w:t>
            </w:r>
          </w:p>
          <w:p w14:paraId="3C12E4B9">
            <w:pPr>
              <w:widowControl/>
              <w:spacing w:after="0" w:line="240" w:lineRule="exact"/>
              <w:jc w:val="left"/>
              <w:rPr>
                <w:rFonts w:hint="eastAsia" w:ascii="宋体" w:hAnsi="宋体" w:eastAsia="宋体" w:cs="宋体"/>
                <w:kern w:val="2"/>
                <w:sz w:val="20"/>
                <w:szCs w:val="20"/>
                <w:highlight w:val="none"/>
                <w:lang w:val="en-US" w:eastAsia="zh-CN" w:bidi="ar-SA"/>
              </w:rPr>
            </w:pPr>
            <w:commentRangeStart w:id="8"/>
            <w:r>
              <w:rPr>
                <w:rFonts w:hint="eastAsia" w:ascii="宋体" w:hAnsi="宋体" w:cs="宋体"/>
                <w:kern w:val="2"/>
                <w:sz w:val="20"/>
                <w:szCs w:val="20"/>
                <w:highlight w:val="none"/>
                <w:lang w:val="en-US" w:eastAsia="zh-CN" w:bidi="ar-SA"/>
              </w:rPr>
              <w:t>1.</w:t>
            </w:r>
            <w:r>
              <w:rPr>
                <w:rFonts w:hint="eastAsia" w:ascii="宋体" w:hAnsi="宋体" w:eastAsia="宋体" w:cs="宋体"/>
                <w:kern w:val="2"/>
                <w:sz w:val="20"/>
                <w:szCs w:val="20"/>
                <w:highlight w:val="none"/>
                <w:lang w:val="en-US" w:eastAsia="zh-CN" w:bidi="ar-SA"/>
              </w:rPr>
              <w:t>IS09001质量管理体系（认证范围至少包含窗帘的生产及销售）；</w:t>
            </w:r>
          </w:p>
          <w:p w14:paraId="16C3EB07">
            <w:pPr>
              <w:widowControl/>
              <w:spacing w:after="0" w:line="240" w:lineRule="exact"/>
              <w:jc w:val="left"/>
              <w:rPr>
                <w:rFonts w:hint="eastAsia" w:ascii="宋体" w:hAnsi="宋体" w:eastAsia="宋体" w:cs="宋体"/>
                <w:kern w:val="2"/>
                <w:sz w:val="20"/>
                <w:szCs w:val="20"/>
                <w:highlight w:val="none"/>
                <w:lang w:val="en-US" w:eastAsia="zh-CN" w:bidi="ar-SA"/>
              </w:rPr>
            </w:pPr>
            <w:r>
              <w:rPr>
                <w:rFonts w:hint="eastAsia" w:ascii="宋体" w:hAnsi="宋体" w:cs="宋体"/>
                <w:kern w:val="2"/>
                <w:sz w:val="20"/>
                <w:szCs w:val="20"/>
                <w:highlight w:val="none"/>
                <w:lang w:val="en-US" w:eastAsia="zh-CN" w:bidi="ar-SA"/>
              </w:rPr>
              <w:t>2.</w:t>
            </w:r>
            <w:r>
              <w:rPr>
                <w:rFonts w:hint="eastAsia" w:ascii="宋体" w:hAnsi="宋体" w:eastAsia="宋体" w:cs="宋体"/>
                <w:kern w:val="2"/>
                <w:sz w:val="20"/>
                <w:szCs w:val="20"/>
                <w:highlight w:val="none"/>
                <w:lang w:val="en-US" w:eastAsia="zh-CN" w:bidi="ar-SA"/>
              </w:rPr>
              <w:t>IS014001环境管理体系认证（认证范围至少包含窗帘的生产及销售）；</w:t>
            </w:r>
          </w:p>
          <w:p w14:paraId="2E965ECD">
            <w:pPr>
              <w:widowControl/>
              <w:spacing w:after="0" w:line="240" w:lineRule="exact"/>
              <w:jc w:val="left"/>
              <w:rPr>
                <w:rFonts w:hint="eastAsia" w:ascii="宋体" w:hAnsi="宋体" w:eastAsia="宋体" w:cs="宋体"/>
                <w:kern w:val="2"/>
                <w:sz w:val="20"/>
                <w:szCs w:val="20"/>
                <w:highlight w:val="none"/>
                <w:lang w:val="en-US" w:eastAsia="zh-CN" w:bidi="ar-SA"/>
              </w:rPr>
            </w:pPr>
            <w:r>
              <w:rPr>
                <w:rFonts w:hint="eastAsia" w:ascii="宋体" w:hAnsi="宋体" w:cs="宋体"/>
                <w:kern w:val="2"/>
                <w:sz w:val="20"/>
                <w:szCs w:val="20"/>
                <w:highlight w:val="none"/>
                <w:lang w:val="en-US" w:eastAsia="zh-CN" w:bidi="ar-SA"/>
              </w:rPr>
              <w:t>3.</w:t>
            </w:r>
            <w:r>
              <w:rPr>
                <w:rFonts w:hint="eastAsia" w:ascii="宋体" w:hAnsi="宋体" w:eastAsia="宋体" w:cs="宋体"/>
                <w:kern w:val="2"/>
                <w:sz w:val="20"/>
                <w:szCs w:val="20"/>
                <w:highlight w:val="none"/>
                <w:lang w:val="en-US" w:eastAsia="zh-CN" w:bidi="ar-SA"/>
              </w:rPr>
              <w:t>ISO45001职业健康安全管理体系认证（认证范围至少包含窗帘的生产及销售）；</w:t>
            </w:r>
          </w:p>
          <w:p w14:paraId="6D2833EB">
            <w:pPr>
              <w:widowControl/>
              <w:spacing w:after="0" w:line="240" w:lineRule="exact"/>
              <w:jc w:val="left"/>
              <w:rPr>
                <w:rFonts w:hint="eastAsia" w:ascii="宋体" w:hAnsi="宋体" w:eastAsia="宋体" w:cs="宋体"/>
                <w:kern w:val="2"/>
                <w:sz w:val="20"/>
                <w:szCs w:val="20"/>
                <w:highlight w:val="none"/>
                <w:lang w:val="en-US" w:eastAsia="zh-CN" w:bidi="ar-SA"/>
              </w:rPr>
            </w:pPr>
            <w:r>
              <w:rPr>
                <w:rFonts w:hint="eastAsia" w:ascii="宋体" w:hAnsi="宋体" w:eastAsia="宋体" w:cs="宋体"/>
                <w:kern w:val="2"/>
                <w:sz w:val="20"/>
                <w:szCs w:val="20"/>
                <w:highlight w:val="none"/>
                <w:lang w:val="en-US" w:eastAsia="zh-CN" w:bidi="ar-SA"/>
              </w:rPr>
              <w:t>全部提供得100分，提供两个得60，提供一个得30分。</w:t>
            </w:r>
            <w:commentRangeEnd w:id="8"/>
            <w:r>
              <w:commentReference w:id="8"/>
            </w:r>
          </w:p>
          <w:p w14:paraId="00555616">
            <w:pPr>
              <w:widowControl/>
              <w:spacing w:after="0" w:line="240" w:lineRule="exact"/>
              <w:jc w:val="left"/>
              <w:rPr>
                <w:rFonts w:hint="eastAsia" w:ascii="宋体" w:hAnsi="宋体" w:eastAsia="宋体" w:cs="宋体"/>
                <w:b/>
                <w:bCs/>
                <w:kern w:val="2"/>
                <w:sz w:val="20"/>
                <w:szCs w:val="20"/>
                <w:highlight w:val="none"/>
                <w:lang w:val="en-US" w:eastAsia="zh-CN" w:bidi="ar-SA"/>
              </w:rPr>
            </w:pPr>
            <w:r>
              <w:rPr>
                <w:rFonts w:hint="eastAsia" w:ascii="宋体" w:hAnsi="宋体" w:eastAsia="宋体" w:cs="宋体"/>
                <w:b/>
                <w:bCs/>
                <w:kern w:val="2"/>
                <w:sz w:val="20"/>
                <w:szCs w:val="20"/>
                <w:highlight w:val="none"/>
                <w:lang w:val="en-US" w:eastAsia="zh-CN" w:bidi="ar-SA"/>
              </w:rPr>
              <w:t>（二）</w:t>
            </w:r>
            <w:r>
              <w:rPr>
                <w:rFonts w:hint="eastAsia" w:ascii="宋体" w:hAnsi="宋体" w:cs="宋体"/>
                <w:b/>
                <w:bCs/>
                <w:kern w:val="2"/>
                <w:sz w:val="20"/>
                <w:szCs w:val="20"/>
                <w:highlight w:val="none"/>
                <w:lang w:val="en-US" w:eastAsia="zh-CN" w:bidi="ar-SA"/>
              </w:rPr>
              <w:t>证明材料</w:t>
            </w:r>
            <w:r>
              <w:rPr>
                <w:rFonts w:hint="eastAsia" w:ascii="宋体" w:hAnsi="宋体" w:eastAsia="宋体" w:cs="宋体"/>
                <w:b/>
                <w:bCs/>
                <w:kern w:val="2"/>
                <w:sz w:val="20"/>
                <w:szCs w:val="20"/>
                <w:highlight w:val="none"/>
                <w:lang w:val="en-US" w:eastAsia="zh-CN" w:bidi="ar-SA"/>
              </w:rPr>
              <w:t>：</w:t>
            </w:r>
          </w:p>
          <w:p w14:paraId="2542252D">
            <w:pPr>
              <w:widowControl/>
              <w:spacing w:after="0" w:line="240" w:lineRule="exact"/>
              <w:jc w:val="left"/>
              <w:rPr>
                <w:rFonts w:hint="eastAsia" w:ascii="宋体" w:hAnsi="宋体" w:eastAsia="宋体" w:cs="宋体"/>
                <w:kern w:val="2"/>
                <w:sz w:val="20"/>
                <w:szCs w:val="20"/>
                <w:highlight w:val="none"/>
                <w:lang w:val="en-US" w:eastAsia="zh-CN" w:bidi="ar-SA"/>
              </w:rPr>
            </w:pPr>
            <w:r>
              <w:rPr>
                <w:rFonts w:hint="eastAsia" w:ascii="宋体" w:hAnsi="宋体" w:eastAsia="宋体" w:cs="宋体"/>
                <w:kern w:val="2"/>
                <w:sz w:val="20"/>
                <w:szCs w:val="20"/>
                <w:highlight w:val="none"/>
                <w:lang w:val="en-US" w:eastAsia="zh-CN" w:bidi="ar-SA"/>
              </w:rPr>
              <w:t>要求提供所有有效的认证证书扫描件，及出具证书官网或全国认证认可信息公共服务平台（http://cx.cnca.cn/）的证书查询记录。认证证书在公开渠道无法查询的，需提供颁发机构的证明材料，证明证书真实有效。评分中出现无证明资料或专家无法凭所提供资料判断是否得分的情况，一律作不得分处理。</w:t>
            </w:r>
          </w:p>
        </w:tc>
      </w:tr>
      <w:tr w14:paraId="08D82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1923" w:hRule="atLeast"/>
          <w:tblCellSpacing w:w="0" w:type="dxa"/>
          <w:jc w:val="center"/>
        </w:trPr>
        <w:tc>
          <w:tcPr>
            <w:tcW w:w="417" w:type="dxa"/>
            <w:gridSpan w:val="2"/>
            <w:vMerge w:val="continue"/>
            <w:vAlign w:val="center"/>
          </w:tcPr>
          <w:p w14:paraId="567E3731">
            <w:pPr>
              <w:keepNext/>
              <w:keepLines/>
              <w:spacing w:before="260" w:after="260" w:line="240" w:lineRule="exact"/>
              <w:jc w:val="center"/>
              <w:outlineLvl w:val="2"/>
              <w:rPr>
                <w:rFonts w:ascii="宋体" w:hAnsi="宋体" w:eastAsia="宋体" w:cs="Times New Roman"/>
                <w:sz w:val="20"/>
                <w:szCs w:val="20"/>
                <w:highlight w:val="none"/>
              </w:rPr>
            </w:pPr>
          </w:p>
        </w:tc>
        <w:tc>
          <w:tcPr>
            <w:tcW w:w="416" w:type="dxa"/>
            <w:vAlign w:val="center"/>
          </w:tcPr>
          <w:p w14:paraId="11408EE3">
            <w:pPr>
              <w:spacing w:line="240" w:lineRule="exact"/>
              <w:jc w:val="center"/>
              <w:rPr>
                <w:rFonts w:hint="eastAsia" w:ascii="宋体" w:hAnsi="宋体" w:eastAsia="宋体" w:cs="Times New Roman"/>
                <w:sz w:val="20"/>
                <w:szCs w:val="20"/>
                <w:highlight w:val="none"/>
                <w:lang w:eastAsia="zh-CN"/>
              </w:rPr>
            </w:pPr>
            <w:r>
              <w:rPr>
                <w:rFonts w:hint="eastAsia" w:ascii="宋体" w:hAnsi="宋体" w:cs="Times New Roman"/>
                <w:sz w:val="20"/>
                <w:szCs w:val="20"/>
                <w:highlight w:val="none"/>
                <w:lang w:val="en-US" w:eastAsia="zh-CN"/>
              </w:rPr>
              <w:t>2</w:t>
            </w:r>
          </w:p>
        </w:tc>
        <w:tc>
          <w:tcPr>
            <w:tcW w:w="1814" w:type="dxa"/>
            <w:vAlign w:val="center"/>
          </w:tcPr>
          <w:p w14:paraId="649E8F84">
            <w:pPr>
              <w:widowControl w:val="0"/>
              <w:pBdr>
                <w:bottom w:val="none" w:color="auto" w:sz="0" w:space="0"/>
              </w:pBdr>
              <w:snapToGrid w:val="0"/>
              <w:spacing w:line="300" w:lineRule="auto"/>
              <w:jc w:val="center"/>
              <w:rPr>
                <w:rFonts w:ascii="宋体" w:hAnsi="宋体" w:eastAsia="宋体" w:cs="Times New Roman"/>
                <w:kern w:val="2"/>
                <w:sz w:val="18"/>
                <w:szCs w:val="21"/>
                <w:highlight w:val="none"/>
                <w:lang w:val="en-US" w:eastAsia="zh-CN" w:bidi="ar-SA"/>
              </w:rPr>
            </w:pPr>
            <w:r>
              <w:rPr>
                <w:rFonts w:hint="eastAsia" w:ascii="宋体" w:hAnsi="宋体" w:eastAsia="宋体" w:cs="宋体"/>
                <w:kern w:val="2"/>
                <w:sz w:val="20"/>
                <w:szCs w:val="20"/>
                <w:highlight w:val="none"/>
                <w:lang w:val="en-US" w:eastAsia="zh-CN" w:bidi="ar-SA"/>
              </w:rPr>
              <w:t>供应商同类业绩</w:t>
            </w:r>
          </w:p>
        </w:tc>
        <w:tc>
          <w:tcPr>
            <w:tcW w:w="720" w:type="dxa"/>
            <w:vAlign w:val="center"/>
          </w:tcPr>
          <w:p w14:paraId="4FF4FCD1">
            <w:pPr>
              <w:spacing w:line="240" w:lineRule="exact"/>
              <w:jc w:val="center"/>
              <w:rPr>
                <w:rFonts w:hint="eastAsia" w:ascii="宋体" w:hAnsi="宋体" w:eastAsia="宋体" w:cs="Times New Roman"/>
                <w:sz w:val="20"/>
                <w:szCs w:val="20"/>
                <w:highlight w:val="none"/>
                <w:lang w:eastAsia="zh-CN"/>
              </w:rPr>
            </w:pPr>
            <w:r>
              <w:rPr>
                <w:rFonts w:hint="eastAsia" w:ascii="宋体" w:hAnsi="宋体" w:cs="Times New Roman"/>
                <w:sz w:val="20"/>
                <w:szCs w:val="20"/>
                <w:highlight w:val="none"/>
                <w:lang w:val="en-US" w:eastAsia="zh-CN"/>
              </w:rPr>
              <w:t>3</w:t>
            </w:r>
          </w:p>
        </w:tc>
        <w:tc>
          <w:tcPr>
            <w:tcW w:w="755" w:type="dxa"/>
            <w:vAlign w:val="center"/>
          </w:tcPr>
          <w:p w14:paraId="1A1602F3">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专家打分</w:t>
            </w:r>
          </w:p>
        </w:tc>
        <w:tc>
          <w:tcPr>
            <w:tcW w:w="4328" w:type="dxa"/>
          </w:tcPr>
          <w:p w14:paraId="22C0E6D7">
            <w:pPr>
              <w:spacing w:line="240" w:lineRule="exact"/>
              <w:jc w:val="left"/>
              <w:rPr>
                <w:rFonts w:hint="eastAsia" w:ascii="宋体" w:hAnsi="宋体" w:eastAsia="宋体" w:cs="宋体"/>
                <w:sz w:val="20"/>
                <w:szCs w:val="20"/>
                <w:highlight w:val="none"/>
              </w:rPr>
            </w:pPr>
            <w:r>
              <w:rPr>
                <w:rFonts w:hint="eastAsia" w:ascii="宋体" w:hAnsi="宋体" w:eastAsia="宋体" w:cs="宋体"/>
                <w:b/>
                <w:bCs/>
                <w:sz w:val="20"/>
                <w:szCs w:val="20"/>
                <w:highlight w:val="none"/>
                <w:lang w:eastAsia="zh-CN"/>
              </w:rPr>
              <w:t>（一）评分内容</w:t>
            </w:r>
            <w:r>
              <w:rPr>
                <w:rFonts w:hint="eastAsia" w:ascii="宋体" w:hAnsi="宋体" w:eastAsia="宋体" w:cs="宋体"/>
                <w:b/>
                <w:bCs/>
                <w:sz w:val="20"/>
                <w:szCs w:val="20"/>
                <w:highlight w:val="none"/>
              </w:rPr>
              <w:t>：</w:t>
            </w:r>
            <w:r>
              <w:rPr>
                <w:rFonts w:hint="eastAsia" w:ascii="宋体" w:hAnsi="宋体" w:eastAsia="宋体" w:cs="宋体"/>
                <w:sz w:val="20"/>
                <w:szCs w:val="20"/>
                <w:highlight w:val="none"/>
              </w:rPr>
              <w:t>考察投标人</w:t>
            </w:r>
            <w:r>
              <w:rPr>
                <w:rFonts w:hint="eastAsia" w:ascii="宋体" w:hAnsi="宋体" w:cs="宋体"/>
                <w:sz w:val="20"/>
                <w:szCs w:val="20"/>
                <w:highlight w:val="none"/>
                <w:lang w:val="en-US" w:eastAsia="zh-CN"/>
              </w:rPr>
              <w:t>自</w:t>
            </w:r>
            <w:r>
              <w:rPr>
                <w:rFonts w:hint="eastAsia" w:ascii="宋体" w:hAnsi="宋体" w:eastAsia="宋体" w:cs="宋体"/>
                <w:sz w:val="20"/>
                <w:szCs w:val="20"/>
                <w:highlight w:val="none"/>
              </w:rPr>
              <w:t>2021年</w:t>
            </w:r>
            <w:commentRangeStart w:id="9"/>
            <w:r>
              <w:rPr>
                <w:rFonts w:hint="eastAsia" w:ascii="宋体" w:hAnsi="宋体" w:eastAsia="宋体" w:cs="宋体"/>
                <w:sz w:val="20"/>
                <w:szCs w:val="20"/>
                <w:highlight w:val="none"/>
              </w:rPr>
              <w:t>9月</w:t>
            </w:r>
            <w:commentRangeEnd w:id="9"/>
            <w:r>
              <w:commentReference w:id="9"/>
            </w:r>
            <w:r>
              <w:rPr>
                <w:rFonts w:hint="eastAsia" w:ascii="宋体" w:hAnsi="宋体" w:eastAsia="宋体" w:cs="宋体"/>
                <w:sz w:val="20"/>
                <w:szCs w:val="20"/>
                <w:highlight w:val="none"/>
              </w:rPr>
              <w:t>至本项目投标截止日</w:t>
            </w:r>
            <w:r>
              <w:rPr>
                <w:rFonts w:hint="eastAsia" w:ascii="宋体" w:hAnsi="宋体" w:cs="宋体"/>
                <w:sz w:val="20"/>
                <w:szCs w:val="20"/>
                <w:highlight w:val="none"/>
                <w:lang w:eastAsia="zh-CN"/>
              </w:rPr>
              <w:t>（</w:t>
            </w:r>
            <w:r>
              <w:rPr>
                <w:rFonts w:hint="eastAsia" w:ascii="宋体" w:hAnsi="宋体" w:eastAsia="宋体" w:cs="宋体"/>
                <w:sz w:val="20"/>
                <w:szCs w:val="20"/>
                <w:highlight w:val="none"/>
              </w:rPr>
              <w:t>以合同签订时间为准</w:t>
            </w:r>
            <w:r>
              <w:rPr>
                <w:rFonts w:hint="eastAsia" w:ascii="宋体" w:hAnsi="宋体" w:cs="宋体"/>
                <w:sz w:val="20"/>
                <w:szCs w:val="20"/>
                <w:highlight w:val="none"/>
                <w:lang w:eastAsia="zh-CN"/>
              </w:rPr>
              <w:t>）</w:t>
            </w:r>
            <w:r>
              <w:rPr>
                <w:rFonts w:hint="eastAsia" w:ascii="宋体" w:hAnsi="宋体" w:cs="宋体"/>
                <w:sz w:val="20"/>
                <w:szCs w:val="20"/>
                <w:highlight w:val="none"/>
                <w:lang w:val="en-US" w:eastAsia="zh-CN"/>
              </w:rPr>
              <w:t>的</w:t>
            </w:r>
            <w:r>
              <w:rPr>
                <w:rFonts w:hint="eastAsia" w:ascii="宋体" w:hAnsi="宋体" w:eastAsia="宋体" w:cs="宋体"/>
                <w:sz w:val="20"/>
                <w:szCs w:val="20"/>
                <w:highlight w:val="none"/>
              </w:rPr>
              <w:t>同类（</w:t>
            </w:r>
            <w:commentRangeStart w:id="10"/>
            <w:r>
              <w:rPr>
                <w:rFonts w:hint="eastAsia" w:ascii="宋体" w:hAnsi="宋体" w:eastAsia="宋体" w:cs="宋体"/>
                <w:sz w:val="20"/>
                <w:szCs w:val="20"/>
                <w:highlight w:val="none"/>
              </w:rPr>
              <w:t>同类指的是与投标的核心产品相同类型的产品，且已履约评价/验收合格</w:t>
            </w:r>
            <w:commentRangeEnd w:id="10"/>
            <w:r>
              <w:commentReference w:id="10"/>
            </w:r>
            <w:r>
              <w:rPr>
                <w:rFonts w:hint="eastAsia" w:ascii="宋体" w:hAnsi="宋体" w:eastAsia="宋体" w:cs="宋体"/>
                <w:sz w:val="20"/>
                <w:szCs w:val="20"/>
                <w:highlight w:val="none"/>
              </w:rPr>
              <w:t>）</w:t>
            </w:r>
            <w:r>
              <w:rPr>
                <w:rFonts w:hint="eastAsia" w:ascii="宋体" w:hAnsi="宋体" w:cs="宋体"/>
                <w:sz w:val="20"/>
                <w:szCs w:val="20"/>
                <w:highlight w:val="none"/>
                <w:lang w:val="en-US" w:eastAsia="zh-CN"/>
              </w:rPr>
              <w:t>产品</w:t>
            </w:r>
            <w:r>
              <w:rPr>
                <w:rFonts w:hint="eastAsia" w:ascii="宋体" w:hAnsi="宋体" w:eastAsia="宋体" w:cs="宋体"/>
                <w:sz w:val="20"/>
                <w:szCs w:val="20"/>
                <w:highlight w:val="none"/>
              </w:rPr>
              <w:t>业绩情况：提供3个（或以上）得100分，提供2个得60分，提供1个得30分，未提供的不得分。</w:t>
            </w:r>
          </w:p>
          <w:p w14:paraId="0C27E484">
            <w:pPr>
              <w:widowControl/>
              <w:spacing w:after="0" w:line="240" w:lineRule="exact"/>
              <w:jc w:val="left"/>
              <w:rPr>
                <w:rFonts w:hint="eastAsia" w:ascii="宋体" w:hAnsi="宋体" w:eastAsia="宋体" w:cs="宋体"/>
                <w:b/>
                <w:bCs/>
                <w:kern w:val="2"/>
                <w:sz w:val="20"/>
                <w:szCs w:val="20"/>
                <w:highlight w:val="none"/>
                <w:lang w:val="en-US" w:eastAsia="zh-CN" w:bidi="ar-SA"/>
              </w:rPr>
            </w:pPr>
            <w:r>
              <w:rPr>
                <w:rFonts w:hint="eastAsia" w:ascii="宋体" w:hAnsi="宋体" w:eastAsia="宋体" w:cs="宋体"/>
                <w:b/>
                <w:bCs/>
                <w:kern w:val="2"/>
                <w:sz w:val="20"/>
                <w:szCs w:val="20"/>
                <w:highlight w:val="none"/>
                <w:lang w:val="en-US" w:eastAsia="zh-CN" w:bidi="ar-SA"/>
              </w:rPr>
              <w:t>（二）</w:t>
            </w:r>
            <w:r>
              <w:rPr>
                <w:rFonts w:hint="eastAsia" w:ascii="宋体" w:hAnsi="宋体" w:cs="宋体"/>
                <w:b/>
                <w:bCs/>
                <w:kern w:val="2"/>
                <w:sz w:val="20"/>
                <w:szCs w:val="20"/>
                <w:highlight w:val="none"/>
                <w:lang w:val="en-US" w:eastAsia="zh-CN" w:bidi="ar-SA"/>
              </w:rPr>
              <w:t>证明材料</w:t>
            </w:r>
            <w:r>
              <w:rPr>
                <w:rFonts w:hint="eastAsia" w:ascii="宋体" w:hAnsi="宋体" w:eastAsia="宋体" w:cs="宋体"/>
                <w:b/>
                <w:bCs/>
                <w:kern w:val="2"/>
                <w:sz w:val="20"/>
                <w:szCs w:val="20"/>
                <w:highlight w:val="none"/>
                <w:lang w:val="en-US" w:eastAsia="zh-CN" w:bidi="ar-SA"/>
              </w:rPr>
              <w:t>：</w:t>
            </w:r>
          </w:p>
          <w:p w14:paraId="484A6DFD">
            <w:pPr>
              <w:spacing w:line="240" w:lineRule="exact"/>
              <w:jc w:val="left"/>
              <w:rPr>
                <w:rFonts w:hint="eastAsia" w:ascii="宋体" w:hAnsi="宋体" w:eastAsia="宋体" w:cs="宋体"/>
                <w:sz w:val="20"/>
                <w:szCs w:val="20"/>
                <w:highlight w:val="none"/>
              </w:rPr>
            </w:pPr>
            <w:commentRangeStart w:id="11"/>
            <w:r>
              <w:rPr>
                <w:rFonts w:hint="eastAsia" w:ascii="宋体" w:hAnsi="宋体" w:eastAsia="宋体" w:cs="宋体"/>
                <w:sz w:val="20"/>
                <w:szCs w:val="20"/>
                <w:highlight w:val="none"/>
              </w:rPr>
              <w:t>投标人必须在投标文件中提供每一个完工项目的合同、项目履约评价/验收合格或以上评价报告等证明文件扫描件作为得分依据，原件备查。</w:t>
            </w:r>
          </w:p>
          <w:p w14:paraId="48EA0165">
            <w:pPr>
              <w:spacing w:line="240" w:lineRule="exact"/>
              <w:jc w:val="left"/>
              <w:rPr>
                <w:rFonts w:ascii="宋体" w:hAnsi="宋体" w:eastAsia="宋体" w:cs="宋体"/>
                <w:sz w:val="20"/>
                <w:szCs w:val="20"/>
                <w:highlight w:val="none"/>
              </w:rPr>
            </w:pPr>
            <w:r>
              <w:rPr>
                <w:rFonts w:hint="eastAsia" w:ascii="宋体" w:hAnsi="宋体" w:eastAsia="宋体" w:cs="宋体"/>
                <w:sz w:val="20"/>
                <w:szCs w:val="20"/>
                <w:highlight w:val="none"/>
              </w:rPr>
              <w:t>其中通过合同关键信息无法判断是否得分的，也可以提供能证明得分的其它证明资料，如合同甲方出具的证明文件等。合同及项目履约评价/验收合格或以上评价报告证明文件需加盖合同甲方公章（或甲方业务章）。</w:t>
            </w:r>
            <w:commentRangeEnd w:id="11"/>
            <w:r>
              <w:commentReference w:id="11"/>
            </w:r>
            <w:r>
              <w:rPr>
                <w:rFonts w:hint="eastAsia" w:ascii="宋体" w:hAnsi="宋体" w:eastAsia="宋体" w:cs="宋体"/>
                <w:sz w:val="20"/>
                <w:szCs w:val="20"/>
                <w:highlight w:val="none"/>
              </w:rPr>
              <w:t>评分中出现无证明资料或专家无法凭所提供资料判断是否得分的情况，一律作不得分处理。</w:t>
            </w:r>
          </w:p>
        </w:tc>
      </w:tr>
    </w:tbl>
    <w:p w14:paraId="6663C6DA">
      <w:pPr>
        <w:sectPr>
          <w:pgSz w:w="11907" w:h="16840"/>
          <w:pgMar w:top="1440" w:right="1418" w:bottom="1440" w:left="1418" w:header="851" w:footer="992" w:gutter="0"/>
          <w:pgBorders>
            <w:top w:val="none" w:sz="0" w:space="0"/>
            <w:left w:val="none" w:sz="0" w:space="0"/>
            <w:bottom w:val="none" w:sz="0" w:space="0"/>
            <w:right w:val="none" w:sz="0" w:space="0"/>
          </w:pgBorders>
          <w:cols w:space="425" w:num="1"/>
          <w:titlePg/>
          <w:docGrid w:linePitch="462" w:charSpace="0"/>
        </w:sectPr>
      </w:pPr>
    </w:p>
    <w:p w14:paraId="1CCBD9ED">
      <w:pPr>
        <w:jc w:val="center"/>
        <w:rPr>
          <w:b/>
          <w:sz w:val="84"/>
          <w:szCs w:val="84"/>
        </w:rPr>
      </w:pPr>
    </w:p>
    <w:p w14:paraId="796B7DCB">
      <w:pPr>
        <w:jc w:val="center"/>
        <w:rPr>
          <w:b/>
          <w:sz w:val="84"/>
          <w:szCs w:val="84"/>
        </w:rPr>
      </w:pPr>
    </w:p>
    <w:p w14:paraId="6CE3A66F">
      <w:pPr>
        <w:jc w:val="center"/>
        <w:rPr>
          <w:b/>
          <w:sz w:val="84"/>
          <w:szCs w:val="84"/>
        </w:rPr>
      </w:pPr>
    </w:p>
    <w:p w14:paraId="10E7E443">
      <w:pPr>
        <w:jc w:val="center"/>
        <w:rPr>
          <w:b/>
          <w:sz w:val="120"/>
          <w:szCs w:val="120"/>
        </w:rPr>
      </w:pPr>
      <w:r>
        <w:rPr>
          <w:rFonts w:hint="eastAsia"/>
          <w:b/>
          <w:sz w:val="120"/>
          <w:szCs w:val="120"/>
        </w:rPr>
        <w:t>政府采购</w:t>
      </w:r>
    </w:p>
    <w:p w14:paraId="244CEBF5">
      <w:pPr>
        <w:jc w:val="center"/>
        <w:rPr>
          <w:b/>
          <w:sz w:val="120"/>
          <w:szCs w:val="120"/>
        </w:rPr>
      </w:pPr>
      <w:r>
        <w:rPr>
          <w:rFonts w:hint="eastAsia"/>
          <w:b/>
          <w:sz w:val="120"/>
          <w:szCs w:val="120"/>
        </w:rPr>
        <w:t>招标文件</w:t>
      </w:r>
    </w:p>
    <w:p w14:paraId="4400E7B6">
      <w:pPr>
        <w:jc w:val="center"/>
        <w:rPr>
          <w:b/>
          <w:sz w:val="52"/>
          <w:szCs w:val="52"/>
        </w:rPr>
      </w:pPr>
      <w:r>
        <w:rPr>
          <w:rFonts w:hint="eastAsia"/>
          <w:b/>
          <w:sz w:val="52"/>
          <w:szCs w:val="52"/>
        </w:rPr>
        <w:t>（货物类）</w:t>
      </w:r>
    </w:p>
    <w:p w14:paraId="15BEE3D4"/>
    <w:p w14:paraId="02685391"/>
    <w:p w14:paraId="643EA923"/>
    <w:p w14:paraId="7C5B3BCA"/>
    <w:p w14:paraId="3A24C475"/>
    <w:p w14:paraId="428C106C"/>
    <w:p w14:paraId="2CD740FE"/>
    <w:p w14:paraId="70191ED6"/>
    <w:p w14:paraId="51E07869"/>
    <w:p w14:paraId="4BE2C5BF"/>
    <w:p w14:paraId="4A379167"/>
    <w:p w14:paraId="4B326AFA"/>
    <w:p w14:paraId="4FB913F6"/>
    <w:p w14:paraId="74D83376"/>
    <w:p w14:paraId="2286DA6B"/>
    <w:p w14:paraId="05542B7C"/>
    <w:p w14:paraId="480B8AE5"/>
    <w:p w14:paraId="0D07F1CD"/>
    <w:p w14:paraId="0FB56770"/>
    <w:p w14:paraId="5AC8930B">
      <w:pPr>
        <w:jc w:val="center"/>
        <w:rPr>
          <w:b/>
          <w:sz w:val="44"/>
          <w:szCs w:val="44"/>
        </w:rPr>
      </w:pPr>
      <w:bookmarkStart w:id="3" w:name="_Hlk71465316"/>
      <w:r>
        <w:rPr>
          <w:rFonts w:hint="eastAsia"/>
          <w:b/>
          <w:sz w:val="44"/>
          <w:szCs w:val="44"/>
        </w:rPr>
        <w:t>深圳公共资源交易中心</w:t>
      </w:r>
    </w:p>
    <w:p w14:paraId="333AC27F">
      <w:pPr>
        <w:jc w:val="center"/>
        <w:rPr>
          <w:b/>
          <w:sz w:val="44"/>
          <w:szCs w:val="44"/>
        </w:rPr>
      </w:pPr>
      <w:r>
        <w:rPr>
          <w:rFonts w:hint="eastAsia"/>
          <w:b/>
          <w:sz w:val="44"/>
          <w:szCs w:val="44"/>
        </w:rPr>
        <w:t>（</w:t>
      </w:r>
      <w:r>
        <w:rPr>
          <w:b/>
          <w:sz w:val="44"/>
          <w:szCs w:val="44"/>
        </w:rPr>
        <w:t>20</w:t>
      </w:r>
      <w:r>
        <w:rPr>
          <w:rFonts w:hint="eastAsia"/>
          <w:b/>
          <w:sz w:val="44"/>
          <w:szCs w:val="44"/>
        </w:rPr>
        <w:t>2</w:t>
      </w:r>
      <w:r>
        <w:rPr>
          <w:rFonts w:hint="eastAsia"/>
          <w:b/>
          <w:sz w:val="44"/>
          <w:szCs w:val="44"/>
          <w:lang w:val="en-US" w:eastAsia="zh-CN"/>
        </w:rPr>
        <w:t>5</w:t>
      </w:r>
      <w:r>
        <w:rPr>
          <w:rFonts w:hint="eastAsia"/>
          <w:b/>
          <w:sz w:val="44"/>
          <w:szCs w:val="44"/>
        </w:rPr>
        <w:t>）</w:t>
      </w:r>
    </w:p>
    <w:bookmarkEnd w:id="3"/>
    <w:p w14:paraId="659FCE15">
      <w:pPr>
        <w:widowControl/>
        <w:jc w:val="center"/>
      </w:pPr>
      <w:r>
        <w:br w:type="page"/>
      </w:r>
    </w:p>
    <w:p w14:paraId="05A97FF4">
      <w:pPr>
        <w:keepNext w:val="0"/>
        <w:keepLines w:val="0"/>
        <w:pageBreakBefore w:val="0"/>
        <w:widowControl w:val="0"/>
        <w:kinsoku/>
        <w:wordWrap/>
        <w:overflowPunct/>
        <w:topLinePunct w:val="0"/>
        <w:autoSpaceDE/>
        <w:autoSpaceDN/>
        <w:bidi w:val="0"/>
        <w:adjustRightInd/>
        <w:snapToGrid/>
        <w:spacing w:before="464" w:beforeLines="100" w:after="464" w:afterLines="100"/>
        <w:jc w:val="center"/>
        <w:textAlignment w:val="auto"/>
        <w:rPr>
          <w:rFonts w:hint="eastAsia" w:ascii="黑体" w:hAnsi="黑体" w:eastAsia="黑体" w:cs="黑体"/>
          <w:b/>
          <w:bCs/>
          <w:sz w:val="28"/>
          <w:szCs w:val="36"/>
        </w:rPr>
      </w:pPr>
      <w:bookmarkStart w:id="4" w:name="_Hlk72218009"/>
      <w:r>
        <w:rPr>
          <w:rFonts w:hint="eastAsia" w:ascii="黑体" w:hAnsi="黑体" w:eastAsia="黑体" w:cs="黑体"/>
          <w:b/>
          <w:bCs/>
          <w:sz w:val="28"/>
          <w:szCs w:val="36"/>
        </w:rPr>
        <w:t>目   录</w:t>
      </w:r>
    </w:p>
    <w:p w14:paraId="1EABC097">
      <w:pPr>
        <w:outlineLvl w:val="0"/>
        <w:rPr>
          <w:b/>
          <w:sz w:val="24"/>
        </w:rPr>
      </w:pPr>
      <w:r>
        <w:rPr>
          <w:rFonts w:hint="eastAsia"/>
          <w:b/>
          <w:sz w:val="24"/>
        </w:rPr>
        <w:t xml:space="preserve">第一册  </w:t>
      </w:r>
      <w:r>
        <w:rPr>
          <w:rFonts w:hint="eastAsia"/>
          <w:b/>
          <w:sz w:val="24"/>
          <w:lang w:val="en-US" w:eastAsia="zh-CN"/>
        </w:rPr>
        <w:t xml:space="preserve">  </w:t>
      </w:r>
      <w:r>
        <w:rPr>
          <w:rFonts w:hint="eastAsia"/>
          <w:b/>
          <w:sz w:val="24"/>
        </w:rPr>
        <w:t>专用条款</w:t>
      </w:r>
    </w:p>
    <w:p w14:paraId="6D2C61E3">
      <w:pPr>
        <w:ind w:firstLine="960" w:firstLineChars="400"/>
        <w:rPr>
          <w:sz w:val="24"/>
        </w:rPr>
      </w:pPr>
      <w:r>
        <w:rPr>
          <w:rFonts w:hint="eastAsia"/>
          <w:sz w:val="24"/>
        </w:rPr>
        <w:t>关键信息</w:t>
      </w:r>
    </w:p>
    <w:p w14:paraId="5943D0C3">
      <w:pPr>
        <w:ind w:left="630" w:leftChars="300" w:firstLine="630" w:firstLineChars="300"/>
        <w:rPr>
          <w:rFonts w:ascii="宋体" w:hAnsi="宋体"/>
          <w:szCs w:val="21"/>
        </w:rPr>
      </w:pPr>
      <w:r>
        <w:rPr>
          <w:rFonts w:hint="eastAsia" w:ascii="宋体" w:hAnsi="宋体"/>
          <w:szCs w:val="21"/>
        </w:rPr>
        <w:t>第一章  招标公告</w:t>
      </w:r>
    </w:p>
    <w:p w14:paraId="1A48417D">
      <w:pPr>
        <w:ind w:left="630" w:leftChars="300" w:firstLine="630" w:firstLineChars="300"/>
        <w:rPr>
          <w:rFonts w:ascii="宋体" w:hAnsi="宋体"/>
          <w:szCs w:val="21"/>
        </w:rPr>
      </w:pPr>
      <w:r>
        <w:rPr>
          <w:rFonts w:hint="eastAsia" w:ascii="宋体" w:hAnsi="宋体"/>
          <w:szCs w:val="21"/>
        </w:rPr>
        <w:t xml:space="preserve">第二章  </w:t>
      </w:r>
      <w:bookmarkStart w:id="5" w:name="_Hlk71994379"/>
      <w:r>
        <w:rPr>
          <w:rFonts w:hint="eastAsia" w:ascii="宋体" w:hAnsi="宋体"/>
          <w:szCs w:val="21"/>
        </w:rPr>
        <w:t>对通用条款的补充内容及其他关键信息</w:t>
      </w:r>
      <w:bookmarkEnd w:id="5"/>
    </w:p>
    <w:p w14:paraId="7551B3D6">
      <w:pPr>
        <w:ind w:left="630" w:leftChars="300" w:firstLine="630" w:firstLineChars="300"/>
        <w:rPr>
          <w:rFonts w:ascii="宋体" w:hAnsi="宋体"/>
          <w:szCs w:val="21"/>
        </w:rPr>
      </w:pPr>
      <w:r>
        <w:rPr>
          <w:rFonts w:hint="eastAsia" w:ascii="宋体" w:hAnsi="宋体"/>
          <w:szCs w:val="21"/>
        </w:rPr>
        <w:t xml:space="preserve">第三章 </w:t>
      </w:r>
      <w:r>
        <w:rPr>
          <w:rFonts w:ascii="宋体" w:hAnsi="宋体"/>
          <w:szCs w:val="21"/>
        </w:rPr>
        <w:t xml:space="preserve"> </w:t>
      </w:r>
      <w:r>
        <w:rPr>
          <w:rFonts w:hint="eastAsia" w:ascii="宋体" w:hAnsi="宋体"/>
          <w:szCs w:val="21"/>
        </w:rPr>
        <w:t>用户需求书</w:t>
      </w:r>
    </w:p>
    <w:p w14:paraId="4E958C72">
      <w:pPr>
        <w:ind w:left="630" w:leftChars="300" w:firstLine="630" w:firstLineChars="300"/>
        <w:rPr>
          <w:rFonts w:ascii="宋体" w:hAnsi="宋体"/>
          <w:szCs w:val="21"/>
        </w:rPr>
      </w:pPr>
      <w:r>
        <w:rPr>
          <w:rFonts w:hint="eastAsia" w:ascii="宋体" w:hAnsi="宋体"/>
          <w:szCs w:val="21"/>
        </w:rPr>
        <w:t xml:space="preserve">第四章 </w:t>
      </w:r>
      <w:r>
        <w:rPr>
          <w:rFonts w:ascii="宋体" w:hAnsi="宋体"/>
          <w:szCs w:val="21"/>
        </w:rPr>
        <w:t xml:space="preserve"> </w:t>
      </w:r>
      <w:r>
        <w:rPr>
          <w:rFonts w:hint="eastAsia" w:ascii="宋体" w:hAnsi="宋体"/>
          <w:szCs w:val="21"/>
        </w:rPr>
        <w:t>投标文件组成要求及格式</w:t>
      </w:r>
    </w:p>
    <w:p w14:paraId="5F12F403">
      <w:pPr>
        <w:ind w:left="630" w:leftChars="300" w:firstLine="630" w:firstLineChars="300"/>
        <w:rPr>
          <w:rFonts w:ascii="宋体" w:hAnsi="宋体"/>
          <w:szCs w:val="21"/>
        </w:rPr>
      </w:pPr>
      <w:r>
        <w:rPr>
          <w:rFonts w:hint="eastAsia" w:ascii="宋体" w:hAnsi="宋体"/>
          <w:szCs w:val="21"/>
        </w:rPr>
        <w:t>第五章  合同条款及格式</w:t>
      </w:r>
    </w:p>
    <w:p w14:paraId="50269C95">
      <w:pPr>
        <w:rPr>
          <w:b/>
          <w:sz w:val="24"/>
        </w:rPr>
      </w:pPr>
    </w:p>
    <w:p w14:paraId="643A6AE8">
      <w:pPr>
        <w:outlineLvl w:val="0"/>
        <w:rPr>
          <w:b/>
          <w:sz w:val="24"/>
        </w:rPr>
      </w:pPr>
      <w:r>
        <w:rPr>
          <w:rFonts w:hint="eastAsia"/>
          <w:b/>
          <w:sz w:val="24"/>
        </w:rPr>
        <w:t>第二册</w:t>
      </w:r>
      <w:r>
        <w:rPr>
          <w:rFonts w:hint="eastAsia"/>
          <w:b/>
          <w:sz w:val="24"/>
          <w:lang w:val="en-US" w:eastAsia="zh-CN"/>
        </w:rPr>
        <w:t xml:space="preserve">  </w:t>
      </w:r>
      <w:r>
        <w:rPr>
          <w:rFonts w:hint="eastAsia"/>
          <w:b/>
          <w:sz w:val="24"/>
        </w:rPr>
        <w:t xml:space="preserve">  通用条款</w:t>
      </w:r>
    </w:p>
    <w:p w14:paraId="078676AC">
      <w:pPr>
        <w:ind w:left="630" w:leftChars="300" w:firstLine="411" w:firstLineChars="196"/>
        <w:rPr>
          <w:rFonts w:ascii="宋体" w:hAnsi="宋体"/>
          <w:szCs w:val="21"/>
        </w:rPr>
      </w:pPr>
      <w:r>
        <w:rPr>
          <w:rFonts w:hint="eastAsia" w:ascii="宋体" w:hAnsi="宋体"/>
          <w:szCs w:val="21"/>
        </w:rPr>
        <w:t>第一章  总则</w:t>
      </w:r>
    </w:p>
    <w:p w14:paraId="787ABFAE">
      <w:pPr>
        <w:ind w:left="630" w:leftChars="300" w:firstLine="411" w:firstLineChars="196"/>
        <w:rPr>
          <w:rFonts w:ascii="宋体" w:hAnsi="宋体"/>
          <w:szCs w:val="21"/>
        </w:rPr>
      </w:pPr>
      <w:r>
        <w:rPr>
          <w:rFonts w:hint="eastAsia" w:ascii="宋体" w:hAnsi="宋体"/>
          <w:szCs w:val="21"/>
        </w:rPr>
        <w:t>第二章  招标文件</w:t>
      </w:r>
    </w:p>
    <w:p w14:paraId="5C90E9D4">
      <w:pPr>
        <w:ind w:left="630" w:leftChars="300" w:firstLine="411" w:firstLineChars="196"/>
        <w:rPr>
          <w:rFonts w:ascii="宋体" w:hAnsi="宋体"/>
          <w:szCs w:val="21"/>
        </w:rPr>
      </w:pPr>
      <w:r>
        <w:rPr>
          <w:rFonts w:hint="eastAsia" w:ascii="宋体" w:hAnsi="宋体"/>
          <w:szCs w:val="21"/>
        </w:rPr>
        <w:t>第三章  投标文件的编制</w:t>
      </w:r>
    </w:p>
    <w:p w14:paraId="748F062A">
      <w:pPr>
        <w:ind w:left="630" w:leftChars="300" w:firstLine="411" w:firstLineChars="196"/>
        <w:rPr>
          <w:rFonts w:ascii="宋体" w:hAnsi="宋体"/>
          <w:szCs w:val="21"/>
        </w:rPr>
      </w:pPr>
      <w:r>
        <w:rPr>
          <w:rFonts w:hint="eastAsia" w:ascii="宋体" w:hAnsi="宋体"/>
          <w:szCs w:val="21"/>
        </w:rPr>
        <w:t>第四章  投标文件的递交</w:t>
      </w:r>
    </w:p>
    <w:p w14:paraId="1D952AA4">
      <w:pPr>
        <w:ind w:left="630" w:leftChars="300" w:firstLine="411" w:firstLineChars="196"/>
        <w:rPr>
          <w:rFonts w:ascii="宋体" w:hAnsi="宋体"/>
          <w:szCs w:val="21"/>
        </w:rPr>
      </w:pPr>
      <w:r>
        <w:rPr>
          <w:rFonts w:hint="eastAsia" w:ascii="宋体" w:hAnsi="宋体"/>
          <w:szCs w:val="21"/>
        </w:rPr>
        <w:t>第五章  开标</w:t>
      </w:r>
    </w:p>
    <w:p w14:paraId="0963232A">
      <w:pPr>
        <w:ind w:left="630" w:leftChars="300" w:firstLine="411" w:firstLineChars="196"/>
        <w:rPr>
          <w:rFonts w:ascii="宋体" w:hAnsi="宋体"/>
          <w:szCs w:val="21"/>
        </w:rPr>
      </w:pPr>
      <w:r>
        <w:rPr>
          <w:rFonts w:hint="eastAsia" w:ascii="宋体" w:hAnsi="宋体"/>
          <w:szCs w:val="21"/>
        </w:rPr>
        <w:t>第六章  评审要求</w:t>
      </w:r>
    </w:p>
    <w:p w14:paraId="5026F302">
      <w:pPr>
        <w:ind w:left="630" w:leftChars="300" w:firstLine="411" w:firstLineChars="196"/>
        <w:rPr>
          <w:rFonts w:ascii="宋体" w:hAnsi="宋体"/>
          <w:szCs w:val="21"/>
        </w:rPr>
      </w:pPr>
      <w:r>
        <w:rPr>
          <w:rFonts w:hint="eastAsia" w:ascii="宋体" w:hAnsi="宋体"/>
          <w:szCs w:val="21"/>
        </w:rPr>
        <w:t>第七章  评审程序及评审方法</w:t>
      </w:r>
    </w:p>
    <w:p w14:paraId="12DE55AE">
      <w:pPr>
        <w:ind w:left="630" w:leftChars="300" w:firstLine="411" w:firstLineChars="196"/>
        <w:rPr>
          <w:rFonts w:ascii="宋体" w:hAnsi="宋体"/>
          <w:szCs w:val="21"/>
        </w:rPr>
      </w:pPr>
      <w:r>
        <w:rPr>
          <w:rFonts w:hint="eastAsia" w:ascii="宋体" w:hAnsi="宋体"/>
          <w:szCs w:val="21"/>
        </w:rPr>
        <w:t>第八章  定标及公示</w:t>
      </w:r>
    </w:p>
    <w:p w14:paraId="50DC8CCE">
      <w:pPr>
        <w:ind w:left="630" w:leftChars="300" w:firstLine="411" w:firstLineChars="196"/>
        <w:rPr>
          <w:rFonts w:ascii="宋体" w:hAnsi="宋体"/>
          <w:szCs w:val="21"/>
        </w:rPr>
      </w:pPr>
      <w:r>
        <w:rPr>
          <w:rFonts w:hint="eastAsia" w:ascii="宋体" w:hAnsi="宋体"/>
          <w:szCs w:val="21"/>
        </w:rPr>
        <w:t>第九章  公开招标失败的后续处理</w:t>
      </w:r>
    </w:p>
    <w:p w14:paraId="3E60292F">
      <w:pPr>
        <w:ind w:left="630" w:leftChars="300" w:firstLine="411" w:firstLineChars="196"/>
        <w:rPr>
          <w:rFonts w:ascii="宋体" w:hAnsi="宋体"/>
          <w:szCs w:val="21"/>
        </w:rPr>
      </w:pPr>
      <w:r>
        <w:rPr>
          <w:rFonts w:hint="eastAsia" w:ascii="宋体" w:hAnsi="宋体"/>
          <w:szCs w:val="21"/>
        </w:rPr>
        <w:t>第十章  合同的授予与备案</w:t>
      </w:r>
    </w:p>
    <w:p w14:paraId="210329B6">
      <w:pPr>
        <w:ind w:firstLine="1050" w:firstLineChars="500"/>
        <w:rPr>
          <w:rFonts w:hint="eastAsia"/>
        </w:rPr>
      </w:pPr>
      <w:r>
        <w:rPr>
          <w:rFonts w:hint="eastAsia"/>
        </w:rPr>
        <w:t>第十一章  质疑处理</w:t>
      </w:r>
    </w:p>
    <w:p w14:paraId="25B81611">
      <w:pPr>
        <w:pStyle w:val="36"/>
        <w:rPr>
          <w:rFonts w:hint="eastAsia"/>
        </w:rPr>
      </w:pPr>
    </w:p>
    <w:p w14:paraId="03BDAD93">
      <w:pPr>
        <w:pStyle w:val="2"/>
        <w:rPr>
          <w:rFonts w:hint="eastAsia"/>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bookmarkEnd w:id="4"/>
    <w:p w14:paraId="2A2F48C6">
      <w:pPr>
        <w:pStyle w:val="3"/>
        <w:rPr>
          <w:color w:val="FF0000"/>
          <w:sz w:val="24"/>
        </w:rPr>
      </w:pPr>
      <w:bookmarkStart w:id="6" w:name="bt本工程承诺书"/>
      <w:bookmarkEnd w:id="6"/>
      <w:bookmarkStart w:id="7" w:name="bt开标一览表"/>
      <w:bookmarkEnd w:id="7"/>
      <w:bookmarkStart w:id="8" w:name="bt项目管理班子配备情况"/>
      <w:bookmarkEnd w:id="8"/>
      <w:bookmarkStart w:id="9" w:name="bt投标报价汇总表"/>
      <w:bookmarkEnd w:id="9"/>
      <w:bookmarkStart w:id="10" w:name="bt投标函"/>
      <w:bookmarkEnd w:id="10"/>
      <w:bookmarkStart w:id="11" w:name="合同格式"/>
      <w:bookmarkEnd w:id="11"/>
      <w:bookmarkStart w:id="12" w:name="bt合同条款及格式"/>
      <w:bookmarkEnd w:id="12"/>
      <w:bookmarkStart w:id="13" w:name="bt商务标投标文件格式"/>
      <w:bookmarkEnd w:id="13"/>
      <w:bookmarkStart w:id="14" w:name="bt投标文件签署授权委托书"/>
      <w:bookmarkEnd w:id="14"/>
      <w:bookmarkStart w:id="15" w:name="bt投标人情况介绍"/>
      <w:bookmarkEnd w:id="15"/>
      <w:bookmarkStart w:id="16" w:name="bt合同条款"/>
      <w:bookmarkEnd w:id="16"/>
      <w:bookmarkStart w:id="17" w:name="bt技术标投标文件格式"/>
      <w:bookmarkEnd w:id="17"/>
      <w:bookmarkStart w:id="18" w:name="bt说明"/>
      <w:bookmarkEnd w:id="18"/>
      <w:bookmarkStart w:id="19" w:name="bt投标人须知"/>
      <w:bookmarkEnd w:id="19"/>
      <w:bookmarkStart w:id="20" w:name="bt合同格式"/>
      <w:bookmarkEnd w:id="20"/>
      <w:bookmarkStart w:id="21" w:name="bt其他资料由投标人自定"/>
      <w:bookmarkEnd w:id="21"/>
      <w:bookmarkStart w:id="22" w:name="bt其他资料2"/>
      <w:bookmarkEnd w:id="22"/>
      <w:r>
        <w:rPr>
          <w:rFonts w:hint="eastAsia"/>
        </w:rPr>
        <w:t>第一册  专用条款</w:t>
      </w:r>
    </w:p>
    <w:p w14:paraId="7D73119E">
      <w:pPr>
        <w:pStyle w:val="6"/>
        <w:rPr>
          <w:sz w:val="28"/>
          <w:szCs w:val="28"/>
        </w:rPr>
      </w:pPr>
      <w:r>
        <w:rPr>
          <w:rFonts w:hint="eastAsia"/>
          <w:sz w:val="28"/>
          <w:szCs w:val="28"/>
        </w:rPr>
        <w:t>第一章  招标公告</w:t>
      </w:r>
    </w:p>
    <w:p w14:paraId="7E4FA71B">
      <w:pPr>
        <w:spacing w:line="360" w:lineRule="auto"/>
        <w:rPr>
          <w:rFonts w:ascii="宋体" w:hAnsi="宋体" w:cs="宋体"/>
          <w:b/>
          <w:bCs/>
          <w:kern w:val="0"/>
          <w:szCs w:val="21"/>
        </w:rPr>
      </w:pPr>
      <w:r>
        <w:rPr>
          <w:rFonts w:hint="eastAsia" w:ascii="宋体" w:hAnsi="宋体" w:cs="宋体"/>
          <w:b/>
          <w:bCs/>
          <w:kern w:val="0"/>
          <w:szCs w:val="21"/>
        </w:rPr>
        <w:t>申请人的资格要求：</w:t>
      </w:r>
    </w:p>
    <w:p w14:paraId="2909DABD">
      <w:pPr>
        <w:ind w:firstLine="420" w:firstLineChars="200"/>
        <w:rPr>
          <w:rFonts w:hint="eastAsia" w:ascii="宋体" w:hAnsi="宋体" w:cs="宋体"/>
          <w:color w:val="FF0000"/>
          <w:kern w:val="0"/>
          <w:szCs w:val="21"/>
        </w:rPr>
      </w:pPr>
      <w:r>
        <w:rPr>
          <w:rFonts w:hint="eastAsia" w:ascii="宋体" w:hAnsi="宋体" w:cs="宋体"/>
          <w:kern w:val="0"/>
          <w:szCs w:val="21"/>
        </w:rPr>
        <w:t>1</w:t>
      </w:r>
      <w:r>
        <w:rPr>
          <w:rFonts w:ascii="宋体" w:hAnsi="宋体" w:cs="宋体"/>
          <w:kern w:val="0"/>
          <w:szCs w:val="21"/>
        </w:rPr>
        <w:t>.</w:t>
      </w:r>
      <w:bookmarkStart w:id="23" w:name="_Hlk72162904"/>
      <w:r>
        <w:rPr>
          <w:rFonts w:hint="eastAsia" w:ascii="宋体" w:hAnsi="宋体" w:cs="宋体"/>
          <w:kern w:val="0"/>
          <w:szCs w:val="21"/>
        </w:rPr>
        <w:t>具有独立法人资格或是具有独立承担民事责任能力的其他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bookmarkEnd w:id="23"/>
    </w:p>
    <w:p w14:paraId="76113165">
      <w:pPr>
        <w:ind w:firstLine="420" w:firstLineChars="200"/>
        <w:rPr>
          <w:rFonts w:ascii="宋体" w:hAnsi="宋体" w:cs="宋体"/>
          <w:kern w:val="0"/>
          <w:szCs w:val="21"/>
        </w:rPr>
      </w:pPr>
      <w:r>
        <w:rPr>
          <w:rFonts w:hint="eastAsia" w:ascii="宋体" w:hAnsi="宋体" w:cs="宋体"/>
          <w:color w:val="FF0000"/>
          <w:kern w:val="0"/>
          <w:szCs w:val="21"/>
        </w:rPr>
        <w:t>2.本项目不接受联合体投标</w:t>
      </w:r>
      <w:r>
        <w:rPr>
          <w:rFonts w:hint="eastAsia" w:ascii="宋体" w:hAnsi="宋体" w:cs="宋体"/>
          <w:color w:val="FF0000"/>
          <w:kern w:val="0"/>
          <w:szCs w:val="21"/>
          <w:lang w:val="en-US" w:eastAsia="zh-CN"/>
        </w:rPr>
        <w:t>，</w:t>
      </w:r>
      <w:r>
        <w:rPr>
          <w:rFonts w:hint="eastAsia" w:ascii="宋体" w:hAnsi="宋体" w:cs="宋体"/>
          <w:color w:val="FF0000"/>
          <w:kern w:val="0"/>
          <w:szCs w:val="21"/>
        </w:rPr>
        <w:t>不接受投标人选用进口产品参与投标，详见招标文件</w:t>
      </w:r>
      <w:r>
        <w:rPr>
          <w:rFonts w:hint="eastAsia" w:ascii="宋体" w:hAnsi="宋体" w:cs="宋体"/>
          <w:color w:val="FF0000"/>
          <w:kern w:val="0"/>
          <w:szCs w:val="21"/>
          <w:lang w:eastAsia="zh-CN"/>
        </w:rPr>
        <w:t>“</w:t>
      </w:r>
      <w:r>
        <w:rPr>
          <w:rFonts w:hint="eastAsia" w:ascii="宋体" w:hAnsi="宋体" w:cs="宋体"/>
          <w:color w:val="FF0000"/>
          <w:kern w:val="0"/>
          <w:szCs w:val="21"/>
          <w:lang w:val="en-US" w:eastAsia="zh-CN"/>
        </w:rPr>
        <w:t>第三章 用户需求书</w:t>
      </w:r>
      <w:r>
        <w:rPr>
          <w:rFonts w:hint="eastAsia" w:ascii="宋体" w:hAnsi="宋体" w:cs="宋体"/>
          <w:color w:val="FF0000"/>
          <w:kern w:val="0"/>
          <w:szCs w:val="21"/>
        </w:rPr>
        <w:t>”；</w:t>
      </w:r>
    </w:p>
    <w:p w14:paraId="3E9329DA">
      <w:pPr>
        <w:ind w:firstLine="420" w:firstLineChars="200"/>
        <w:rPr>
          <w:rFonts w:ascii="宋体" w:hAnsi="宋体" w:cs="宋体"/>
          <w:kern w:val="0"/>
          <w:szCs w:val="21"/>
        </w:rPr>
      </w:pPr>
      <w:r>
        <w:rPr>
          <w:rFonts w:hint="eastAsia" w:ascii="宋体" w:hAnsi="宋体" w:cs="宋体"/>
          <w:kern w:val="0"/>
          <w:szCs w:val="21"/>
        </w:rPr>
        <w:t>3</w:t>
      </w:r>
      <w:r>
        <w:rPr>
          <w:rFonts w:ascii="宋体" w:hAnsi="宋体" w:cs="宋体"/>
          <w:kern w:val="0"/>
          <w:szCs w:val="21"/>
        </w:rPr>
        <w:t>.</w:t>
      </w:r>
      <w:r>
        <w:rPr>
          <w:rFonts w:hint="eastAsia" w:ascii="宋体" w:hAnsi="宋体" w:cs="宋体"/>
          <w:kern w:val="0"/>
          <w:szCs w:val="21"/>
        </w:rPr>
        <w:t>参与本项目政府采购活动时不存在被有关部门禁止参与政府采购活动且在有效期内的情况（由供应商在《政府采购投标及履约承诺函》中作出声明）；</w:t>
      </w:r>
    </w:p>
    <w:p w14:paraId="2524475A">
      <w:pPr>
        <w:ind w:firstLine="420" w:firstLineChars="200"/>
        <w:rPr>
          <w:rFonts w:ascii="宋体" w:hAnsi="宋体" w:cs="宋体"/>
          <w:kern w:val="0"/>
          <w:szCs w:val="21"/>
        </w:rPr>
      </w:pPr>
      <w:r>
        <w:rPr>
          <w:rFonts w:hint="eastAsia" w:ascii="宋体" w:hAnsi="宋体" w:cs="宋体"/>
          <w:kern w:val="0"/>
          <w:szCs w:val="21"/>
          <w:lang w:val="en-US" w:eastAsia="zh-CN"/>
        </w:rPr>
        <w:t>4</w:t>
      </w:r>
      <w:r>
        <w:rPr>
          <w:rFonts w:ascii="宋体" w:hAnsi="宋体" w:cs="宋体"/>
          <w:kern w:val="0"/>
          <w:szCs w:val="21"/>
        </w:rPr>
        <w:t>.</w:t>
      </w:r>
      <w:r>
        <w:rPr>
          <w:rFonts w:hint="eastAsia" w:ascii="宋体" w:hAnsi="宋体" w:cs="宋体"/>
          <w:kern w:val="0"/>
          <w:szCs w:val="21"/>
        </w:rPr>
        <w:t>具备《中华人民共和国政府采购法》第二十二条第一款的条件（由供应商在《政府采购投标及履约承诺函》中作出声明）；</w:t>
      </w:r>
    </w:p>
    <w:p w14:paraId="511AC533">
      <w:pPr>
        <w:ind w:firstLine="420" w:firstLineChars="200"/>
        <w:rPr>
          <w:rFonts w:hint="eastAsia" w:ascii="宋体" w:hAnsi="宋体" w:cs="宋体"/>
          <w:kern w:val="0"/>
          <w:szCs w:val="21"/>
          <w:lang w:val="en-US" w:eastAsia="zh-CN"/>
        </w:rPr>
      </w:pPr>
      <w:r>
        <w:rPr>
          <w:rFonts w:hint="eastAsia" w:ascii="宋体" w:hAnsi="宋体" w:cs="宋体"/>
          <w:kern w:val="0"/>
          <w:szCs w:val="21"/>
          <w:lang w:val="en-US" w:eastAsia="zh-CN"/>
        </w:rPr>
        <w:t>5</w:t>
      </w:r>
      <w:r>
        <w:rPr>
          <w:rFonts w:ascii="宋体" w:hAnsi="宋体" w:cs="宋体"/>
          <w:kern w:val="0"/>
          <w:szCs w:val="21"/>
        </w:rPr>
        <w:t>.</w:t>
      </w:r>
      <w:r>
        <w:rPr>
          <w:rFonts w:hint="eastAsia" w:ascii="宋体" w:hAnsi="宋体" w:cs="宋体"/>
          <w:kern w:val="0"/>
          <w:szCs w:val="21"/>
        </w:rPr>
        <w:t>未被列入失信被执行人、重大税收违法案件当事人名单、政府采购严重违法失信行为记录名单（由供应商在《政府采购投标及履约承诺函》中作出声明）</w:t>
      </w:r>
      <w:r>
        <w:rPr>
          <w:rFonts w:hint="eastAsia" w:ascii="宋体" w:hAnsi="宋体" w:cs="宋体"/>
          <w:kern w:val="0"/>
          <w:szCs w:val="21"/>
          <w:lang w:val="en-US" w:eastAsia="zh-CN"/>
        </w:rPr>
        <w:t>；</w:t>
      </w:r>
    </w:p>
    <w:p w14:paraId="058488BA">
      <w:pPr>
        <w:ind w:firstLine="420" w:firstLineChars="200"/>
        <w:rPr>
          <w:rFonts w:hint="default" w:ascii="宋体" w:hAnsi="宋体" w:cs="宋体"/>
          <w:color w:val="FF0000"/>
          <w:kern w:val="0"/>
          <w:szCs w:val="21"/>
          <w:lang w:val="en-US" w:eastAsia="zh-CN"/>
        </w:rPr>
      </w:pPr>
      <w:r>
        <w:rPr>
          <w:rFonts w:hint="eastAsia" w:ascii="宋体" w:hAnsi="宋体" w:cs="宋体"/>
          <w:color w:val="FF0000"/>
          <w:kern w:val="0"/>
          <w:szCs w:val="21"/>
          <w:lang w:val="en-US" w:eastAsia="zh-CN"/>
        </w:rPr>
        <w:t>6.不存在《深圳市财政局政府采购供应商信用信息管理办法》（深财规〔2023〕3号）列明的严重违法失信行为</w:t>
      </w:r>
      <w:r>
        <w:rPr>
          <w:rFonts w:hint="eastAsia" w:ascii="宋体" w:hAnsi="宋体" w:cs="宋体"/>
          <w:color w:val="FF0000"/>
          <w:kern w:val="0"/>
          <w:szCs w:val="21"/>
        </w:rPr>
        <w:t>（由供应商在《政府采购投标及履约承诺函》中作出声明）</w:t>
      </w:r>
      <w:r>
        <w:rPr>
          <w:rFonts w:hint="eastAsia" w:ascii="宋体" w:hAnsi="宋体" w:cs="宋体"/>
          <w:color w:val="FF0000"/>
          <w:kern w:val="0"/>
          <w:szCs w:val="21"/>
          <w:lang w:val="en-US" w:eastAsia="zh-CN"/>
        </w:rPr>
        <w:t>；</w:t>
      </w:r>
    </w:p>
    <w:p w14:paraId="1702D38C">
      <w:pPr>
        <w:ind w:firstLine="420" w:firstLineChars="200"/>
        <w:rPr>
          <w:rFonts w:hint="eastAsia" w:ascii="宋体" w:hAnsi="宋体" w:cs="宋体"/>
          <w:kern w:val="0"/>
          <w:szCs w:val="21"/>
          <w:lang w:val="en-US" w:eastAsia="zh-CN"/>
        </w:rPr>
      </w:pPr>
      <w:r>
        <w:rPr>
          <w:rFonts w:hint="eastAsia" w:ascii="宋体" w:hAnsi="宋体" w:cs="宋体"/>
          <w:kern w:val="0"/>
          <w:szCs w:val="21"/>
          <w:lang w:val="en-US" w:eastAsia="zh-CN"/>
        </w:rPr>
        <w:t>7</w:t>
      </w:r>
      <w:r>
        <w:rPr>
          <w:rFonts w:hint="eastAsia" w:ascii="宋体" w:hAnsi="宋体" w:cs="宋体"/>
          <w:kern w:val="0"/>
          <w:szCs w:val="21"/>
        </w:rPr>
        <w:t>.为采购项目提供整体设计、规范编制或者项目管理、监理、检测等服务的供应商，不得再参加该采购项目的其他采购活动（由供应商在《政府采购投标及履约承诺函》中作出声明）</w:t>
      </w:r>
      <w:r>
        <w:rPr>
          <w:rFonts w:hint="eastAsia" w:ascii="宋体" w:hAnsi="宋体" w:cs="宋体"/>
          <w:kern w:val="0"/>
          <w:szCs w:val="21"/>
          <w:lang w:val="en-US" w:eastAsia="zh-CN"/>
        </w:rPr>
        <w:t>；</w:t>
      </w:r>
    </w:p>
    <w:p w14:paraId="5CC3F164">
      <w:pPr>
        <w:pStyle w:val="61"/>
        <w:ind w:firstLine="420" w:firstLineChars="200"/>
        <w:rPr>
          <w:rFonts w:hint="default" w:ascii="宋体" w:hAnsi="宋体" w:eastAsia="宋体" w:cs="宋体"/>
          <w:color w:val="FF0000"/>
          <w:kern w:val="0"/>
          <w:sz w:val="21"/>
          <w:szCs w:val="21"/>
          <w:lang w:val="en-US" w:eastAsia="zh-CN" w:bidi="ar-SA"/>
        </w:rPr>
      </w:pPr>
      <w:r>
        <w:rPr>
          <w:rFonts w:hint="eastAsia" w:ascii="宋体" w:hAnsi="宋体" w:eastAsia="宋体" w:cs="宋体"/>
          <w:color w:val="FF0000"/>
          <w:kern w:val="0"/>
          <w:sz w:val="21"/>
          <w:szCs w:val="21"/>
          <w:lang w:val="en-US" w:eastAsia="zh-CN" w:bidi="ar-SA"/>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14:paraId="31EBF2EE">
      <w:pPr>
        <w:ind w:firstLine="420" w:firstLineChars="200"/>
        <w:rPr>
          <w:rFonts w:hint="eastAsia" w:ascii="宋体" w:hAnsi="宋体" w:cs="宋体"/>
          <w:kern w:val="0"/>
          <w:szCs w:val="21"/>
          <w:lang w:val="en-US" w:eastAsia="zh-CN"/>
        </w:rPr>
      </w:pPr>
      <w:r>
        <w:rPr>
          <w:rFonts w:hint="eastAsia" w:ascii="宋体" w:hAnsi="宋体" w:cs="宋体"/>
          <w:kern w:val="0"/>
          <w:szCs w:val="21"/>
          <w:lang w:val="en-US" w:eastAsia="zh-CN"/>
        </w:rPr>
        <w:t>9</w:t>
      </w:r>
      <w:r>
        <w:rPr>
          <w:rFonts w:hint="eastAsia" w:ascii="宋体" w:hAnsi="宋体" w:cs="宋体"/>
          <w:kern w:val="0"/>
          <w:szCs w:val="21"/>
        </w:rPr>
        <w:t>.</w:t>
      </w:r>
      <w:r>
        <w:rPr>
          <w:rFonts w:hint="eastAsia" w:ascii="宋体" w:hAnsi="宋体" w:cs="宋体"/>
          <w:kern w:val="0"/>
          <w:szCs w:val="21"/>
          <w:lang w:val="en-US" w:eastAsia="zh-CN"/>
        </w:rPr>
        <w:t>本项目为非专门面向中小企业采购项目。</w:t>
      </w:r>
    </w:p>
    <w:p w14:paraId="725CB15B">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hint="eastAsia" w:ascii="宋体" w:hAnsi="宋体" w:cs="宋体"/>
          <w:kern w:val="0"/>
          <w:szCs w:val="21"/>
        </w:rPr>
        <w:t>注：（1）“信用中国”（www.creditchina.gov.cn</w:t>
      </w:r>
      <w:r>
        <w:rPr>
          <w:rFonts w:hint="eastAsia" w:ascii="宋体" w:hAnsi="宋体" w:cs="宋体"/>
          <w:kern w:val="0"/>
          <w:szCs w:val="21"/>
          <w:lang w:eastAsia="zh-CN"/>
        </w:rPr>
        <w:t>，</w:t>
      </w:r>
      <w:r>
        <w:rPr>
          <w:rFonts w:hint="eastAsia" w:ascii="宋体" w:hAnsi="宋体" w:cs="宋体"/>
          <w:kern w:val="0"/>
          <w:szCs w:val="21"/>
          <w:lang w:val="en-US" w:eastAsia="zh-CN"/>
        </w:rPr>
        <w:t>查询</w:t>
      </w:r>
      <w:r>
        <w:rPr>
          <w:rFonts w:hint="eastAsia" w:ascii="宋体" w:hAnsi="宋体" w:cs="宋体"/>
          <w:kern w:val="0"/>
          <w:szCs w:val="21"/>
        </w:rPr>
        <w:t>“信用服务”栏的“重大税收违法失信主体”“失信被执行人”</w:t>
      </w:r>
      <w:r>
        <w:rPr>
          <w:rFonts w:hint="eastAsia" w:ascii="宋体" w:hAnsi="宋体" w:cs="宋体"/>
          <w:kern w:val="0"/>
          <w:szCs w:val="21"/>
          <w:lang w:val="en-US" w:eastAsia="zh-CN"/>
        </w:rPr>
        <w:t>或者下载信用信息报告）</w:t>
      </w:r>
      <w:r>
        <w:rPr>
          <w:rFonts w:hint="eastAsia" w:ascii="宋体" w:hAnsi="宋体" w:cs="宋体"/>
          <w:kern w:val="0"/>
          <w:szCs w:val="21"/>
        </w:rPr>
        <w:t>，“中国政府采购网”（www.ccgp.gov.cn）中的“政府采购严重违法失信行为记录名单”，以及“深圳市政府采购监管网”（http://zfcg.sz.gov.cn）为供应商信用信息的查询渠道，相关信息以开标当日的查询结果为准；</w:t>
      </w:r>
    </w:p>
    <w:p w14:paraId="44EE3913">
      <w:pPr>
        <w:ind w:firstLine="420" w:firstLineChars="200"/>
        <w:rPr>
          <w:rFonts w:ascii="宋体" w:hAnsi="宋体"/>
        </w:rPr>
      </w:pPr>
      <w:r>
        <w:rPr>
          <w:rFonts w:hint="eastAsia" w:ascii="宋体" w:hAnsi="宋体"/>
        </w:rPr>
        <w:t>（2）供应商投标（上传投标文件）必须先行办理注册手续，具体请按照本公告“六、其他补充事宜</w:t>
      </w:r>
      <w:r>
        <w:rPr>
          <w:rFonts w:ascii="宋体" w:hAnsi="宋体"/>
        </w:rPr>
        <w:t>”</w:t>
      </w:r>
      <w:r>
        <w:rPr>
          <w:rFonts w:hint="eastAsia" w:ascii="宋体" w:hAnsi="宋体"/>
        </w:rPr>
        <w:t>相关内容指引办理。</w:t>
      </w:r>
    </w:p>
    <w:p w14:paraId="4FFBD6EF">
      <w:pPr>
        <w:ind w:firstLine="420" w:firstLineChars="200"/>
        <w:rPr>
          <w:rFonts w:ascii="宋体" w:hAnsi="宋体"/>
        </w:rPr>
      </w:pPr>
    </w:p>
    <w:p w14:paraId="33695F3A">
      <w:pPr>
        <w:ind w:firstLine="442" w:firstLineChars="200"/>
        <w:rPr>
          <w:b/>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14:paraId="33050F2D">
      <w:pPr>
        <w:ind w:firstLine="422" w:firstLineChars="200"/>
        <w:rPr>
          <w:b/>
        </w:rPr>
      </w:pPr>
    </w:p>
    <w:p w14:paraId="64277738">
      <w:pPr>
        <w:rPr>
          <w:sz w:val="24"/>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p w14:paraId="4FDFC0D0">
      <w:pPr>
        <w:pStyle w:val="6"/>
        <w:rPr>
          <w:sz w:val="28"/>
          <w:szCs w:val="28"/>
        </w:rPr>
      </w:pPr>
      <w:r>
        <w:rPr>
          <w:rFonts w:hint="eastAsia"/>
          <w:sz w:val="28"/>
          <w:szCs w:val="28"/>
        </w:rPr>
        <w:t xml:space="preserve">第二章 </w:t>
      </w:r>
      <w:bookmarkStart w:id="24" w:name="_Hlk71926094"/>
      <w:r>
        <w:rPr>
          <w:rFonts w:hint="eastAsia"/>
          <w:sz w:val="28"/>
          <w:szCs w:val="28"/>
        </w:rPr>
        <w:t>对通用条款的补充内容及其他关键信息</w:t>
      </w:r>
      <w:bookmarkEnd w:id="24"/>
    </w:p>
    <w:p w14:paraId="3938C131">
      <w:pPr>
        <w:pStyle w:val="6"/>
        <w:spacing w:before="120" w:beforeLines="50" w:after="120" w:afterLines="50"/>
        <w:rPr>
          <w:szCs w:val="24"/>
        </w:rPr>
      </w:pPr>
      <w:bookmarkStart w:id="25" w:name="_Toc73521635"/>
      <w:bookmarkStart w:id="26" w:name="_Toc60560625"/>
      <w:bookmarkStart w:id="27" w:name="_Toc73517639"/>
      <w:bookmarkStart w:id="28" w:name="_Toc60631620"/>
      <w:bookmarkStart w:id="29" w:name="_Toc73521547"/>
      <w:bookmarkStart w:id="30" w:name="_Toc100052364"/>
      <w:bookmarkStart w:id="31" w:name="_Toc73518117"/>
      <w:bookmarkStart w:id="32" w:name="_Toc101074876"/>
      <w:r>
        <w:rPr>
          <w:rFonts w:hint="eastAsia"/>
          <w:szCs w:val="24"/>
        </w:rPr>
        <w:t>一、对通用条款的补充内容</w:t>
      </w:r>
    </w:p>
    <w:bookmarkEnd w:id="25"/>
    <w:bookmarkEnd w:id="26"/>
    <w:bookmarkEnd w:id="27"/>
    <w:bookmarkEnd w:id="28"/>
    <w:bookmarkEnd w:id="29"/>
    <w:bookmarkEnd w:id="30"/>
    <w:bookmarkEnd w:id="31"/>
    <w:bookmarkEnd w:id="32"/>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14:paraId="4837397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7786F98">
            <w:pPr>
              <w:jc w:val="center"/>
              <w:rPr>
                <w:rFonts w:ascii="宋体" w:hAnsi="宋体" w:eastAsia="宋体" w:cs="Times New Roman"/>
                <w:b/>
                <w:bCs/>
                <w:highlight w:val="none"/>
              </w:rPr>
            </w:pPr>
            <w:bookmarkStart w:id="33" w:name="_Hlk72218097"/>
            <w:r>
              <w:rPr>
                <w:rFonts w:hint="eastAsia" w:ascii="宋体" w:hAnsi="宋体" w:eastAsia="宋体" w:cs="Times New Roman"/>
                <w:b/>
                <w:bCs/>
                <w:highlight w:val="none"/>
              </w:rPr>
              <w:t>通用条款序号</w:t>
            </w:r>
          </w:p>
        </w:tc>
        <w:tc>
          <w:tcPr>
            <w:tcW w:w="2409" w:type="dxa"/>
            <w:vAlign w:val="center"/>
          </w:tcPr>
          <w:p w14:paraId="13285CC1">
            <w:pPr>
              <w:jc w:val="center"/>
              <w:rPr>
                <w:rFonts w:ascii="宋体" w:hAnsi="宋体" w:eastAsia="宋体" w:cs="Times New Roman"/>
                <w:b/>
                <w:bCs/>
                <w:highlight w:val="none"/>
              </w:rPr>
            </w:pPr>
            <w:r>
              <w:rPr>
                <w:rFonts w:hint="eastAsia" w:ascii="宋体" w:hAnsi="宋体" w:eastAsia="宋体" w:cs="Times New Roman"/>
                <w:b/>
                <w:bCs/>
                <w:highlight w:val="none"/>
              </w:rPr>
              <w:t>涉及事项</w:t>
            </w:r>
          </w:p>
        </w:tc>
        <w:tc>
          <w:tcPr>
            <w:tcW w:w="4980" w:type="dxa"/>
            <w:vAlign w:val="center"/>
          </w:tcPr>
          <w:p w14:paraId="767133D7">
            <w:pPr>
              <w:jc w:val="center"/>
              <w:rPr>
                <w:rFonts w:ascii="宋体" w:hAnsi="宋体" w:eastAsia="宋体" w:cs="Times New Roman"/>
                <w:b/>
                <w:bCs/>
                <w:highlight w:val="none"/>
              </w:rPr>
            </w:pPr>
            <w:r>
              <w:rPr>
                <w:rFonts w:hint="eastAsia" w:ascii="宋体" w:hAnsi="宋体" w:eastAsia="宋体" w:cs="Times New Roman"/>
                <w:b/>
                <w:bCs/>
                <w:highlight w:val="none"/>
              </w:rPr>
              <w:t xml:space="preserve">具 </w:t>
            </w:r>
            <w:r>
              <w:rPr>
                <w:rFonts w:ascii="宋体" w:hAnsi="宋体" w:eastAsia="宋体" w:cs="Times New Roman"/>
                <w:b/>
                <w:bCs/>
                <w:highlight w:val="none"/>
              </w:rPr>
              <w:t xml:space="preserve"> </w:t>
            </w:r>
            <w:r>
              <w:rPr>
                <w:rFonts w:hint="eastAsia" w:ascii="宋体" w:hAnsi="宋体" w:eastAsia="宋体" w:cs="Times New Roman"/>
                <w:b/>
                <w:bCs/>
                <w:highlight w:val="none"/>
              </w:rPr>
              <w:t xml:space="preserve">体 </w:t>
            </w:r>
            <w:r>
              <w:rPr>
                <w:rFonts w:ascii="宋体" w:hAnsi="宋体" w:eastAsia="宋体" w:cs="Times New Roman"/>
                <w:b/>
                <w:bCs/>
                <w:highlight w:val="none"/>
              </w:rPr>
              <w:t xml:space="preserve"> </w:t>
            </w:r>
            <w:r>
              <w:rPr>
                <w:rFonts w:hint="eastAsia" w:ascii="宋体" w:hAnsi="宋体" w:eastAsia="宋体" w:cs="Times New Roman"/>
                <w:b/>
                <w:bCs/>
                <w:highlight w:val="none"/>
              </w:rPr>
              <w:t xml:space="preserve">补 </w:t>
            </w:r>
            <w:r>
              <w:rPr>
                <w:rFonts w:ascii="宋体" w:hAnsi="宋体" w:eastAsia="宋体" w:cs="Times New Roman"/>
                <w:b/>
                <w:bCs/>
                <w:highlight w:val="none"/>
              </w:rPr>
              <w:t xml:space="preserve"> </w:t>
            </w:r>
            <w:r>
              <w:rPr>
                <w:rFonts w:hint="eastAsia" w:ascii="宋体" w:hAnsi="宋体" w:eastAsia="宋体" w:cs="Times New Roman"/>
                <w:b/>
                <w:bCs/>
                <w:highlight w:val="none"/>
              </w:rPr>
              <w:t xml:space="preserve">充 </w:t>
            </w:r>
            <w:r>
              <w:rPr>
                <w:rFonts w:ascii="宋体" w:hAnsi="宋体" w:eastAsia="宋体" w:cs="Times New Roman"/>
                <w:b/>
                <w:bCs/>
                <w:highlight w:val="none"/>
              </w:rPr>
              <w:t xml:space="preserve"> </w:t>
            </w:r>
            <w:r>
              <w:rPr>
                <w:rFonts w:hint="eastAsia" w:ascii="宋体" w:hAnsi="宋体" w:eastAsia="宋体" w:cs="Times New Roman"/>
                <w:b/>
                <w:bCs/>
                <w:highlight w:val="none"/>
              </w:rPr>
              <w:t xml:space="preserve">内 </w:t>
            </w:r>
            <w:r>
              <w:rPr>
                <w:rFonts w:ascii="宋体" w:hAnsi="宋体" w:eastAsia="宋体" w:cs="Times New Roman"/>
                <w:b/>
                <w:bCs/>
                <w:highlight w:val="none"/>
              </w:rPr>
              <w:t xml:space="preserve"> </w:t>
            </w:r>
            <w:r>
              <w:rPr>
                <w:rFonts w:hint="eastAsia" w:ascii="宋体" w:hAnsi="宋体" w:eastAsia="宋体" w:cs="Times New Roman"/>
                <w:b/>
                <w:bCs/>
                <w:highlight w:val="none"/>
              </w:rPr>
              <w:t>容</w:t>
            </w:r>
          </w:p>
        </w:tc>
      </w:tr>
      <w:tr w14:paraId="0386FCF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30DB1CA">
            <w:pPr>
              <w:jc w:val="center"/>
              <w:rPr>
                <w:rFonts w:ascii="宋体" w:hAnsi="宋体" w:eastAsia="宋体" w:cs="Times New Roman"/>
                <w:highlight w:val="none"/>
              </w:rPr>
            </w:pPr>
            <w:r>
              <w:rPr>
                <w:rFonts w:hint="eastAsia" w:ascii="宋体" w:hAnsi="宋体" w:eastAsia="宋体" w:cs="Times New Roman"/>
                <w:highlight w:val="none"/>
              </w:rPr>
              <w:t>3</w:t>
            </w:r>
            <w:r>
              <w:rPr>
                <w:rFonts w:ascii="宋体" w:hAnsi="宋体" w:eastAsia="宋体" w:cs="Times New Roman"/>
                <w:highlight w:val="none"/>
              </w:rPr>
              <w:t>.1</w:t>
            </w:r>
          </w:p>
        </w:tc>
        <w:tc>
          <w:tcPr>
            <w:tcW w:w="2409" w:type="dxa"/>
            <w:vAlign w:val="center"/>
          </w:tcPr>
          <w:p w14:paraId="1DB5CFE7">
            <w:pPr>
              <w:jc w:val="center"/>
              <w:rPr>
                <w:rFonts w:ascii="Times New Roman" w:hAnsi="Times New Roman" w:eastAsia="宋体" w:cs="Times New Roman"/>
                <w:highlight w:val="none"/>
              </w:rPr>
            </w:pPr>
            <w:r>
              <w:rPr>
                <w:rFonts w:hint="eastAsia" w:ascii="Times New Roman" w:hAnsi="Times New Roman" w:eastAsia="宋体" w:cs="Times New Roman"/>
                <w:highlight w:val="none"/>
              </w:rPr>
              <w:t>采购人</w:t>
            </w:r>
          </w:p>
        </w:tc>
        <w:tc>
          <w:tcPr>
            <w:tcW w:w="4980" w:type="dxa"/>
            <w:vAlign w:val="center"/>
          </w:tcPr>
          <w:p w14:paraId="6CF5974E">
            <w:pPr>
              <w:jc w:val="center"/>
              <w:rPr>
                <w:rFonts w:hint="default" w:ascii="宋体" w:hAnsi="宋体" w:eastAsia="宋体" w:cs="Times New Roman"/>
                <w:highlight w:val="none"/>
                <w:lang w:val="en-US" w:eastAsia="zh-CN"/>
              </w:rPr>
            </w:pPr>
            <w:r>
              <w:rPr>
                <w:rFonts w:hint="eastAsia" w:ascii="宋体" w:hAnsi="宋体" w:cs="Times New Roman"/>
                <w:highlight w:val="none"/>
                <w:lang w:val="en-US" w:eastAsia="zh-CN"/>
              </w:rPr>
              <w:t>深圳大学</w:t>
            </w:r>
          </w:p>
        </w:tc>
      </w:tr>
      <w:tr w14:paraId="3FA19F3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8A4272F">
            <w:pPr>
              <w:jc w:val="center"/>
              <w:rPr>
                <w:rFonts w:ascii="宋体" w:hAnsi="宋体" w:eastAsia="宋体" w:cs="Times New Roman"/>
                <w:highlight w:val="none"/>
              </w:rPr>
            </w:pPr>
            <w:r>
              <w:rPr>
                <w:rFonts w:hint="eastAsia" w:ascii="宋体" w:hAnsi="宋体" w:eastAsia="宋体" w:cs="Times New Roman"/>
                <w:highlight w:val="none"/>
              </w:rPr>
              <w:t>3</w:t>
            </w:r>
            <w:r>
              <w:rPr>
                <w:rFonts w:ascii="宋体" w:hAnsi="宋体" w:eastAsia="宋体" w:cs="Times New Roman"/>
                <w:highlight w:val="none"/>
              </w:rPr>
              <w:t>.2</w:t>
            </w:r>
          </w:p>
        </w:tc>
        <w:tc>
          <w:tcPr>
            <w:tcW w:w="2409" w:type="dxa"/>
            <w:vAlign w:val="center"/>
          </w:tcPr>
          <w:p w14:paraId="42E7061F">
            <w:pPr>
              <w:jc w:val="center"/>
              <w:rPr>
                <w:rFonts w:ascii="宋体" w:hAnsi="宋体" w:eastAsia="宋体" w:cs="Times New Roman"/>
                <w:highlight w:val="none"/>
              </w:rPr>
            </w:pPr>
            <w:r>
              <w:rPr>
                <w:rFonts w:hint="eastAsia" w:ascii="宋体" w:hAnsi="宋体" w:eastAsia="宋体" w:cs="Times New Roman"/>
                <w:highlight w:val="none"/>
              </w:rPr>
              <w:t>政府集中采购机构</w:t>
            </w:r>
          </w:p>
        </w:tc>
        <w:tc>
          <w:tcPr>
            <w:tcW w:w="4980" w:type="dxa"/>
            <w:vAlign w:val="center"/>
          </w:tcPr>
          <w:p w14:paraId="3E60197B">
            <w:pPr>
              <w:jc w:val="center"/>
              <w:rPr>
                <w:rFonts w:hint="eastAsia" w:ascii="宋体" w:hAnsi="宋体" w:eastAsia="宋体" w:cs="Times New Roman"/>
                <w:highlight w:val="none"/>
              </w:rPr>
            </w:pPr>
            <w:r>
              <w:rPr>
                <w:rFonts w:hint="eastAsia" w:ascii="宋体" w:hAnsi="宋体" w:eastAsia="宋体" w:cs="Times New Roman"/>
                <w:highlight w:val="none"/>
              </w:rPr>
              <w:t>深圳公共资源交易中心</w:t>
            </w:r>
          </w:p>
          <w:p w14:paraId="1F4B3304">
            <w:pPr>
              <w:jc w:val="center"/>
              <w:rPr>
                <w:rFonts w:ascii="宋体" w:hAnsi="宋体" w:eastAsia="宋体" w:cs="Times New Roman"/>
                <w:highlight w:val="none"/>
              </w:rPr>
            </w:pPr>
            <w:r>
              <w:rPr>
                <w:rFonts w:hint="eastAsia" w:ascii="宋体" w:hAnsi="宋体" w:eastAsia="宋体" w:cs="Times New Roman"/>
                <w:highlight w:val="none"/>
              </w:rPr>
              <w:t>（深圳交易集团有限公司政府采购业务分公司）</w:t>
            </w:r>
          </w:p>
        </w:tc>
      </w:tr>
      <w:tr w14:paraId="702EBCB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A9338BA">
            <w:pPr>
              <w:jc w:val="center"/>
              <w:rPr>
                <w:rFonts w:ascii="宋体" w:hAnsi="宋体" w:eastAsia="宋体" w:cs="Times New Roman"/>
                <w:highlight w:val="none"/>
              </w:rPr>
            </w:pPr>
            <w:r>
              <w:rPr>
                <w:rFonts w:hint="eastAsia" w:ascii="宋体" w:hAnsi="宋体" w:eastAsia="宋体" w:cs="Times New Roman"/>
                <w:highlight w:val="none"/>
              </w:rPr>
              <w:t>9</w:t>
            </w:r>
          </w:p>
        </w:tc>
        <w:tc>
          <w:tcPr>
            <w:tcW w:w="2409" w:type="dxa"/>
            <w:vAlign w:val="center"/>
          </w:tcPr>
          <w:p w14:paraId="71FA4410">
            <w:pPr>
              <w:jc w:val="center"/>
              <w:rPr>
                <w:rFonts w:ascii="宋体" w:hAnsi="宋体" w:eastAsia="宋体" w:cs="Times New Roman"/>
                <w:highlight w:val="none"/>
              </w:rPr>
            </w:pPr>
            <w:r>
              <w:rPr>
                <w:rFonts w:hint="eastAsia" w:ascii="宋体" w:hAnsi="宋体" w:eastAsia="宋体" w:cs="Times New Roman"/>
                <w:highlight w:val="none"/>
              </w:rPr>
              <w:t>踏勘现场</w:t>
            </w:r>
          </w:p>
        </w:tc>
        <w:tc>
          <w:tcPr>
            <w:tcW w:w="4980" w:type="dxa"/>
            <w:vAlign w:val="center"/>
          </w:tcPr>
          <w:p w14:paraId="1003AB9C">
            <w:pPr>
              <w:jc w:val="center"/>
              <w:rPr>
                <w:rFonts w:ascii="宋体" w:hAnsi="宋体" w:eastAsia="宋体" w:cs="Times New Roman"/>
                <w:highlight w:val="none"/>
              </w:rPr>
            </w:pPr>
            <w:r>
              <w:rPr>
                <w:rFonts w:hint="eastAsia" w:ascii="宋体" w:hAnsi="宋体" w:eastAsia="宋体" w:cs="Times New Roman"/>
                <w:highlight w:val="none"/>
              </w:rPr>
              <w:t>不组织</w:t>
            </w:r>
          </w:p>
        </w:tc>
      </w:tr>
      <w:tr w14:paraId="0D78648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A75801D">
            <w:pPr>
              <w:jc w:val="center"/>
              <w:rPr>
                <w:rFonts w:ascii="宋体" w:hAnsi="宋体" w:eastAsia="宋体" w:cs="Times New Roman"/>
                <w:highlight w:val="none"/>
              </w:rPr>
            </w:pPr>
            <w:r>
              <w:rPr>
                <w:rFonts w:hint="eastAsia" w:ascii="宋体" w:hAnsi="宋体" w:eastAsia="宋体" w:cs="Times New Roman"/>
                <w:highlight w:val="none"/>
              </w:rPr>
              <w:t>1</w:t>
            </w:r>
            <w:r>
              <w:rPr>
                <w:rFonts w:ascii="宋体" w:hAnsi="宋体" w:eastAsia="宋体" w:cs="Times New Roman"/>
                <w:highlight w:val="none"/>
              </w:rPr>
              <w:t>0</w:t>
            </w:r>
          </w:p>
        </w:tc>
        <w:tc>
          <w:tcPr>
            <w:tcW w:w="2409" w:type="dxa"/>
            <w:vAlign w:val="center"/>
          </w:tcPr>
          <w:p w14:paraId="78DF7D1B">
            <w:pPr>
              <w:jc w:val="center"/>
              <w:rPr>
                <w:rFonts w:ascii="宋体" w:hAnsi="宋体" w:eastAsia="宋体" w:cs="Times New Roman"/>
                <w:highlight w:val="none"/>
              </w:rPr>
            </w:pPr>
            <w:r>
              <w:rPr>
                <w:rFonts w:hint="eastAsia" w:ascii="宋体" w:hAnsi="宋体" w:eastAsia="宋体" w:cs="Times New Roman"/>
                <w:highlight w:val="none"/>
              </w:rPr>
              <w:t>标前会议</w:t>
            </w:r>
          </w:p>
        </w:tc>
        <w:tc>
          <w:tcPr>
            <w:tcW w:w="4980" w:type="dxa"/>
            <w:vAlign w:val="center"/>
          </w:tcPr>
          <w:p w14:paraId="3B17AA7D">
            <w:pPr>
              <w:jc w:val="center"/>
              <w:rPr>
                <w:rFonts w:ascii="宋体" w:hAnsi="宋体" w:eastAsia="宋体" w:cs="Times New Roman"/>
                <w:highlight w:val="none"/>
              </w:rPr>
            </w:pPr>
            <w:r>
              <w:rPr>
                <w:rFonts w:hint="eastAsia" w:ascii="宋体" w:hAnsi="宋体" w:eastAsia="宋体" w:cs="Times New Roman"/>
                <w:highlight w:val="none"/>
              </w:rPr>
              <w:t>不组织</w:t>
            </w:r>
          </w:p>
        </w:tc>
      </w:tr>
      <w:tr w14:paraId="549126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AE2D3B1">
            <w:pPr>
              <w:jc w:val="center"/>
              <w:rPr>
                <w:rFonts w:ascii="宋体" w:hAnsi="宋体" w:eastAsia="宋体" w:cs="Times New Roman"/>
                <w:highlight w:val="none"/>
              </w:rPr>
            </w:pPr>
            <w:r>
              <w:rPr>
                <w:rFonts w:hint="eastAsia" w:ascii="宋体" w:hAnsi="宋体" w:eastAsia="宋体" w:cs="Times New Roman"/>
                <w:highlight w:val="none"/>
              </w:rPr>
              <w:t>1</w:t>
            </w:r>
            <w:r>
              <w:rPr>
                <w:rFonts w:ascii="宋体" w:hAnsi="宋体" w:eastAsia="宋体" w:cs="Times New Roman"/>
                <w:highlight w:val="none"/>
              </w:rPr>
              <w:t>2</w:t>
            </w:r>
            <w:r>
              <w:rPr>
                <w:rFonts w:hint="eastAsia" w:ascii="宋体" w:hAnsi="宋体" w:eastAsia="宋体" w:cs="Times New Roman"/>
                <w:highlight w:val="none"/>
              </w:rPr>
              <w:t>/1</w:t>
            </w:r>
            <w:r>
              <w:rPr>
                <w:rFonts w:ascii="宋体" w:hAnsi="宋体" w:eastAsia="宋体" w:cs="Times New Roman"/>
                <w:highlight w:val="none"/>
              </w:rPr>
              <w:t>3</w:t>
            </w:r>
          </w:p>
        </w:tc>
        <w:tc>
          <w:tcPr>
            <w:tcW w:w="2409" w:type="dxa"/>
            <w:vAlign w:val="center"/>
          </w:tcPr>
          <w:p w14:paraId="0FE0EBA7">
            <w:pPr>
              <w:jc w:val="center"/>
              <w:rPr>
                <w:rFonts w:ascii="宋体" w:hAnsi="宋体" w:eastAsia="宋体" w:cs="Times New Roman"/>
                <w:highlight w:val="none"/>
              </w:rPr>
            </w:pPr>
            <w:r>
              <w:rPr>
                <w:rFonts w:hint="eastAsia" w:ascii="宋体" w:hAnsi="宋体" w:eastAsia="宋体" w:cs="Times New Roman"/>
                <w:highlight w:val="none"/>
              </w:rPr>
              <w:t>招标文件的澄清和修改</w:t>
            </w:r>
          </w:p>
        </w:tc>
        <w:tc>
          <w:tcPr>
            <w:tcW w:w="4980" w:type="dxa"/>
            <w:vAlign w:val="center"/>
          </w:tcPr>
          <w:p w14:paraId="054A817C">
            <w:pPr>
              <w:jc w:val="center"/>
              <w:rPr>
                <w:rFonts w:ascii="宋体" w:hAnsi="宋体" w:eastAsia="宋体" w:cs="Times New Roman"/>
                <w:highlight w:val="none"/>
              </w:rPr>
            </w:pPr>
            <w:r>
              <w:rPr>
                <w:rFonts w:hint="eastAsia" w:ascii="宋体" w:hAnsi="宋体" w:eastAsia="宋体" w:cs="Times New Roman"/>
                <w:highlight w:val="none"/>
              </w:rPr>
              <w:t>投标截止日三日前，投标人有义务在招标期间在政府集中采购机构网站浏览与本项目有关的澄清和修改信息</w:t>
            </w:r>
          </w:p>
        </w:tc>
      </w:tr>
      <w:tr w14:paraId="59930CC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5C34AF4">
            <w:pPr>
              <w:jc w:val="center"/>
              <w:rPr>
                <w:rFonts w:ascii="宋体" w:hAnsi="宋体" w:eastAsia="宋体" w:cs="Times New Roman"/>
                <w:highlight w:val="none"/>
              </w:rPr>
            </w:pPr>
            <w:r>
              <w:rPr>
                <w:rFonts w:hint="eastAsia" w:ascii="宋体" w:hAnsi="宋体" w:eastAsia="宋体" w:cs="Times New Roman"/>
                <w:highlight w:val="none"/>
              </w:rPr>
              <w:t>2</w:t>
            </w:r>
            <w:r>
              <w:rPr>
                <w:rFonts w:ascii="宋体" w:hAnsi="宋体" w:eastAsia="宋体" w:cs="Times New Roman"/>
                <w:highlight w:val="none"/>
              </w:rPr>
              <w:t>0</w:t>
            </w:r>
          </w:p>
        </w:tc>
        <w:tc>
          <w:tcPr>
            <w:tcW w:w="2409" w:type="dxa"/>
            <w:vAlign w:val="center"/>
          </w:tcPr>
          <w:p w14:paraId="673DAFE6">
            <w:pPr>
              <w:jc w:val="center"/>
              <w:rPr>
                <w:rFonts w:ascii="宋体" w:hAnsi="宋体" w:eastAsia="宋体" w:cs="Times New Roman"/>
                <w:highlight w:val="none"/>
              </w:rPr>
            </w:pPr>
            <w:r>
              <w:rPr>
                <w:rFonts w:hint="eastAsia" w:ascii="宋体" w:hAnsi="宋体" w:eastAsia="宋体" w:cs="Times New Roman"/>
                <w:highlight w:val="none"/>
              </w:rPr>
              <w:t>投标有效期</w:t>
            </w:r>
          </w:p>
        </w:tc>
        <w:tc>
          <w:tcPr>
            <w:tcW w:w="4980" w:type="dxa"/>
            <w:vAlign w:val="center"/>
          </w:tcPr>
          <w:p w14:paraId="3CD852AC">
            <w:pPr>
              <w:jc w:val="center"/>
              <w:rPr>
                <w:rFonts w:ascii="宋体" w:hAnsi="宋体" w:eastAsia="宋体" w:cs="Times New Roman"/>
                <w:highlight w:val="none"/>
              </w:rPr>
            </w:pPr>
            <w:r>
              <w:rPr>
                <w:rFonts w:hint="eastAsia" w:ascii="宋体" w:hAnsi="宋体" w:eastAsia="宋体" w:cs="Times New Roman"/>
                <w:highlight w:val="none"/>
              </w:rPr>
              <w:t>120个日历日</w:t>
            </w:r>
          </w:p>
        </w:tc>
      </w:tr>
      <w:tr w14:paraId="0B6E7F5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560D599">
            <w:pPr>
              <w:jc w:val="center"/>
              <w:rPr>
                <w:rFonts w:ascii="宋体" w:hAnsi="宋体" w:eastAsia="宋体" w:cs="Times New Roman"/>
                <w:highlight w:val="none"/>
              </w:rPr>
            </w:pPr>
            <w:r>
              <w:rPr>
                <w:rFonts w:hint="eastAsia" w:ascii="宋体" w:hAnsi="宋体" w:eastAsia="宋体" w:cs="Times New Roman"/>
                <w:highlight w:val="none"/>
              </w:rPr>
              <w:t>2</w:t>
            </w:r>
            <w:r>
              <w:rPr>
                <w:rFonts w:ascii="宋体" w:hAnsi="宋体" w:eastAsia="宋体" w:cs="Times New Roman"/>
                <w:highlight w:val="none"/>
              </w:rPr>
              <w:t>2</w:t>
            </w:r>
          </w:p>
        </w:tc>
        <w:tc>
          <w:tcPr>
            <w:tcW w:w="2409" w:type="dxa"/>
            <w:vAlign w:val="center"/>
          </w:tcPr>
          <w:p w14:paraId="59E13BC9">
            <w:pPr>
              <w:jc w:val="center"/>
              <w:rPr>
                <w:rFonts w:ascii="宋体" w:hAnsi="宋体" w:eastAsia="宋体" w:cs="Times New Roman"/>
                <w:highlight w:val="none"/>
              </w:rPr>
            </w:pPr>
            <w:r>
              <w:rPr>
                <w:rFonts w:hint="eastAsia" w:ascii="宋体" w:hAnsi="宋体" w:eastAsia="宋体" w:cs="Times New Roman"/>
                <w:highlight w:val="none"/>
              </w:rPr>
              <w:t>投标人的替代方案</w:t>
            </w:r>
          </w:p>
        </w:tc>
        <w:tc>
          <w:tcPr>
            <w:tcW w:w="4980" w:type="dxa"/>
            <w:vAlign w:val="center"/>
          </w:tcPr>
          <w:p w14:paraId="51C1CA62">
            <w:pPr>
              <w:jc w:val="center"/>
              <w:rPr>
                <w:rFonts w:ascii="宋体" w:hAnsi="宋体" w:eastAsia="宋体" w:cs="Times New Roman"/>
                <w:highlight w:val="none"/>
              </w:rPr>
            </w:pPr>
            <w:r>
              <w:rPr>
                <w:rFonts w:hint="eastAsia" w:ascii="宋体" w:hAnsi="宋体" w:eastAsia="宋体" w:cs="Times New Roman"/>
                <w:highlight w:val="none"/>
              </w:rPr>
              <w:t>不接受</w:t>
            </w:r>
          </w:p>
        </w:tc>
      </w:tr>
      <w:tr w14:paraId="055D912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F45E131">
            <w:pPr>
              <w:jc w:val="center"/>
              <w:rPr>
                <w:rFonts w:ascii="宋体" w:hAnsi="宋体" w:eastAsia="宋体" w:cs="Times New Roman"/>
                <w:highlight w:val="none"/>
              </w:rPr>
            </w:pPr>
            <w:r>
              <w:rPr>
                <w:rFonts w:hint="eastAsia" w:ascii="宋体" w:hAnsi="宋体" w:eastAsia="宋体" w:cs="Times New Roman"/>
                <w:highlight w:val="none"/>
              </w:rPr>
              <w:t>2</w:t>
            </w:r>
            <w:r>
              <w:rPr>
                <w:rFonts w:ascii="宋体" w:hAnsi="宋体" w:eastAsia="宋体" w:cs="Times New Roman"/>
                <w:highlight w:val="none"/>
              </w:rPr>
              <w:t>5</w:t>
            </w:r>
          </w:p>
        </w:tc>
        <w:tc>
          <w:tcPr>
            <w:tcW w:w="2409" w:type="dxa"/>
            <w:vAlign w:val="center"/>
          </w:tcPr>
          <w:p w14:paraId="28769E86">
            <w:pPr>
              <w:jc w:val="center"/>
              <w:rPr>
                <w:rFonts w:ascii="宋体" w:hAnsi="宋体" w:eastAsia="宋体" w:cs="Times New Roman"/>
                <w:highlight w:val="none"/>
              </w:rPr>
            </w:pPr>
            <w:r>
              <w:rPr>
                <w:rFonts w:hint="eastAsia" w:ascii="宋体" w:hAnsi="宋体" w:eastAsia="宋体" w:cs="Times New Roman"/>
                <w:highlight w:val="none"/>
              </w:rPr>
              <w:t>投标文件的大小</w:t>
            </w:r>
          </w:p>
        </w:tc>
        <w:tc>
          <w:tcPr>
            <w:tcW w:w="4980" w:type="dxa"/>
            <w:vAlign w:val="center"/>
          </w:tcPr>
          <w:p w14:paraId="7C1D3A55">
            <w:pPr>
              <w:jc w:val="center"/>
              <w:rPr>
                <w:rFonts w:ascii="宋体" w:hAnsi="宋体" w:eastAsia="宋体" w:cs="Times New Roman"/>
                <w:highlight w:val="none"/>
              </w:rPr>
            </w:pPr>
            <w:r>
              <w:rPr>
                <w:rFonts w:hint="eastAsia" w:ascii="宋体" w:hAnsi="宋体" w:eastAsia="宋体" w:cs="Times New Roman"/>
                <w:highlight w:val="none"/>
              </w:rPr>
              <w:t>投标文件大小不得超过100MB</w:t>
            </w:r>
          </w:p>
        </w:tc>
      </w:tr>
      <w:tr w14:paraId="401237E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7A806DC">
            <w:pPr>
              <w:jc w:val="center"/>
              <w:rPr>
                <w:rFonts w:ascii="宋体" w:hAnsi="宋体" w:eastAsia="宋体" w:cs="Times New Roman"/>
                <w:highlight w:val="none"/>
              </w:rPr>
            </w:pPr>
            <w:r>
              <w:rPr>
                <w:rFonts w:hint="eastAsia" w:ascii="宋体" w:hAnsi="宋体" w:eastAsia="宋体" w:cs="Times New Roman"/>
                <w:highlight w:val="none"/>
              </w:rPr>
              <w:t>2</w:t>
            </w:r>
            <w:r>
              <w:rPr>
                <w:rFonts w:ascii="宋体" w:hAnsi="宋体" w:eastAsia="宋体" w:cs="Times New Roman"/>
                <w:highlight w:val="none"/>
              </w:rPr>
              <w:t>6</w:t>
            </w:r>
          </w:p>
        </w:tc>
        <w:tc>
          <w:tcPr>
            <w:tcW w:w="2409" w:type="dxa"/>
            <w:vAlign w:val="center"/>
          </w:tcPr>
          <w:p w14:paraId="3CF6AFF9">
            <w:pPr>
              <w:jc w:val="center"/>
              <w:rPr>
                <w:rFonts w:ascii="宋体" w:hAnsi="宋体" w:eastAsia="宋体" w:cs="Times New Roman"/>
                <w:highlight w:val="none"/>
              </w:rPr>
            </w:pPr>
            <w:bookmarkStart w:id="34" w:name="_Hlk71664860"/>
            <w:r>
              <w:rPr>
                <w:rFonts w:hint="eastAsia" w:ascii="宋体" w:hAnsi="宋体" w:eastAsia="宋体" w:cs="Times New Roman"/>
                <w:highlight w:val="none"/>
              </w:rPr>
              <w:t>样品、现场演示、方案讲解</w:t>
            </w:r>
            <w:bookmarkEnd w:id="34"/>
          </w:p>
        </w:tc>
        <w:tc>
          <w:tcPr>
            <w:tcW w:w="4980" w:type="dxa"/>
            <w:vAlign w:val="center"/>
          </w:tcPr>
          <w:p w14:paraId="677744E6">
            <w:pPr>
              <w:jc w:val="center"/>
              <w:rPr>
                <w:rFonts w:ascii="宋体" w:hAnsi="宋体" w:eastAsia="宋体" w:cs="Times New Roman"/>
                <w:highlight w:val="none"/>
              </w:rPr>
            </w:pPr>
            <w:r>
              <w:rPr>
                <w:rFonts w:hint="eastAsia" w:ascii="宋体" w:hAnsi="宋体" w:eastAsia="宋体" w:cs="Times New Roman"/>
                <w:highlight w:val="none"/>
              </w:rPr>
              <w:t>如有样品、演示、方案讲解，具体安排见第三章 用户需求书相关要求</w:t>
            </w:r>
          </w:p>
        </w:tc>
      </w:tr>
      <w:tr w14:paraId="50CF22E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CE301C4">
            <w:pPr>
              <w:jc w:val="center"/>
              <w:rPr>
                <w:rFonts w:ascii="宋体" w:hAnsi="宋体" w:eastAsia="宋体" w:cs="Times New Roman"/>
                <w:highlight w:val="none"/>
              </w:rPr>
            </w:pPr>
            <w:r>
              <w:rPr>
                <w:rFonts w:hint="eastAsia" w:ascii="宋体" w:hAnsi="宋体" w:eastAsia="宋体" w:cs="Times New Roman"/>
                <w:highlight w:val="none"/>
              </w:rPr>
              <w:t>3</w:t>
            </w:r>
            <w:r>
              <w:rPr>
                <w:rFonts w:ascii="宋体" w:hAnsi="宋体" w:eastAsia="宋体" w:cs="Times New Roman"/>
                <w:highlight w:val="none"/>
              </w:rPr>
              <w:t>7</w:t>
            </w:r>
          </w:p>
        </w:tc>
        <w:tc>
          <w:tcPr>
            <w:tcW w:w="2409" w:type="dxa"/>
            <w:vAlign w:val="center"/>
          </w:tcPr>
          <w:p w14:paraId="2EE40A5A">
            <w:pPr>
              <w:jc w:val="center"/>
              <w:rPr>
                <w:rFonts w:ascii="宋体" w:hAnsi="宋体" w:eastAsia="宋体" w:cs="Times New Roman"/>
                <w:highlight w:val="none"/>
              </w:rPr>
            </w:pPr>
            <w:r>
              <w:rPr>
                <w:rFonts w:hint="eastAsia" w:ascii="宋体" w:hAnsi="宋体" w:eastAsia="宋体" w:cs="Times New Roman"/>
                <w:highlight w:val="none"/>
              </w:rPr>
              <w:t>评审方法</w:t>
            </w:r>
          </w:p>
        </w:tc>
        <w:tc>
          <w:tcPr>
            <w:tcW w:w="4980" w:type="dxa"/>
            <w:vAlign w:val="center"/>
          </w:tcPr>
          <w:p w14:paraId="131F8C2D">
            <w:pPr>
              <w:jc w:val="left"/>
              <w:rPr>
                <w:rFonts w:ascii="宋体" w:hAnsi="宋体" w:eastAsia="宋体" w:cs="Times New Roman"/>
                <w:highlight w:val="none"/>
              </w:rPr>
            </w:pPr>
            <w:r>
              <w:rPr>
                <w:rFonts w:hint="eastAsia" w:ascii="宋体" w:hAnsi="宋体" w:eastAsia="宋体" w:cs="Times New Roman"/>
                <w:highlight w:val="none"/>
              </w:rPr>
              <w:t>综合评分法</w:t>
            </w:r>
          </w:p>
        </w:tc>
      </w:tr>
      <w:tr w14:paraId="1EB5B9B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5" w:hRule="atLeast"/>
          <w:jc w:val="center"/>
        </w:trPr>
        <w:tc>
          <w:tcPr>
            <w:tcW w:w="978" w:type="dxa"/>
            <w:vAlign w:val="center"/>
          </w:tcPr>
          <w:p w14:paraId="751EFC2F">
            <w:pPr>
              <w:jc w:val="center"/>
              <w:rPr>
                <w:rFonts w:ascii="宋体" w:hAnsi="宋体" w:eastAsia="宋体" w:cs="Times New Roman"/>
                <w:highlight w:val="none"/>
              </w:rPr>
            </w:pPr>
            <w:r>
              <w:rPr>
                <w:rFonts w:hint="eastAsia" w:ascii="宋体" w:hAnsi="宋体" w:eastAsia="宋体" w:cs="Times New Roman"/>
                <w:highlight w:val="none"/>
              </w:rPr>
              <w:t>3</w:t>
            </w:r>
            <w:r>
              <w:rPr>
                <w:rFonts w:ascii="宋体" w:hAnsi="宋体" w:eastAsia="宋体" w:cs="Times New Roman"/>
                <w:highlight w:val="none"/>
              </w:rPr>
              <w:t>8</w:t>
            </w:r>
          </w:p>
        </w:tc>
        <w:tc>
          <w:tcPr>
            <w:tcW w:w="2409" w:type="dxa"/>
            <w:vAlign w:val="center"/>
          </w:tcPr>
          <w:p w14:paraId="038990C2">
            <w:pPr>
              <w:jc w:val="center"/>
              <w:rPr>
                <w:rFonts w:ascii="宋体" w:hAnsi="宋体" w:eastAsia="宋体" w:cs="Times New Roman"/>
                <w:highlight w:val="none"/>
              </w:rPr>
            </w:pPr>
            <w:r>
              <w:rPr>
                <w:rFonts w:hint="eastAsia" w:ascii="宋体" w:hAnsi="宋体" w:eastAsia="宋体" w:cs="Times New Roman"/>
                <w:highlight w:val="none"/>
              </w:rPr>
              <w:t>定标方法</w:t>
            </w:r>
          </w:p>
        </w:tc>
        <w:tc>
          <w:tcPr>
            <w:tcW w:w="4980" w:type="dxa"/>
            <w:vAlign w:val="center"/>
          </w:tcPr>
          <w:p w14:paraId="454EE990">
            <w:pPr>
              <w:jc w:val="left"/>
              <w:rPr>
                <w:rFonts w:ascii="宋体" w:hAnsi="宋体" w:eastAsia="宋体" w:cs="Times New Roman"/>
                <w:highlight w:val="none"/>
              </w:rPr>
            </w:pPr>
            <w:r>
              <w:rPr>
                <w:rFonts w:hint="eastAsia" w:ascii="宋体" w:hAnsi="宋体" w:eastAsia="宋体" w:cs="Times New Roman"/>
                <w:highlight w:val="none"/>
              </w:rPr>
              <w:t>非评定分离</w:t>
            </w:r>
          </w:p>
        </w:tc>
      </w:tr>
      <w:tr w14:paraId="4871B6E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1FE46CB">
            <w:pPr>
              <w:jc w:val="center"/>
              <w:rPr>
                <w:rFonts w:ascii="宋体" w:hAnsi="宋体" w:eastAsia="宋体" w:cs="Times New Roman"/>
                <w:highlight w:val="none"/>
              </w:rPr>
            </w:pPr>
            <w:r>
              <w:rPr>
                <w:rFonts w:hint="eastAsia" w:ascii="宋体" w:hAnsi="宋体" w:eastAsia="宋体" w:cs="Times New Roman"/>
                <w:highlight w:val="none"/>
              </w:rPr>
              <w:t>4</w:t>
            </w:r>
            <w:r>
              <w:rPr>
                <w:rFonts w:ascii="宋体" w:hAnsi="宋体" w:eastAsia="宋体" w:cs="Times New Roman"/>
                <w:highlight w:val="none"/>
              </w:rPr>
              <w:t>6</w:t>
            </w:r>
          </w:p>
        </w:tc>
        <w:tc>
          <w:tcPr>
            <w:tcW w:w="2409" w:type="dxa"/>
            <w:vAlign w:val="center"/>
          </w:tcPr>
          <w:p w14:paraId="4EADE76B">
            <w:pPr>
              <w:jc w:val="center"/>
              <w:rPr>
                <w:rFonts w:ascii="宋体" w:hAnsi="宋体" w:eastAsia="宋体" w:cs="Times New Roman"/>
                <w:highlight w:val="none"/>
              </w:rPr>
            </w:pPr>
            <w:r>
              <w:rPr>
                <w:rFonts w:hint="eastAsia" w:ascii="宋体" w:hAnsi="宋体" w:eastAsia="宋体" w:cs="Times New Roman"/>
                <w:highlight w:val="none"/>
              </w:rPr>
              <w:t>履约担保</w:t>
            </w:r>
          </w:p>
        </w:tc>
        <w:tc>
          <w:tcPr>
            <w:tcW w:w="4980" w:type="dxa"/>
            <w:vAlign w:val="center"/>
          </w:tcPr>
          <w:p w14:paraId="0FE68A67">
            <w:pPr>
              <w:jc w:val="left"/>
              <w:rPr>
                <w:rFonts w:ascii="宋体" w:hAnsi="宋体" w:eastAsia="宋体" w:cs="Times New Roman"/>
                <w:kern w:val="2"/>
                <w:sz w:val="21"/>
                <w:szCs w:val="24"/>
                <w:highlight w:val="none"/>
                <w:lang w:val="en-US" w:eastAsia="zh-CN" w:bidi="ar-SA"/>
              </w:rPr>
            </w:pPr>
            <w:r>
              <w:rPr>
                <w:rFonts w:hint="eastAsia" w:ascii="宋体" w:hAnsi="宋体" w:eastAsia="宋体" w:cs="Times New Roman"/>
                <w:highlight w:val="none"/>
              </w:rPr>
              <w:t>需要，</w:t>
            </w:r>
            <w:r>
              <w:rPr>
                <w:rFonts w:hint="eastAsia" w:ascii="Times New Roman" w:hAnsi="Times New Roman" w:eastAsia="宋体" w:cs="Times New Roman"/>
                <w:highlight w:val="none"/>
              </w:rPr>
              <w:t>合同金额的</w:t>
            </w:r>
            <w:r>
              <w:rPr>
                <w:rFonts w:hint="eastAsia" w:cs="Times New Roman"/>
                <w:highlight w:val="none"/>
                <w:lang w:val="en-US" w:eastAsia="zh-CN"/>
              </w:rPr>
              <w:t>5</w:t>
            </w:r>
            <w:r>
              <w:rPr>
                <w:rFonts w:hint="eastAsia" w:ascii="Times New Roman" w:hAnsi="Times New Roman" w:eastAsia="宋体" w:cs="Times New Roman"/>
                <w:highlight w:val="none"/>
              </w:rPr>
              <w:t>%，投标供应商自主选择以支票、汇票、本票、保函等非现金形式缴纳或提交。</w:t>
            </w:r>
            <w:commentRangeStart w:id="12"/>
            <w:r>
              <w:rPr>
                <w:rFonts w:hint="eastAsia" w:ascii="Times New Roman" w:hAnsi="Times New Roman" w:eastAsia="宋体" w:cs="Times New Roman"/>
                <w:highlight w:val="none"/>
              </w:rPr>
              <w:t>履约保证金在中标人履行完成合同约定权利义务事项在合同期满之日起             日内按原方式退还，不计利息。</w:t>
            </w:r>
            <w:commentRangeEnd w:id="12"/>
            <w:r>
              <w:rPr>
                <w:rStyle w:val="57"/>
                <w:rFonts w:ascii="宋体" w:hAnsi="Times New Roman" w:eastAsia="宋体" w:cs="Times New Roman"/>
                <w:kern w:val="0"/>
                <w:highlight w:val="none"/>
              </w:rPr>
              <w:commentReference w:id="12"/>
            </w:r>
            <w:r>
              <w:rPr>
                <w:rFonts w:hint="eastAsia" w:ascii="Times New Roman" w:hAnsi="Times New Roman" w:eastAsia="宋体" w:cs="Times New Roman"/>
                <w:highlight w:val="none"/>
              </w:rPr>
              <w:t>采购人逾期退还履约保证金的，向中标人每日偿付履约保证金的</w:t>
            </w:r>
            <w:commentRangeStart w:id="13"/>
            <w:r>
              <w:rPr>
                <w:rFonts w:hint="eastAsia" w:ascii="Times New Roman" w:hAnsi="Times New Roman" w:eastAsia="宋体" w:cs="Times New Roman"/>
                <w:highlight w:val="none"/>
              </w:rPr>
              <w:t>0.5</w:t>
            </w:r>
            <w:commentRangeEnd w:id="13"/>
            <w:r>
              <w:rPr>
                <w:rFonts w:ascii="Times New Roman" w:hAnsi="Times New Roman" w:eastAsia="宋体" w:cs="Times New Roman"/>
                <w:highlight w:val="none"/>
              </w:rPr>
              <w:commentReference w:id="13"/>
            </w:r>
            <w:r>
              <w:rPr>
                <w:rFonts w:hint="eastAsia" w:ascii="Times New Roman" w:hAnsi="Times New Roman" w:eastAsia="宋体" w:cs="Times New Roman"/>
                <w:highlight w:val="none"/>
              </w:rPr>
              <w:t>‰的利息。因中标人原因而未能达到本项目验收标准或验收不通过的，履约保证金不予退还。</w:t>
            </w:r>
          </w:p>
        </w:tc>
      </w:tr>
    </w:tbl>
    <w:p w14:paraId="6B74E979">
      <w:pPr>
        <w:rPr>
          <w:b/>
        </w:rPr>
      </w:pPr>
      <w:r>
        <w:rPr>
          <w:rFonts w:hint="eastAsia"/>
          <w:szCs w:val="21"/>
        </w:rPr>
        <w:t>备注：本表是通用条款相关条款的补充和明确，如与通用条款内容相冲突的，以本表为准。</w:t>
      </w:r>
    </w:p>
    <w:bookmarkEnd w:id="33"/>
    <w:p w14:paraId="01C979A5">
      <w:pPr>
        <w:pStyle w:val="6"/>
        <w:spacing w:before="120" w:beforeLines="50" w:after="120" w:afterLines="50"/>
        <w:rPr>
          <w:szCs w:val="24"/>
        </w:rPr>
      </w:pPr>
      <w:bookmarkStart w:id="35" w:name="_Hlk72218117"/>
      <w:r>
        <w:rPr>
          <w:rFonts w:hint="eastAsia"/>
          <w:szCs w:val="24"/>
        </w:rPr>
        <w:t>二、其他关键信息</w:t>
      </w:r>
    </w:p>
    <w:p w14:paraId="67D115A0">
      <w:pPr>
        <w:ind w:firstLine="422" w:firstLineChars="200"/>
        <w:rPr>
          <w:b/>
          <w:bCs/>
        </w:rPr>
      </w:pPr>
      <w:bookmarkStart w:id="36" w:name="_Hlk72579427"/>
      <w:r>
        <w:rPr>
          <w:rFonts w:hint="eastAsia"/>
          <w:b/>
          <w:bCs/>
        </w:rPr>
        <w:t>（一）与“对通用条款的补充内容”章节相关的事项</w:t>
      </w:r>
    </w:p>
    <w:p w14:paraId="476F7382">
      <w:pPr>
        <w:spacing w:line="276" w:lineRule="auto"/>
        <w:jc w:val="left"/>
        <w:rPr>
          <w:rFonts w:asciiTheme="minorEastAsia" w:hAnsiTheme="minorEastAsia" w:eastAsiaTheme="minorEastAsia"/>
          <w:b/>
          <w:kern w:val="0"/>
          <w:szCs w:val="20"/>
        </w:rPr>
      </w:pPr>
      <w:r>
        <w:rPr>
          <w:rFonts w:hint="eastAsia" w:asciiTheme="minorEastAsia" w:hAnsiTheme="minorEastAsia" w:eastAsiaTheme="minorEastAsia"/>
          <w:b/>
          <w:kern w:val="0"/>
          <w:szCs w:val="20"/>
        </w:rPr>
        <w:t>1、评标定标信息</w:t>
      </w:r>
    </w:p>
    <w:p w14:paraId="2CED810A">
      <w:pPr>
        <w:jc w:val="center"/>
      </w:pPr>
      <w:r>
        <w:rPr>
          <w:rFonts w:hint="eastAsia"/>
          <w:b/>
        </w:rPr>
        <w:t>非评定分离项目</w:t>
      </w:r>
    </w:p>
    <w:tbl>
      <w:tblPr>
        <w:tblStyle w:val="4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90"/>
        <w:gridCol w:w="4537"/>
      </w:tblGrid>
      <w:tr w14:paraId="14C67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pct"/>
          </w:tcPr>
          <w:p w14:paraId="2556AAE6">
            <w:pPr>
              <w:jc w:val="center"/>
            </w:pPr>
            <w:r>
              <w:rPr>
                <w:rFonts w:hint="eastAsia"/>
              </w:rPr>
              <w:t>评标方法</w:t>
            </w:r>
          </w:p>
        </w:tc>
        <w:tc>
          <w:tcPr>
            <w:tcW w:w="2660" w:type="pct"/>
          </w:tcPr>
          <w:p w14:paraId="18BB7803">
            <w:pPr>
              <w:jc w:val="center"/>
              <w:rPr>
                <w:rFonts w:hint="default" w:eastAsia="宋体"/>
                <w:lang w:val="en-US" w:eastAsia="zh-CN"/>
              </w:rPr>
            </w:pPr>
            <w:r>
              <w:rPr>
                <w:rFonts w:hint="eastAsia"/>
              </w:rPr>
              <w:t>综合评分法</w:t>
            </w:r>
          </w:p>
        </w:tc>
      </w:tr>
      <w:tr w14:paraId="2203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pct"/>
          </w:tcPr>
          <w:p w14:paraId="4616D4D1">
            <w:pPr>
              <w:jc w:val="center"/>
            </w:pPr>
            <w:r>
              <w:rPr>
                <w:rFonts w:hint="eastAsia"/>
              </w:rPr>
              <w:t>候选中标供应商家数</w:t>
            </w:r>
          </w:p>
        </w:tc>
        <w:tc>
          <w:tcPr>
            <w:tcW w:w="2660" w:type="pct"/>
          </w:tcPr>
          <w:p w14:paraId="6D9CB900">
            <w:pPr>
              <w:jc w:val="center"/>
              <w:rPr>
                <w:rFonts w:hint="eastAsia" w:eastAsia="宋体"/>
                <w:lang w:val="en-US" w:eastAsia="zh-CN"/>
              </w:rPr>
            </w:pPr>
            <w:r>
              <w:rPr>
                <w:rFonts w:hint="eastAsia"/>
                <w:lang w:val="en-US" w:eastAsia="zh-CN"/>
              </w:rPr>
              <w:t>3</w:t>
            </w:r>
          </w:p>
        </w:tc>
      </w:tr>
      <w:tr w14:paraId="4D66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pct"/>
          </w:tcPr>
          <w:p w14:paraId="0683F26F">
            <w:pPr>
              <w:jc w:val="center"/>
            </w:pPr>
            <w:r>
              <w:rPr>
                <w:rFonts w:hint="eastAsia"/>
              </w:rPr>
              <w:t>中标供应商家数</w:t>
            </w:r>
          </w:p>
        </w:tc>
        <w:tc>
          <w:tcPr>
            <w:tcW w:w="2660" w:type="pct"/>
          </w:tcPr>
          <w:p w14:paraId="6DAC4232">
            <w:pPr>
              <w:jc w:val="center"/>
            </w:pPr>
            <w:r>
              <w:rPr>
                <w:rFonts w:hint="eastAsia"/>
              </w:rPr>
              <w:t>1</w:t>
            </w:r>
          </w:p>
        </w:tc>
      </w:tr>
    </w:tbl>
    <w:p w14:paraId="4BD20F96">
      <w:pPr>
        <w:ind w:firstLine="422" w:firstLineChars="200"/>
        <w:rPr>
          <w:rFonts w:hint="eastAsia"/>
          <w:b/>
        </w:rPr>
      </w:pPr>
    </w:p>
    <w:p w14:paraId="31DA786F">
      <w:pPr>
        <w:ind w:firstLine="422" w:firstLineChars="200"/>
        <w:rPr>
          <w:b/>
        </w:rPr>
      </w:pPr>
      <w:r>
        <w:rPr>
          <w:rFonts w:hint="eastAsia"/>
          <w:b/>
        </w:rPr>
        <w:t>（二）其他事项</w:t>
      </w:r>
      <w:bookmarkEnd w:id="36"/>
    </w:p>
    <w:p w14:paraId="609C476E">
      <w:pPr>
        <w:ind w:firstLine="422" w:firstLineChars="200"/>
        <w:rPr>
          <w:rFonts w:hint="default" w:eastAsia="宋体"/>
          <w:b/>
          <w:bCs/>
          <w:lang w:val="en-US" w:eastAsia="zh-CN"/>
        </w:rPr>
      </w:pPr>
      <w:r>
        <w:rPr>
          <w:b/>
          <w:bCs/>
        </w:rPr>
        <w:t>1</w:t>
      </w:r>
      <w:r>
        <w:rPr>
          <w:rFonts w:hint="eastAsia"/>
          <w:b/>
          <w:bCs/>
        </w:rPr>
        <w:t>、</w:t>
      </w:r>
      <w:r>
        <w:rPr>
          <w:rFonts w:hint="eastAsia"/>
          <w:b/>
          <w:bCs/>
          <w:lang w:val="en-US" w:eastAsia="zh-CN"/>
        </w:rPr>
        <w:t>关于享受</w:t>
      </w:r>
      <w:r>
        <w:rPr>
          <w:rFonts w:hint="eastAsia"/>
          <w:b/>
          <w:bCs/>
        </w:rPr>
        <w:t>优惠政策的主体</w:t>
      </w:r>
      <w:r>
        <w:rPr>
          <w:rFonts w:hint="eastAsia"/>
          <w:b/>
          <w:bCs/>
          <w:lang w:eastAsia="zh-CN"/>
        </w:rPr>
        <w:t>、</w:t>
      </w:r>
      <w:r>
        <w:rPr>
          <w:rFonts w:hint="eastAsia"/>
          <w:b/>
          <w:bCs/>
        </w:rPr>
        <w:t>价格扣除比例</w:t>
      </w:r>
      <w:r>
        <w:rPr>
          <w:rFonts w:hint="eastAsia"/>
          <w:b/>
          <w:bCs/>
          <w:lang w:val="en-US" w:eastAsia="zh-CN"/>
        </w:rPr>
        <w:t>及采购标的所属行业的说明</w:t>
      </w:r>
    </w:p>
    <w:p w14:paraId="005DCDC5">
      <w:pPr>
        <w:ind w:firstLine="420" w:firstLineChars="200"/>
        <w:rPr>
          <w:rFonts w:hint="default" w:eastAsia="宋体"/>
          <w:lang w:val="en-US" w:eastAsia="zh-CN"/>
        </w:rPr>
      </w:pPr>
      <w:r>
        <w:rPr>
          <w:rFonts w:hint="eastAsia"/>
        </w:rPr>
        <w:t>（1）</w:t>
      </w:r>
      <w:r>
        <w:rPr>
          <w:rFonts w:hint="eastAsia"/>
          <w:lang w:val="en-US" w:eastAsia="zh-CN"/>
        </w:rPr>
        <w:t>专门面向中小企业采购的项目，不再执行价格扣除比例。</w:t>
      </w:r>
    </w:p>
    <w:p w14:paraId="5CC4EE6E">
      <w:pPr>
        <w:ind w:firstLine="420" w:firstLineChars="200"/>
      </w:pPr>
      <w:r>
        <w:rPr>
          <w:rFonts w:hint="eastAsia"/>
          <w:lang w:eastAsia="zh-CN"/>
        </w:rPr>
        <w:t>（</w:t>
      </w:r>
      <w:r>
        <w:rPr>
          <w:rFonts w:hint="eastAsia"/>
          <w:lang w:val="en-US" w:eastAsia="zh-CN"/>
        </w:rPr>
        <w:t>2</w:t>
      </w:r>
      <w:r>
        <w:rPr>
          <w:rFonts w:hint="eastAsia"/>
          <w:lang w:eastAsia="zh-CN"/>
        </w:rPr>
        <w:t>）</w:t>
      </w:r>
      <w:r>
        <w:rPr>
          <w:rFonts w:hint="eastAsia"/>
          <w:lang w:val="en-US" w:eastAsia="zh-CN"/>
        </w:rPr>
        <w:t>非</w:t>
      </w:r>
      <w:r>
        <w:rPr>
          <w:rFonts w:hint="eastAsia" w:ascii="Times New Roman" w:eastAsia="宋体"/>
          <w:lang w:val="en-US" w:eastAsia="zh-CN"/>
        </w:rPr>
        <w:t>专门面向中小企业采购的项目，</w:t>
      </w:r>
      <w:r>
        <w:rPr>
          <w:rFonts w:hint="eastAsia"/>
          <w:lang w:val="en-US" w:eastAsia="zh-CN"/>
        </w:rPr>
        <w:t>应</w:t>
      </w:r>
      <w:r>
        <w:rPr>
          <w:rFonts w:hint="eastAsia" w:ascii="Times New Roman" w:eastAsia="宋体"/>
          <w:lang w:val="en-US" w:eastAsia="zh-CN"/>
        </w:rPr>
        <w:t>执行价格扣除比例</w:t>
      </w:r>
      <w:r>
        <w:rPr>
          <w:rFonts w:hint="eastAsia"/>
          <w:lang w:val="en-US" w:eastAsia="zh-CN"/>
        </w:rPr>
        <w:t>：</w:t>
      </w:r>
      <w:r>
        <w:rPr>
          <w:rFonts w:hint="eastAsia"/>
        </w:rPr>
        <w:t>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lang w:val="en-US" w:eastAsia="zh-CN"/>
        </w:rPr>
        <w:t>10</w:t>
      </w:r>
      <w:r>
        <w:rPr>
          <w:color w:val="FF0000"/>
          <w:u w:val="single"/>
        </w:rPr>
        <w:t xml:space="preserve"> </w:t>
      </w:r>
      <w:r>
        <w:rPr>
          <w:rFonts w:hint="eastAsia"/>
          <w:color w:val="FF0000"/>
          <w:u w:val="single"/>
          <w:lang w:val="en-US" w:eastAsia="zh-CN"/>
        </w:rPr>
        <w:t xml:space="preserve"> </w:t>
      </w:r>
      <w:r>
        <w:rPr>
          <w:rFonts w:hint="eastAsia"/>
          <w:color w:val="FF0000"/>
          <w:u w:val="none"/>
          <w:lang w:val="en-US" w:eastAsia="zh-CN"/>
        </w:rPr>
        <w:t xml:space="preserve"> </w:t>
      </w:r>
      <w:r>
        <w:rPr>
          <w:color w:val="FF0000"/>
          <w:u w:val="none"/>
        </w:rPr>
        <w:t>%</w:t>
      </w:r>
      <w:r>
        <w:rPr>
          <w:rFonts w:hint="eastAsia"/>
          <w:color w:val="000000" w:themeColor="text1"/>
          <w:u w:val="none"/>
          <w:lang w:eastAsia="zh-CN"/>
          <w14:textFill>
            <w14:solidFill>
              <w14:schemeClr w14:val="tx1"/>
            </w14:solidFill>
          </w14:textFill>
        </w:rPr>
        <w:t>（</w:t>
      </w:r>
      <w:r>
        <w:rPr>
          <w:rFonts w:hint="eastAsia"/>
          <w:color w:val="000000" w:themeColor="text1"/>
          <w:u w:val="none"/>
          <w:lang w:val="en-US" w:eastAsia="zh-CN"/>
          <w14:textFill>
            <w14:solidFill>
              <w14:schemeClr w14:val="tx1"/>
            </w14:solidFill>
          </w14:textFill>
        </w:rPr>
        <w:t>10%~20%</w:t>
      </w:r>
      <w:r>
        <w:rPr>
          <w:rFonts w:hint="eastAsia"/>
          <w:color w:val="000000" w:themeColor="text1"/>
          <w:u w:val="none"/>
          <w:lang w:eastAsia="zh-CN"/>
          <w14:textFill>
            <w14:solidFill>
              <w14:schemeClr w14:val="tx1"/>
            </w14:solidFill>
          </w14:textFill>
        </w:rPr>
        <w:t>）</w:t>
      </w:r>
      <w:r>
        <w:rPr>
          <w:rFonts w:hint="eastAsia"/>
        </w:rPr>
        <w:t>的扣除，用扣除后的价格参与评审。满足多项优惠政策的</w:t>
      </w:r>
      <w:r>
        <w:rPr>
          <w:rFonts w:hint="eastAsia"/>
          <w:lang w:val="en-US" w:eastAsia="zh-CN"/>
        </w:rPr>
        <w:t>供应商</w:t>
      </w:r>
      <w:r>
        <w:rPr>
          <w:rFonts w:hint="eastAsia"/>
        </w:rPr>
        <w:t>，不重复享受多项价格扣除政策。</w:t>
      </w:r>
    </w:p>
    <w:p w14:paraId="5EB7FA00">
      <w:pPr>
        <w:ind w:firstLine="420" w:firstLineChars="200"/>
      </w:pPr>
      <w:r>
        <w:rPr>
          <w:rFonts w:hint="eastAsia"/>
        </w:rPr>
        <w:t>备注：（a）</w:t>
      </w:r>
      <w:r>
        <w:rPr>
          <w:rFonts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14:paraId="7C0D8F7D">
      <w:pPr>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3</w:t>
      </w:r>
      <w:r>
        <w:rPr>
          <w:rFonts w:hint="eastAsia" w:asciiTheme="minorEastAsia" w:hAnsiTheme="minorEastAsia" w:eastAsiaTheme="minorEastAsia" w:cstheme="minorEastAsia"/>
          <w:sz w:val="21"/>
          <w:szCs w:val="21"/>
        </w:rPr>
        <w:t>）</w:t>
      </w:r>
      <w:bookmarkStart w:id="37" w:name="_Hlk71970739"/>
      <w:r>
        <w:rPr>
          <w:rFonts w:hint="eastAsia" w:asciiTheme="minorEastAsia" w:hAnsiTheme="minorEastAsia" w:eastAsiaTheme="minorEastAsia" w:cstheme="minorEastAsia"/>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hint="eastAsia" w:asciiTheme="minorEastAsia" w:hAnsiTheme="minorEastAsia" w:eastAsiaTheme="minorEastAsia" w:cstheme="minorEastAsia"/>
          <w:b/>
          <w:bCs/>
          <w:color w:val="FF0000"/>
          <w:sz w:val="21"/>
          <w:szCs w:val="21"/>
        </w:rPr>
        <w:t>《中小企业声明函》中相关企业</w:t>
      </w:r>
      <w:r>
        <w:rPr>
          <w:rFonts w:hint="eastAsia" w:asciiTheme="minorEastAsia" w:hAnsiTheme="minorEastAsia" w:eastAsiaTheme="minorEastAsia" w:cstheme="minorEastAsia"/>
          <w:b/>
          <w:bCs/>
          <w:color w:val="FF0000"/>
          <w:sz w:val="21"/>
          <w:szCs w:val="21"/>
          <w:lang w:eastAsia="zh-CN"/>
        </w:rPr>
        <w:t>（</w:t>
      </w:r>
      <w:r>
        <w:rPr>
          <w:rFonts w:hint="eastAsia" w:asciiTheme="minorEastAsia" w:hAnsiTheme="minorEastAsia" w:eastAsiaTheme="minorEastAsia" w:cstheme="minorEastAsia"/>
          <w:b/>
          <w:bCs/>
          <w:color w:val="FF0000"/>
          <w:sz w:val="21"/>
          <w:szCs w:val="21"/>
          <w:lang w:val="en-US" w:eastAsia="zh-CN"/>
        </w:rPr>
        <w:t>货物制造商</w:t>
      </w:r>
      <w:r>
        <w:rPr>
          <w:rFonts w:hint="eastAsia" w:asciiTheme="minorEastAsia" w:hAnsiTheme="minorEastAsia" w:eastAsiaTheme="minorEastAsia" w:cstheme="minorEastAsia"/>
          <w:b/>
          <w:bCs/>
          <w:color w:val="FF0000"/>
          <w:sz w:val="21"/>
          <w:szCs w:val="21"/>
          <w:lang w:eastAsia="zh-CN"/>
        </w:rPr>
        <w:t>）</w:t>
      </w:r>
      <w:r>
        <w:rPr>
          <w:rFonts w:hint="eastAsia" w:asciiTheme="minorEastAsia" w:hAnsiTheme="minorEastAsia" w:eastAsiaTheme="minorEastAsia" w:cstheme="minorEastAsia"/>
          <w:b/>
          <w:bCs/>
          <w:color w:val="FF0000"/>
          <w:sz w:val="21"/>
          <w:szCs w:val="21"/>
        </w:rPr>
        <w:t>所属行业应当与采购标的所属行业相一致</w:t>
      </w:r>
      <w:r>
        <w:rPr>
          <w:rFonts w:hint="eastAsia" w:asciiTheme="minorEastAsia" w:hAnsiTheme="minorEastAsia" w:eastAsiaTheme="minorEastAsia" w:cstheme="minorEastAsia"/>
          <w:b/>
          <w:bCs/>
          <w:color w:val="FF0000"/>
          <w:sz w:val="21"/>
          <w:szCs w:val="21"/>
          <w:lang w:eastAsia="zh-CN"/>
        </w:rPr>
        <w:t>，</w:t>
      </w:r>
      <w:r>
        <w:rPr>
          <w:rFonts w:hint="eastAsia"/>
          <w:b/>
          <w:bCs/>
          <w:color w:val="FF0000"/>
        </w:rPr>
        <w:t>标的所属行业</w:t>
      </w:r>
      <w:r>
        <w:rPr>
          <w:rFonts w:hint="eastAsia" w:ascii="Times New Roman" w:eastAsia="宋体"/>
          <w:b/>
          <w:bCs/>
          <w:color w:val="FF0000"/>
          <w:lang w:val="en-US" w:eastAsia="zh-CN"/>
        </w:rPr>
        <w:t>以招标文件第一册第三章用户需求书“货物清单明细”的“标的所属行业”一栏为准</w:t>
      </w:r>
      <w:r>
        <w:rPr>
          <w:rFonts w:hint="eastAsia" w:asciiTheme="minorEastAsia" w:hAnsiTheme="minorEastAsia" w:eastAsiaTheme="minorEastAsia" w:cstheme="minorEastAsia"/>
          <w:b/>
          <w:bCs/>
          <w:color w:val="FF0000"/>
          <w:sz w:val="21"/>
          <w:szCs w:val="21"/>
        </w:rPr>
        <w:t>。</w:t>
      </w:r>
      <w:bookmarkEnd w:id="37"/>
    </w:p>
    <w:p w14:paraId="1CCF814E">
      <w:pPr>
        <w:ind w:firstLine="420" w:firstLineChars="200"/>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4</w:t>
      </w:r>
      <w:r>
        <w:rPr>
          <w:rFonts w:hint="eastAsia" w:asciiTheme="minorEastAsia" w:hAnsiTheme="minorEastAsia" w:eastAsiaTheme="minorEastAsia" w:cstheme="minorEastAsia"/>
          <w:sz w:val="21"/>
          <w:szCs w:val="21"/>
        </w:rPr>
        <w:t>）小型企业、微型企业、残疾人福利性单位作为优惠主体的认定资料为《中小企业声明函》、《残疾人福利性单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w:t>
      </w:r>
      <w:r>
        <w:rPr>
          <w:rFonts w:hint="eastAsia"/>
          <w:lang w:val="en-US" w:eastAsia="zh-CN"/>
        </w:rPr>
        <w:t>四</w:t>
      </w:r>
      <w:r>
        <w:rPr>
          <w:rFonts w:hint="eastAsia"/>
        </w:rPr>
        <w:t>章“投标文件组成要求及格式”中“</w:t>
      </w:r>
      <w:r>
        <w:rPr>
          <w:rFonts w:hint="eastAsia"/>
          <w:lang w:val="en-US" w:eastAsia="zh-CN"/>
        </w:rPr>
        <w:t>三</w:t>
      </w:r>
      <w:r>
        <w:rPr>
          <w:rFonts w:hint="eastAsia"/>
        </w:rPr>
        <w:t>、投标人情况及资格证明文件”章节提供的格式）。</w:t>
      </w:r>
    </w:p>
    <w:p w14:paraId="56D5CED8">
      <w:pPr>
        <w:ind w:firstLine="420" w:firstLineChars="200"/>
        <w:rPr>
          <w:color w:val="FF0000"/>
        </w:rPr>
      </w:pPr>
      <w:r>
        <w:rPr>
          <w:rFonts w:hint="eastAsia"/>
        </w:rPr>
        <w:t>（</w:t>
      </w:r>
      <w:r>
        <w:rPr>
          <w:rFonts w:hint="eastAsia"/>
          <w:lang w:val="en-US" w:eastAsia="zh-CN"/>
        </w:rPr>
        <w:t>5</w:t>
      </w:r>
      <w:r>
        <w:rPr>
          <w:rFonts w:hint="eastAsia"/>
        </w:rPr>
        <w:t>）享受价格扣除获得政府采购合同的，小微企业不得将合同分包给大中型企业。</w:t>
      </w:r>
    </w:p>
    <w:p w14:paraId="5A6C1AF2">
      <w:pPr>
        <w:ind w:firstLine="422" w:firstLineChars="200"/>
        <w:rPr>
          <w:rFonts w:hint="eastAsia"/>
          <w:b/>
          <w:bCs/>
          <w:lang w:val="en-US" w:eastAsia="zh-CN"/>
        </w:rPr>
      </w:pPr>
      <w:r>
        <w:rPr>
          <w:rFonts w:hint="eastAsia"/>
          <w:b/>
          <w:bCs/>
          <w:lang w:val="en-US" w:eastAsia="zh-CN"/>
        </w:rPr>
        <w:t>2、本项目为代理服务项目，将向中标（成交）供应商收取代理服务费。</w:t>
      </w:r>
    </w:p>
    <w:p w14:paraId="3A2CEDE7">
      <w:pPr>
        <w:spacing w:before="50" w:after="50"/>
        <w:ind w:firstLine="420" w:firstLineChars="200"/>
      </w:pPr>
      <w:r>
        <w:rPr>
          <w:rFonts w:hint="eastAsia"/>
        </w:rPr>
        <w:t>中标（成交）供应商在领取《中标（成交）通知书》之前须向深圳公共资源交易中心（深圳交易集团有限公司政府采购业务分公司）交纳代理服务费。若因中标（成交）供应商交纳代理服务费所产生的时间影响到合同签订的，由中标（成交）供应商自行承担责任。</w:t>
      </w:r>
      <w:r>
        <w:rPr>
          <w:rFonts w:hint="eastAsia" w:ascii="宋体" w:hAnsi="宋体" w:cs="宋体"/>
          <w:szCs w:val="21"/>
        </w:rPr>
        <w:t>代理服务费标准参照《深圳市财政委员会关于规范深圳市社会采购代理机构管理有关事项的补充通知》（深财购〔2018〕27号）下浮20%执行。</w:t>
      </w:r>
      <w:r>
        <w:rPr>
          <w:rFonts w:hint="eastAsia"/>
          <w:b/>
          <w:color w:val="FF0000"/>
        </w:rPr>
        <w:t>本项目类型为货物采购：</w:t>
      </w:r>
    </w:p>
    <w:p w14:paraId="40411796">
      <w:pPr>
        <w:tabs>
          <w:tab w:val="left" w:pos="1182"/>
        </w:tabs>
        <w:ind w:left="360" w:right="-317" w:rightChars="-151"/>
        <w:rPr>
          <w:rFonts w:ascii="宋体" w:hAnsi="宋体" w:cs="宋体"/>
          <w:bCs/>
          <w:color w:val="FF0000"/>
          <w:spacing w:val="-4"/>
          <w:szCs w:val="21"/>
        </w:rPr>
      </w:pPr>
      <w:r>
        <w:rPr>
          <w:rFonts w:hint="eastAsia" w:ascii="宋体" w:hAnsi="宋体" w:cs="宋体"/>
          <w:bCs/>
          <w:color w:val="FF0000"/>
          <w:spacing w:val="-4"/>
          <w:szCs w:val="21"/>
        </w:rPr>
        <w:t>（1）代理服务费以《中标（成交）通知书》确定的中标（成交）金额（或支付上限）作为计算基数，按差额定率累进法计算。</w:t>
      </w:r>
    </w:p>
    <w:p w14:paraId="5D0DBB65">
      <w:pPr>
        <w:tabs>
          <w:tab w:val="left" w:pos="1182"/>
        </w:tabs>
        <w:ind w:left="360" w:right="-317" w:rightChars="-151"/>
      </w:pPr>
      <w:r>
        <w:rPr>
          <w:rFonts w:hint="eastAsia" w:ascii="宋体" w:hAnsi="宋体" w:cs="宋体"/>
          <w:bCs/>
          <w:color w:val="FF0000"/>
          <w:spacing w:val="-4"/>
          <w:szCs w:val="21"/>
        </w:rPr>
        <w:t>（2）中标金额的各部分费率如下表：</w:t>
      </w:r>
    </w:p>
    <w:tbl>
      <w:tblPr>
        <w:tblStyle w:val="4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5"/>
        <w:gridCol w:w="1799"/>
        <w:gridCol w:w="1799"/>
        <w:gridCol w:w="1799"/>
      </w:tblGrid>
      <w:tr w14:paraId="2BF3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3125" w:type="dxa"/>
            <w:vAlign w:val="center"/>
          </w:tcPr>
          <w:p w14:paraId="291A1DBA">
            <w:pPr>
              <w:widowControl/>
              <w:spacing w:line="360" w:lineRule="auto"/>
              <w:jc w:val="center"/>
            </w:pPr>
            <w:r>
              <w:rPr>
                <w:rFonts w:hint="eastAsia"/>
              </w:rPr>
              <w:t>中标（成交）金额</w:t>
            </w:r>
          </w:p>
        </w:tc>
        <w:tc>
          <w:tcPr>
            <w:tcW w:w="1799" w:type="dxa"/>
            <w:vAlign w:val="center"/>
          </w:tcPr>
          <w:p w14:paraId="5FA72463">
            <w:pPr>
              <w:widowControl/>
              <w:spacing w:line="360" w:lineRule="auto"/>
              <w:jc w:val="center"/>
            </w:pPr>
            <w:r>
              <w:rPr>
                <w:rFonts w:hint="eastAsia"/>
              </w:rPr>
              <w:t>货物采购</w:t>
            </w:r>
          </w:p>
        </w:tc>
        <w:tc>
          <w:tcPr>
            <w:tcW w:w="1799" w:type="dxa"/>
            <w:vAlign w:val="center"/>
          </w:tcPr>
          <w:p w14:paraId="2832A31D">
            <w:pPr>
              <w:widowControl/>
              <w:spacing w:line="360" w:lineRule="auto"/>
              <w:jc w:val="center"/>
            </w:pPr>
            <w:r>
              <w:rPr>
                <w:rFonts w:hint="eastAsia"/>
              </w:rPr>
              <w:t>服务采购</w:t>
            </w:r>
          </w:p>
        </w:tc>
        <w:tc>
          <w:tcPr>
            <w:tcW w:w="1799" w:type="dxa"/>
            <w:vAlign w:val="center"/>
          </w:tcPr>
          <w:p w14:paraId="4CBE1C17">
            <w:pPr>
              <w:widowControl/>
              <w:spacing w:line="360" w:lineRule="auto"/>
              <w:jc w:val="center"/>
            </w:pPr>
            <w:r>
              <w:rPr>
                <w:rFonts w:hint="eastAsia"/>
              </w:rPr>
              <w:t>工程采购</w:t>
            </w:r>
          </w:p>
        </w:tc>
      </w:tr>
      <w:tr w14:paraId="5782C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6F87DE7B">
            <w:pPr>
              <w:widowControl/>
              <w:spacing w:line="360" w:lineRule="auto"/>
              <w:jc w:val="center"/>
            </w:pPr>
            <w:r>
              <w:rPr>
                <w:rFonts w:hint="eastAsia"/>
              </w:rPr>
              <w:t>100万元以下</w:t>
            </w:r>
          </w:p>
        </w:tc>
        <w:tc>
          <w:tcPr>
            <w:tcW w:w="1799" w:type="dxa"/>
            <w:vAlign w:val="center"/>
          </w:tcPr>
          <w:p w14:paraId="777204D6">
            <w:pPr>
              <w:widowControl/>
              <w:spacing w:line="360" w:lineRule="auto"/>
              <w:jc w:val="center"/>
            </w:pPr>
            <w:r>
              <w:rPr>
                <w:rFonts w:hint="eastAsia"/>
              </w:rPr>
              <w:t>1.5%</w:t>
            </w:r>
          </w:p>
        </w:tc>
        <w:tc>
          <w:tcPr>
            <w:tcW w:w="1799" w:type="dxa"/>
            <w:vAlign w:val="center"/>
          </w:tcPr>
          <w:p w14:paraId="75EC6830">
            <w:pPr>
              <w:widowControl/>
              <w:spacing w:line="360" w:lineRule="auto"/>
              <w:jc w:val="center"/>
            </w:pPr>
            <w:r>
              <w:rPr>
                <w:rFonts w:hint="eastAsia"/>
              </w:rPr>
              <w:t>1.5%</w:t>
            </w:r>
          </w:p>
        </w:tc>
        <w:tc>
          <w:tcPr>
            <w:tcW w:w="1799" w:type="dxa"/>
            <w:vAlign w:val="center"/>
          </w:tcPr>
          <w:p w14:paraId="7C67E4EC">
            <w:pPr>
              <w:widowControl/>
              <w:spacing w:line="360" w:lineRule="auto"/>
              <w:jc w:val="center"/>
            </w:pPr>
            <w:r>
              <w:rPr>
                <w:rFonts w:hint="eastAsia"/>
              </w:rPr>
              <w:t>1.0%</w:t>
            </w:r>
          </w:p>
        </w:tc>
      </w:tr>
      <w:tr w14:paraId="2E3F4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1BA0D061">
            <w:pPr>
              <w:widowControl/>
              <w:spacing w:line="360" w:lineRule="auto"/>
              <w:jc w:val="center"/>
            </w:pPr>
            <w:r>
              <w:rPr>
                <w:rFonts w:hint="eastAsia"/>
              </w:rPr>
              <w:t>100万元（含）-500万元</w:t>
            </w:r>
          </w:p>
        </w:tc>
        <w:tc>
          <w:tcPr>
            <w:tcW w:w="1799" w:type="dxa"/>
            <w:vAlign w:val="center"/>
          </w:tcPr>
          <w:p w14:paraId="3563576E">
            <w:pPr>
              <w:widowControl/>
              <w:spacing w:line="360" w:lineRule="auto"/>
              <w:jc w:val="center"/>
            </w:pPr>
            <w:r>
              <w:rPr>
                <w:rFonts w:hint="eastAsia"/>
              </w:rPr>
              <w:t>1.1%</w:t>
            </w:r>
          </w:p>
        </w:tc>
        <w:tc>
          <w:tcPr>
            <w:tcW w:w="1799" w:type="dxa"/>
            <w:vAlign w:val="center"/>
          </w:tcPr>
          <w:p w14:paraId="6DE69E2C">
            <w:pPr>
              <w:widowControl/>
              <w:spacing w:line="360" w:lineRule="auto"/>
              <w:jc w:val="center"/>
            </w:pPr>
            <w:r>
              <w:rPr>
                <w:rFonts w:hint="eastAsia"/>
              </w:rPr>
              <w:t>0.8%</w:t>
            </w:r>
          </w:p>
        </w:tc>
        <w:tc>
          <w:tcPr>
            <w:tcW w:w="1799" w:type="dxa"/>
            <w:vAlign w:val="center"/>
          </w:tcPr>
          <w:p w14:paraId="2AD49257">
            <w:pPr>
              <w:widowControl/>
              <w:spacing w:line="360" w:lineRule="auto"/>
              <w:jc w:val="center"/>
            </w:pPr>
            <w:r>
              <w:rPr>
                <w:rFonts w:hint="eastAsia"/>
              </w:rPr>
              <w:t>0.7%</w:t>
            </w:r>
          </w:p>
        </w:tc>
      </w:tr>
      <w:tr w14:paraId="20A36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0B8DADC9">
            <w:pPr>
              <w:widowControl/>
              <w:spacing w:line="360" w:lineRule="auto"/>
              <w:jc w:val="center"/>
            </w:pPr>
            <w:r>
              <w:rPr>
                <w:rFonts w:hint="eastAsia"/>
              </w:rPr>
              <w:t>500万元（含）-1000万元</w:t>
            </w:r>
          </w:p>
        </w:tc>
        <w:tc>
          <w:tcPr>
            <w:tcW w:w="1799" w:type="dxa"/>
            <w:vAlign w:val="center"/>
          </w:tcPr>
          <w:p w14:paraId="73B73929">
            <w:pPr>
              <w:widowControl/>
              <w:spacing w:line="360" w:lineRule="auto"/>
              <w:jc w:val="center"/>
            </w:pPr>
            <w:r>
              <w:rPr>
                <w:rFonts w:hint="eastAsia"/>
              </w:rPr>
              <w:t>0.8%</w:t>
            </w:r>
          </w:p>
        </w:tc>
        <w:tc>
          <w:tcPr>
            <w:tcW w:w="1799" w:type="dxa"/>
            <w:vAlign w:val="center"/>
          </w:tcPr>
          <w:p w14:paraId="3F9CC13C">
            <w:pPr>
              <w:widowControl/>
              <w:spacing w:line="360" w:lineRule="auto"/>
              <w:jc w:val="center"/>
            </w:pPr>
            <w:r>
              <w:rPr>
                <w:rFonts w:hint="eastAsia"/>
              </w:rPr>
              <w:t>0.45%</w:t>
            </w:r>
          </w:p>
        </w:tc>
        <w:tc>
          <w:tcPr>
            <w:tcW w:w="1799" w:type="dxa"/>
            <w:vAlign w:val="center"/>
          </w:tcPr>
          <w:p w14:paraId="1A82F595">
            <w:pPr>
              <w:widowControl/>
              <w:spacing w:line="360" w:lineRule="auto"/>
              <w:jc w:val="center"/>
            </w:pPr>
            <w:r>
              <w:rPr>
                <w:rFonts w:hint="eastAsia"/>
              </w:rPr>
              <w:t>0.55%</w:t>
            </w:r>
          </w:p>
        </w:tc>
      </w:tr>
      <w:tr w14:paraId="12B1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0F416F25">
            <w:pPr>
              <w:widowControl/>
              <w:spacing w:line="360" w:lineRule="auto"/>
              <w:jc w:val="center"/>
            </w:pPr>
            <w:r>
              <w:rPr>
                <w:rFonts w:hint="eastAsia"/>
              </w:rPr>
              <w:t>1000万元（含）-5000万元</w:t>
            </w:r>
          </w:p>
        </w:tc>
        <w:tc>
          <w:tcPr>
            <w:tcW w:w="1799" w:type="dxa"/>
            <w:vAlign w:val="center"/>
          </w:tcPr>
          <w:p w14:paraId="463CCA6D">
            <w:pPr>
              <w:widowControl/>
              <w:spacing w:line="360" w:lineRule="auto"/>
              <w:jc w:val="center"/>
            </w:pPr>
            <w:r>
              <w:rPr>
                <w:rFonts w:hint="eastAsia"/>
              </w:rPr>
              <w:t>0.5%</w:t>
            </w:r>
          </w:p>
        </w:tc>
        <w:tc>
          <w:tcPr>
            <w:tcW w:w="1799" w:type="dxa"/>
            <w:vAlign w:val="center"/>
          </w:tcPr>
          <w:p w14:paraId="3BDEC805">
            <w:pPr>
              <w:widowControl/>
              <w:spacing w:line="360" w:lineRule="auto"/>
              <w:jc w:val="center"/>
            </w:pPr>
            <w:r>
              <w:rPr>
                <w:rFonts w:hint="eastAsia"/>
              </w:rPr>
              <w:t>0.25%</w:t>
            </w:r>
          </w:p>
        </w:tc>
        <w:tc>
          <w:tcPr>
            <w:tcW w:w="1799" w:type="dxa"/>
            <w:vAlign w:val="center"/>
          </w:tcPr>
          <w:p w14:paraId="3BEBC9EC">
            <w:pPr>
              <w:widowControl/>
              <w:spacing w:line="360" w:lineRule="auto"/>
              <w:jc w:val="center"/>
            </w:pPr>
            <w:r>
              <w:rPr>
                <w:rFonts w:hint="eastAsia"/>
              </w:rPr>
              <w:t>0.35%</w:t>
            </w:r>
          </w:p>
        </w:tc>
      </w:tr>
      <w:tr w14:paraId="5A8BE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06C63703">
            <w:pPr>
              <w:widowControl/>
              <w:spacing w:line="360" w:lineRule="auto"/>
              <w:jc w:val="center"/>
            </w:pPr>
            <w:r>
              <w:rPr>
                <w:rFonts w:hint="eastAsia"/>
              </w:rPr>
              <w:t>5000万元（含）-1亿元</w:t>
            </w:r>
          </w:p>
        </w:tc>
        <w:tc>
          <w:tcPr>
            <w:tcW w:w="1799" w:type="dxa"/>
            <w:vAlign w:val="center"/>
          </w:tcPr>
          <w:p w14:paraId="44E57474">
            <w:pPr>
              <w:widowControl/>
              <w:spacing w:line="360" w:lineRule="auto"/>
              <w:jc w:val="center"/>
            </w:pPr>
            <w:r>
              <w:rPr>
                <w:rFonts w:hint="eastAsia"/>
              </w:rPr>
              <w:t>0.25%</w:t>
            </w:r>
          </w:p>
        </w:tc>
        <w:tc>
          <w:tcPr>
            <w:tcW w:w="1799" w:type="dxa"/>
            <w:vAlign w:val="center"/>
          </w:tcPr>
          <w:p w14:paraId="6BC3A070">
            <w:pPr>
              <w:widowControl/>
              <w:spacing w:line="360" w:lineRule="auto"/>
              <w:jc w:val="center"/>
            </w:pPr>
            <w:r>
              <w:rPr>
                <w:rFonts w:hint="eastAsia"/>
              </w:rPr>
              <w:t>0.1%</w:t>
            </w:r>
          </w:p>
        </w:tc>
        <w:tc>
          <w:tcPr>
            <w:tcW w:w="1799" w:type="dxa"/>
            <w:vAlign w:val="center"/>
          </w:tcPr>
          <w:p w14:paraId="752326B6">
            <w:pPr>
              <w:widowControl/>
              <w:spacing w:line="360" w:lineRule="auto"/>
              <w:jc w:val="center"/>
            </w:pPr>
            <w:r>
              <w:rPr>
                <w:rFonts w:hint="eastAsia"/>
              </w:rPr>
              <w:t>0.2%</w:t>
            </w:r>
          </w:p>
        </w:tc>
      </w:tr>
      <w:tr w14:paraId="76211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100A042B">
            <w:pPr>
              <w:widowControl/>
              <w:spacing w:line="360" w:lineRule="auto"/>
              <w:jc w:val="center"/>
            </w:pPr>
            <w:r>
              <w:rPr>
                <w:rFonts w:hint="eastAsia"/>
              </w:rPr>
              <w:t>1亿元（含）-5亿元</w:t>
            </w:r>
          </w:p>
        </w:tc>
        <w:tc>
          <w:tcPr>
            <w:tcW w:w="1799" w:type="dxa"/>
            <w:vAlign w:val="center"/>
          </w:tcPr>
          <w:p w14:paraId="54186D12">
            <w:pPr>
              <w:widowControl/>
              <w:spacing w:line="360" w:lineRule="auto"/>
              <w:jc w:val="center"/>
            </w:pPr>
            <w:r>
              <w:rPr>
                <w:rFonts w:hint="eastAsia"/>
              </w:rPr>
              <w:t>0.05%</w:t>
            </w:r>
          </w:p>
        </w:tc>
        <w:tc>
          <w:tcPr>
            <w:tcW w:w="1799" w:type="dxa"/>
            <w:vAlign w:val="center"/>
          </w:tcPr>
          <w:p w14:paraId="5CB05197">
            <w:pPr>
              <w:widowControl/>
              <w:spacing w:line="360" w:lineRule="auto"/>
              <w:jc w:val="center"/>
            </w:pPr>
            <w:r>
              <w:rPr>
                <w:rFonts w:hint="eastAsia"/>
              </w:rPr>
              <w:t>0.05%</w:t>
            </w:r>
          </w:p>
        </w:tc>
        <w:tc>
          <w:tcPr>
            <w:tcW w:w="1799" w:type="dxa"/>
            <w:vAlign w:val="center"/>
          </w:tcPr>
          <w:p w14:paraId="4FA861E5">
            <w:pPr>
              <w:widowControl/>
              <w:spacing w:line="360" w:lineRule="auto"/>
              <w:jc w:val="center"/>
            </w:pPr>
            <w:r>
              <w:rPr>
                <w:rFonts w:hint="eastAsia"/>
              </w:rPr>
              <w:t>0.05%</w:t>
            </w:r>
          </w:p>
        </w:tc>
      </w:tr>
      <w:tr w14:paraId="06B9C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3097C461">
            <w:pPr>
              <w:widowControl/>
              <w:spacing w:line="360" w:lineRule="auto"/>
              <w:jc w:val="center"/>
            </w:pPr>
            <w:r>
              <w:rPr>
                <w:rFonts w:hint="eastAsia"/>
              </w:rPr>
              <w:t>5亿元（含）-10亿元</w:t>
            </w:r>
          </w:p>
        </w:tc>
        <w:tc>
          <w:tcPr>
            <w:tcW w:w="1799" w:type="dxa"/>
            <w:vAlign w:val="center"/>
          </w:tcPr>
          <w:p w14:paraId="7E06031B">
            <w:pPr>
              <w:widowControl/>
              <w:spacing w:line="360" w:lineRule="auto"/>
              <w:jc w:val="center"/>
            </w:pPr>
            <w:r>
              <w:rPr>
                <w:rFonts w:hint="eastAsia"/>
              </w:rPr>
              <w:t>0.035%</w:t>
            </w:r>
          </w:p>
        </w:tc>
        <w:tc>
          <w:tcPr>
            <w:tcW w:w="1799" w:type="dxa"/>
            <w:vAlign w:val="center"/>
          </w:tcPr>
          <w:p w14:paraId="01D03979">
            <w:pPr>
              <w:widowControl/>
              <w:spacing w:line="360" w:lineRule="auto"/>
              <w:jc w:val="center"/>
            </w:pPr>
            <w:r>
              <w:rPr>
                <w:rFonts w:hint="eastAsia"/>
              </w:rPr>
              <w:t>0.035%</w:t>
            </w:r>
          </w:p>
        </w:tc>
        <w:tc>
          <w:tcPr>
            <w:tcW w:w="1799" w:type="dxa"/>
            <w:vAlign w:val="center"/>
          </w:tcPr>
          <w:p w14:paraId="14E72EF8">
            <w:pPr>
              <w:widowControl/>
              <w:spacing w:line="360" w:lineRule="auto"/>
              <w:jc w:val="center"/>
            </w:pPr>
            <w:r>
              <w:rPr>
                <w:rFonts w:hint="eastAsia"/>
              </w:rPr>
              <w:t>0.035%</w:t>
            </w:r>
          </w:p>
        </w:tc>
      </w:tr>
      <w:tr w14:paraId="5D767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125" w:type="dxa"/>
            <w:vAlign w:val="center"/>
          </w:tcPr>
          <w:p w14:paraId="287F8905">
            <w:pPr>
              <w:widowControl/>
              <w:spacing w:line="360" w:lineRule="auto"/>
              <w:jc w:val="center"/>
            </w:pPr>
            <w:r>
              <w:rPr>
                <w:rFonts w:hint="eastAsia"/>
              </w:rPr>
              <w:t>10亿元（含）-50亿元</w:t>
            </w:r>
          </w:p>
        </w:tc>
        <w:tc>
          <w:tcPr>
            <w:tcW w:w="1799" w:type="dxa"/>
            <w:vAlign w:val="center"/>
          </w:tcPr>
          <w:p w14:paraId="2C9EB06F">
            <w:pPr>
              <w:widowControl/>
              <w:spacing w:line="360" w:lineRule="auto"/>
              <w:jc w:val="center"/>
            </w:pPr>
            <w:r>
              <w:rPr>
                <w:rFonts w:hint="eastAsia"/>
              </w:rPr>
              <w:t>0.008%</w:t>
            </w:r>
          </w:p>
        </w:tc>
        <w:tc>
          <w:tcPr>
            <w:tcW w:w="1799" w:type="dxa"/>
            <w:vAlign w:val="center"/>
          </w:tcPr>
          <w:p w14:paraId="73EC2774">
            <w:pPr>
              <w:widowControl/>
              <w:spacing w:line="360" w:lineRule="auto"/>
              <w:jc w:val="center"/>
            </w:pPr>
            <w:r>
              <w:rPr>
                <w:rFonts w:hint="eastAsia"/>
              </w:rPr>
              <w:t>0.008%</w:t>
            </w:r>
          </w:p>
        </w:tc>
        <w:tc>
          <w:tcPr>
            <w:tcW w:w="1799" w:type="dxa"/>
            <w:vAlign w:val="center"/>
          </w:tcPr>
          <w:p w14:paraId="1C29D314">
            <w:pPr>
              <w:widowControl/>
              <w:spacing w:line="360" w:lineRule="auto"/>
              <w:jc w:val="center"/>
            </w:pPr>
            <w:r>
              <w:rPr>
                <w:rFonts w:hint="eastAsia"/>
              </w:rPr>
              <w:t>0.008%</w:t>
            </w:r>
          </w:p>
        </w:tc>
      </w:tr>
      <w:tr w14:paraId="549F8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4FB20518">
            <w:pPr>
              <w:widowControl/>
              <w:spacing w:line="360" w:lineRule="auto"/>
              <w:jc w:val="center"/>
            </w:pPr>
            <w:r>
              <w:rPr>
                <w:rFonts w:hint="eastAsia"/>
              </w:rPr>
              <w:t>50亿元（含）-100亿元</w:t>
            </w:r>
          </w:p>
        </w:tc>
        <w:tc>
          <w:tcPr>
            <w:tcW w:w="1799" w:type="dxa"/>
            <w:vAlign w:val="center"/>
          </w:tcPr>
          <w:p w14:paraId="5141153E">
            <w:pPr>
              <w:widowControl/>
              <w:spacing w:line="360" w:lineRule="auto"/>
              <w:jc w:val="center"/>
            </w:pPr>
            <w:r>
              <w:rPr>
                <w:rFonts w:hint="eastAsia"/>
              </w:rPr>
              <w:t>0.006%</w:t>
            </w:r>
          </w:p>
        </w:tc>
        <w:tc>
          <w:tcPr>
            <w:tcW w:w="1799" w:type="dxa"/>
            <w:vAlign w:val="center"/>
          </w:tcPr>
          <w:p w14:paraId="64618598">
            <w:pPr>
              <w:widowControl/>
              <w:spacing w:line="360" w:lineRule="auto"/>
              <w:jc w:val="center"/>
            </w:pPr>
            <w:r>
              <w:rPr>
                <w:rFonts w:hint="eastAsia"/>
              </w:rPr>
              <w:t>0.006%</w:t>
            </w:r>
          </w:p>
        </w:tc>
        <w:tc>
          <w:tcPr>
            <w:tcW w:w="1799" w:type="dxa"/>
            <w:vAlign w:val="center"/>
          </w:tcPr>
          <w:p w14:paraId="55B8CDF6">
            <w:pPr>
              <w:widowControl/>
              <w:spacing w:line="360" w:lineRule="auto"/>
              <w:jc w:val="center"/>
            </w:pPr>
            <w:r>
              <w:rPr>
                <w:rFonts w:hint="eastAsia"/>
              </w:rPr>
              <w:t>0.006%</w:t>
            </w:r>
          </w:p>
        </w:tc>
      </w:tr>
      <w:tr w14:paraId="75619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164FBD06">
            <w:pPr>
              <w:widowControl/>
              <w:spacing w:line="360" w:lineRule="auto"/>
              <w:jc w:val="center"/>
            </w:pPr>
            <w:r>
              <w:rPr>
                <w:rFonts w:hint="eastAsia"/>
              </w:rPr>
              <w:t>100亿元（含）以上</w:t>
            </w:r>
          </w:p>
        </w:tc>
        <w:tc>
          <w:tcPr>
            <w:tcW w:w="1799" w:type="dxa"/>
            <w:vAlign w:val="center"/>
          </w:tcPr>
          <w:p w14:paraId="6A75A8F4">
            <w:pPr>
              <w:widowControl/>
              <w:spacing w:line="360" w:lineRule="auto"/>
              <w:jc w:val="center"/>
            </w:pPr>
            <w:r>
              <w:rPr>
                <w:rFonts w:hint="eastAsia"/>
              </w:rPr>
              <w:t>0.004%</w:t>
            </w:r>
          </w:p>
        </w:tc>
        <w:tc>
          <w:tcPr>
            <w:tcW w:w="1799" w:type="dxa"/>
            <w:vAlign w:val="center"/>
          </w:tcPr>
          <w:p w14:paraId="22F69F96">
            <w:pPr>
              <w:widowControl/>
              <w:spacing w:line="360" w:lineRule="auto"/>
              <w:jc w:val="center"/>
            </w:pPr>
            <w:r>
              <w:rPr>
                <w:rFonts w:hint="eastAsia"/>
              </w:rPr>
              <w:t>0.004%</w:t>
            </w:r>
          </w:p>
        </w:tc>
        <w:tc>
          <w:tcPr>
            <w:tcW w:w="1799" w:type="dxa"/>
            <w:vAlign w:val="center"/>
          </w:tcPr>
          <w:p w14:paraId="2972C34D">
            <w:pPr>
              <w:widowControl/>
              <w:spacing w:line="360" w:lineRule="auto"/>
              <w:jc w:val="center"/>
            </w:pPr>
            <w:r>
              <w:rPr>
                <w:rFonts w:hint="eastAsia"/>
              </w:rPr>
              <w:t>0.004%</w:t>
            </w:r>
          </w:p>
        </w:tc>
      </w:tr>
    </w:tbl>
    <w:p w14:paraId="2B0F2A5A">
      <w:pPr>
        <w:ind w:firstLine="420" w:firstLineChars="200"/>
      </w:pPr>
    </w:p>
    <w:p w14:paraId="0917BA12">
      <w:pPr>
        <w:ind w:firstLine="420" w:firstLineChars="200"/>
      </w:pPr>
      <w:r>
        <w:rPr>
          <w:rFonts w:hint="eastAsia"/>
        </w:rPr>
        <w:t>如某货物采购项目，中标（成交）金额为600万元，总共交纳的代理服务费的具体计算过程如下：</w:t>
      </w:r>
    </w:p>
    <w:p w14:paraId="06EAF27B">
      <w:pPr>
        <w:ind w:firstLine="420" w:firstLineChars="200"/>
      </w:pPr>
      <w:r>
        <w:rPr>
          <w:rFonts w:hint="eastAsia"/>
        </w:rPr>
        <w:t>标准代理服务费＝（100万以下部分的代理服务费）+（100万～500万部分的代理服务费）+（500万～600万部分的代理服务费）＝100万元×1.5%+（500-100）万元×1.1%+（600-500）万元×0.8%=1.5万元+4.4万元+0.8万元＝6.7万元</w:t>
      </w:r>
    </w:p>
    <w:p w14:paraId="7C97872C">
      <w:pPr>
        <w:ind w:firstLine="420" w:firstLineChars="200"/>
      </w:pPr>
      <w:r>
        <w:rPr>
          <w:rFonts w:hint="eastAsia" w:ascii="宋体" w:hAnsi="宋体" w:cs="宋体"/>
          <w:color w:val="FF0000"/>
          <w:szCs w:val="21"/>
        </w:rPr>
        <w:t>（3）</w:t>
      </w:r>
      <w:r>
        <w:rPr>
          <w:rFonts w:hint="eastAsia" w:ascii="宋体" w:hAnsi="宋体" w:cs="宋体"/>
          <w:color w:val="0000FF"/>
          <w:szCs w:val="21"/>
        </w:rPr>
        <w:t>当中标金额小于50万元时，按50万元计算代理服务费</w:t>
      </w:r>
      <w:r>
        <w:rPr>
          <w:rFonts w:hint="eastAsia" w:ascii="宋体" w:hAnsi="宋体" w:cs="宋体"/>
          <w:color w:val="FF0000"/>
          <w:szCs w:val="21"/>
        </w:rPr>
        <w:t>；</w:t>
      </w:r>
    </w:p>
    <w:p w14:paraId="560A46B3">
      <w:pPr>
        <w:ind w:firstLine="420" w:firstLineChars="200"/>
      </w:pPr>
      <w:r>
        <w:rPr>
          <w:rFonts w:hint="eastAsia"/>
        </w:rPr>
        <w:t>（4）中标（成交）供应商中标（成交）后，必须按规定采用银行对公转账方式向深圳交易集团有限公司直接交纳代理服务费，交纳信息及要求按照缴款（付款）通知书执行。</w:t>
      </w:r>
    </w:p>
    <w:p w14:paraId="2A87E5B0">
      <w:pPr>
        <w:ind w:firstLine="422" w:firstLineChars="200"/>
        <w:rPr>
          <w:rFonts w:ascii="宋体" w:hAnsi="宋体" w:cs="宋体"/>
          <w:bCs/>
          <w:color w:val="FF0000"/>
          <w:szCs w:val="21"/>
        </w:rPr>
      </w:pPr>
      <w:r>
        <w:rPr>
          <w:rFonts w:hint="eastAsia" w:ascii="宋体" w:hAnsi="宋体" w:cs="宋体"/>
          <w:b/>
          <w:bCs/>
          <w:color w:val="FF0000"/>
          <w:szCs w:val="21"/>
        </w:rPr>
        <w:t>基本户信息：</w:t>
      </w:r>
    </w:p>
    <w:p w14:paraId="68BDD35B">
      <w:pPr>
        <w:ind w:firstLine="420" w:firstLineChars="200"/>
        <w:rPr>
          <w:rFonts w:ascii="宋体" w:hAnsi="宋体" w:cs="宋体"/>
          <w:color w:val="FF0000"/>
          <w:szCs w:val="21"/>
        </w:rPr>
      </w:pPr>
      <w:r>
        <w:rPr>
          <w:rFonts w:hint="eastAsia" w:ascii="宋体" w:hAnsi="宋体" w:cs="宋体"/>
          <w:color w:val="FF0000"/>
          <w:szCs w:val="21"/>
        </w:rPr>
        <w:t>账户名：深圳交易集团有限公司</w:t>
      </w:r>
    </w:p>
    <w:p w14:paraId="18230694">
      <w:pPr>
        <w:ind w:firstLine="420" w:firstLineChars="200"/>
        <w:rPr>
          <w:rFonts w:ascii="宋体" w:hAnsi="宋体" w:cs="宋体"/>
          <w:color w:val="FF0000"/>
          <w:szCs w:val="21"/>
        </w:rPr>
      </w:pPr>
      <w:r>
        <w:rPr>
          <w:rFonts w:hint="eastAsia" w:ascii="宋体" w:hAnsi="宋体" w:cs="宋体"/>
          <w:color w:val="FF0000"/>
          <w:szCs w:val="21"/>
        </w:rPr>
        <w:t>账号：632765883</w:t>
      </w:r>
    </w:p>
    <w:p w14:paraId="33BC4FA7">
      <w:pPr>
        <w:ind w:firstLine="420" w:firstLineChars="200"/>
        <w:rPr>
          <w:rFonts w:ascii="宋体" w:hAnsi="宋体" w:cs="宋体"/>
          <w:color w:val="FF0000"/>
          <w:szCs w:val="21"/>
        </w:rPr>
      </w:pPr>
      <w:r>
        <w:rPr>
          <w:rFonts w:hint="eastAsia" w:ascii="宋体" w:hAnsi="宋体" w:cs="宋体"/>
          <w:color w:val="FF0000"/>
          <w:szCs w:val="21"/>
        </w:rPr>
        <w:t>开户行：民生银行深圳五洲支行</w:t>
      </w:r>
    </w:p>
    <w:p w14:paraId="40BF09DB">
      <w:pPr>
        <w:ind w:firstLine="422" w:firstLineChars="200"/>
        <w:rPr>
          <w:rFonts w:ascii="宋体" w:hAnsi="宋体" w:cs="宋体"/>
          <w:bCs/>
          <w:color w:val="FF0000"/>
          <w:szCs w:val="21"/>
        </w:rPr>
      </w:pPr>
      <w:r>
        <w:rPr>
          <w:rFonts w:hint="eastAsia" w:ascii="宋体" w:hAnsi="宋体" w:cs="宋体"/>
          <w:b/>
          <w:bCs/>
          <w:color w:val="FF0000"/>
          <w:szCs w:val="21"/>
        </w:rPr>
        <w:t>转账备注：</w:t>
      </w:r>
    </w:p>
    <w:p w14:paraId="762CD5BB">
      <w:pPr>
        <w:ind w:firstLine="420" w:firstLineChars="200"/>
        <w:rPr>
          <w:rFonts w:ascii="宋体" w:hAnsi="宋体" w:cs="宋体"/>
          <w:bCs/>
          <w:color w:val="FF0000"/>
          <w:szCs w:val="21"/>
        </w:rPr>
      </w:pPr>
      <w:r>
        <w:rPr>
          <w:rFonts w:hint="eastAsia" w:ascii="宋体" w:hAnsi="宋体" w:cs="宋体"/>
          <w:bCs/>
          <w:color w:val="FF0000"/>
          <w:szCs w:val="21"/>
        </w:rPr>
        <w:t>项目编号+项目名称</w:t>
      </w:r>
    </w:p>
    <w:p w14:paraId="6B49B9C7">
      <w:pPr>
        <w:ind w:firstLine="420" w:firstLineChars="200"/>
        <w:rPr>
          <w:rFonts w:hint="eastAsia" w:ascii="宋体" w:hAnsi="宋体" w:eastAsia="宋体" w:cs="宋体"/>
          <w:bCs/>
          <w:color w:val="FF0000"/>
          <w:szCs w:val="21"/>
          <w:highlight w:val="none"/>
        </w:rPr>
      </w:pPr>
    </w:p>
    <w:p w14:paraId="5DDFD422">
      <w:pPr>
        <w:pStyle w:val="36"/>
        <w:rPr>
          <w:b/>
        </w:rPr>
      </w:pPr>
    </w:p>
    <w:p w14:paraId="2FED49B3">
      <w:pPr>
        <w:pStyle w:val="36"/>
        <w:ind w:firstLine="482" w:firstLineChars="200"/>
        <w:jc w:val="left"/>
        <w:rPr>
          <w:b/>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bookmarkEnd w:id="35"/>
    <w:p w14:paraId="6AF33E4B">
      <w:pPr>
        <w:pStyle w:val="6"/>
        <w:rPr>
          <w:sz w:val="28"/>
          <w:szCs w:val="28"/>
        </w:rPr>
      </w:pPr>
      <w:r>
        <w:rPr>
          <w:rFonts w:hint="eastAsia"/>
          <w:sz w:val="28"/>
          <w:szCs w:val="28"/>
        </w:rPr>
        <w:t>第三章 用户需求书</w:t>
      </w:r>
    </w:p>
    <w:p w14:paraId="582ABEAB">
      <w:pPr>
        <w:pStyle w:val="6"/>
        <w:spacing w:before="120" w:beforeLines="50" w:after="120" w:afterLines="50"/>
        <w:rPr>
          <w:szCs w:val="24"/>
        </w:rPr>
      </w:pPr>
      <w:r>
        <w:rPr>
          <w:rFonts w:hint="eastAsia"/>
          <w:szCs w:val="24"/>
        </w:rPr>
        <w:t>一、项目基本信息</w:t>
      </w:r>
    </w:p>
    <w:tbl>
      <w:tblPr>
        <w:tblStyle w:val="43"/>
        <w:tblW w:w="474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4"/>
        <w:gridCol w:w="2425"/>
        <w:gridCol w:w="2963"/>
        <w:gridCol w:w="2195"/>
      </w:tblGrid>
      <w:tr w14:paraId="0227D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317" w:type="pct"/>
            <w:vAlign w:val="center"/>
          </w:tcPr>
          <w:p w14:paraId="4DCEB78E">
            <w:pPr>
              <w:jc w:val="center"/>
              <w:rPr>
                <w:rFonts w:ascii="Times New Roman" w:hAnsi="Times New Roman" w:eastAsia="宋体" w:cs="Times New Roman"/>
                <w:bCs/>
                <w:szCs w:val="21"/>
              </w:rPr>
            </w:pPr>
            <w:r>
              <w:rPr>
                <w:rFonts w:hint="eastAsia" w:ascii="Times New Roman" w:hAnsi="Times New Roman" w:eastAsia="宋体" w:cs="Times New Roman"/>
                <w:bCs/>
                <w:szCs w:val="21"/>
              </w:rPr>
              <w:t>序号</w:t>
            </w:r>
          </w:p>
        </w:tc>
        <w:tc>
          <w:tcPr>
            <w:tcW w:w="1497" w:type="pct"/>
            <w:vAlign w:val="center"/>
          </w:tcPr>
          <w:p w14:paraId="2AC2D0D3">
            <w:pPr>
              <w:jc w:val="center"/>
              <w:rPr>
                <w:rFonts w:ascii="Times New Roman" w:hAnsi="Times New Roman" w:eastAsia="宋体" w:cs="Times New Roman"/>
                <w:bCs/>
                <w:szCs w:val="21"/>
              </w:rPr>
            </w:pPr>
            <w:r>
              <w:rPr>
                <w:rFonts w:hint="eastAsia" w:ascii="Times New Roman" w:hAnsi="Times New Roman" w:eastAsia="宋体" w:cs="Times New Roman"/>
                <w:szCs w:val="21"/>
              </w:rPr>
              <w:t>采购计划编号</w:t>
            </w:r>
          </w:p>
        </w:tc>
        <w:tc>
          <w:tcPr>
            <w:tcW w:w="1829" w:type="pct"/>
            <w:vAlign w:val="center"/>
          </w:tcPr>
          <w:p w14:paraId="5D40B933">
            <w:pPr>
              <w:jc w:val="center"/>
              <w:rPr>
                <w:rFonts w:ascii="Times New Roman" w:hAnsi="Times New Roman" w:eastAsia="宋体" w:cs="Times New Roman"/>
                <w:bCs/>
                <w:szCs w:val="21"/>
              </w:rPr>
            </w:pPr>
            <w:r>
              <w:rPr>
                <w:rFonts w:hint="eastAsia" w:ascii="Times New Roman" w:hAnsi="Times New Roman" w:eastAsia="宋体" w:cs="Times New Roman"/>
                <w:bCs/>
                <w:szCs w:val="21"/>
              </w:rPr>
              <w:t>采购项目名称</w:t>
            </w:r>
          </w:p>
        </w:tc>
        <w:tc>
          <w:tcPr>
            <w:tcW w:w="1355" w:type="pct"/>
            <w:vAlign w:val="center"/>
          </w:tcPr>
          <w:p w14:paraId="0EF08957">
            <w:pPr>
              <w:jc w:val="center"/>
              <w:rPr>
                <w:rFonts w:ascii="Times New Roman" w:hAnsi="Times New Roman" w:eastAsia="宋体" w:cs="Times New Roman"/>
                <w:b/>
                <w:bCs/>
                <w:color w:val="FF0000"/>
                <w:szCs w:val="21"/>
              </w:rPr>
            </w:pPr>
            <w:r>
              <w:rPr>
                <w:rFonts w:hint="eastAsia" w:ascii="Times New Roman" w:hAnsi="Times New Roman" w:eastAsia="宋体" w:cs="Times New Roman"/>
                <w:b/>
                <w:bCs/>
                <w:color w:val="FF0000"/>
                <w:szCs w:val="21"/>
                <w:lang w:eastAsia="zh-CN"/>
              </w:rPr>
              <w:t>预算金额</w:t>
            </w:r>
            <w:r>
              <w:rPr>
                <w:rFonts w:hint="eastAsia" w:ascii="Times New Roman" w:hAnsi="Times New Roman" w:eastAsia="宋体" w:cs="Times New Roman"/>
                <w:b/>
                <w:bCs/>
                <w:color w:val="FF0000"/>
                <w:szCs w:val="21"/>
              </w:rPr>
              <w:t>（元）</w:t>
            </w:r>
          </w:p>
        </w:tc>
      </w:tr>
      <w:tr w14:paraId="212DB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317" w:type="pct"/>
            <w:vAlign w:val="center"/>
          </w:tcPr>
          <w:p w14:paraId="7DD78D75">
            <w:pPr>
              <w:jc w:val="center"/>
              <w:rPr>
                <w:rFonts w:ascii="Times New Roman" w:hAnsi="Times New Roman" w:eastAsia="宋体" w:cs="Times New Roman"/>
                <w:bCs/>
                <w:color w:val="FF0000"/>
                <w:szCs w:val="21"/>
              </w:rPr>
            </w:pPr>
            <w:r>
              <w:rPr>
                <w:rFonts w:hint="eastAsia" w:ascii="Times New Roman" w:hAnsi="Times New Roman" w:eastAsia="宋体" w:cs="Times New Roman"/>
                <w:bCs/>
                <w:color w:val="FF0000"/>
                <w:szCs w:val="21"/>
              </w:rPr>
              <w:t>1</w:t>
            </w:r>
          </w:p>
        </w:tc>
        <w:tc>
          <w:tcPr>
            <w:tcW w:w="1497" w:type="pct"/>
            <w:vAlign w:val="center"/>
          </w:tcPr>
          <w:p w14:paraId="4A7C3622">
            <w:pPr>
              <w:jc w:val="center"/>
              <w:rPr>
                <w:rFonts w:ascii="Times New Roman" w:hAnsi="Times New Roman" w:eastAsia="宋体" w:cs="Times New Roman"/>
                <w:bCs/>
                <w:color w:val="FF0000"/>
                <w:szCs w:val="21"/>
              </w:rPr>
            </w:pPr>
            <w:r>
              <w:rPr>
                <w:rFonts w:hint="eastAsia" w:ascii="Times New Roman" w:hAnsi="Times New Roman" w:eastAsia="宋体" w:cs="Times New Roman"/>
                <w:bCs/>
                <w:color w:val="FF0000"/>
                <w:szCs w:val="21"/>
              </w:rPr>
              <w:t>PLAN-2025-440300000-103601-05709</w:t>
            </w:r>
          </w:p>
        </w:tc>
        <w:tc>
          <w:tcPr>
            <w:tcW w:w="1829" w:type="pct"/>
            <w:vAlign w:val="center"/>
          </w:tcPr>
          <w:p w14:paraId="331C2295">
            <w:pPr>
              <w:jc w:val="center"/>
              <w:rPr>
                <w:rFonts w:ascii="Times New Roman" w:hAnsi="Times New Roman" w:eastAsia="宋体" w:cs="Times New Roman"/>
                <w:b/>
                <w:bCs/>
                <w:color w:val="FF0000"/>
                <w:szCs w:val="21"/>
              </w:rPr>
            </w:pPr>
            <w:r>
              <w:rPr>
                <w:rFonts w:hint="eastAsia" w:ascii="Times New Roman" w:hAnsi="Times New Roman" w:eastAsia="宋体" w:cs="Times New Roman"/>
                <w:b/>
                <w:bCs/>
                <w:color w:val="FF0000"/>
                <w:szCs w:val="21"/>
              </w:rPr>
              <w:t>深圳大学乔木阁、乔林阁等五栋学生宿舍窗帘采购</w:t>
            </w:r>
          </w:p>
        </w:tc>
        <w:tc>
          <w:tcPr>
            <w:tcW w:w="1355" w:type="pct"/>
            <w:vAlign w:val="center"/>
          </w:tcPr>
          <w:p w14:paraId="16702B4B">
            <w:pPr>
              <w:jc w:val="center"/>
              <w:rPr>
                <w:rFonts w:ascii="Times New Roman" w:hAnsi="Times New Roman" w:eastAsia="宋体" w:cs="Times New Roman"/>
                <w:bCs/>
                <w:color w:val="FF0000"/>
                <w:szCs w:val="21"/>
              </w:rPr>
            </w:pPr>
            <w:r>
              <w:rPr>
                <w:rFonts w:hint="eastAsia" w:ascii="Times New Roman" w:hAnsi="Times New Roman" w:eastAsia="宋体" w:cs="Times New Roman"/>
                <w:bCs/>
                <w:color w:val="FF0000"/>
                <w:szCs w:val="21"/>
              </w:rPr>
              <w:t>1240416.00</w:t>
            </w:r>
          </w:p>
        </w:tc>
      </w:tr>
    </w:tbl>
    <w:p w14:paraId="758D30BF">
      <w:pPr>
        <w:pStyle w:val="6"/>
        <w:spacing w:before="120" w:beforeLines="50" w:after="120" w:afterLines="50"/>
        <w:rPr>
          <w:rFonts w:hint="eastAsia" w:eastAsia="宋体"/>
          <w:szCs w:val="24"/>
          <w:lang w:eastAsia="zh-CN"/>
        </w:rPr>
      </w:pPr>
      <w:bookmarkStart w:id="38" w:name="_Hlk72258617"/>
      <w:r>
        <w:rPr>
          <w:rFonts w:hint="eastAsia"/>
          <w:szCs w:val="24"/>
        </w:rPr>
        <w:t>二、</w:t>
      </w:r>
      <w:r>
        <w:rPr>
          <w:rFonts w:hint="eastAsia"/>
          <w:szCs w:val="24"/>
          <w:lang w:eastAsia="zh-CN"/>
        </w:rPr>
        <w:t>货物清单明细</w:t>
      </w:r>
    </w:p>
    <w:tbl>
      <w:tblPr>
        <w:tblStyle w:val="43"/>
        <w:tblW w:w="566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7"/>
        <w:gridCol w:w="1003"/>
        <w:gridCol w:w="2176"/>
        <w:gridCol w:w="851"/>
        <w:gridCol w:w="512"/>
        <w:gridCol w:w="1114"/>
        <w:gridCol w:w="923"/>
        <w:gridCol w:w="830"/>
        <w:gridCol w:w="1778"/>
      </w:tblGrid>
      <w:tr w14:paraId="67128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6" w:type="pct"/>
            <w:vAlign w:val="center"/>
          </w:tcPr>
          <w:p w14:paraId="30411941">
            <w:pPr>
              <w:jc w:val="center"/>
              <w:rPr>
                <w:bCs/>
                <w:szCs w:val="21"/>
              </w:rPr>
            </w:pPr>
            <w:r>
              <w:rPr>
                <w:rFonts w:hint="eastAsia"/>
                <w:bCs/>
                <w:szCs w:val="21"/>
              </w:rPr>
              <w:t>序号</w:t>
            </w:r>
          </w:p>
        </w:tc>
        <w:tc>
          <w:tcPr>
            <w:tcW w:w="518" w:type="pct"/>
            <w:vAlign w:val="center"/>
          </w:tcPr>
          <w:p w14:paraId="26C26A4B">
            <w:pPr>
              <w:jc w:val="center"/>
              <w:rPr>
                <w:bCs/>
                <w:szCs w:val="21"/>
              </w:rPr>
            </w:pPr>
            <w:r>
              <w:rPr>
                <w:rFonts w:hint="eastAsia"/>
                <w:szCs w:val="21"/>
              </w:rPr>
              <w:t>采购计划编号</w:t>
            </w:r>
          </w:p>
        </w:tc>
        <w:tc>
          <w:tcPr>
            <w:tcW w:w="1125" w:type="pct"/>
            <w:vAlign w:val="center"/>
          </w:tcPr>
          <w:p w14:paraId="0A573339">
            <w:pPr>
              <w:jc w:val="center"/>
              <w:rPr>
                <w:bCs/>
                <w:szCs w:val="21"/>
              </w:rPr>
            </w:pPr>
            <w:r>
              <w:rPr>
                <w:rFonts w:hint="eastAsia"/>
                <w:bCs/>
                <w:szCs w:val="21"/>
              </w:rPr>
              <w:t>货物名称（标的名称）</w:t>
            </w:r>
          </w:p>
        </w:tc>
        <w:tc>
          <w:tcPr>
            <w:tcW w:w="440" w:type="pct"/>
            <w:vAlign w:val="center"/>
          </w:tcPr>
          <w:p w14:paraId="771CDA6C">
            <w:pPr>
              <w:jc w:val="center"/>
              <w:rPr>
                <w:bCs/>
                <w:szCs w:val="21"/>
              </w:rPr>
            </w:pPr>
            <w:r>
              <w:rPr>
                <w:rFonts w:hint="eastAsia"/>
                <w:bCs/>
                <w:szCs w:val="21"/>
              </w:rPr>
              <w:t>数量</w:t>
            </w:r>
          </w:p>
        </w:tc>
        <w:tc>
          <w:tcPr>
            <w:tcW w:w="264" w:type="pct"/>
            <w:vAlign w:val="center"/>
          </w:tcPr>
          <w:p w14:paraId="080596E2">
            <w:pPr>
              <w:jc w:val="center"/>
              <w:rPr>
                <w:bCs/>
                <w:szCs w:val="21"/>
              </w:rPr>
            </w:pPr>
            <w:r>
              <w:rPr>
                <w:rFonts w:hint="eastAsia"/>
                <w:bCs/>
                <w:szCs w:val="21"/>
              </w:rPr>
              <w:t>单位</w:t>
            </w:r>
          </w:p>
        </w:tc>
        <w:tc>
          <w:tcPr>
            <w:tcW w:w="576" w:type="pct"/>
            <w:vAlign w:val="center"/>
          </w:tcPr>
          <w:p w14:paraId="36DF2F3D">
            <w:pPr>
              <w:jc w:val="center"/>
              <w:rPr>
                <w:rFonts w:hint="default" w:eastAsia="宋体"/>
                <w:b/>
                <w:bCs/>
                <w:color w:val="FF0000"/>
                <w:szCs w:val="21"/>
                <w:lang w:val="en-US" w:eastAsia="zh-CN"/>
              </w:rPr>
            </w:pPr>
            <w:r>
              <w:rPr>
                <w:rFonts w:hint="eastAsia"/>
                <w:b/>
                <w:bCs/>
                <w:color w:val="FF0000"/>
                <w:szCs w:val="21"/>
                <w:lang w:val="en-US" w:eastAsia="zh-CN"/>
              </w:rPr>
              <w:t>是否接受进口</w:t>
            </w:r>
          </w:p>
        </w:tc>
        <w:tc>
          <w:tcPr>
            <w:tcW w:w="477" w:type="pct"/>
            <w:vAlign w:val="center"/>
          </w:tcPr>
          <w:p w14:paraId="3D69E4C9">
            <w:pPr>
              <w:jc w:val="center"/>
              <w:rPr>
                <w:rFonts w:hint="default"/>
                <w:b/>
                <w:bCs/>
                <w:color w:val="FF0000"/>
                <w:szCs w:val="21"/>
                <w:lang w:val="en-US" w:eastAsia="zh-CN"/>
              </w:rPr>
            </w:pPr>
            <w:r>
              <w:rPr>
                <w:rFonts w:hint="eastAsia"/>
                <w:b/>
                <w:bCs/>
                <w:color w:val="FF0000"/>
                <w:szCs w:val="21"/>
                <w:lang w:val="en-US" w:eastAsia="zh-CN"/>
              </w:rPr>
              <w:t>是否专门面向中小企业</w:t>
            </w:r>
          </w:p>
        </w:tc>
        <w:tc>
          <w:tcPr>
            <w:tcW w:w="429" w:type="pct"/>
            <w:vAlign w:val="center"/>
          </w:tcPr>
          <w:p w14:paraId="7B6273C0">
            <w:pPr>
              <w:jc w:val="center"/>
              <w:rPr>
                <w:rFonts w:hint="default"/>
                <w:b/>
                <w:bCs/>
                <w:color w:val="FF0000"/>
                <w:szCs w:val="21"/>
                <w:lang w:val="en-US" w:eastAsia="zh-CN"/>
              </w:rPr>
            </w:pPr>
            <w:r>
              <w:rPr>
                <w:rFonts w:hint="eastAsia"/>
                <w:b/>
                <w:bCs/>
                <w:color w:val="FF0000"/>
                <w:szCs w:val="21"/>
                <w:lang w:val="en-US" w:eastAsia="zh-CN"/>
              </w:rPr>
              <w:t>标的所属行业</w:t>
            </w:r>
          </w:p>
        </w:tc>
        <w:tc>
          <w:tcPr>
            <w:tcW w:w="919" w:type="pct"/>
            <w:vAlign w:val="center"/>
          </w:tcPr>
          <w:p w14:paraId="07ABDB5A">
            <w:pPr>
              <w:jc w:val="center"/>
              <w:rPr>
                <w:b/>
                <w:color w:val="FF0000"/>
              </w:rPr>
            </w:pPr>
            <w:commentRangeStart w:id="14"/>
            <w:r>
              <w:rPr>
                <w:rFonts w:hint="eastAsia"/>
                <w:b/>
                <w:bCs w:val="0"/>
                <w:color w:val="FF0000"/>
              </w:rPr>
              <w:t>参考图片</w:t>
            </w:r>
          </w:p>
          <w:p w14:paraId="56E6423C">
            <w:pPr>
              <w:jc w:val="center"/>
              <w:rPr>
                <w:rFonts w:hint="eastAsia"/>
                <w:b/>
                <w:bCs/>
                <w:color w:val="FF0000"/>
                <w:szCs w:val="21"/>
                <w:lang w:val="en-US" w:eastAsia="zh-CN"/>
              </w:rPr>
            </w:pPr>
            <w:r>
              <w:rPr>
                <w:rFonts w:hint="eastAsia"/>
                <w:b/>
                <w:color w:val="FF0000"/>
              </w:rPr>
              <w:t>（具体以技术要求为准）</w:t>
            </w:r>
            <w:commentRangeEnd w:id="14"/>
            <w:r>
              <w:commentReference w:id="14"/>
            </w:r>
          </w:p>
        </w:tc>
      </w:tr>
      <w:tr w14:paraId="1C380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46" w:type="pct"/>
            <w:vAlign w:val="center"/>
          </w:tcPr>
          <w:p w14:paraId="4823249A">
            <w:pPr>
              <w:jc w:val="center"/>
              <w:rPr>
                <w:bCs/>
                <w:szCs w:val="21"/>
              </w:rPr>
            </w:pPr>
            <w:r>
              <w:rPr>
                <w:rFonts w:hint="eastAsia"/>
                <w:bCs/>
                <w:szCs w:val="21"/>
              </w:rPr>
              <w:t>1</w:t>
            </w:r>
          </w:p>
        </w:tc>
        <w:tc>
          <w:tcPr>
            <w:tcW w:w="518" w:type="pct"/>
            <w:vMerge w:val="restart"/>
            <w:vAlign w:val="center"/>
          </w:tcPr>
          <w:p w14:paraId="0249345B">
            <w:pPr>
              <w:jc w:val="center"/>
              <w:rPr>
                <w:bCs/>
                <w:szCs w:val="21"/>
              </w:rPr>
            </w:pPr>
            <w:r>
              <w:rPr>
                <w:rFonts w:hint="eastAsia" w:ascii="Times New Roman" w:hAnsi="Times New Roman" w:eastAsia="宋体" w:cs="Times New Roman"/>
                <w:bCs/>
                <w:color w:val="FF0000"/>
                <w:szCs w:val="21"/>
              </w:rPr>
              <w:t>PLAN-2025-440300000-103601-05709</w:t>
            </w:r>
          </w:p>
        </w:tc>
        <w:tc>
          <w:tcPr>
            <w:tcW w:w="1125" w:type="pct"/>
            <w:vAlign w:val="center"/>
          </w:tcPr>
          <w:p w14:paraId="6659EC73">
            <w:pPr>
              <w:jc w:val="center"/>
              <w:rPr>
                <w:bCs/>
                <w:szCs w:val="21"/>
              </w:rPr>
            </w:pPr>
            <w:r>
              <w:rPr>
                <w:rFonts w:hint="eastAsia" w:ascii="宋体" w:hAnsi="宋体" w:cs="宋体"/>
                <w:color w:val="000000"/>
                <w:szCs w:val="21"/>
              </w:rPr>
              <w:t>遮光布帘</w:t>
            </w:r>
          </w:p>
        </w:tc>
        <w:tc>
          <w:tcPr>
            <w:tcW w:w="440" w:type="pct"/>
            <w:vAlign w:val="center"/>
          </w:tcPr>
          <w:p w14:paraId="1E32A25C">
            <w:pPr>
              <w:jc w:val="center"/>
              <w:rPr>
                <w:rFonts w:hint="eastAsia" w:eastAsia="宋体"/>
                <w:bCs/>
                <w:szCs w:val="21"/>
                <w:lang w:eastAsia="zh-CN"/>
              </w:rPr>
            </w:pPr>
            <w:r>
              <w:rPr>
                <w:rFonts w:hint="eastAsia"/>
              </w:rPr>
              <w:t>11328</w:t>
            </w:r>
          </w:p>
        </w:tc>
        <w:tc>
          <w:tcPr>
            <w:tcW w:w="264" w:type="pct"/>
            <w:vAlign w:val="center"/>
          </w:tcPr>
          <w:p w14:paraId="617F9D19">
            <w:pPr>
              <w:jc w:val="center"/>
              <w:rPr>
                <w:rFonts w:hint="eastAsia" w:eastAsia="宋体"/>
                <w:bCs/>
                <w:szCs w:val="21"/>
                <w:lang w:val="en-US" w:eastAsia="zh-CN"/>
              </w:rPr>
            </w:pPr>
            <w:r>
              <w:rPr>
                <w:rFonts w:hint="eastAsia"/>
              </w:rPr>
              <w:t>米</w:t>
            </w:r>
          </w:p>
        </w:tc>
        <w:tc>
          <w:tcPr>
            <w:tcW w:w="576" w:type="pct"/>
            <w:vAlign w:val="center"/>
          </w:tcPr>
          <w:p w14:paraId="61E44712">
            <w:pPr>
              <w:jc w:val="center"/>
              <w:rPr>
                <w:b/>
                <w:bCs/>
                <w:color w:val="FF0000"/>
                <w:szCs w:val="21"/>
              </w:rPr>
            </w:pPr>
            <w:r>
              <w:rPr>
                <w:rFonts w:hint="eastAsia"/>
                <w:b/>
                <w:bCs/>
                <w:szCs w:val="21"/>
              </w:rPr>
              <w:t>拒绝进口</w:t>
            </w:r>
          </w:p>
        </w:tc>
        <w:tc>
          <w:tcPr>
            <w:tcW w:w="477" w:type="pct"/>
            <w:vAlign w:val="center"/>
          </w:tcPr>
          <w:p w14:paraId="29057B99">
            <w:pPr>
              <w:jc w:val="center"/>
              <w:rPr>
                <w:rFonts w:hint="eastAsia" w:eastAsia="宋体"/>
                <w:b/>
                <w:bCs/>
                <w:color w:val="FF0000"/>
                <w:szCs w:val="21"/>
                <w:lang w:val="en-US" w:eastAsia="zh-CN"/>
              </w:rPr>
            </w:pPr>
            <w:r>
              <w:rPr>
                <w:rFonts w:hint="eastAsia"/>
                <w:b/>
                <w:bCs/>
                <w:color w:val="FF0000"/>
                <w:szCs w:val="21"/>
                <w:lang w:val="en-US" w:eastAsia="zh-CN"/>
              </w:rPr>
              <w:t>否</w:t>
            </w:r>
          </w:p>
        </w:tc>
        <w:tc>
          <w:tcPr>
            <w:tcW w:w="429" w:type="pct"/>
            <w:vAlign w:val="center"/>
          </w:tcPr>
          <w:p w14:paraId="5DB6A2EF">
            <w:pPr>
              <w:jc w:val="center"/>
              <w:rPr>
                <w:b/>
                <w:bCs/>
                <w:color w:val="FF0000"/>
                <w:szCs w:val="21"/>
              </w:rPr>
            </w:pPr>
            <w:r>
              <w:rPr>
                <w:rFonts w:hint="eastAsia"/>
                <w:b/>
                <w:bCs/>
                <w:color w:val="FF0000"/>
                <w:szCs w:val="21"/>
              </w:rPr>
              <w:t>工业</w:t>
            </w:r>
          </w:p>
        </w:tc>
        <w:tc>
          <w:tcPr>
            <w:tcW w:w="919" w:type="pct"/>
            <w:vAlign w:val="center"/>
          </w:tcPr>
          <w:p w14:paraId="3538E958">
            <w:pPr>
              <w:jc w:val="center"/>
              <w:rPr>
                <w:rFonts w:hint="eastAsia"/>
                <w:b/>
                <w:bCs/>
                <w:color w:val="FF0000"/>
                <w:szCs w:val="21"/>
              </w:rPr>
            </w:pPr>
            <w:r>
              <w:drawing>
                <wp:inline distT="0" distB="0" distL="114300" distR="114300">
                  <wp:extent cx="1609725" cy="986155"/>
                  <wp:effectExtent l="0" t="0" r="5715" b="444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1609725" cy="986155"/>
                          </a:xfrm>
                          <a:prstGeom prst="rect">
                            <a:avLst/>
                          </a:prstGeom>
                          <a:noFill/>
                          <a:ln>
                            <a:noFill/>
                          </a:ln>
                        </pic:spPr>
                      </pic:pic>
                    </a:graphicData>
                  </a:graphic>
                </wp:inline>
              </w:drawing>
            </w:r>
          </w:p>
        </w:tc>
      </w:tr>
      <w:tr w14:paraId="286A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46" w:type="pct"/>
            <w:vAlign w:val="center"/>
          </w:tcPr>
          <w:p w14:paraId="4223658A">
            <w:pPr>
              <w:jc w:val="center"/>
              <w:rPr>
                <w:rFonts w:hint="eastAsia" w:eastAsia="宋体"/>
                <w:bCs/>
                <w:szCs w:val="21"/>
                <w:lang w:val="en-US" w:eastAsia="zh-CN"/>
              </w:rPr>
            </w:pPr>
            <w:r>
              <w:rPr>
                <w:rFonts w:hint="eastAsia"/>
                <w:bCs/>
                <w:szCs w:val="21"/>
                <w:lang w:val="en-US" w:eastAsia="zh-CN"/>
              </w:rPr>
              <w:t>2</w:t>
            </w:r>
          </w:p>
        </w:tc>
        <w:tc>
          <w:tcPr>
            <w:tcW w:w="518" w:type="pct"/>
            <w:vMerge w:val="continue"/>
            <w:vAlign w:val="center"/>
          </w:tcPr>
          <w:p w14:paraId="60B81B60">
            <w:pPr>
              <w:jc w:val="center"/>
              <w:rPr>
                <w:rFonts w:hint="eastAsia" w:ascii="Times New Roman" w:hAnsi="Times New Roman" w:eastAsia="宋体" w:cs="Times New Roman"/>
                <w:bCs/>
                <w:color w:val="FF0000"/>
                <w:szCs w:val="21"/>
              </w:rPr>
            </w:pPr>
          </w:p>
        </w:tc>
        <w:tc>
          <w:tcPr>
            <w:tcW w:w="1125" w:type="pct"/>
            <w:vAlign w:val="center"/>
          </w:tcPr>
          <w:p w14:paraId="1A95ADEB">
            <w:pPr>
              <w:jc w:val="center"/>
              <w:rPr>
                <w:rFonts w:hint="eastAsia"/>
                <w:bCs/>
                <w:szCs w:val="21"/>
              </w:rPr>
            </w:pPr>
            <w:r>
              <w:rPr>
                <w:rFonts w:hint="eastAsia" w:ascii="宋体" w:hAnsi="宋体" w:cs="宋体"/>
                <w:color w:val="000000"/>
                <w:szCs w:val="21"/>
              </w:rPr>
              <w:t>布带布钩</w:t>
            </w:r>
          </w:p>
        </w:tc>
        <w:tc>
          <w:tcPr>
            <w:tcW w:w="440" w:type="pct"/>
            <w:vAlign w:val="center"/>
          </w:tcPr>
          <w:p w14:paraId="2981B111">
            <w:pPr>
              <w:jc w:val="center"/>
              <w:rPr>
                <w:rFonts w:hint="eastAsia"/>
                <w:lang w:val="en-US" w:eastAsia="zh-CN"/>
              </w:rPr>
            </w:pPr>
            <w:r>
              <w:rPr>
                <w:rFonts w:hint="eastAsia"/>
              </w:rPr>
              <w:t>11328</w:t>
            </w:r>
          </w:p>
        </w:tc>
        <w:tc>
          <w:tcPr>
            <w:tcW w:w="264" w:type="pct"/>
            <w:vAlign w:val="center"/>
          </w:tcPr>
          <w:p w14:paraId="1687DAF5">
            <w:pPr>
              <w:jc w:val="center"/>
              <w:rPr>
                <w:rFonts w:hint="eastAsia"/>
                <w:bCs/>
                <w:szCs w:val="21"/>
                <w:lang w:val="en-US" w:eastAsia="zh-CN"/>
              </w:rPr>
            </w:pPr>
            <w:r>
              <w:rPr>
                <w:rFonts w:hint="eastAsia"/>
              </w:rPr>
              <w:t>米</w:t>
            </w:r>
          </w:p>
        </w:tc>
        <w:tc>
          <w:tcPr>
            <w:tcW w:w="576" w:type="pct"/>
            <w:vAlign w:val="center"/>
          </w:tcPr>
          <w:p w14:paraId="5E96FDC4">
            <w:pPr>
              <w:jc w:val="center"/>
              <w:rPr>
                <w:rFonts w:hint="eastAsia"/>
                <w:b/>
                <w:bCs/>
                <w:szCs w:val="21"/>
              </w:rPr>
            </w:pPr>
            <w:r>
              <w:rPr>
                <w:rFonts w:hint="eastAsia"/>
                <w:b/>
                <w:bCs/>
                <w:szCs w:val="21"/>
              </w:rPr>
              <w:t>拒绝进口</w:t>
            </w:r>
          </w:p>
        </w:tc>
        <w:tc>
          <w:tcPr>
            <w:tcW w:w="477" w:type="pct"/>
            <w:vAlign w:val="center"/>
          </w:tcPr>
          <w:p w14:paraId="64A57CC1">
            <w:pPr>
              <w:jc w:val="center"/>
              <w:rPr>
                <w:rFonts w:hint="eastAsia"/>
                <w:b/>
                <w:bCs/>
                <w:color w:val="FF0000"/>
                <w:szCs w:val="21"/>
                <w:lang w:val="en-US" w:eastAsia="zh-CN"/>
              </w:rPr>
            </w:pPr>
            <w:r>
              <w:rPr>
                <w:rFonts w:hint="eastAsia"/>
                <w:b/>
                <w:bCs/>
                <w:color w:val="FF0000"/>
                <w:szCs w:val="21"/>
                <w:lang w:val="en-US" w:eastAsia="zh-CN"/>
              </w:rPr>
              <w:t>否</w:t>
            </w:r>
          </w:p>
        </w:tc>
        <w:tc>
          <w:tcPr>
            <w:tcW w:w="429" w:type="pct"/>
            <w:vAlign w:val="center"/>
          </w:tcPr>
          <w:p w14:paraId="113E79AB">
            <w:pPr>
              <w:jc w:val="center"/>
              <w:rPr>
                <w:rFonts w:hint="eastAsia"/>
                <w:b/>
                <w:bCs/>
                <w:color w:val="FF0000"/>
                <w:szCs w:val="21"/>
              </w:rPr>
            </w:pPr>
            <w:r>
              <w:rPr>
                <w:rFonts w:hint="eastAsia"/>
                <w:b/>
                <w:bCs/>
                <w:color w:val="FF0000"/>
                <w:szCs w:val="21"/>
              </w:rPr>
              <w:t>工业</w:t>
            </w:r>
          </w:p>
        </w:tc>
        <w:tc>
          <w:tcPr>
            <w:tcW w:w="919" w:type="pct"/>
            <w:vAlign w:val="center"/>
          </w:tcPr>
          <w:p w14:paraId="3033C0A9">
            <w:pPr>
              <w:jc w:val="center"/>
              <w:rPr>
                <w:rFonts w:hint="eastAsia"/>
                <w:b/>
                <w:bCs/>
                <w:color w:val="FF0000"/>
                <w:szCs w:val="21"/>
              </w:rPr>
            </w:pPr>
            <w:r>
              <w:drawing>
                <wp:inline distT="0" distB="0" distL="114300" distR="114300">
                  <wp:extent cx="1622425" cy="1067435"/>
                  <wp:effectExtent l="0" t="0" r="8255" b="1460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2"/>
                          <a:stretch>
                            <a:fillRect/>
                          </a:stretch>
                        </pic:blipFill>
                        <pic:spPr>
                          <a:xfrm>
                            <a:off x="0" y="0"/>
                            <a:ext cx="1622425" cy="1067435"/>
                          </a:xfrm>
                          <a:prstGeom prst="rect">
                            <a:avLst/>
                          </a:prstGeom>
                          <a:noFill/>
                          <a:ln>
                            <a:noFill/>
                          </a:ln>
                        </pic:spPr>
                      </pic:pic>
                    </a:graphicData>
                  </a:graphic>
                </wp:inline>
              </w:drawing>
            </w:r>
          </w:p>
        </w:tc>
      </w:tr>
      <w:tr w14:paraId="07F2C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46" w:type="pct"/>
            <w:vAlign w:val="center"/>
          </w:tcPr>
          <w:p w14:paraId="4CEDE59E">
            <w:pPr>
              <w:jc w:val="center"/>
              <w:rPr>
                <w:rFonts w:hint="eastAsia" w:eastAsia="宋体"/>
                <w:bCs/>
                <w:szCs w:val="21"/>
                <w:lang w:val="en-US" w:eastAsia="zh-CN"/>
              </w:rPr>
            </w:pPr>
            <w:r>
              <w:rPr>
                <w:rFonts w:hint="eastAsia"/>
                <w:bCs/>
                <w:szCs w:val="21"/>
                <w:lang w:val="en-US" w:eastAsia="zh-CN"/>
              </w:rPr>
              <w:t>3</w:t>
            </w:r>
          </w:p>
        </w:tc>
        <w:tc>
          <w:tcPr>
            <w:tcW w:w="518" w:type="pct"/>
            <w:vMerge w:val="continue"/>
            <w:vAlign w:val="center"/>
          </w:tcPr>
          <w:p w14:paraId="7EDA64B1">
            <w:pPr>
              <w:jc w:val="center"/>
              <w:rPr>
                <w:rFonts w:hint="eastAsia" w:ascii="Times New Roman" w:hAnsi="Times New Roman" w:eastAsia="宋体" w:cs="Times New Roman"/>
                <w:bCs/>
                <w:color w:val="FF0000"/>
                <w:szCs w:val="21"/>
              </w:rPr>
            </w:pPr>
          </w:p>
        </w:tc>
        <w:tc>
          <w:tcPr>
            <w:tcW w:w="1125" w:type="pct"/>
            <w:vAlign w:val="center"/>
          </w:tcPr>
          <w:p w14:paraId="3680A2EC">
            <w:pPr>
              <w:jc w:val="center"/>
              <w:rPr>
                <w:rFonts w:hint="eastAsia"/>
                <w:bCs/>
                <w:szCs w:val="21"/>
              </w:rPr>
            </w:pPr>
            <w:r>
              <w:rPr>
                <w:rFonts w:hint="eastAsia"/>
              </w:rPr>
              <w:t>窗帘轨道</w:t>
            </w:r>
          </w:p>
        </w:tc>
        <w:tc>
          <w:tcPr>
            <w:tcW w:w="440" w:type="pct"/>
            <w:vAlign w:val="center"/>
          </w:tcPr>
          <w:p w14:paraId="6FED1D45">
            <w:pPr>
              <w:jc w:val="center"/>
              <w:rPr>
                <w:rFonts w:hint="eastAsia"/>
                <w:lang w:val="en-US" w:eastAsia="zh-CN"/>
              </w:rPr>
            </w:pPr>
            <w:r>
              <w:rPr>
                <w:rFonts w:hint="eastAsia" w:ascii="Calibri" w:hAnsi="Calibri" w:cs="Calibri"/>
                <w:sz w:val="20"/>
                <w:szCs w:val="20"/>
              </w:rPr>
              <w:t>5664</w:t>
            </w:r>
          </w:p>
        </w:tc>
        <w:tc>
          <w:tcPr>
            <w:tcW w:w="264" w:type="pct"/>
            <w:vAlign w:val="center"/>
          </w:tcPr>
          <w:p w14:paraId="0845160F">
            <w:pPr>
              <w:jc w:val="center"/>
              <w:rPr>
                <w:rFonts w:hint="eastAsia"/>
                <w:bCs/>
                <w:szCs w:val="21"/>
                <w:lang w:val="en-US" w:eastAsia="zh-CN"/>
              </w:rPr>
            </w:pPr>
            <w:r>
              <w:rPr>
                <w:rFonts w:hint="eastAsia"/>
              </w:rPr>
              <w:t>米</w:t>
            </w:r>
          </w:p>
        </w:tc>
        <w:tc>
          <w:tcPr>
            <w:tcW w:w="576" w:type="pct"/>
            <w:vAlign w:val="center"/>
          </w:tcPr>
          <w:p w14:paraId="2ED48B00">
            <w:pPr>
              <w:jc w:val="center"/>
              <w:rPr>
                <w:rFonts w:hint="eastAsia"/>
                <w:b/>
                <w:bCs/>
                <w:szCs w:val="21"/>
              </w:rPr>
            </w:pPr>
            <w:r>
              <w:rPr>
                <w:rFonts w:hint="eastAsia"/>
                <w:b/>
                <w:bCs/>
                <w:szCs w:val="21"/>
              </w:rPr>
              <w:t>拒绝进口</w:t>
            </w:r>
          </w:p>
        </w:tc>
        <w:tc>
          <w:tcPr>
            <w:tcW w:w="477" w:type="pct"/>
            <w:vAlign w:val="center"/>
          </w:tcPr>
          <w:p w14:paraId="6783FDC0">
            <w:pPr>
              <w:jc w:val="center"/>
              <w:rPr>
                <w:rFonts w:hint="eastAsia"/>
                <w:b/>
                <w:bCs/>
                <w:color w:val="FF0000"/>
                <w:szCs w:val="21"/>
                <w:lang w:val="en-US" w:eastAsia="zh-CN"/>
              </w:rPr>
            </w:pPr>
            <w:r>
              <w:rPr>
                <w:rFonts w:hint="eastAsia"/>
                <w:b/>
                <w:bCs/>
                <w:color w:val="FF0000"/>
                <w:szCs w:val="21"/>
                <w:lang w:val="en-US" w:eastAsia="zh-CN"/>
              </w:rPr>
              <w:t>否</w:t>
            </w:r>
          </w:p>
        </w:tc>
        <w:tc>
          <w:tcPr>
            <w:tcW w:w="429" w:type="pct"/>
            <w:vAlign w:val="center"/>
          </w:tcPr>
          <w:p w14:paraId="39BC1B9F">
            <w:pPr>
              <w:jc w:val="center"/>
              <w:rPr>
                <w:rFonts w:hint="eastAsia"/>
                <w:b/>
                <w:bCs/>
                <w:color w:val="FF0000"/>
                <w:szCs w:val="21"/>
              </w:rPr>
            </w:pPr>
            <w:r>
              <w:rPr>
                <w:rFonts w:hint="eastAsia"/>
                <w:b/>
                <w:bCs/>
                <w:color w:val="FF0000"/>
                <w:szCs w:val="21"/>
              </w:rPr>
              <w:t>工业</w:t>
            </w:r>
          </w:p>
        </w:tc>
        <w:tc>
          <w:tcPr>
            <w:tcW w:w="919" w:type="pct"/>
            <w:vAlign w:val="center"/>
          </w:tcPr>
          <w:p w14:paraId="6F80E5D3">
            <w:pPr>
              <w:jc w:val="center"/>
              <w:rPr>
                <w:rFonts w:hint="eastAsia"/>
                <w:b/>
                <w:bCs/>
                <w:color w:val="FF0000"/>
                <w:szCs w:val="21"/>
              </w:rPr>
            </w:pPr>
            <w:r>
              <w:drawing>
                <wp:inline distT="0" distB="0" distL="114300" distR="114300">
                  <wp:extent cx="1623060" cy="1040130"/>
                  <wp:effectExtent l="0" t="0" r="7620" b="1143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3"/>
                          <a:stretch>
                            <a:fillRect/>
                          </a:stretch>
                        </pic:blipFill>
                        <pic:spPr>
                          <a:xfrm>
                            <a:off x="0" y="0"/>
                            <a:ext cx="1623060" cy="1040130"/>
                          </a:xfrm>
                          <a:prstGeom prst="rect">
                            <a:avLst/>
                          </a:prstGeom>
                          <a:noFill/>
                          <a:ln>
                            <a:noFill/>
                          </a:ln>
                        </pic:spPr>
                      </pic:pic>
                    </a:graphicData>
                  </a:graphic>
                </wp:inline>
              </w:drawing>
            </w:r>
          </w:p>
        </w:tc>
      </w:tr>
    </w:tbl>
    <w:p w14:paraId="278CE215">
      <w:pPr>
        <w:ind w:firstLine="422" w:firstLineChars="200"/>
        <w:rPr>
          <w:rFonts w:ascii="宋体" w:hAnsi="宋体"/>
          <w:b/>
          <w:color w:val="FF0000"/>
          <w:szCs w:val="21"/>
        </w:rPr>
      </w:pPr>
      <w:r>
        <w:rPr>
          <w:rFonts w:hint="eastAsia" w:ascii="宋体" w:hAnsi="宋体"/>
          <w:b/>
          <w:color w:val="FF0000"/>
          <w:szCs w:val="21"/>
        </w:rPr>
        <w:t>备注：1.</w:t>
      </w:r>
      <w:r>
        <w:rPr>
          <w:rFonts w:hint="eastAsia" w:ascii="宋体" w:hAnsi="宋体"/>
          <w:b/>
          <w:color w:val="FF0000"/>
          <w:szCs w:val="21"/>
          <w:lang w:eastAsia="zh-CN"/>
        </w:rPr>
        <w:t>“是否接受进口”</w:t>
      </w:r>
      <w:r>
        <w:rPr>
          <w:rFonts w:hint="eastAsia" w:ascii="宋体" w:hAnsi="宋体"/>
          <w:b/>
          <w:color w:val="FF0000"/>
          <w:szCs w:val="21"/>
        </w:rPr>
        <w:t>栏注明“拒绝进口”的产品不接受投标人选用进口产品参与投标；注明“接受进口”的产品允许投标人选用进口产品参与投标，但不排斥国内产品。</w:t>
      </w:r>
    </w:p>
    <w:p w14:paraId="63367F03">
      <w:pPr>
        <w:ind w:firstLine="422" w:firstLineChars="200"/>
        <w:rPr>
          <w:rFonts w:ascii="宋体" w:hAnsi="宋体"/>
          <w:b/>
          <w:color w:val="FF0000"/>
          <w:szCs w:val="21"/>
        </w:rPr>
      </w:pPr>
      <w:r>
        <w:rPr>
          <w:rFonts w:hint="eastAsia" w:ascii="宋体" w:hAnsi="宋体"/>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14:paraId="7A5BADD2">
      <w:pPr>
        <w:ind w:firstLine="422" w:firstLineChars="200"/>
        <w:rPr>
          <w:rFonts w:ascii="宋体" w:hAnsi="宋体"/>
          <w:b/>
          <w:color w:val="FF0000"/>
          <w:szCs w:val="21"/>
        </w:rPr>
      </w:pPr>
      <w:r>
        <w:rPr>
          <w:rFonts w:hint="eastAsia" w:ascii="宋体" w:hAnsi="宋体"/>
          <w:b/>
          <w:color w:val="FF0000"/>
          <w:szCs w:val="21"/>
        </w:rPr>
        <w:t>3、本项目核心产品为：</w:t>
      </w:r>
      <w:r>
        <w:rPr>
          <w:rFonts w:hint="eastAsia" w:ascii="宋体" w:hAnsi="宋体"/>
          <w:b/>
          <w:color w:val="FF0000"/>
          <w:szCs w:val="21"/>
          <w:u w:val="single"/>
        </w:rPr>
        <w:t xml:space="preserve"> </w:t>
      </w:r>
      <w:commentRangeStart w:id="15"/>
      <w:r>
        <w:rPr>
          <w:rFonts w:hint="eastAsia" w:ascii="宋体" w:hAnsi="宋体" w:cs="Times New Roman"/>
          <w:b/>
          <w:color w:val="FF0000"/>
          <w:szCs w:val="21"/>
          <w:u w:val="single"/>
        </w:rPr>
        <w:t>遮光布帘</w:t>
      </w:r>
      <w:r>
        <w:rPr>
          <w:rFonts w:hint="eastAsia" w:ascii="宋体" w:hAnsi="宋体"/>
          <w:b/>
          <w:color w:val="FF0000"/>
          <w:szCs w:val="21"/>
          <w:u w:val="single"/>
          <w:lang w:eastAsia="zh-CN"/>
        </w:rPr>
        <w:t>（</w:t>
      </w:r>
      <w:r>
        <w:rPr>
          <w:rFonts w:hint="eastAsia" w:ascii="宋体" w:hAnsi="宋体"/>
          <w:b/>
          <w:color w:val="FF0000"/>
          <w:szCs w:val="21"/>
          <w:u w:val="single"/>
          <w:lang w:val="en-US" w:eastAsia="zh-CN"/>
        </w:rPr>
        <w:t>序号1</w:t>
      </w:r>
      <w:r>
        <w:rPr>
          <w:rFonts w:hint="eastAsia" w:ascii="宋体" w:hAnsi="宋体"/>
          <w:b/>
          <w:color w:val="FF0000"/>
          <w:szCs w:val="21"/>
          <w:u w:val="single"/>
          <w:lang w:eastAsia="zh-CN"/>
        </w:rPr>
        <w:t>）</w:t>
      </w:r>
      <w:commentRangeEnd w:id="15"/>
      <w:r>
        <w:commentReference w:id="15"/>
      </w:r>
      <w:r>
        <w:rPr>
          <w:rFonts w:hint="eastAsia" w:ascii="宋体" w:hAnsi="宋体"/>
          <w:b/>
          <w:color w:val="FF0000"/>
          <w:szCs w:val="21"/>
        </w:rPr>
        <w:t>。</w:t>
      </w:r>
    </w:p>
    <w:bookmarkEnd w:id="38"/>
    <w:p w14:paraId="2C607133">
      <w:pPr>
        <w:rPr>
          <w:rFonts w:ascii="宋体" w:hAnsi="宋体"/>
          <w:b/>
          <w:color w:val="FF0000"/>
          <w:szCs w:val="21"/>
        </w:rPr>
      </w:pPr>
    </w:p>
    <w:p w14:paraId="5822440A">
      <w:pPr>
        <w:pStyle w:val="2"/>
      </w:pPr>
    </w:p>
    <w:p w14:paraId="0EB807E3">
      <w:pPr>
        <w:pStyle w:val="6"/>
        <w:spacing w:before="120" w:beforeLines="50" w:after="120" w:afterLines="50"/>
        <w:rPr>
          <w:sz w:val="28"/>
          <w:szCs w:val="28"/>
        </w:rPr>
      </w:pPr>
      <w:bookmarkStart w:id="39" w:name="_Toc128884461"/>
      <w:r>
        <w:rPr>
          <w:rFonts w:hint="eastAsia"/>
          <w:sz w:val="28"/>
          <w:szCs w:val="28"/>
        </w:rPr>
        <w:t>三、实质性条款</w:t>
      </w:r>
    </w:p>
    <w:tbl>
      <w:tblPr>
        <w:tblStyle w:val="43"/>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
        <w:gridCol w:w="7282"/>
      </w:tblGrid>
      <w:tr w14:paraId="0DE8D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vAlign w:val="center"/>
          </w:tcPr>
          <w:p w14:paraId="1BA27B8A">
            <w:pPr>
              <w:adjustRightInd w:val="0"/>
              <w:snapToGrid w:val="0"/>
              <w:spacing w:line="360" w:lineRule="auto"/>
              <w:jc w:val="center"/>
              <w:rPr>
                <w:rFonts w:ascii="宋体" w:hAnsi="宋体"/>
                <w:kern w:val="0"/>
                <w:szCs w:val="21"/>
              </w:rPr>
            </w:pPr>
            <w:r>
              <w:rPr>
                <w:rFonts w:hint="eastAsia" w:ascii="宋体" w:hAnsi="宋体"/>
                <w:kern w:val="0"/>
                <w:szCs w:val="21"/>
              </w:rPr>
              <w:t>序号</w:t>
            </w:r>
          </w:p>
        </w:tc>
        <w:tc>
          <w:tcPr>
            <w:tcW w:w="7282" w:type="dxa"/>
            <w:vAlign w:val="center"/>
          </w:tcPr>
          <w:p w14:paraId="484616B4">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p>
        </w:tc>
      </w:tr>
      <w:tr w14:paraId="4D971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06" w:type="dxa"/>
            <w:vAlign w:val="center"/>
          </w:tcPr>
          <w:p w14:paraId="3BE7E2BB">
            <w:pPr>
              <w:adjustRightInd w:val="0"/>
              <w:snapToGrid w:val="0"/>
              <w:spacing w:line="360" w:lineRule="auto"/>
              <w:jc w:val="center"/>
              <w:rPr>
                <w:rFonts w:ascii="宋体" w:hAnsi="宋体"/>
                <w:kern w:val="0"/>
                <w:szCs w:val="21"/>
              </w:rPr>
            </w:pPr>
            <w:r>
              <w:rPr>
                <w:rFonts w:hint="eastAsia" w:ascii="宋体" w:hAnsi="宋体"/>
                <w:kern w:val="0"/>
                <w:szCs w:val="21"/>
              </w:rPr>
              <w:t>1</w:t>
            </w:r>
          </w:p>
        </w:tc>
        <w:tc>
          <w:tcPr>
            <w:tcW w:w="7282" w:type="dxa"/>
            <w:vAlign w:val="center"/>
          </w:tcPr>
          <w:p w14:paraId="52F15B82">
            <w:pPr>
              <w:adjustRightInd w:val="0"/>
              <w:snapToGrid w:val="0"/>
              <w:spacing w:line="360" w:lineRule="auto"/>
              <w:jc w:val="left"/>
              <w:rPr>
                <w:rFonts w:hAnsi="宋体"/>
                <w:kern w:val="0"/>
                <w:szCs w:val="21"/>
              </w:rPr>
            </w:pPr>
            <w:r>
              <w:rPr>
                <w:rFonts w:hint="eastAsia"/>
                <w:color w:val="000000" w:themeColor="text1"/>
                <w:szCs w:val="21"/>
                <w14:textFill>
                  <w14:solidFill>
                    <w14:schemeClr w14:val="tx1"/>
                  </w14:solidFill>
                </w14:textFill>
              </w:rPr>
              <w:t>具体以采购文件第三章 用户需求书中带“★”的需求项为准。</w:t>
            </w:r>
          </w:p>
        </w:tc>
      </w:tr>
    </w:tbl>
    <w:p w14:paraId="2E5B9546">
      <w:pPr>
        <w:rPr>
          <w:b/>
        </w:rPr>
      </w:pPr>
      <w:r>
        <w:rPr>
          <w:rFonts w:hint="eastAsia"/>
          <w:b/>
        </w:rPr>
        <w:t>注：上表所列内容为不可负偏离条款</w:t>
      </w:r>
      <w:bookmarkEnd w:id="39"/>
      <w:r>
        <w:rPr>
          <w:rFonts w:hint="eastAsia"/>
          <w:b/>
        </w:rPr>
        <w:t>，负偏离将视为未实质性满足招标文件要求作投标无效处理。</w:t>
      </w:r>
    </w:p>
    <w:p w14:paraId="3350A259">
      <w:pPr>
        <w:rPr>
          <w:b/>
          <w:szCs w:val="21"/>
        </w:rPr>
      </w:pPr>
    </w:p>
    <w:p w14:paraId="5A77BBDB">
      <w:pPr>
        <w:pStyle w:val="2"/>
      </w:pPr>
    </w:p>
    <w:p w14:paraId="3C7A4CD0">
      <w:pPr>
        <w:pStyle w:val="6"/>
        <w:spacing w:before="120" w:beforeLines="50" w:after="120" w:afterLines="50"/>
        <w:rPr>
          <w:sz w:val="28"/>
          <w:szCs w:val="28"/>
        </w:rPr>
      </w:pPr>
      <w:r>
        <w:rPr>
          <w:rFonts w:hint="eastAsia"/>
          <w:sz w:val="28"/>
          <w:szCs w:val="28"/>
        </w:rPr>
        <w:t>四、技术要求</w:t>
      </w:r>
    </w:p>
    <w:p w14:paraId="7669CA25">
      <w:pPr>
        <w:ind w:firstLine="422" w:firstLineChars="200"/>
        <w:rPr>
          <w:b/>
        </w:rPr>
      </w:pPr>
      <w:r>
        <w:rPr>
          <w:rFonts w:hint="eastAsia"/>
          <w:b/>
          <w:szCs w:val="21"/>
        </w:rPr>
        <w:t>说明：</w:t>
      </w:r>
      <w:r>
        <w:rPr>
          <w:b/>
          <w:szCs w:val="21"/>
        </w:rPr>
        <w:t xml:space="preserve"> </w:t>
      </w:r>
      <w:r>
        <w:rPr>
          <w:b/>
        </w:rPr>
        <w:t>1</w:t>
      </w:r>
      <w:r>
        <w:rPr>
          <w:rFonts w:hint="eastAsia"/>
          <w:b/>
        </w:rPr>
        <w:t>、评分时，如对一项招标技术要求（以划分框为准）中的内容存在两处（或以上）负偏离的，在评分时只作一项负偏离扣分。</w:t>
      </w:r>
    </w:p>
    <w:p w14:paraId="7912BC71">
      <w:pPr>
        <w:ind w:firstLine="422" w:firstLineChars="200"/>
        <w:rPr>
          <w:b/>
          <w:szCs w:val="21"/>
        </w:rPr>
      </w:pPr>
      <w:r>
        <w:rPr>
          <w:b/>
          <w:szCs w:val="21"/>
        </w:rPr>
        <w:t>2</w:t>
      </w:r>
      <w:r>
        <w:rPr>
          <w:rFonts w:hint="eastAsia"/>
          <w:b/>
          <w:szCs w:val="21"/>
        </w:rPr>
        <w:t>、带★号条款为不可</w:t>
      </w:r>
      <w:r>
        <w:rPr>
          <w:rFonts w:hint="eastAsia"/>
          <w:b/>
          <w:szCs w:val="21"/>
          <w:lang w:val="en-US" w:eastAsia="zh-CN"/>
        </w:rPr>
        <w:t>负</w:t>
      </w:r>
      <w:r>
        <w:rPr>
          <w:rFonts w:hint="eastAsia"/>
          <w:b/>
          <w:szCs w:val="21"/>
        </w:rPr>
        <w:t>偏离条款，不作为评分准则中的评分内容</w:t>
      </w:r>
      <w:r>
        <w:rPr>
          <w:rFonts w:hint="eastAsia"/>
          <w:b/>
          <w:szCs w:val="21"/>
          <w:lang w:eastAsia="zh-CN"/>
        </w:rPr>
        <w:t>，</w:t>
      </w:r>
      <w:r>
        <w:rPr>
          <w:rFonts w:hint="eastAsia"/>
          <w:b/>
          <w:szCs w:val="21"/>
        </w:rPr>
        <w:t>如未响应或出现负偏离的，将作投标无效处理；带“</w:t>
      </w:r>
      <w:r>
        <w:t>▲</w:t>
      </w:r>
      <w:r>
        <w:rPr>
          <w:rFonts w:hint="eastAsia"/>
          <w:b/>
          <w:szCs w:val="21"/>
        </w:rPr>
        <w:t>”指标项为重要参数条款，负偏离时依相关评分准则内容作重点扣分处理。</w:t>
      </w:r>
    </w:p>
    <w:p w14:paraId="6C701C4F">
      <w:pPr>
        <w:ind w:firstLine="422" w:firstLineChars="200"/>
        <w:rPr>
          <w:rFonts w:hint="eastAsia"/>
          <w:b/>
          <w:szCs w:val="21"/>
        </w:rPr>
      </w:pPr>
      <w:r>
        <w:rPr>
          <w:b/>
          <w:szCs w:val="21"/>
        </w:rPr>
        <w:t>3</w:t>
      </w:r>
      <w:r>
        <w:rPr>
          <w:rFonts w:hint="eastAsia"/>
          <w:b/>
          <w:szCs w:val="21"/>
        </w:rPr>
        <w:t>、</w:t>
      </w:r>
      <w:bookmarkStart w:id="40" w:name="_Hlk72585069"/>
      <w:r>
        <w:rPr>
          <w:rFonts w:hint="eastAsia"/>
          <w:b/>
          <w:szCs w:val="21"/>
        </w:rPr>
        <w:t>招标技术要求中，用</w:t>
      </w:r>
      <w:r>
        <w:rPr>
          <w:rFonts w:hint="eastAsia"/>
          <w:b/>
          <w:color w:val="FF0000"/>
          <w:szCs w:val="21"/>
        </w:rPr>
        <w:t>红色加粗字体标注</w:t>
      </w:r>
      <w:r>
        <w:rPr>
          <w:rFonts w:hint="eastAsia"/>
          <w:b/>
          <w:szCs w:val="21"/>
        </w:rPr>
        <w:t>的指标项均要求提供证明资料；其余指标项未要求提供证明资料，无需提供相关证明资料。</w:t>
      </w:r>
    </w:p>
    <w:p w14:paraId="2CAB6505">
      <w:pPr>
        <w:ind w:firstLine="422" w:firstLineChars="200"/>
        <w:rPr>
          <w:rFonts w:hint="eastAsia" w:ascii="Times New Roman" w:hAnsi="Times New Roman" w:eastAsia="宋体" w:cs="Times New Roman"/>
          <w:b/>
          <w:color w:val="FF0000"/>
          <w:szCs w:val="21"/>
        </w:rPr>
      </w:pPr>
      <w:commentRangeStart w:id="16"/>
      <w:r>
        <w:rPr>
          <w:rFonts w:hint="eastAsia" w:ascii="Times New Roman" w:hAnsi="Times New Roman" w:eastAsia="宋体" w:cs="Times New Roman"/>
          <w:b/>
          <w:color w:val="FF0000"/>
          <w:szCs w:val="21"/>
        </w:rPr>
        <w:t>4、涉及区间的参数，除特别注明以外，</w:t>
      </w:r>
      <w:bookmarkStart w:id="41" w:name="_Hlk75447406"/>
      <w:r>
        <w:rPr>
          <w:rFonts w:hint="eastAsia" w:ascii="Times New Roman" w:hAnsi="Times New Roman" w:eastAsia="宋体" w:cs="Times New Roman"/>
          <w:b/>
          <w:color w:val="FF0000"/>
          <w:szCs w:val="21"/>
        </w:rPr>
        <w:t>产品参数区间与招标要求不一致的均视为负偏离。</w:t>
      </w:r>
      <w:commentRangeEnd w:id="16"/>
      <w:r>
        <w:rPr>
          <w:rFonts w:hint="eastAsia" w:ascii="Times New Roman" w:hAnsi="Times New Roman" w:eastAsia="宋体" w:cs="Times New Roman"/>
          <w:b/>
          <w:kern w:val="2"/>
          <w:szCs w:val="21"/>
        </w:rPr>
        <w:commentReference w:id="16"/>
      </w:r>
      <w:bookmarkEnd w:id="41"/>
      <w:r>
        <w:rPr>
          <w:rFonts w:hint="eastAsia" w:ascii="Times New Roman" w:hAnsi="Times New Roman" w:eastAsia="宋体" w:cs="Times New Roman"/>
          <w:b/>
          <w:color w:val="FF0000"/>
          <w:szCs w:val="21"/>
        </w:rPr>
        <w:t>例：区间要求为0-20ML,只要响应的不是“0-20ML”，如投标文件响应为 0-15ML 、0-21ML 、1-12ML 、 9-20ML 、6-21ML 、9ML等情形均视为负偏离。</w:t>
      </w:r>
    </w:p>
    <w:p w14:paraId="6C73497D">
      <w:pPr>
        <w:ind w:firstLine="422" w:firstLineChars="200"/>
        <w:rPr>
          <w:rFonts w:hint="eastAsia" w:ascii="Times New Roman" w:hAnsi="Times New Roman" w:eastAsia="宋体" w:cs="Times New Roman"/>
          <w:b/>
          <w:color w:val="FF0000"/>
          <w:szCs w:val="21"/>
        </w:rPr>
      </w:pPr>
      <w:r>
        <w:rPr>
          <w:rFonts w:hint="eastAsia" w:ascii="Times New Roman" w:hAnsi="Times New Roman" w:eastAsia="宋体" w:cs="Times New Roman"/>
          <w:b/>
          <w:color w:val="FF0000"/>
          <w:szCs w:val="21"/>
          <w:lang w:val="en-US" w:eastAsia="zh-CN"/>
        </w:rPr>
        <w:t>5</w:t>
      </w:r>
      <w:r>
        <w:rPr>
          <w:rFonts w:hint="eastAsia" w:ascii="Times New Roman" w:hAnsi="Times New Roman" w:eastAsia="宋体" w:cs="Times New Roman"/>
          <w:b/>
          <w:color w:val="FF0000"/>
          <w:szCs w:val="21"/>
        </w:rPr>
        <w:t>、如要求提供原材料检验（检测）报告，检验（检测）报告送检单位（委托单位）须是投标人或所投产品制造商（须与分项报价表一致）或所投产品原材料供应商。若送检单位（委托单位）不是投标人或所投产品制造商的，须同时提供投标人或所投产品制造商（须与分项报价表一致）购买对应原材料的发票扫描件（一年内）。如要求提供成品检验（检测）报告，检验（检测）报告送检单位（委托单位）须是投标人或所投产品制造商（须与分项报价表一致）。</w:t>
      </w:r>
    </w:p>
    <w:p w14:paraId="3357C9B2">
      <w:pPr>
        <w:ind w:firstLine="422" w:firstLineChars="200"/>
        <w:rPr>
          <w:rFonts w:hint="eastAsia" w:ascii="Times New Roman" w:hAnsi="Times New Roman" w:eastAsia="宋体" w:cs="Times New Roman"/>
          <w:b/>
          <w:color w:val="FF0000"/>
          <w:szCs w:val="21"/>
        </w:rPr>
      </w:pPr>
      <w:r>
        <w:rPr>
          <w:rFonts w:hint="eastAsia" w:ascii="Times New Roman" w:hAnsi="Times New Roman" w:eastAsia="宋体" w:cs="Times New Roman"/>
          <w:b/>
          <w:color w:val="FF0000"/>
          <w:szCs w:val="21"/>
          <w:lang w:val="en-US" w:eastAsia="zh-CN"/>
        </w:rPr>
        <w:t>6、</w:t>
      </w:r>
      <w:r>
        <w:rPr>
          <w:rFonts w:hint="eastAsia" w:ascii="Times New Roman" w:hAnsi="Times New Roman" w:eastAsia="宋体" w:cs="Times New Roman"/>
          <w:b/>
          <w:color w:val="FF0000"/>
          <w:szCs w:val="21"/>
        </w:rPr>
        <w:t>相关证明材料的产品名称与招标文件要求的名称不完全一致的，需提供为同种产品的说明；若名称不完全一致又未提供说明的，由评审委员会判定是否符合文件要求。</w:t>
      </w:r>
    </w:p>
    <w:p w14:paraId="0E95A2B1">
      <w:pPr>
        <w:ind w:firstLine="422" w:firstLineChars="200"/>
        <w:rPr>
          <w:rFonts w:hint="eastAsia" w:ascii="Times New Roman" w:hAnsi="Times New Roman" w:eastAsia="宋体" w:cs="Times New Roman"/>
          <w:b/>
          <w:color w:val="FF0000"/>
          <w:szCs w:val="21"/>
        </w:rPr>
      </w:pPr>
      <w:r>
        <w:rPr>
          <w:rFonts w:hint="eastAsia" w:ascii="Times New Roman" w:hAnsi="Times New Roman" w:eastAsia="宋体" w:cs="Times New Roman"/>
          <w:b/>
          <w:color w:val="FF0000"/>
          <w:szCs w:val="21"/>
          <w:lang w:val="en-US" w:eastAsia="zh-CN"/>
        </w:rPr>
        <w:t>7、</w:t>
      </w:r>
      <w:r>
        <w:rPr>
          <w:rFonts w:hint="eastAsia" w:ascii="Times New Roman" w:hAnsi="Times New Roman" w:eastAsia="宋体" w:cs="Times New Roman"/>
          <w:b/>
          <w:color w:val="FF0000"/>
          <w:szCs w:val="21"/>
        </w:rPr>
        <w:t>检验（检测）报告要求具有CMA、CNAS等标识的，若有材料证明相关检测事项不在实施该项检测的机构许可（认可）CMA、CNAS等资质范围内的，该检验（检测）报告视为不满足招标文件要求。</w:t>
      </w:r>
    </w:p>
    <w:p w14:paraId="25AADB44">
      <w:pPr>
        <w:ind w:firstLine="422" w:firstLineChars="200"/>
        <w:rPr>
          <w:rFonts w:hint="eastAsia" w:ascii="Times New Roman" w:hAnsi="Times New Roman" w:eastAsia="宋体" w:cs="Times New Roman"/>
          <w:b/>
          <w:szCs w:val="21"/>
        </w:rPr>
      </w:pPr>
    </w:p>
    <w:bookmarkEnd w:id="40"/>
    <w:tbl>
      <w:tblPr>
        <w:tblStyle w:val="43"/>
        <w:tblpPr w:leftFromText="180" w:rightFromText="180" w:vertAnchor="text" w:horzAnchor="page" w:tblpX="1635" w:tblpY="197"/>
        <w:tblOverlap w:val="never"/>
        <w:tblW w:w="88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637"/>
        <w:gridCol w:w="7642"/>
      </w:tblGrid>
      <w:tr w14:paraId="1FAEB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noWrap w:val="0"/>
            <w:vAlign w:val="center"/>
          </w:tcPr>
          <w:p w14:paraId="5904AE9E">
            <w:pPr>
              <w:adjustRightInd w:val="0"/>
              <w:snapToGrid w:val="0"/>
              <w:jc w:val="center"/>
              <w:rPr>
                <w:rFonts w:hint="eastAsia" w:ascii="宋体" w:hAnsi="宋体" w:cs="宋体"/>
                <w:szCs w:val="21"/>
              </w:rPr>
            </w:pPr>
            <w:r>
              <w:rPr>
                <w:rFonts w:hint="eastAsia" w:ascii="宋体" w:hAnsi="宋体" w:cs="宋体"/>
                <w:szCs w:val="21"/>
              </w:rPr>
              <w:t>序号</w:t>
            </w:r>
          </w:p>
        </w:tc>
        <w:tc>
          <w:tcPr>
            <w:tcW w:w="637" w:type="dxa"/>
            <w:noWrap w:val="0"/>
            <w:vAlign w:val="center"/>
          </w:tcPr>
          <w:p w14:paraId="58A84DA5">
            <w:pPr>
              <w:adjustRightInd w:val="0"/>
              <w:snapToGrid w:val="0"/>
              <w:jc w:val="center"/>
              <w:rPr>
                <w:rFonts w:hint="eastAsia" w:ascii="宋体" w:hAnsi="宋体" w:cs="宋体"/>
                <w:szCs w:val="21"/>
              </w:rPr>
            </w:pPr>
            <w:r>
              <w:rPr>
                <w:rFonts w:hint="eastAsia" w:ascii="宋体" w:hAnsi="宋体" w:cs="宋体"/>
                <w:szCs w:val="21"/>
              </w:rPr>
              <w:t>货物名称</w:t>
            </w:r>
          </w:p>
        </w:tc>
        <w:tc>
          <w:tcPr>
            <w:tcW w:w="7642" w:type="dxa"/>
            <w:noWrap w:val="0"/>
            <w:vAlign w:val="center"/>
          </w:tcPr>
          <w:p w14:paraId="7E4467E3">
            <w:pPr>
              <w:adjustRightInd w:val="0"/>
              <w:snapToGrid w:val="0"/>
              <w:jc w:val="center"/>
              <w:rPr>
                <w:rFonts w:hint="eastAsia" w:ascii="宋体" w:hAnsi="宋体" w:cs="宋体"/>
                <w:szCs w:val="21"/>
              </w:rPr>
            </w:pPr>
            <w:commentRangeStart w:id="17"/>
            <w:r>
              <w:rPr>
                <w:rFonts w:hint="eastAsia"/>
                <w:color w:val="000000" w:themeColor="text1"/>
                <w:szCs w:val="21"/>
                <w14:textFill>
                  <w14:solidFill>
                    <w14:schemeClr w14:val="tx1"/>
                  </w14:solidFill>
                </w14:textFill>
              </w:rPr>
              <w:t>招标</w:t>
            </w:r>
            <w:r>
              <w:rPr>
                <w:color w:val="000000" w:themeColor="text1"/>
                <w:szCs w:val="21"/>
                <w14:textFill>
                  <w14:solidFill>
                    <w14:schemeClr w14:val="tx1"/>
                  </w14:solidFill>
                </w14:textFill>
              </w:rPr>
              <w:t>技术要求</w:t>
            </w:r>
            <w:commentRangeEnd w:id="17"/>
            <w:r>
              <w:commentReference w:id="17"/>
            </w:r>
          </w:p>
        </w:tc>
      </w:tr>
      <w:tr w14:paraId="56A00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restart"/>
            <w:noWrap w:val="0"/>
            <w:vAlign w:val="center"/>
          </w:tcPr>
          <w:p w14:paraId="3FCEE88C">
            <w:pPr>
              <w:adjustRightInd w:val="0"/>
              <w:snapToGrid w:val="0"/>
              <w:jc w:val="center"/>
              <w:rPr>
                <w:rFonts w:hint="eastAsia" w:ascii="宋体" w:hAnsi="宋体" w:cs="宋体"/>
                <w:szCs w:val="21"/>
              </w:rPr>
            </w:pPr>
            <w:r>
              <w:rPr>
                <w:rFonts w:hint="eastAsia" w:ascii="宋体" w:hAnsi="宋体" w:cs="宋体"/>
                <w:szCs w:val="21"/>
              </w:rPr>
              <w:t>1</w:t>
            </w:r>
          </w:p>
        </w:tc>
        <w:tc>
          <w:tcPr>
            <w:tcW w:w="637" w:type="dxa"/>
            <w:vMerge w:val="restart"/>
            <w:noWrap w:val="0"/>
            <w:vAlign w:val="center"/>
          </w:tcPr>
          <w:p w14:paraId="04E88EF6">
            <w:pPr>
              <w:jc w:val="center"/>
              <w:rPr>
                <w:rFonts w:hint="eastAsia" w:ascii="宋体" w:hAnsi="宋体" w:cs="宋体"/>
                <w:szCs w:val="21"/>
              </w:rPr>
            </w:pPr>
            <w:r>
              <w:rPr>
                <w:rFonts w:hint="eastAsia" w:ascii="宋体" w:hAnsi="宋体" w:cs="宋体"/>
                <w:color w:val="000000"/>
                <w:szCs w:val="21"/>
              </w:rPr>
              <w:t xml:space="preserve">遮光布帘     </w:t>
            </w:r>
          </w:p>
        </w:tc>
        <w:tc>
          <w:tcPr>
            <w:tcW w:w="7642" w:type="dxa"/>
            <w:noWrap w:val="0"/>
            <w:vAlign w:val="center"/>
          </w:tcPr>
          <w:p w14:paraId="023B3093">
            <w:pPr>
              <w:jc w:val="left"/>
              <w:rPr>
                <w:rFonts w:hint="eastAsia" w:ascii="宋体" w:hAnsi="宋体" w:cs="宋体"/>
                <w:color w:val="000000"/>
                <w:szCs w:val="21"/>
              </w:rPr>
            </w:pPr>
            <w:r>
              <w:rPr>
                <w:rFonts w:hint="eastAsia" w:ascii="宋体" w:hAnsi="宋体" w:cs="宋体"/>
                <w:color w:val="000000"/>
                <w:szCs w:val="21"/>
              </w:rPr>
              <w:t>1.1面料成分：100%聚酯纤维。厚度（mm）＞1.35</w:t>
            </w:r>
          </w:p>
        </w:tc>
      </w:tr>
      <w:tr w14:paraId="73505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378B01CF">
            <w:pPr>
              <w:adjustRightInd w:val="0"/>
              <w:snapToGrid w:val="0"/>
              <w:jc w:val="center"/>
              <w:rPr>
                <w:rFonts w:hint="eastAsia" w:ascii="宋体" w:hAnsi="宋体" w:cs="宋体"/>
                <w:szCs w:val="21"/>
              </w:rPr>
            </w:pPr>
          </w:p>
        </w:tc>
        <w:tc>
          <w:tcPr>
            <w:tcW w:w="637" w:type="dxa"/>
            <w:vMerge w:val="continue"/>
            <w:noWrap w:val="0"/>
            <w:vAlign w:val="center"/>
          </w:tcPr>
          <w:p w14:paraId="325A3C6C">
            <w:pPr>
              <w:jc w:val="center"/>
              <w:rPr>
                <w:rFonts w:hint="eastAsia" w:ascii="宋体" w:hAnsi="宋体" w:cs="宋体"/>
                <w:szCs w:val="21"/>
              </w:rPr>
            </w:pPr>
          </w:p>
        </w:tc>
        <w:tc>
          <w:tcPr>
            <w:tcW w:w="7642" w:type="dxa"/>
            <w:noWrap w:val="0"/>
            <w:vAlign w:val="center"/>
          </w:tcPr>
          <w:p w14:paraId="671BE9AC">
            <w:pPr>
              <w:jc w:val="left"/>
              <w:rPr>
                <w:rFonts w:hint="eastAsia" w:ascii="宋体" w:hAnsi="宋体" w:cs="宋体"/>
                <w:b/>
                <w:bCs/>
                <w:color w:val="FF0000"/>
                <w:szCs w:val="21"/>
              </w:rPr>
            </w:pPr>
            <w:r>
              <w:rPr>
                <w:rFonts w:hint="eastAsia" w:ascii="宋体" w:hAnsi="宋体" w:cs="宋体"/>
                <w:b/>
                <w:bCs/>
                <w:color w:val="FF0000"/>
                <w:szCs w:val="21"/>
              </w:rPr>
              <w:t>▲1.2密度（根/10cm）：</w:t>
            </w:r>
            <w:commentRangeStart w:id="18"/>
            <w:r>
              <w:rPr>
                <w:rFonts w:hint="eastAsia" w:ascii="宋体" w:hAnsi="宋体" w:cs="宋体"/>
                <w:b/>
                <w:bCs/>
                <w:color w:val="FF0000"/>
                <w:szCs w:val="21"/>
              </w:rPr>
              <w:t>经向1400-1500，纬向200-300</w:t>
            </w:r>
            <w:commentRangeEnd w:id="18"/>
            <w:r>
              <w:rPr>
                <w:b/>
                <w:bCs/>
                <w:color w:val="FF0000"/>
              </w:rPr>
              <w:commentReference w:id="18"/>
            </w:r>
            <w:r>
              <w:rPr>
                <w:rFonts w:hint="eastAsia" w:ascii="宋体" w:hAnsi="宋体" w:cs="宋体"/>
                <w:b/>
                <w:bCs/>
                <w:color w:val="FF0000"/>
                <w:szCs w:val="21"/>
              </w:rPr>
              <w:t>，检测方法GB/T4668-1995</w:t>
            </w:r>
            <w:r>
              <w:rPr>
                <w:rFonts w:hint="eastAsia" w:ascii="宋体" w:hAnsi="宋体" w:cs="宋体"/>
                <w:b/>
                <w:bCs/>
                <w:color w:val="FF0000"/>
                <w:szCs w:val="21"/>
                <w:shd w:val="clear" w:color="auto" w:fill="FFFFFF"/>
              </w:rPr>
              <w:t>《机织物密度的测定》</w:t>
            </w:r>
            <w:r>
              <w:rPr>
                <w:rFonts w:hint="eastAsia" w:ascii="宋体" w:hAnsi="宋体" w:cs="宋体"/>
                <w:b/>
                <w:bCs/>
                <w:color w:val="FF0000"/>
                <w:szCs w:val="21"/>
              </w:rPr>
              <w:t>；</w:t>
            </w:r>
          </w:p>
        </w:tc>
      </w:tr>
      <w:tr w14:paraId="5B6F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5E6039B1">
            <w:pPr>
              <w:adjustRightInd w:val="0"/>
              <w:snapToGrid w:val="0"/>
              <w:jc w:val="center"/>
              <w:rPr>
                <w:rFonts w:hint="eastAsia" w:ascii="宋体" w:hAnsi="宋体" w:cs="宋体"/>
                <w:szCs w:val="21"/>
              </w:rPr>
            </w:pPr>
          </w:p>
        </w:tc>
        <w:tc>
          <w:tcPr>
            <w:tcW w:w="637" w:type="dxa"/>
            <w:vMerge w:val="continue"/>
            <w:noWrap w:val="0"/>
            <w:vAlign w:val="center"/>
          </w:tcPr>
          <w:p w14:paraId="7341FF49">
            <w:pPr>
              <w:jc w:val="center"/>
              <w:rPr>
                <w:rFonts w:hint="eastAsia" w:ascii="宋体" w:hAnsi="宋体" w:cs="宋体"/>
                <w:szCs w:val="21"/>
              </w:rPr>
            </w:pPr>
          </w:p>
        </w:tc>
        <w:tc>
          <w:tcPr>
            <w:tcW w:w="7642" w:type="dxa"/>
            <w:noWrap w:val="0"/>
            <w:vAlign w:val="center"/>
          </w:tcPr>
          <w:p w14:paraId="78C88E75">
            <w:pPr>
              <w:jc w:val="left"/>
              <w:rPr>
                <w:rFonts w:hint="eastAsia" w:ascii="宋体" w:hAnsi="宋体" w:cs="宋体"/>
                <w:b/>
                <w:bCs/>
                <w:color w:val="FF0000"/>
                <w:szCs w:val="21"/>
              </w:rPr>
            </w:pPr>
            <w:r>
              <w:rPr>
                <w:rFonts w:hint="eastAsia" w:ascii="宋体" w:hAnsi="宋体" w:cs="宋体"/>
                <w:b/>
                <w:bCs/>
                <w:color w:val="FF0000"/>
                <w:szCs w:val="21"/>
              </w:rPr>
              <w:t>▲1.3</w:t>
            </w:r>
            <w:commentRangeStart w:id="19"/>
            <w:r>
              <w:rPr>
                <w:rFonts w:hint="eastAsia" w:ascii="宋体" w:hAnsi="宋体" w:cs="宋体"/>
                <w:b/>
                <w:bCs/>
                <w:color w:val="FF0000"/>
                <w:szCs w:val="21"/>
              </w:rPr>
              <w:t>遮光率（%）：≥90%</w:t>
            </w:r>
            <w:commentRangeEnd w:id="19"/>
            <w:r>
              <w:commentReference w:id="19"/>
            </w:r>
            <w:r>
              <w:rPr>
                <w:rFonts w:hint="eastAsia" w:ascii="宋体" w:hAnsi="宋体" w:cs="宋体"/>
                <w:b/>
                <w:bCs/>
                <w:color w:val="FF0000"/>
                <w:szCs w:val="21"/>
              </w:rPr>
              <w:t>，检测方法FZ/T 62025-2015</w:t>
            </w:r>
            <w:r>
              <w:rPr>
                <w:rFonts w:hint="eastAsia" w:ascii="宋体" w:hAnsi="宋体" w:cs="宋体"/>
                <w:b/>
                <w:bCs/>
                <w:color w:val="FF0000"/>
                <w:szCs w:val="21"/>
                <w:shd w:val="clear" w:color="auto" w:fill="FFFFFF"/>
              </w:rPr>
              <w:t>《卷帘窗饰面料》</w:t>
            </w:r>
            <w:r>
              <w:rPr>
                <w:rFonts w:hint="eastAsia" w:ascii="宋体" w:hAnsi="宋体" w:cs="宋体"/>
                <w:b/>
                <w:bCs/>
                <w:color w:val="FF0000"/>
                <w:szCs w:val="21"/>
              </w:rPr>
              <w:t>；荧光增白剂：未检出（需附9种荧光增白剂检测结果表），检测方法FZ/T01137-2016</w:t>
            </w:r>
            <w:r>
              <w:rPr>
                <w:rFonts w:hint="eastAsia" w:ascii="宋体" w:hAnsi="宋体" w:cs="宋体"/>
                <w:b/>
                <w:bCs/>
                <w:color w:val="FF0000"/>
                <w:szCs w:val="21"/>
                <w:shd w:val="clear" w:color="auto" w:fill="FFFFFF"/>
              </w:rPr>
              <w:t>《纺织品 荧光增白剂的测定》</w:t>
            </w:r>
            <w:r>
              <w:rPr>
                <w:rFonts w:hint="eastAsia" w:ascii="宋体" w:hAnsi="宋体" w:cs="宋体"/>
                <w:b/>
                <w:bCs/>
                <w:color w:val="FF0000"/>
                <w:szCs w:val="21"/>
              </w:rPr>
              <w:t>。</w:t>
            </w:r>
          </w:p>
        </w:tc>
      </w:tr>
      <w:tr w14:paraId="3856D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797F458D">
            <w:pPr>
              <w:adjustRightInd w:val="0"/>
              <w:snapToGrid w:val="0"/>
              <w:jc w:val="center"/>
              <w:rPr>
                <w:rFonts w:hint="eastAsia" w:ascii="宋体" w:hAnsi="宋体" w:cs="宋体"/>
                <w:szCs w:val="21"/>
              </w:rPr>
            </w:pPr>
          </w:p>
        </w:tc>
        <w:tc>
          <w:tcPr>
            <w:tcW w:w="637" w:type="dxa"/>
            <w:vMerge w:val="continue"/>
            <w:noWrap w:val="0"/>
            <w:vAlign w:val="center"/>
          </w:tcPr>
          <w:p w14:paraId="7620D26E">
            <w:pPr>
              <w:jc w:val="center"/>
              <w:rPr>
                <w:rFonts w:hint="eastAsia" w:ascii="宋体" w:hAnsi="宋体" w:cs="宋体"/>
                <w:color w:val="000000"/>
                <w:szCs w:val="21"/>
              </w:rPr>
            </w:pPr>
          </w:p>
        </w:tc>
        <w:tc>
          <w:tcPr>
            <w:tcW w:w="7642" w:type="dxa"/>
            <w:noWrap w:val="0"/>
            <w:vAlign w:val="center"/>
          </w:tcPr>
          <w:p w14:paraId="69430509">
            <w:pPr>
              <w:jc w:val="left"/>
              <w:rPr>
                <w:rFonts w:hint="eastAsia" w:ascii="宋体" w:hAnsi="宋体" w:cs="宋体"/>
                <w:b/>
                <w:bCs/>
                <w:color w:val="FF0000"/>
                <w:szCs w:val="21"/>
              </w:rPr>
            </w:pPr>
            <w:r>
              <w:rPr>
                <w:rFonts w:hint="eastAsia" w:ascii="宋体" w:hAnsi="宋体" w:cs="宋体"/>
                <w:b/>
                <w:bCs/>
                <w:color w:val="FF0000"/>
                <w:szCs w:val="21"/>
              </w:rPr>
              <w:t>▲1.4线密度：经纱≥15tex（130D），纬纱≥35tex（300D），检测方法GB/T29256.5-2012</w:t>
            </w:r>
            <w:r>
              <w:rPr>
                <w:rFonts w:hint="eastAsia" w:ascii="宋体" w:hAnsi="宋体" w:cs="宋体"/>
                <w:b/>
                <w:bCs/>
                <w:color w:val="FF0000"/>
                <w:szCs w:val="21"/>
                <w:shd w:val="clear" w:color="auto" w:fill="FFFFFF"/>
              </w:rPr>
              <w:t>《纺织品 机织物结构分析方法 第 5 部分：织物中拆下纱线线密度的测定》</w:t>
            </w:r>
            <w:r>
              <w:rPr>
                <w:rFonts w:hint="eastAsia" w:ascii="宋体" w:hAnsi="宋体" w:cs="宋体"/>
                <w:b/>
                <w:bCs/>
                <w:color w:val="FF0000"/>
                <w:szCs w:val="21"/>
              </w:rPr>
              <w:t>；</w:t>
            </w:r>
          </w:p>
        </w:tc>
      </w:tr>
      <w:tr w14:paraId="10E49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45854A51">
            <w:pPr>
              <w:adjustRightInd w:val="0"/>
              <w:snapToGrid w:val="0"/>
              <w:jc w:val="center"/>
              <w:rPr>
                <w:rFonts w:hint="eastAsia" w:ascii="宋体" w:hAnsi="宋体" w:cs="宋体"/>
                <w:szCs w:val="21"/>
              </w:rPr>
            </w:pPr>
          </w:p>
        </w:tc>
        <w:tc>
          <w:tcPr>
            <w:tcW w:w="637" w:type="dxa"/>
            <w:vMerge w:val="continue"/>
            <w:noWrap w:val="0"/>
            <w:vAlign w:val="center"/>
          </w:tcPr>
          <w:p w14:paraId="49F1C787">
            <w:pPr>
              <w:adjustRightInd w:val="0"/>
              <w:snapToGrid w:val="0"/>
              <w:jc w:val="center"/>
              <w:rPr>
                <w:rFonts w:hint="eastAsia" w:ascii="宋体" w:hAnsi="宋体" w:cs="宋体"/>
                <w:szCs w:val="21"/>
              </w:rPr>
            </w:pPr>
          </w:p>
        </w:tc>
        <w:tc>
          <w:tcPr>
            <w:tcW w:w="7642" w:type="dxa"/>
            <w:noWrap w:val="0"/>
            <w:vAlign w:val="center"/>
          </w:tcPr>
          <w:p w14:paraId="6FA1B38F">
            <w:pPr>
              <w:rPr>
                <w:rFonts w:hint="eastAsia" w:ascii="宋体" w:hAnsi="宋体" w:cs="宋体"/>
                <w:b/>
                <w:bCs/>
                <w:color w:val="FF0000"/>
                <w:szCs w:val="21"/>
              </w:rPr>
            </w:pPr>
            <w:r>
              <w:rPr>
                <w:rFonts w:hint="eastAsia" w:ascii="宋体" w:hAnsi="宋体" w:cs="宋体"/>
                <w:b/>
                <w:bCs/>
                <w:color w:val="FF0000"/>
                <w:szCs w:val="21"/>
              </w:rPr>
              <w:t>▲1.5甲醛含量</w:t>
            </w:r>
            <w:bookmarkStart w:id="42" w:name="OLE_LINK12"/>
            <w:bookmarkStart w:id="43" w:name="OLE_LINK13"/>
            <w:r>
              <w:rPr>
                <w:rFonts w:hint="eastAsia" w:ascii="宋体" w:hAnsi="宋体" w:cs="宋体"/>
                <w:b/>
                <w:bCs/>
                <w:color w:val="FF0000"/>
                <w:szCs w:val="21"/>
              </w:rPr>
              <w:t>≤20mg/kg</w:t>
            </w:r>
            <w:bookmarkEnd w:id="42"/>
            <w:bookmarkEnd w:id="43"/>
            <w:r>
              <w:rPr>
                <w:rFonts w:hint="eastAsia" w:ascii="宋体" w:hAnsi="宋体" w:cs="宋体"/>
                <w:b/>
                <w:bCs/>
                <w:color w:val="FF0000"/>
                <w:szCs w:val="21"/>
              </w:rPr>
              <w:t>，检测方法</w:t>
            </w:r>
            <w:bookmarkStart w:id="44" w:name="OLE_LINK3"/>
            <w:r>
              <w:rPr>
                <w:rFonts w:hint="eastAsia" w:ascii="宋体" w:hAnsi="宋体" w:cs="宋体"/>
                <w:b/>
                <w:bCs/>
                <w:color w:val="FF0000"/>
                <w:szCs w:val="21"/>
              </w:rPr>
              <w:t>GB/T2912.1-2009</w:t>
            </w:r>
            <w:bookmarkEnd w:id="44"/>
            <w:r>
              <w:rPr>
                <w:rFonts w:hint="eastAsia" w:ascii="宋体" w:hAnsi="宋体" w:cs="宋体"/>
                <w:b/>
                <w:bCs/>
                <w:color w:val="FF0000"/>
                <w:szCs w:val="21"/>
                <w:shd w:val="clear" w:color="auto" w:fill="FFFFFF"/>
              </w:rPr>
              <w:t>《纺织品 甲醛的测定 第 1 部分：游离和水解的甲醛（水萃取法）》</w:t>
            </w:r>
            <w:r>
              <w:rPr>
                <w:rFonts w:hint="eastAsia" w:ascii="宋体" w:hAnsi="宋体" w:cs="宋体"/>
                <w:b/>
                <w:bCs/>
                <w:color w:val="FF0000"/>
                <w:szCs w:val="21"/>
              </w:rPr>
              <w:t>；</w:t>
            </w:r>
          </w:p>
        </w:tc>
      </w:tr>
      <w:tr w14:paraId="6FFB6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63CBEE33">
            <w:pPr>
              <w:adjustRightInd w:val="0"/>
              <w:snapToGrid w:val="0"/>
              <w:jc w:val="center"/>
              <w:rPr>
                <w:rFonts w:hint="eastAsia" w:ascii="宋体" w:hAnsi="宋体" w:cs="宋体"/>
                <w:szCs w:val="21"/>
              </w:rPr>
            </w:pPr>
          </w:p>
        </w:tc>
        <w:tc>
          <w:tcPr>
            <w:tcW w:w="637" w:type="dxa"/>
            <w:vMerge w:val="continue"/>
            <w:noWrap w:val="0"/>
            <w:vAlign w:val="center"/>
          </w:tcPr>
          <w:p w14:paraId="7EA4A004">
            <w:pPr>
              <w:adjustRightInd w:val="0"/>
              <w:snapToGrid w:val="0"/>
              <w:jc w:val="center"/>
              <w:rPr>
                <w:rFonts w:hint="eastAsia" w:ascii="宋体" w:hAnsi="宋体" w:cs="宋体"/>
                <w:szCs w:val="21"/>
              </w:rPr>
            </w:pPr>
          </w:p>
        </w:tc>
        <w:tc>
          <w:tcPr>
            <w:tcW w:w="7642" w:type="dxa"/>
            <w:noWrap w:val="0"/>
            <w:vAlign w:val="center"/>
          </w:tcPr>
          <w:p w14:paraId="14594859">
            <w:pPr>
              <w:rPr>
                <w:rFonts w:hint="eastAsia" w:ascii="宋体" w:hAnsi="宋体" w:cs="宋体"/>
                <w:color w:val="000000"/>
                <w:szCs w:val="21"/>
              </w:rPr>
            </w:pPr>
            <w:r>
              <w:rPr>
                <w:rFonts w:hint="eastAsia" w:ascii="宋体" w:hAnsi="宋体" w:cs="宋体"/>
                <w:color w:val="000000"/>
                <w:szCs w:val="21"/>
              </w:rPr>
              <w:t>1.6  PH值4.0-9.0；检测依据GB/T7573-2009</w:t>
            </w:r>
            <w:r>
              <w:rPr>
                <w:rFonts w:hint="eastAsia" w:ascii="宋体" w:hAnsi="宋体" w:cs="宋体"/>
                <w:szCs w:val="21"/>
                <w:shd w:val="clear" w:color="auto" w:fill="FFFFFF"/>
              </w:rPr>
              <w:t>《纺织品 水萃取液 pH 值的测定》、</w:t>
            </w:r>
            <w:r>
              <w:rPr>
                <w:rFonts w:hint="eastAsia" w:ascii="宋体" w:hAnsi="宋体" w:cs="宋体"/>
                <w:color w:val="000000"/>
                <w:szCs w:val="21"/>
              </w:rPr>
              <w:t>GB/T1885-2020</w:t>
            </w:r>
            <w:r>
              <w:rPr>
                <w:rFonts w:hint="eastAsia" w:ascii="宋体" w:hAnsi="宋体" w:cs="宋体"/>
                <w:szCs w:val="21"/>
                <w:shd w:val="clear" w:color="auto" w:fill="FFFFFF"/>
              </w:rPr>
              <w:t>《生态纺织品技术要求》</w:t>
            </w:r>
            <w:r>
              <w:rPr>
                <w:rFonts w:hint="eastAsia" w:ascii="宋体" w:hAnsi="宋体" w:cs="宋体"/>
                <w:color w:val="000000"/>
                <w:szCs w:val="21"/>
              </w:rPr>
              <w:t>；</w:t>
            </w:r>
          </w:p>
        </w:tc>
      </w:tr>
      <w:tr w14:paraId="52C5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0CDDA134">
            <w:pPr>
              <w:adjustRightInd w:val="0"/>
              <w:snapToGrid w:val="0"/>
              <w:jc w:val="center"/>
              <w:rPr>
                <w:rFonts w:hint="eastAsia" w:ascii="宋体" w:hAnsi="宋体" w:cs="宋体"/>
                <w:szCs w:val="21"/>
              </w:rPr>
            </w:pPr>
          </w:p>
        </w:tc>
        <w:tc>
          <w:tcPr>
            <w:tcW w:w="637" w:type="dxa"/>
            <w:vMerge w:val="continue"/>
            <w:noWrap w:val="0"/>
            <w:vAlign w:val="center"/>
          </w:tcPr>
          <w:p w14:paraId="6D67ED36">
            <w:pPr>
              <w:adjustRightInd w:val="0"/>
              <w:snapToGrid w:val="0"/>
              <w:jc w:val="center"/>
              <w:rPr>
                <w:rFonts w:hint="eastAsia" w:ascii="宋体" w:hAnsi="宋体" w:cs="宋体"/>
                <w:szCs w:val="21"/>
              </w:rPr>
            </w:pPr>
          </w:p>
        </w:tc>
        <w:tc>
          <w:tcPr>
            <w:tcW w:w="7642" w:type="dxa"/>
            <w:noWrap w:val="0"/>
            <w:vAlign w:val="center"/>
          </w:tcPr>
          <w:p w14:paraId="3F0E9A50">
            <w:pPr>
              <w:rPr>
                <w:rFonts w:hint="eastAsia" w:ascii="宋体" w:hAnsi="宋体" w:cs="宋体"/>
                <w:b/>
                <w:bCs/>
                <w:color w:val="FF0000"/>
                <w:szCs w:val="21"/>
              </w:rPr>
            </w:pPr>
            <w:r>
              <w:rPr>
                <w:rFonts w:hint="eastAsia" w:ascii="宋体" w:hAnsi="宋体" w:cs="宋体"/>
                <w:b/>
                <w:bCs/>
                <w:color w:val="FF0000"/>
                <w:szCs w:val="21"/>
              </w:rPr>
              <w:t>▲1.7透气率（mm/s）：160-170，检测标准GB/T5453-1997</w:t>
            </w:r>
            <w:r>
              <w:rPr>
                <w:rFonts w:hint="eastAsia" w:ascii="宋体" w:hAnsi="宋体" w:cs="宋体"/>
                <w:b/>
                <w:bCs/>
                <w:color w:val="FF0000"/>
                <w:szCs w:val="21"/>
                <w:shd w:val="clear" w:color="auto" w:fill="FFFFFF"/>
              </w:rPr>
              <w:t>《纺织品 织物透气性的测定》</w:t>
            </w:r>
            <w:r>
              <w:rPr>
                <w:rFonts w:hint="eastAsia" w:ascii="宋体" w:hAnsi="宋体" w:cs="宋体"/>
                <w:b/>
                <w:bCs/>
                <w:color w:val="FF0000"/>
                <w:szCs w:val="21"/>
              </w:rPr>
              <w:t>。</w:t>
            </w:r>
          </w:p>
        </w:tc>
      </w:tr>
      <w:tr w14:paraId="7931F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20215C11">
            <w:pPr>
              <w:adjustRightInd w:val="0"/>
              <w:snapToGrid w:val="0"/>
              <w:jc w:val="center"/>
              <w:rPr>
                <w:rFonts w:hint="eastAsia" w:ascii="宋体" w:hAnsi="宋体" w:cs="宋体"/>
                <w:szCs w:val="21"/>
              </w:rPr>
            </w:pPr>
          </w:p>
        </w:tc>
        <w:tc>
          <w:tcPr>
            <w:tcW w:w="637" w:type="dxa"/>
            <w:vMerge w:val="continue"/>
            <w:noWrap w:val="0"/>
            <w:vAlign w:val="center"/>
          </w:tcPr>
          <w:p w14:paraId="197FEA70">
            <w:pPr>
              <w:adjustRightInd w:val="0"/>
              <w:snapToGrid w:val="0"/>
              <w:jc w:val="center"/>
              <w:rPr>
                <w:rFonts w:hint="eastAsia" w:ascii="宋体" w:hAnsi="宋体" w:cs="宋体"/>
                <w:szCs w:val="21"/>
              </w:rPr>
            </w:pPr>
          </w:p>
        </w:tc>
        <w:tc>
          <w:tcPr>
            <w:tcW w:w="7642" w:type="dxa"/>
            <w:noWrap w:val="0"/>
            <w:vAlign w:val="center"/>
          </w:tcPr>
          <w:p w14:paraId="07658B23">
            <w:pPr>
              <w:rPr>
                <w:rFonts w:hint="eastAsia" w:ascii="宋体" w:hAnsi="宋体" w:cs="宋体"/>
                <w:b/>
                <w:bCs/>
                <w:color w:val="FF0000"/>
                <w:szCs w:val="21"/>
              </w:rPr>
            </w:pPr>
            <w:r>
              <w:rPr>
                <w:rFonts w:hint="eastAsia" w:ascii="宋体" w:hAnsi="宋体" w:cs="宋体"/>
                <w:b/>
                <w:bCs/>
                <w:color w:val="FF0000"/>
                <w:szCs w:val="21"/>
              </w:rPr>
              <w:t>▲1.8单位面积质量（g/㎡）：≥310,检测方法GB/T4669-2008</w:t>
            </w:r>
            <w:r>
              <w:rPr>
                <w:rFonts w:hint="eastAsia" w:ascii="宋体" w:hAnsi="宋体" w:cs="宋体"/>
                <w:b/>
                <w:bCs/>
                <w:color w:val="FF0000"/>
                <w:szCs w:val="21"/>
                <w:shd w:val="clear" w:color="auto" w:fill="FFFFFF"/>
              </w:rPr>
              <w:t>《</w:t>
            </w:r>
            <w:r>
              <w:rPr>
                <w:rFonts w:hint="eastAsia" w:ascii="宋体" w:hAnsi="宋体" w:cs="宋体"/>
                <w:b/>
                <w:bCs/>
                <w:color w:val="FF0000"/>
                <w:szCs w:val="21"/>
              </w:rPr>
              <w:t>纺织品</w:t>
            </w:r>
            <w:r>
              <w:rPr>
                <w:rFonts w:ascii="Segoe UI" w:hAnsi="Segoe UI" w:eastAsia="Segoe UI" w:cs="Segoe UI"/>
                <w:b/>
                <w:bCs/>
                <w:color w:val="FF0000"/>
                <w:szCs w:val="21"/>
              </w:rPr>
              <w:t xml:space="preserve"> </w:t>
            </w:r>
            <w:r>
              <w:rPr>
                <w:rFonts w:hint="eastAsia" w:ascii="宋体" w:hAnsi="宋体" w:cs="宋体"/>
                <w:b/>
                <w:bCs/>
                <w:color w:val="FF0000"/>
                <w:szCs w:val="21"/>
              </w:rPr>
              <w:t>机织物</w:t>
            </w:r>
            <w:r>
              <w:rPr>
                <w:rFonts w:ascii="Segoe UI" w:hAnsi="Segoe UI" w:eastAsia="Segoe UI" w:cs="Segoe UI"/>
                <w:b/>
                <w:bCs/>
                <w:color w:val="FF0000"/>
                <w:szCs w:val="21"/>
              </w:rPr>
              <w:t xml:space="preserve"> </w:t>
            </w:r>
            <w:r>
              <w:rPr>
                <w:rFonts w:hint="eastAsia" w:ascii="宋体" w:hAnsi="宋体" w:cs="宋体"/>
                <w:b/>
                <w:bCs/>
                <w:color w:val="FF0000"/>
                <w:szCs w:val="21"/>
              </w:rPr>
              <w:t>单位长度质量和单位面积质量的测定</w:t>
            </w:r>
            <w:r>
              <w:rPr>
                <w:rFonts w:hint="eastAsia" w:ascii="宋体" w:hAnsi="宋体" w:cs="宋体"/>
                <w:b/>
                <w:bCs/>
                <w:color w:val="FF0000"/>
                <w:szCs w:val="21"/>
                <w:shd w:val="clear" w:color="auto" w:fill="FFFFFF"/>
              </w:rPr>
              <w:t>》</w:t>
            </w:r>
            <w:r>
              <w:rPr>
                <w:rFonts w:hint="eastAsia" w:ascii="宋体" w:hAnsi="宋体" w:cs="宋体"/>
                <w:b/>
                <w:bCs/>
                <w:color w:val="FF0000"/>
                <w:szCs w:val="21"/>
              </w:rPr>
              <w:t>。</w:t>
            </w:r>
          </w:p>
        </w:tc>
      </w:tr>
      <w:tr w14:paraId="6476C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175B6862">
            <w:pPr>
              <w:adjustRightInd w:val="0"/>
              <w:snapToGrid w:val="0"/>
              <w:jc w:val="center"/>
              <w:rPr>
                <w:rFonts w:hint="eastAsia" w:ascii="宋体" w:hAnsi="宋体" w:cs="宋体"/>
                <w:szCs w:val="21"/>
              </w:rPr>
            </w:pPr>
          </w:p>
        </w:tc>
        <w:tc>
          <w:tcPr>
            <w:tcW w:w="637" w:type="dxa"/>
            <w:vMerge w:val="continue"/>
            <w:noWrap w:val="0"/>
            <w:vAlign w:val="center"/>
          </w:tcPr>
          <w:p w14:paraId="5A8C0895">
            <w:pPr>
              <w:adjustRightInd w:val="0"/>
              <w:snapToGrid w:val="0"/>
              <w:jc w:val="center"/>
              <w:rPr>
                <w:rFonts w:hint="eastAsia" w:ascii="宋体" w:hAnsi="宋体" w:cs="宋体"/>
                <w:szCs w:val="21"/>
              </w:rPr>
            </w:pPr>
          </w:p>
        </w:tc>
        <w:tc>
          <w:tcPr>
            <w:tcW w:w="7642" w:type="dxa"/>
            <w:noWrap w:val="0"/>
            <w:vAlign w:val="center"/>
          </w:tcPr>
          <w:p w14:paraId="1D7E09D4">
            <w:pPr>
              <w:rPr>
                <w:rFonts w:hint="eastAsia" w:ascii="宋体" w:hAnsi="宋体" w:cs="宋体"/>
                <w:b/>
                <w:bCs/>
                <w:color w:val="FF0000"/>
                <w:szCs w:val="21"/>
              </w:rPr>
            </w:pPr>
            <w:r>
              <w:rPr>
                <w:rFonts w:hint="eastAsia" w:ascii="宋体" w:hAnsi="宋体" w:cs="宋体"/>
                <w:b/>
                <w:bCs/>
                <w:color w:val="FF0000"/>
                <w:szCs w:val="21"/>
              </w:rPr>
              <w:t>★1.9阻燃性能等级：</w:t>
            </w:r>
            <w:commentRangeStart w:id="20"/>
            <w:r>
              <w:rPr>
                <w:rFonts w:hint="eastAsia" w:ascii="宋体" w:hAnsi="宋体" w:cs="宋体"/>
                <w:b/>
                <w:bCs/>
                <w:color w:val="FF0000"/>
                <w:szCs w:val="21"/>
              </w:rPr>
              <w:t xml:space="preserve"> 洗涤次数不少于12次</w:t>
            </w:r>
            <w:commentRangeEnd w:id="20"/>
            <w:r>
              <w:commentReference w:id="20"/>
            </w:r>
            <w:r>
              <w:rPr>
                <w:rFonts w:hint="eastAsia" w:ascii="宋体" w:hAnsi="宋体" w:cs="宋体"/>
                <w:b/>
                <w:bCs/>
                <w:color w:val="FF0000"/>
                <w:szCs w:val="21"/>
              </w:rPr>
              <w:t>，阻燃性能等级达到阻燃1级（织物）。检测标准 GB20286-2006《公共场所阻燃制品及组件燃烧性能要求和标识》。</w:t>
            </w:r>
          </w:p>
        </w:tc>
      </w:tr>
      <w:tr w14:paraId="6C584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7C78A9D9">
            <w:pPr>
              <w:adjustRightInd w:val="0"/>
              <w:snapToGrid w:val="0"/>
              <w:jc w:val="center"/>
              <w:rPr>
                <w:rFonts w:hint="eastAsia" w:ascii="宋体" w:hAnsi="宋体" w:cs="宋体"/>
                <w:szCs w:val="21"/>
              </w:rPr>
            </w:pPr>
          </w:p>
        </w:tc>
        <w:tc>
          <w:tcPr>
            <w:tcW w:w="637" w:type="dxa"/>
            <w:vMerge w:val="continue"/>
            <w:noWrap w:val="0"/>
            <w:vAlign w:val="center"/>
          </w:tcPr>
          <w:p w14:paraId="668F72CF">
            <w:pPr>
              <w:adjustRightInd w:val="0"/>
              <w:snapToGrid w:val="0"/>
              <w:jc w:val="center"/>
              <w:rPr>
                <w:rFonts w:hint="eastAsia" w:ascii="宋体" w:hAnsi="宋体" w:cs="宋体"/>
                <w:szCs w:val="21"/>
              </w:rPr>
            </w:pPr>
          </w:p>
        </w:tc>
        <w:tc>
          <w:tcPr>
            <w:tcW w:w="7642" w:type="dxa"/>
            <w:noWrap w:val="0"/>
            <w:vAlign w:val="center"/>
          </w:tcPr>
          <w:p w14:paraId="3EF48DD9">
            <w:pPr>
              <w:rPr>
                <w:rFonts w:hint="eastAsia" w:ascii="宋体" w:hAnsi="宋体" w:cs="宋体"/>
                <w:b/>
                <w:bCs/>
                <w:color w:val="FF0000"/>
                <w:szCs w:val="21"/>
              </w:rPr>
            </w:pPr>
            <w:r>
              <w:rPr>
                <w:rFonts w:hint="eastAsia" w:ascii="宋体" w:hAnsi="宋体" w:cs="宋体"/>
                <w:b/>
                <w:bCs/>
                <w:color w:val="FF0000"/>
                <w:szCs w:val="21"/>
              </w:rPr>
              <w:t>1.10</w:t>
            </w:r>
            <w:commentRangeStart w:id="21"/>
            <w:r>
              <w:rPr>
                <w:rFonts w:hint="eastAsia" w:ascii="宋体" w:hAnsi="宋体" w:cs="宋体"/>
                <w:b/>
                <w:bCs/>
                <w:color w:val="FF0000"/>
                <w:szCs w:val="21"/>
              </w:rPr>
              <w:t>防霉性能：防霉等级1级或0级，符合GB/T24346-2009《纺织品 防霉性能的评价》标准</w:t>
            </w:r>
            <w:commentRangeEnd w:id="21"/>
            <w:r>
              <w:commentReference w:id="21"/>
            </w:r>
            <w:r>
              <w:rPr>
                <w:rFonts w:hint="eastAsia" w:ascii="宋体" w:hAnsi="宋体" w:cs="宋体"/>
                <w:b/>
                <w:bCs/>
                <w:color w:val="FF0000"/>
                <w:szCs w:val="21"/>
              </w:rPr>
              <w:t>。</w:t>
            </w:r>
          </w:p>
        </w:tc>
      </w:tr>
      <w:tr w14:paraId="10DF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22F6C7E0">
            <w:pPr>
              <w:adjustRightInd w:val="0"/>
              <w:snapToGrid w:val="0"/>
              <w:jc w:val="center"/>
              <w:rPr>
                <w:rFonts w:hint="eastAsia" w:ascii="宋体" w:hAnsi="宋体" w:cs="宋体"/>
                <w:szCs w:val="21"/>
              </w:rPr>
            </w:pPr>
          </w:p>
        </w:tc>
        <w:tc>
          <w:tcPr>
            <w:tcW w:w="637" w:type="dxa"/>
            <w:vMerge w:val="continue"/>
            <w:noWrap w:val="0"/>
            <w:vAlign w:val="center"/>
          </w:tcPr>
          <w:p w14:paraId="31E7519B">
            <w:pPr>
              <w:adjustRightInd w:val="0"/>
              <w:snapToGrid w:val="0"/>
              <w:jc w:val="center"/>
              <w:rPr>
                <w:rFonts w:hint="eastAsia" w:ascii="宋体" w:hAnsi="宋体" w:cs="宋体"/>
                <w:szCs w:val="21"/>
              </w:rPr>
            </w:pPr>
          </w:p>
        </w:tc>
        <w:tc>
          <w:tcPr>
            <w:tcW w:w="7642" w:type="dxa"/>
            <w:noWrap w:val="0"/>
            <w:vAlign w:val="center"/>
          </w:tcPr>
          <w:p w14:paraId="7115C787">
            <w:pPr>
              <w:widowControl/>
              <w:jc w:val="left"/>
              <w:rPr>
                <w:rFonts w:hint="eastAsia" w:ascii="宋体" w:hAnsi="宋体" w:cs="宋体"/>
                <w:b/>
                <w:bCs/>
                <w:color w:val="FF0000"/>
                <w:kern w:val="0"/>
                <w:szCs w:val="21"/>
                <w:lang w:bidi="ar"/>
              </w:rPr>
            </w:pPr>
            <w:r>
              <w:rPr>
                <w:rFonts w:hint="eastAsia" w:ascii="宋体" w:hAnsi="宋体" w:cs="宋体"/>
                <w:b/>
                <w:bCs/>
                <w:color w:val="FF0000"/>
                <w:szCs w:val="21"/>
              </w:rPr>
              <w:t>▲1.11可萃取重金属、杀虫剂总量</w:t>
            </w:r>
            <w:commentRangeStart w:id="22"/>
            <w:r>
              <w:rPr>
                <w:rFonts w:hint="eastAsia" w:ascii="宋体" w:hAnsi="宋体" w:cs="宋体"/>
                <w:b/>
                <w:bCs/>
                <w:color w:val="FF0000"/>
                <w:szCs w:val="21"/>
              </w:rPr>
              <w:t>（需附77种杀虫剂有害物质检测结果表）</w:t>
            </w:r>
            <w:commentRangeEnd w:id="22"/>
            <w:r>
              <w:commentReference w:id="22"/>
            </w:r>
            <w:r>
              <w:rPr>
                <w:rFonts w:hint="eastAsia" w:ascii="宋体" w:hAnsi="宋体" w:cs="宋体"/>
                <w:b/>
                <w:bCs/>
                <w:color w:val="FF0000"/>
                <w:szCs w:val="21"/>
              </w:rPr>
              <w:t>、致癌染料（需附15种致癌染料检测结果表）、有机锡化合物</w:t>
            </w:r>
            <w:commentRangeStart w:id="23"/>
            <w:r>
              <w:rPr>
                <w:rFonts w:hint="eastAsia" w:ascii="宋体" w:hAnsi="宋体" w:cs="宋体"/>
                <w:b/>
                <w:bCs/>
                <w:color w:val="FF0000"/>
                <w:szCs w:val="21"/>
              </w:rPr>
              <w:t>（需附9种有机锡化合物检测结果表）</w:t>
            </w:r>
            <w:commentRangeEnd w:id="23"/>
            <w:r>
              <w:commentReference w:id="23"/>
            </w:r>
            <w:r>
              <w:rPr>
                <w:rFonts w:hint="eastAsia" w:ascii="宋体" w:hAnsi="宋体" w:cs="宋体"/>
                <w:b/>
                <w:bCs/>
                <w:color w:val="FF0000"/>
                <w:szCs w:val="21"/>
              </w:rPr>
              <w:t>、</w:t>
            </w:r>
            <w:r>
              <w:rPr>
                <w:rFonts w:hint="eastAsia" w:ascii="宋体" w:hAnsi="宋体" w:cs="宋体"/>
                <w:b/>
                <w:bCs/>
                <w:color w:val="FF0000"/>
                <w:kern w:val="0"/>
                <w:szCs w:val="21"/>
                <w:lang w:bidi="ar"/>
              </w:rPr>
              <w:t>邻苯基苯酚、富马酸二甲酯、</w:t>
            </w:r>
            <w:r>
              <w:rPr>
                <w:rFonts w:hint="eastAsia" w:ascii="宋体" w:hAnsi="宋体" w:cs="宋体"/>
                <w:b/>
                <w:bCs/>
                <w:color w:val="FF0000"/>
                <w:kern w:val="0"/>
                <w:szCs w:val="21"/>
                <w:highlight w:val="yellow"/>
                <w:lang w:bidi="ar"/>
              </w:rPr>
              <w:t>可分解致癌芳香胺染料</w:t>
            </w:r>
            <w:r>
              <w:rPr>
                <w:rFonts w:hint="eastAsia" w:ascii="宋体" w:hAnsi="宋体" w:cs="宋体"/>
                <w:b/>
                <w:bCs/>
                <w:color w:val="FF0000"/>
                <w:kern w:val="0"/>
                <w:szCs w:val="21"/>
                <w:lang w:bidi="ar"/>
              </w:rPr>
              <w:t>、致敏染料</w:t>
            </w:r>
            <w:r>
              <w:rPr>
                <w:rFonts w:hint="eastAsia" w:ascii="宋体" w:hAnsi="宋体" w:cs="宋体"/>
                <w:b/>
                <w:bCs/>
                <w:color w:val="FF0000"/>
                <w:szCs w:val="21"/>
              </w:rPr>
              <w:t>符合GB/T</w:t>
            </w:r>
            <w:bookmarkStart w:id="45" w:name="OLE_LINK5"/>
            <w:r>
              <w:rPr>
                <w:rFonts w:hint="eastAsia" w:ascii="宋体" w:hAnsi="宋体" w:cs="宋体"/>
                <w:b/>
                <w:bCs/>
                <w:color w:val="FF0000"/>
                <w:szCs w:val="21"/>
              </w:rPr>
              <w:t>18885</w:t>
            </w:r>
            <w:bookmarkEnd w:id="45"/>
            <w:r>
              <w:rPr>
                <w:rFonts w:hint="eastAsia" w:ascii="宋体" w:hAnsi="宋体" w:cs="宋体"/>
                <w:b/>
                <w:bCs/>
                <w:color w:val="FF0000"/>
                <w:szCs w:val="21"/>
              </w:rPr>
              <w:t>-2020</w:t>
            </w:r>
            <w:r>
              <w:rPr>
                <w:rFonts w:hint="eastAsia" w:ascii="宋体" w:hAnsi="宋体" w:cs="宋体"/>
                <w:b/>
                <w:bCs/>
                <w:color w:val="FF0000"/>
                <w:szCs w:val="21"/>
                <w:shd w:val="clear" w:color="auto" w:fill="FFFFFF"/>
              </w:rPr>
              <w:t>《生态纺织品技术要求》</w:t>
            </w:r>
            <w:r>
              <w:rPr>
                <w:rFonts w:hint="eastAsia" w:ascii="宋体" w:hAnsi="宋体" w:cs="宋体"/>
                <w:b/>
                <w:bCs/>
                <w:color w:val="FF0000"/>
                <w:szCs w:val="21"/>
              </w:rPr>
              <w:t>标准。</w:t>
            </w:r>
          </w:p>
        </w:tc>
      </w:tr>
      <w:tr w14:paraId="24D5C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48D82FBC">
            <w:pPr>
              <w:adjustRightInd w:val="0"/>
              <w:snapToGrid w:val="0"/>
              <w:jc w:val="center"/>
              <w:rPr>
                <w:rFonts w:hint="eastAsia" w:ascii="宋体" w:hAnsi="宋体" w:cs="宋体"/>
                <w:szCs w:val="21"/>
              </w:rPr>
            </w:pPr>
          </w:p>
        </w:tc>
        <w:tc>
          <w:tcPr>
            <w:tcW w:w="637" w:type="dxa"/>
            <w:vMerge w:val="continue"/>
            <w:noWrap w:val="0"/>
            <w:vAlign w:val="center"/>
          </w:tcPr>
          <w:p w14:paraId="1E1F5A4D">
            <w:pPr>
              <w:adjustRightInd w:val="0"/>
              <w:snapToGrid w:val="0"/>
              <w:jc w:val="center"/>
              <w:rPr>
                <w:rFonts w:hint="eastAsia" w:ascii="宋体" w:hAnsi="宋体" w:cs="宋体"/>
                <w:szCs w:val="21"/>
              </w:rPr>
            </w:pPr>
          </w:p>
        </w:tc>
        <w:tc>
          <w:tcPr>
            <w:tcW w:w="7642" w:type="dxa"/>
            <w:noWrap w:val="0"/>
            <w:vAlign w:val="center"/>
          </w:tcPr>
          <w:p w14:paraId="760C00D8">
            <w:pPr>
              <w:rPr>
                <w:rFonts w:hint="eastAsia" w:ascii="宋体" w:hAnsi="宋体" w:cs="宋体"/>
                <w:b/>
                <w:bCs/>
                <w:color w:val="FF0000"/>
                <w:szCs w:val="21"/>
              </w:rPr>
            </w:pPr>
            <w:r>
              <w:rPr>
                <w:rFonts w:hint="eastAsia" w:ascii="宋体" w:hAnsi="宋体" w:cs="宋体"/>
                <w:b/>
                <w:bCs/>
                <w:color w:val="FF0000"/>
                <w:szCs w:val="21"/>
              </w:rPr>
              <w:t>▲1.12水洗尺寸变化率、耐水色牢度、耐干摩擦色牢度、耐湿摩擦色牢度、耐洗色牢度、耐干洗色牢度符合</w:t>
            </w:r>
            <w:commentRangeStart w:id="24"/>
            <w:r>
              <w:rPr>
                <w:rFonts w:hint="eastAsia" w:ascii="宋体" w:hAnsi="宋体" w:cs="宋体"/>
                <w:b/>
                <w:bCs/>
                <w:color w:val="FF0000"/>
                <w:szCs w:val="21"/>
              </w:rPr>
              <w:t>优等品标准</w:t>
            </w:r>
            <w:commentRangeEnd w:id="24"/>
            <w:r>
              <w:commentReference w:id="24"/>
            </w:r>
            <w:r>
              <w:rPr>
                <w:rFonts w:hint="eastAsia" w:ascii="宋体" w:hAnsi="宋体" w:cs="宋体"/>
                <w:b/>
                <w:bCs/>
                <w:color w:val="FF0000"/>
                <w:szCs w:val="21"/>
              </w:rPr>
              <w:t>，判定依据GB/T</w:t>
            </w:r>
            <w:bookmarkStart w:id="46" w:name="OLE_LINK6"/>
            <w:bookmarkStart w:id="47" w:name="OLE_LINK7"/>
            <w:r>
              <w:rPr>
                <w:rFonts w:hint="eastAsia" w:ascii="宋体" w:hAnsi="宋体" w:cs="宋体"/>
                <w:b/>
                <w:bCs/>
                <w:color w:val="FF0000"/>
                <w:szCs w:val="21"/>
              </w:rPr>
              <w:t>19817</w:t>
            </w:r>
            <w:bookmarkEnd w:id="46"/>
            <w:bookmarkEnd w:id="47"/>
            <w:r>
              <w:rPr>
                <w:rFonts w:hint="eastAsia" w:ascii="宋体" w:hAnsi="宋体" w:cs="宋体"/>
                <w:b/>
                <w:bCs/>
                <w:color w:val="FF0000"/>
                <w:szCs w:val="21"/>
              </w:rPr>
              <w:t>-2005</w:t>
            </w:r>
            <w:r>
              <w:rPr>
                <w:rFonts w:hint="eastAsia" w:ascii="宋体" w:hAnsi="宋体" w:cs="宋体"/>
                <w:b/>
                <w:bCs/>
                <w:color w:val="FF0000"/>
                <w:szCs w:val="21"/>
                <w:shd w:val="clear" w:color="auto" w:fill="FFFFFF"/>
              </w:rPr>
              <w:t>《纺织品 装饰用织物》</w:t>
            </w:r>
            <w:r>
              <w:rPr>
                <w:rFonts w:hint="eastAsia" w:ascii="宋体" w:hAnsi="宋体" w:cs="宋体"/>
                <w:b/>
                <w:bCs/>
                <w:color w:val="FF0000"/>
                <w:szCs w:val="21"/>
              </w:rPr>
              <w:t>。</w:t>
            </w:r>
          </w:p>
        </w:tc>
      </w:tr>
      <w:tr w14:paraId="682EA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5CFA9DD3">
            <w:pPr>
              <w:adjustRightInd w:val="0"/>
              <w:snapToGrid w:val="0"/>
              <w:jc w:val="center"/>
              <w:rPr>
                <w:rFonts w:hint="eastAsia" w:ascii="宋体" w:hAnsi="宋体" w:cs="宋体"/>
                <w:szCs w:val="21"/>
              </w:rPr>
            </w:pPr>
          </w:p>
        </w:tc>
        <w:tc>
          <w:tcPr>
            <w:tcW w:w="637" w:type="dxa"/>
            <w:vMerge w:val="continue"/>
            <w:noWrap w:val="0"/>
            <w:vAlign w:val="center"/>
          </w:tcPr>
          <w:p w14:paraId="66C1A63F">
            <w:pPr>
              <w:adjustRightInd w:val="0"/>
              <w:snapToGrid w:val="0"/>
              <w:jc w:val="center"/>
              <w:rPr>
                <w:rFonts w:hint="eastAsia" w:ascii="宋体" w:hAnsi="宋体" w:cs="宋体"/>
                <w:szCs w:val="21"/>
              </w:rPr>
            </w:pPr>
          </w:p>
        </w:tc>
        <w:tc>
          <w:tcPr>
            <w:tcW w:w="7642" w:type="dxa"/>
            <w:noWrap w:val="0"/>
            <w:vAlign w:val="center"/>
          </w:tcPr>
          <w:p w14:paraId="080439E2">
            <w:pPr>
              <w:rPr>
                <w:rFonts w:hint="eastAsia" w:ascii="宋体" w:hAnsi="宋体" w:cs="宋体"/>
                <w:b/>
                <w:bCs/>
                <w:color w:val="FF0000"/>
                <w:szCs w:val="21"/>
              </w:rPr>
            </w:pPr>
            <w:r>
              <w:rPr>
                <w:rFonts w:hint="eastAsia" w:ascii="宋体" w:hAnsi="宋体" w:cs="宋体"/>
                <w:b/>
                <w:bCs/>
                <w:color w:val="FF0000"/>
                <w:szCs w:val="21"/>
              </w:rPr>
              <w:t>▲1.13防紫外线性能：UPF ≥50+</w:t>
            </w:r>
            <w:r>
              <w:commentReference w:id="25"/>
            </w:r>
            <w:r>
              <w:rPr>
                <w:rFonts w:hint="eastAsia" w:ascii="宋体" w:hAnsi="宋体" w:cs="宋体"/>
                <w:b/>
                <w:bCs/>
                <w:color w:val="FF0000"/>
                <w:szCs w:val="21"/>
              </w:rPr>
              <w:t>，检测标准GB/T</w:t>
            </w:r>
            <w:bookmarkStart w:id="48" w:name="OLE_LINK9"/>
            <w:bookmarkStart w:id="49" w:name="OLE_LINK8"/>
            <w:r>
              <w:rPr>
                <w:rFonts w:hint="eastAsia" w:ascii="宋体" w:hAnsi="宋体" w:cs="宋体"/>
                <w:b/>
                <w:bCs/>
                <w:color w:val="FF0000"/>
                <w:szCs w:val="21"/>
              </w:rPr>
              <w:t>18830</w:t>
            </w:r>
            <w:bookmarkEnd w:id="48"/>
            <w:bookmarkEnd w:id="49"/>
            <w:r>
              <w:rPr>
                <w:rFonts w:hint="eastAsia" w:ascii="宋体" w:hAnsi="宋体" w:cs="宋体"/>
                <w:b/>
                <w:bCs/>
                <w:color w:val="FF0000"/>
                <w:szCs w:val="21"/>
              </w:rPr>
              <w:t>-2009</w:t>
            </w:r>
            <w:r>
              <w:rPr>
                <w:rFonts w:hint="eastAsia" w:ascii="宋体" w:hAnsi="宋体" w:cs="宋体"/>
                <w:b/>
                <w:bCs/>
                <w:color w:val="FF0000"/>
                <w:szCs w:val="21"/>
                <w:shd w:val="clear" w:color="auto" w:fill="FFFFFF"/>
              </w:rPr>
              <w:t>《纺织品 防紫外线性能的评定》</w:t>
            </w:r>
            <w:r>
              <w:rPr>
                <w:rFonts w:hint="eastAsia" w:ascii="宋体" w:hAnsi="宋体" w:cs="宋体"/>
                <w:b/>
                <w:bCs/>
                <w:color w:val="FF0000"/>
                <w:szCs w:val="21"/>
              </w:rPr>
              <w:t>。</w:t>
            </w:r>
          </w:p>
        </w:tc>
      </w:tr>
      <w:tr w14:paraId="149F6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6060939D">
            <w:pPr>
              <w:adjustRightInd w:val="0"/>
              <w:snapToGrid w:val="0"/>
              <w:jc w:val="center"/>
              <w:rPr>
                <w:rFonts w:hint="eastAsia" w:ascii="宋体" w:hAnsi="宋体" w:cs="宋体"/>
                <w:szCs w:val="21"/>
              </w:rPr>
            </w:pPr>
          </w:p>
        </w:tc>
        <w:tc>
          <w:tcPr>
            <w:tcW w:w="637" w:type="dxa"/>
            <w:vMerge w:val="continue"/>
            <w:noWrap w:val="0"/>
            <w:vAlign w:val="center"/>
          </w:tcPr>
          <w:p w14:paraId="43127701">
            <w:pPr>
              <w:adjustRightInd w:val="0"/>
              <w:snapToGrid w:val="0"/>
              <w:jc w:val="center"/>
              <w:rPr>
                <w:rFonts w:hint="eastAsia" w:ascii="宋体" w:hAnsi="宋体" w:cs="宋体"/>
                <w:szCs w:val="21"/>
              </w:rPr>
            </w:pPr>
          </w:p>
        </w:tc>
        <w:tc>
          <w:tcPr>
            <w:tcW w:w="7642" w:type="dxa"/>
            <w:noWrap w:val="0"/>
            <w:vAlign w:val="center"/>
          </w:tcPr>
          <w:p w14:paraId="6AE2A9A9">
            <w:pPr>
              <w:rPr>
                <w:rFonts w:hint="eastAsia" w:ascii="宋体" w:hAnsi="宋体" w:cs="宋体"/>
                <w:color w:val="000000"/>
                <w:szCs w:val="21"/>
                <w:highlight w:val="yellow"/>
              </w:rPr>
            </w:pPr>
            <w:r>
              <w:rPr>
                <w:rFonts w:hint="eastAsia" w:ascii="宋体" w:hAnsi="宋体" w:cs="宋体"/>
                <w:color w:val="000000"/>
                <w:szCs w:val="21"/>
              </w:rPr>
              <w:t>1.14抗菌效果：洗前，金黄色葡萄球菌抑菌率&gt;90%,大肠杆菌抑菌率≥90%,白色念珠菌抑菌率≥ 90%,肺炎克雷伯氏菌≥90%,铜绿假单胞菌抑菌率≥90%,,符合GB/T 20944.3-2008</w:t>
            </w:r>
            <w:bookmarkStart w:id="50" w:name="OLE_LINK33"/>
            <w:r>
              <w:rPr>
                <w:rFonts w:hint="eastAsia" w:ascii="宋体" w:hAnsi="宋体" w:cs="宋体"/>
                <w:color w:val="000000"/>
                <w:szCs w:val="21"/>
              </w:rPr>
              <w:t>《纺织品 抗菌性能评价 第3部分：振荡法》</w:t>
            </w:r>
            <w:bookmarkEnd w:id="50"/>
            <w:r>
              <w:rPr>
                <w:rFonts w:hint="eastAsia" w:ascii="宋体" w:hAnsi="宋体" w:cs="宋体"/>
                <w:color w:val="000000"/>
                <w:szCs w:val="21"/>
              </w:rPr>
              <w:t>标准；洗涤30次，金黄色葡萄球菌抑菌率≥85%,大肠杆菌抑菌率≥85%,白色念珠菌抑菌率≥85%,肺炎克雷伯氏菌≥85%,铜绿假单胞菌抑菌率≥85%,,符合GB/T 20944.3-2008《纺织品 抗菌性能评价 第3部分：振荡法》标准。</w:t>
            </w:r>
          </w:p>
        </w:tc>
      </w:tr>
      <w:tr w14:paraId="6FDBD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7759A518">
            <w:pPr>
              <w:adjustRightInd w:val="0"/>
              <w:snapToGrid w:val="0"/>
              <w:jc w:val="center"/>
              <w:rPr>
                <w:rFonts w:hint="eastAsia" w:ascii="宋体" w:hAnsi="宋体" w:cs="宋体"/>
                <w:szCs w:val="21"/>
              </w:rPr>
            </w:pPr>
          </w:p>
        </w:tc>
        <w:tc>
          <w:tcPr>
            <w:tcW w:w="637" w:type="dxa"/>
            <w:vMerge w:val="continue"/>
            <w:noWrap w:val="0"/>
            <w:vAlign w:val="center"/>
          </w:tcPr>
          <w:p w14:paraId="2DEEA677">
            <w:pPr>
              <w:adjustRightInd w:val="0"/>
              <w:snapToGrid w:val="0"/>
              <w:jc w:val="center"/>
              <w:rPr>
                <w:rFonts w:hint="eastAsia" w:ascii="宋体" w:hAnsi="宋体" w:cs="宋体"/>
                <w:szCs w:val="21"/>
              </w:rPr>
            </w:pPr>
          </w:p>
        </w:tc>
        <w:tc>
          <w:tcPr>
            <w:tcW w:w="7642" w:type="dxa"/>
            <w:noWrap w:val="0"/>
            <w:vAlign w:val="center"/>
          </w:tcPr>
          <w:p w14:paraId="57E21096">
            <w:pPr>
              <w:rPr>
                <w:rFonts w:hint="eastAsia" w:ascii="宋体" w:hAnsi="宋体" w:cs="宋体"/>
                <w:color w:val="000000"/>
                <w:szCs w:val="21"/>
                <w:highlight w:val="yellow"/>
              </w:rPr>
            </w:pPr>
            <w:r>
              <w:rPr>
                <w:rFonts w:hint="eastAsia" w:ascii="宋体" w:hAnsi="宋体" w:cs="宋体"/>
                <w:color w:val="000000"/>
                <w:szCs w:val="21"/>
              </w:rPr>
              <w:t>1.15抗菌性能：洗前，金黄色葡萄球菌抑菌率</w:t>
            </w:r>
            <w:bookmarkStart w:id="51" w:name="OLE_LINK34"/>
            <w:r>
              <w:rPr>
                <w:rFonts w:hint="eastAsia" w:ascii="宋体" w:hAnsi="宋体" w:cs="宋体"/>
                <w:color w:val="000000"/>
                <w:szCs w:val="21"/>
              </w:rPr>
              <w:t>≥</w:t>
            </w:r>
            <w:bookmarkEnd w:id="51"/>
            <w:r>
              <w:rPr>
                <w:rFonts w:hint="eastAsia" w:ascii="宋体" w:hAnsi="宋体" w:cs="宋体"/>
                <w:color w:val="000000"/>
                <w:szCs w:val="21"/>
              </w:rPr>
              <w:t>99%,大肠杆菌抑菌率≥99%,白色念珠菌抑菌率≥99%,肺炎克雷伯氏菌≥99%,铜绿假单胞菌抑菌率≥99%,,符合</w:t>
            </w:r>
            <w:bookmarkStart w:id="52" w:name="OLE_LINK36"/>
            <w:bookmarkStart w:id="53" w:name="OLE_LINK35"/>
            <w:r>
              <w:rPr>
                <w:rFonts w:hint="eastAsia" w:ascii="宋体" w:hAnsi="宋体" w:cs="宋体"/>
                <w:color w:val="000000"/>
                <w:szCs w:val="21"/>
              </w:rPr>
              <w:t>GB/T 20944.2-2007《纺织品 抗菌性能评价第2部分：吸收法》</w:t>
            </w:r>
            <w:bookmarkEnd w:id="52"/>
            <w:bookmarkEnd w:id="53"/>
            <w:r>
              <w:rPr>
                <w:rFonts w:hint="eastAsia" w:ascii="宋体" w:hAnsi="宋体" w:cs="宋体"/>
                <w:color w:val="000000"/>
                <w:szCs w:val="21"/>
              </w:rPr>
              <w:t>标准；洗涤30次，金黄色葡萄球菌抑菌率≥99%,大肠杆菌抑菌率≥90%,白色念珠菌抑菌率≥90%,肺 炎克雷伯氏菌≥90%,铜绿假单胞菌抑菌率≥90%，GB/T 20944.2-2007《纺织品 抗菌性能评价第2部分：吸收法》</w:t>
            </w:r>
          </w:p>
        </w:tc>
      </w:tr>
      <w:tr w14:paraId="28152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3316CEA7">
            <w:pPr>
              <w:adjustRightInd w:val="0"/>
              <w:snapToGrid w:val="0"/>
              <w:jc w:val="center"/>
              <w:rPr>
                <w:rFonts w:hint="eastAsia" w:ascii="宋体" w:hAnsi="宋体" w:cs="宋体"/>
                <w:szCs w:val="21"/>
              </w:rPr>
            </w:pPr>
          </w:p>
        </w:tc>
        <w:tc>
          <w:tcPr>
            <w:tcW w:w="637" w:type="dxa"/>
            <w:vMerge w:val="continue"/>
            <w:noWrap w:val="0"/>
            <w:vAlign w:val="center"/>
          </w:tcPr>
          <w:p w14:paraId="2A5F40F8">
            <w:pPr>
              <w:adjustRightInd w:val="0"/>
              <w:snapToGrid w:val="0"/>
              <w:jc w:val="center"/>
              <w:rPr>
                <w:rFonts w:hint="eastAsia" w:ascii="宋体" w:hAnsi="宋体" w:cs="宋体"/>
                <w:szCs w:val="21"/>
              </w:rPr>
            </w:pPr>
          </w:p>
        </w:tc>
        <w:tc>
          <w:tcPr>
            <w:tcW w:w="7642" w:type="dxa"/>
            <w:noWrap w:val="0"/>
            <w:vAlign w:val="center"/>
          </w:tcPr>
          <w:p w14:paraId="1D9219C7">
            <w:pPr>
              <w:rPr>
                <w:rFonts w:hint="eastAsia" w:ascii="宋体" w:hAnsi="宋体" w:cs="宋体"/>
                <w:szCs w:val="21"/>
              </w:rPr>
            </w:pPr>
            <w:r>
              <w:rPr>
                <w:rFonts w:hint="eastAsia" w:ascii="宋体" w:hAnsi="宋体" w:cs="宋体"/>
                <w:szCs w:val="21"/>
              </w:rPr>
              <w:t>1.17远红外性能：远红外发射率</w:t>
            </w:r>
            <w:r>
              <w:rPr>
                <w:rFonts w:hint="eastAsia"/>
              </w:rPr>
              <w:t>≥0.88</w:t>
            </w:r>
            <w:r>
              <w:rPr>
                <w:rFonts w:hint="eastAsia" w:ascii="宋体" w:hAnsi="宋体" w:cs="宋体"/>
                <w:szCs w:val="21"/>
              </w:rPr>
              <w:t>，远红外辐射温升</w:t>
            </w:r>
            <w:r>
              <w:rPr>
                <w:rFonts w:hint="eastAsia"/>
              </w:rPr>
              <w:t>≥4.0℃</w:t>
            </w:r>
            <w:r>
              <w:rPr>
                <w:rFonts w:hint="eastAsia" w:ascii="宋体" w:hAnsi="宋体" w:cs="宋体"/>
                <w:szCs w:val="21"/>
              </w:rPr>
              <w:t>，检测标准GB/T30127-2013</w:t>
            </w:r>
            <w:r>
              <w:rPr>
                <w:rFonts w:hint="eastAsia" w:ascii="宋体" w:hAnsi="宋体" w:cs="宋体"/>
                <w:szCs w:val="21"/>
                <w:shd w:val="clear" w:color="auto" w:fill="FFFFFF"/>
              </w:rPr>
              <w:t>《纺织品 远红外性能的检测和评价》</w:t>
            </w:r>
            <w:r>
              <w:rPr>
                <w:rFonts w:hint="eastAsia" w:ascii="宋体" w:hAnsi="宋体" w:cs="宋体"/>
                <w:szCs w:val="21"/>
              </w:rPr>
              <w:t>；</w:t>
            </w:r>
          </w:p>
        </w:tc>
      </w:tr>
      <w:tr w14:paraId="477CC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57EF6460">
            <w:pPr>
              <w:adjustRightInd w:val="0"/>
              <w:snapToGrid w:val="0"/>
              <w:jc w:val="center"/>
              <w:rPr>
                <w:rFonts w:hint="eastAsia" w:ascii="宋体" w:hAnsi="宋体" w:cs="宋体"/>
                <w:szCs w:val="21"/>
              </w:rPr>
            </w:pPr>
          </w:p>
        </w:tc>
        <w:tc>
          <w:tcPr>
            <w:tcW w:w="637" w:type="dxa"/>
            <w:vMerge w:val="continue"/>
            <w:noWrap w:val="0"/>
            <w:vAlign w:val="center"/>
          </w:tcPr>
          <w:p w14:paraId="6E12EBF5">
            <w:pPr>
              <w:adjustRightInd w:val="0"/>
              <w:snapToGrid w:val="0"/>
              <w:jc w:val="center"/>
              <w:rPr>
                <w:rFonts w:hint="eastAsia" w:ascii="宋体" w:hAnsi="宋体" w:cs="宋体"/>
                <w:szCs w:val="21"/>
              </w:rPr>
            </w:pPr>
          </w:p>
        </w:tc>
        <w:tc>
          <w:tcPr>
            <w:tcW w:w="7642" w:type="dxa"/>
            <w:noWrap w:val="0"/>
            <w:vAlign w:val="center"/>
          </w:tcPr>
          <w:p w14:paraId="2A276FD9">
            <w:pPr>
              <w:rPr>
                <w:rFonts w:hint="eastAsia" w:ascii="宋体" w:hAnsi="宋体" w:cs="宋体"/>
                <w:b/>
                <w:bCs/>
                <w:color w:val="FF0000"/>
                <w:szCs w:val="21"/>
              </w:rPr>
            </w:pPr>
            <w:r>
              <w:rPr>
                <w:rFonts w:hint="eastAsia" w:ascii="宋体" w:hAnsi="宋体" w:cs="宋体"/>
                <w:b/>
                <w:bCs/>
                <w:color w:val="FF0000"/>
                <w:szCs w:val="21"/>
              </w:rPr>
              <w:t>▲1.19</w:t>
            </w:r>
            <w:bookmarkStart w:id="54" w:name="OLE_LINK22"/>
            <w:r>
              <w:rPr>
                <w:rFonts w:hint="eastAsia" w:ascii="宋体" w:hAnsi="宋体" w:cs="宋体"/>
                <w:b/>
                <w:bCs/>
                <w:color w:val="FF0000"/>
                <w:szCs w:val="21"/>
              </w:rPr>
              <w:t>耐次氯酸盐漂白色牢度</w:t>
            </w:r>
            <w:bookmarkEnd w:id="54"/>
            <w:r>
              <w:rPr>
                <w:rFonts w:hint="eastAsia" w:ascii="宋体" w:hAnsi="宋体" w:cs="宋体"/>
                <w:b/>
                <w:bCs/>
                <w:color w:val="FF0000"/>
                <w:szCs w:val="21"/>
              </w:rPr>
              <w:t>（级）：变色≥4，检测方法GB/T</w:t>
            </w:r>
            <w:bookmarkStart w:id="55" w:name="OLE_LINK23"/>
            <w:r>
              <w:rPr>
                <w:rFonts w:hint="eastAsia" w:ascii="宋体" w:hAnsi="宋体" w:cs="宋体"/>
                <w:b/>
                <w:bCs/>
                <w:color w:val="FF0000"/>
                <w:szCs w:val="21"/>
              </w:rPr>
              <w:t>7069</w:t>
            </w:r>
            <w:bookmarkEnd w:id="55"/>
            <w:r>
              <w:rPr>
                <w:rFonts w:hint="eastAsia" w:ascii="宋体" w:hAnsi="宋体" w:cs="宋体"/>
                <w:b/>
                <w:bCs/>
                <w:color w:val="FF0000"/>
                <w:szCs w:val="21"/>
              </w:rPr>
              <w:t>-1997</w:t>
            </w:r>
            <w:r>
              <w:rPr>
                <w:rFonts w:hint="eastAsia" w:ascii="宋体" w:hAnsi="宋体" w:cs="宋体"/>
                <w:b/>
                <w:bCs/>
                <w:color w:val="FF0000"/>
                <w:szCs w:val="21"/>
                <w:shd w:val="clear" w:color="auto" w:fill="FFFFFF"/>
              </w:rPr>
              <w:t>《</w:t>
            </w:r>
            <w:r>
              <w:rPr>
                <w:rFonts w:ascii="寰蒋闆呴粦" w:hAnsi="寰蒋闆呴粦" w:eastAsia="寰蒋闆呴粦" w:cs="寰蒋闆呴粦"/>
                <w:b/>
                <w:bCs/>
                <w:color w:val="FF0000"/>
                <w:sz w:val="22"/>
                <w:szCs w:val="22"/>
                <w:shd w:val="clear" w:color="auto" w:fill="FFFFFF"/>
              </w:rPr>
              <w:fldChar w:fldCharType="begin"/>
            </w:r>
            <w:r>
              <w:rPr>
                <w:rFonts w:ascii="寰蒋闆呴粦" w:hAnsi="寰蒋闆呴粦" w:eastAsia="寰蒋闆呴粦" w:cs="寰蒋闆呴粦"/>
                <w:b/>
                <w:bCs/>
                <w:color w:val="FF0000"/>
                <w:sz w:val="22"/>
                <w:szCs w:val="22"/>
                <w:shd w:val="clear" w:color="auto" w:fill="FFFFFF"/>
              </w:rPr>
              <w:instrText xml:space="preserve"> HYPERLINK "javascript:;" </w:instrText>
            </w:r>
            <w:r>
              <w:rPr>
                <w:rFonts w:ascii="寰蒋闆呴粦" w:hAnsi="寰蒋闆呴粦" w:eastAsia="寰蒋闆呴粦" w:cs="寰蒋闆呴粦"/>
                <w:b/>
                <w:bCs/>
                <w:color w:val="FF0000"/>
                <w:sz w:val="22"/>
                <w:szCs w:val="22"/>
                <w:shd w:val="clear" w:color="auto" w:fill="FFFFFF"/>
              </w:rPr>
              <w:fldChar w:fldCharType="separate"/>
            </w:r>
            <w:bookmarkStart w:id="56" w:name="OLE_LINK37"/>
            <w:r>
              <w:rPr>
                <w:rStyle w:val="55"/>
                <w:rFonts w:ascii="寰蒋闆呴粦" w:hAnsi="寰蒋闆呴粦" w:eastAsia="寰蒋闆呴粦" w:cs="寰蒋闆呴粦"/>
                <w:b/>
                <w:bCs/>
                <w:color w:val="FF0000"/>
                <w:sz w:val="22"/>
                <w:szCs w:val="22"/>
                <w:u w:val="none"/>
                <w:shd w:val="clear" w:color="auto" w:fill="FFFFFF"/>
              </w:rPr>
              <w:t>纺织品　色牢度试验</w:t>
            </w:r>
            <w:bookmarkEnd w:id="56"/>
            <w:r>
              <w:rPr>
                <w:rStyle w:val="55"/>
                <w:rFonts w:ascii="寰蒋闆呴粦" w:hAnsi="寰蒋闆呴粦" w:eastAsia="寰蒋闆呴粦" w:cs="寰蒋闆呴粦"/>
                <w:b/>
                <w:bCs/>
                <w:color w:val="FF0000"/>
                <w:sz w:val="22"/>
                <w:szCs w:val="22"/>
                <w:u w:val="none"/>
                <w:shd w:val="clear" w:color="auto" w:fill="FFFFFF"/>
              </w:rPr>
              <w:t>　耐次氯酸盐漂白色牢度</w:t>
            </w:r>
            <w:r>
              <w:rPr>
                <w:rFonts w:ascii="寰蒋闆呴粦" w:hAnsi="寰蒋闆呴粦" w:eastAsia="寰蒋闆呴粦" w:cs="寰蒋闆呴粦"/>
                <w:b/>
                <w:bCs/>
                <w:color w:val="FF0000"/>
                <w:sz w:val="22"/>
                <w:szCs w:val="22"/>
                <w:shd w:val="clear" w:color="auto" w:fill="FFFFFF"/>
              </w:rPr>
              <w:fldChar w:fldCharType="end"/>
            </w:r>
            <w:r>
              <w:rPr>
                <w:rFonts w:hint="eastAsia" w:ascii="宋体" w:hAnsi="宋体" w:cs="宋体"/>
                <w:b/>
                <w:bCs/>
                <w:color w:val="FF0000"/>
                <w:szCs w:val="21"/>
                <w:shd w:val="clear" w:color="auto" w:fill="FFFFFF"/>
              </w:rPr>
              <w:t>》</w:t>
            </w:r>
            <w:r>
              <w:rPr>
                <w:rFonts w:hint="eastAsia" w:ascii="宋体" w:hAnsi="宋体" w:cs="宋体"/>
                <w:b/>
                <w:bCs/>
                <w:color w:val="FF0000"/>
                <w:szCs w:val="21"/>
              </w:rPr>
              <w:t>；耐氯化水色牢度（级）：变色≥4，</w:t>
            </w:r>
            <w:commentRangeStart w:id="26"/>
            <w:r>
              <w:rPr>
                <w:rFonts w:hint="eastAsia" w:ascii="宋体" w:hAnsi="宋体" w:cs="宋体"/>
                <w:b/>
                <w:bCs/>
                <w:color w:val="FF0000"/>
                <w:szCs w:val="21"/>
              </w:rPr>
              <w:t>检测标准</w:t>
            </w:r>
            <w:commentRangeEnd w:id="26"/>
            <w:r>
              <w:commentReference w:id="26"/>
            </w:r>
            <w:r>
              <w:rPr>
                <w:rFonts w:hint="eastAsia" w:ascii="宋体" w:hAnsi="宋体" w:cs="宋体"/>
                <w:b/>
                <w:bCs/>
                <w:color w:val="FF0000"/>
                <w:szCs w:val="21"/>
              </w:rPr>
              <w:t>GB/T8433-2013</w:t>
            </w:r>
            <w:r>
              <w:rPr>
                <w:rFonts w:hint="eastAsia" w:ascii="宋体" w:hAnsi="宋体" w:cs="宋体"/>
                <w:b/>
                <w:bCs/>
                <w:color w:val="FF0000"/>
                <w:szCs w:val="21"/>
                <w:shd w:val="clear" w:color="auto" w:fill="FFFFFF"/>
              </w:rPr>
              <w:t>《</w:t>
            </w:r>
            <w:bookmarkStart w:id="57" w:name="OLE_LINK21"/>
            <w:r>
              <w:rPr>
                <w:rFonts w:hint="eastAsia" w:ascii="宋体" w:hAnsi="宋体" w:cs="宋体"/>
                <w:b/>
                <w:bCs/>
                <w:color w:val="FF0000"/>
                <w:szCs w:val="21"/>
                <w:shd w:val="clear" w:color="auto" w:fill="FFFFFF"/>
              </w:rPr>
              <w:t>纺织品</w:t>
            </w:r>
            <w:bookmarkEnd w:id="57"/>
            <w:r>
              <w:rPr>
                <w:rFonts w:hint="eastAsia" w:ascii="宋体" w:hAnsi="宋体" w:cs="宋体"/>
                <w:b/>
                <w:bCs/>
                <w:color w:val="FF0000"/>
                <w:szCs w:val="21"/>
                <w:shd w:val="clear" w:color="auto" w:fill="FFFFFF"/>
              </w:rPr>
              <w:t xml:space="preserve"> 色牢度试验 耐氯化水色牢度（游泳池水）》</w:t>
            </w:r>
            <w:r>
              <w:rPr>
                <w:rFonts w:hint="eastAsia" w:ascii="宋体" w:hAnsi="宋体" w:cs="宋体"/>
                <w:b/>
                <w:bCs/>
                <w:color w:val="FF0000"/>
                <w:szCs w:val="21"/>
              </w:rPr>
              <w:t>。</w:t>
            </w:r>
          </w:p>
        </w:tc>
      </w:tr>
      <w:tr w14:paraId="11C3E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5D23651F">
            <w:pPr>
              <w:adjustRightInd w:val="0"/>
              <w:snapToGrid w:val="0"/>
              <w:jc w:val="center"/>
              <w:rPr>
                <w:rFonts w:hint="eastAsia" w:ascii="宋体" w:hAnsi="宋体" w:cs="宋体"/>
                <w:szCs w:val="21"/>
              </w:rPr>
            </w:pPr>
          </w:p>
        </w:tc>
        <w:tc>
          <w:tcPr>
            <w:tcW w:w="637" w:type="dxa"/>
            <w:vMerge w:val="continue"/>
            <w:noWrap w:val="0"/>
            <w:vAlign w:val="center"/>
          </w:tcPr>
          <w:p w14:paraId="5BE31EA3">
            <w:pPr>
              <w:adjustRightInd w:val="0"/>
              <w:snapToGrid w:val="0"/>
              <w:jc w:val="center"/>
              <w:rPr>
                <w:rFonts w:hint="eastAsia" w:ascii="宋体" w:hAnsi="宋体" w:cs="宋体"/>
                <w:szCs w:val="21"/>
              </w:rPr>
            </w:pPr>
          </w:p>
        </w:tc>
        <w:tc>
          <w:tcPr>
            <w:tcW w:w="7642" w:type="dxa"/>
            <w:noWrap w:val="0"/>
            <w:vAlign w:val="center"/>
          </w:tcPr>
          <w:p w14:paraId="386D67D3">
            <w:pPr>
              <w:ind w:firstLine="422" w:firstLineChars="200"/>
              <w:rPr>
                <w:rFonts w:hint="eastAsia" w:ascii="宋体" w:hAnsi="宋体" w:cs="宋体"/>
                <w:b/>
                <w:bCs/>
                <w:color w:val="FF0000"/>
                <w:szCs w:val="21"/>
              </w:rPr>
            </w:pPr>
            <w:r>
              <w:rPr>
                <w:rFonts w:hint="eastAsia" w:ascii="宋体" w:hAnsi="宋体" w:cs="宋体"/>
                <w:b/>
                <w:bCs/>
                <w:color w:val="FF0000"/>
                <w:szCs w:val="21"/>
              </w:rPr>
              <w:t>注：投标时以上标注▲的指标需投标人同时提供：</w:t>
            </w:r>
          </w:p>
          <w:p w14:paraId="386D67D3">
            <w:pPr>
              <w:ind w:firstLine="420" w:firstLineChars="200"/>
              <w:rPr>
                <w:rFonts w:hint="eastAsia" w:ascii="宋体" w:hAnsi="宋体" w:cs="宋体"/>
                <w:color w:val="FF0000"/>
                <w:szCs w:val="21"/>
              </w:rPr>
            </w:pPr>
            <w:r>
              <w:rPr>
                <w:rFonts w:hint="eastAsia" w:ascii="宋体" w:hAnsi="宋体" w:cs="宋体"/>
                <w:color w:val="FF0000"/>
                <w:szCs w:val="21"/>
              </w:rPr>
              <w:t>（1）提供检验机构在CMA资质认定范围内出具的抽检检验报告。（同一项货物的所有须检测的参数，须体现在同一份检测报告中）。</w:t>
            </w:r>
          </w:p>
          <w:p w14:paraId="386D67D3">
            <w:pPr>
              <w:ind w:firstLine="420" w:firstLineChars="200"/>
              <w:rPr>
                <w:rFonts w:hint="eastAsia" w:ascii="宋体" w:hAnsi="宋体" w:cs="宋体"/>
                <w:color w:val="FF0000"/>
                <w:szCs w:val="21"/>
              </w:rPr>
            </w:pPr>
            <w:commentRangeStart w:id="27"/>
            <w:r>
              <w:rPr>
                <w:rFonts w:hint="eastAsia" w:ascii="宋体" w:hAnsi="宋体" w:cs="宋体"/>
                <w:color w:val="FF0000"/>
                <w:szCs w:val="21"/>
              </w:rPr>
              <w:t>（2）投标人提供的检验报告如超出了签发该检验报告机构CMA认定资质而需要分包给其它具有CMA资质的检验机构检测的，需在所提供的检测报告上明确分包单位，并提供分包检验机构具有该项目CMA 的认定资质在市场监督管理局官网查询截图，未按要求提供不予得分</w:t>
            </w:r>
            <w:commentRangeEnd w:id="27"/>
            <w:r>
              <w:commentReference w:id="27"/>
            </w:r>
            <w:commentRangeStart w:id="28"/>
            <w:r>
              <w:rPr>
                <w:rFonts w:hint="eastAsia" w:ascii="宋体" w:hAnsi="宋体" w:cs="宋体"/>
                <w:color w:val="FF0000"/>
                <w:szCs w:val="21"/>
              </w:rPr>
              <w:t>，原件备查</w:t>
            </w:r>
            <w:commentRangeEnd w:id="28"/>
            <w:r>
              <w:commentReference w:id="28"/>
            </w:r>
            <w:r>
              <w:rPr>
                <w:rFonts w:hint="eastAsia" w:ascii="宋体" w:hAnsi="宋体" w:cs="宋体"/>
                <w:color w:val="FF0000"/>
                <w:szCs w:val="21"/>
              </w:rPr>
              <w:t>。</w:t>
            </w:r>
          </w:p>
          <w:p w14:paraId="386D67D3">
            <w:pPr>
              <w:ind w:firstLine="420" w:firstLineChars="200"/>
              <w:rPr>
                <w:rFonts w:hint="eastAsia" w:ascii="宋体" w:hAnsi="宋体" w:cs="宋体"/>
                <w:color w:val="FF0000"/>
                <w:szCs w:val="21"/>
              </w:rPr>
            </w:pPr>
            <w:r>
              <w:rPr>
                <w:rFonts w:hint="eastAsia" w:ascii="宋体" w:hAnsi="宋体" w:cs="宋体"/>
                <w:color w:val="FF0000"/>
                <w:szCs w:val="21"/>
              </w:rPr>
              <w:t>（3）投标人须提供检验报告（包括分包单位出具的检验报告）的查询截图，所有截图须清晰、完整，能够明确显示查询结果及相关信息；未按要求提供查询截图，或提供的截图不符合以下要求的，不予得分；具体查询要求如下：</w:t>
            </w:r>
          </w:p>
          <w:p w14:paraId="5AE295A0">
            <w:pPr>
              <w:ind w:firstLine="420" w:firstLineChars="200"/>
              <w:rPr>
                <w:rFonts w:hint="eastAsia" w:ascii="宋体" w:hAnsi="宋体" w:cs="宋体"/>
                <w:color w:val="FF0000"/>
                <w:szCs w:val="21"/>
              </w:rPr>
            </w:pPr>
            <w:commentRangeStart w:id="29"/>
            <w:r>
              <w:rPr>
                <w:rFonts w:hint="eastAsia" w:ascii="宋体" w:hAnsi="宋体" w:cs="宋体"/>
                <w:color w:val="FF0000"/>
                <w:szCs w:val="21"/>
              </w:rPr>
              <w:t>①平台查询：检验报告须在全国认证认可信息公共服务平台（</w:t>
            </w:r>
            <w:r>
              <w:fldChar w:fldCharType="begin"/>
            </w:r>
            <w:r>
              <w:instrText xml:space="preserve"> HYPERLINK "https://www.cnca.gov.cn/" \t "https://chat.deepseek.com/a/chat/s/_blank" </w:instrText>
            </w:r>
            <w:r>
              <w:fldChar w:fldCharType="separate"/>
            </w:r>
            <w:r>
              <w:rPr>
                <w:rStyle w:val="55"/>
                <w:rFonts w:hint="eastAsia" w:ascii="宋体" w:hAnsi="宋体" w:cs="宋体"/>
                <w:color w:val="FF0000"/>
                <w:szCs w:val="21"/>
                <w:u w:val="none"/>
              </w:rPr>
              <w:t>https://www.cnca.gov.cn/</w:t>
            </w:r>
            <w:r>
              <w:rPr>
                <w:rFonts w:hint="eastAsia" w:ascii="宋体" w:hAnsi="宋体" w:cs="宋体"/>
                <w:color w:val="FF0000"/>
                <w:szCs w:val="21"/>
              </w:rPr>
              <w:fldChar w:fldCharType="end"/>
            </w:r>
            <w:r>
              <w:rPr>
                <w:rFonts w:hint="eastAsia" w:ascii="宋体" w:hAnsi="宋体" w:cs="宋体"/>
                <w:color w:val="FF0000"/>
                <w:szCs w:val="21"/>
              </w:rPr>
              <w:t>）及检测机构合法官网上查询，并提供查询截图；检测机构官网须为合法备案的网站，且网站上标注的备案号须与出具检测报告的检测机构备案登记信息一致。</w:t>
            </w:r>
          </w:p>
          <w:p w14:paraId="386D67D3">
            <w:pPr>
              <w:ind w:firstLine="420" w:firstLineChars="200"/>
              <w:rPr>
                <w:rFonts w:hint="eastAsia" w:ascii="宋体" w:hAnsi="宋体" w:cs="宋体"/>
                <w:color w:val="FF0000"/>
                <w:szCs w:val="21"/>
              </w:rPr>
            </w:pPr>
            <w:r>
              <w:rPr>
                <w:rFonts w:hint="eastAsia" w:ascii="宋体" w:hAnsi="宋体" w:cs="宋体"/>
                <w:color w:val="FF0000"/>
                <w:szCs w:val="21"/>
              </w:rPr>
              <w:t>②电子档下载：检测机构官网和检验报告扫描的二维码须支持下载检验报告电子档。投标人须提供官网下载检测报告的截图和扫描检测报告二维码下载电子档的截图；</w:t>
            </w:r>
          </w:p>
          <w:p w14:paraId="386D67D3">
            <w:pPr>
              <w:ind w:firstLine="420" w:firstLineChars="200"/>
              <w:rPr>
                <w:rFonts w:hint="eastAsia" w:ascii="宋体" w:hAnsi="宋体" w:cs="宋体"/>
                <w:color w:val="000000"/>
                <w:szCs w:val="21"/>
              </w:rPr>
            </w:pPr>
            <w:r>
              <w:rPr>
                <w:rFonts w:hint="eastAsia" w:ascii="宋体" w:hAnsi="宋体" w:cs="宋体"/>
                <w:color w:val="FF0000"/>
                <w:szCs w:val="21"/>
              </w:rPr>
              <w:t>③备案号查询：投标人须提供在工业和信息化部政务服务平台查询检测机构备案号的截图，且截图显示的网站须与检测报告官网和二维码查询网站一致。</w:t>
            </w:r>
            <w:commentRangeEnd w:id="29"/>
            <w:r>
              <w:commentReference w:id="29"/>
            </w:r>
          </w:p>
        </w:tc>
      </w:tr>
      <w:tr w14:paraId="003BE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restart"/>
            <w:noWrap w:val="0"/>
            <w:vAlign w:val="center"/>
          </w:tcPr>
          <w:p w14:paraId="7211D0A7">
            <w:pPr>
              <w:adjustRightInd w:val="0"/>
              <w:snapToGrid w:val="0"/>
              <w:jc w:val="center"/>
              <w:rPr>
                <w:rFonts w:hint="eastAsia" w:ascii="宋体" w:hAnsi="宋体" w:cs="宋体"/>
                <w:szCs w:val="21"/>
              </w:rPr>
            </w:pPr>
            <w:r>
              <w:rPr>
                <w:rFonts w:hint="eastAsia" w:ascii="宋体" w:hAnsi="宋体" w:cs="宋体"/>
                <w:szCs w:val="21"/>
              </w:rPr>
              <w:t>2</w:t>
            </w:r>
          </w:p>
        </w:tc>
        <w:tc>
          <w:tcPr>
            <w:tcW w:w="637" w:type="dxa"/>
            <w:vMerge w:val="restart"/>
            <w:noWrap w:val="0"/>
            <w:vAlign w:val="center"/>
          </w:tcPr>
          <w:p w14:paraId="0800C2C7">
            <w:pPr>
              <w:jc w:val="center"/>
              <w:rPr>
                <w:rFonts w:hint="eastAsia" w:ascii="宋体" w:hAnsi="宋体" w:cs="宋体"/>
                <w:color w:val="000000"/>
                <w:szCs w:val="21"/>
              </w:rPr>
            </w:pPr>
            <w:r>
              <w:rPr>
                <w:rFonts w:hint="eastAsia" w:ascii="宋体" w:hAnsi="宋体" w:cs="宋体"/>
                <w:color w:val="000000"/>
                <w:szCs w:val="21"/>
              </w:rPr>
              <w:t>布带布钩</w:t>
            </w:r>
          </w:p>
        </w:tc>
        <w:tc>
          <w:tcPr>
            <w:tcW w:w="7642" w:type="dxa"/>
            <w:noWrap w:val="0"/>
            <w:vAlign w:val="center"/>
          </w:tcPr>
          <w:p w14:paraId="31E2736F">
            <w:pPr>
              <w:rPr>
                <w:rFonts w:hint="eastAsia" w:ascii="宋体" w:hAnsi="宋体" w:cs="宋体"/>
                <w:szCs w:val="21"/>
              </w:rPr>
            </w:pPr>
            <w:r>
              <w:rPr>
                <w:rFonts w:hint="eastAsia" w:ascii="宋体" w:hAnsi="宋体" w:cs="宋体"/>
                <w:szCs w:val="21"/>
              </w:rPr>
              <w:t>2.1面料成分：100%聚酯纤维。</w:t>
            </w:r>
          </w:p>
        </w:tc>
      </w:tr>
      <w:tr w14:paraId="6CB34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1D8A70BD">
            <w:pPr>
              <w:adjustRightInd w:val="0"/>
              <w:snapToGrid w:val="0"/>
              <w:jc w:val="center"/>
              <w:rPr>
                <w:rFonts w:hint="eastAsia" w:ascii="宋体" w:hAnsi="宋体" w:cs="宋体"/>
                <w:szCs w:val="21"/>
              </w:rPr>
            </w:pPr>
          </w:p>
        </w:tc>
        <w:tc>
          <w:tcPr>
            <w:tcW w:w="637" w:type="dxa"/>
            <w:vMerge w:val="continue"/>
            <w:noWrap w:val="0"/>
            <w:vAlign w:val="center"/>
          </w:tcPr>
          <w:p w14:paraId="163B9B1C">
            <w:pPr>
              <w:jc w:val="center"/>
              <w:rPr>
                <w:rFonts w:hint="eastAsia" w:ascii="宋体" w:hAnsi="宋体" w:cs="宋体"/>
                <w:color w:val="000000"/>
                <w:szCs w:val="21"/>
              </w:rPr>
            </w:pPr>
          </w:p>
        </w:tc>
        <w:tc>
          <w:tcPr>
            <w:tcW w:w="7642" w:type="dxa"/>
            <w:noWrap w:val="0"/>
            <w:vAlign w:val="center"/>
          </w:tcPr>
          <w:p w14:paraId="2311F486">
            <w:pPr>
              <w:rPr>
                <w:rFonts w:hint="eastAsia" w:ascii="宋体" w:hAnsi="宋体" w:cs="宋体"/>
                <w:szCs w:val="21"/>
              </w:rPr>
            </w:pPr>
            <w:r>
              <w:rPr>
                <w:rFonts w:hint="eastAsia" w:ascii="宋体" w:hAnsi="宋体" w:cs="宋体"/>
                <w:szCs w:val="21"/>
              </w:rPr>
              <w:t>2.2耐光色牢度:≥5级,检测方法：GB/T 8427-2019</w:t>
            </w:r>
            <w:r>
              <w:rPr>
                <w:rFonts w:hint="eastAsia" w:ascii="宋体" w:hAnsi="宋体" w:cs="宋体"/>
                <w:szCs w:val="21"/>
                <w:shd w:val="clear" w:color="auto" w:fill="FFFFFF"/>
              </w:rPr>
              <w:t>《纺织品 色牢度试验 耐人造光色牢度：氙弧》</w:t>
            </w:r>
            <w:r>
              <w:rPr>
                <w:rFonts w:hint="eastAsia" w:ascii="宋体" w:hAnsi="宋体" w:cs="宋体"/>
                <w:szCs w:val="21"/>
              </w:rPr>
              <w:t>；</w:t>
            </w:r>
          </w:p>
        </w:tc>
      </w:tr>
      <w:tr w14:paraId="0B798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617263E3">
            <w:pPr>
              <w:adjustRightInd w:val="0"/>
              <w:snapToGrid w:val="0"/>
              <w:jc w:val="center"/>
              <w:rPr>
                <w:rFonts w:hint="eastAsia" w:ascii="宋体" w:hAnsi="宋体" w:cs="宋体"/>
                <w:szCs w:val="21"/>
              </w:rPr>
            </w:pPr>
          </w:p>
        </w:tc>
        <w:tc>
          <w:tcPr>
            <w:tcW w:w="637" w:type="dxa"/>
            <w:vMerge w:val="continue"/>
            <w:noWrap w:val="0"/>
            <w:vAlign w:val="center"/>
          </w:tcPr>
          <w:p w14:paraId="53FE0013">
            <w:pPr>
              <w:jc w:val="center"/>
              <w:rPr>
                <w:rFonts w:hint="eastAsia" w:ascii="宋体" w:hAnsi="宋体" w:cs="宋体"/>
                <w:color w:val="000000"/>
                <w:szCs w:val="21"/>
              </w:rPr>
            </w:pPr>
          </w:p>
        </w:tc>
        <w:tc>
          <w:tcPr>
            <w:tcW w:w="7642" w:type="dxa"/>
            <w:noWrap w:val="0"/>
            <w:vAlign w:val="center"/>
          </w:tcPr>
          <w:p w14:paraId="391EFF14">
            <w:pPr>
              <w:rPr>
                <w:rFonts w:hint="eastAsia" w:ascii="宋体" w:hAnsi="宋体" w:cs="宋体"/>
                <w:szCs w:val="21"/>
              </w:rPr>
            </w:pPr>
            <w:r>
              <w:rPr>
                <w:rFonts w:hint="eastAsia" w:ascii="宋体" w:hAnsi="宋体" w:cs="宋体"/>
                <w:szCs w:val="21"/>
              </w:rPr>
              <w:t>2.3机织物密度（根/10cm）:长度方向≥450，宽度方向≥900，检测方法GB/T4668-1995</w:t>
            </w:r>
            <w:r>
              <w:rPr>
                <w:rFonts w:hint="eastAsia" w:ascii="宋体" w:hAnsi="宋体" w:cs="宋体"/>
                <w:szCs w:val="21"/>
                <w:shd w:val="clear" w:color="auto" w:fill="FFFFFF"/>
              </w:rPr>
              <w:t>《机织物密度的测定》</w:t>
            </w:r>
            <w:r>
              <w:rPr>
                <w:rFonts w:hint="eastAsia" w:ascii="宋体" w:hAnsi="宋体" w:cs="宋体"/>
                <w:szCs w:val="21"/>
              </w:rPr>
              <w:t>；</w:t>
            </w:r>
          </w:p>
        </w:tc>
      </w:tr>
      <w:tr w14:paraId="3D031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14F853B3">
            <w:pPr>
              <w:adjustRightInd w:val="0"/>
              <w:snapToGrid w:val="0"/>
              <w:jc w:val="center"/>
              <w:rPr>
                <w:rFonts w:hint="eastAsia" w:ascii="宋体" w:hAnsi="宋体" w:cs="宋体"/>
                <w:szCs w:val="21"/>
              </w:rPr>
            </w:pPr>
          </w:p>
        </w:tc>
        <w:tc>
          <w:tcPr>
            <w:tcW w:w="637" w:type="dxa"/>
            <w:vMerge w:val="continue"/>
            <w:noWrap w:val="0"/>
            <w:vAlign w:val="center"/>
          </w:tcPr>
          <w:p w14:paraId="2FB69C82">
            <w:pPr>
              <w:adjustRightInd w:val="0"/>
              <w:snapToGrid w:val="0"/>
              <w:jc w:val="center"/>
              <w:rPr>
                <w:rFonts w:hint="eastAsia" w:ascii="宋体" w:hAnsi="宋体" w:cs="宋体"/>
                <w:color w:val="000000"/>
                <w:szCs w:val="21"/>
              </w:rPr>
            </w:pPr>
          </w:p>
        </w:tc>
        <w:tc>
          <w:tcPr>
            <w:tcW w:w="7642" w:type="dxa"/>
            <w:noWrap w:val="0"/>
            <w:vAlign w:val="center"/>
          </w:tcPr>
          <w:p w14:paraId="65C5FD2F">
            <w:pPr>
              <w:rPr>
                <w:rFonts w:hint="eastAsia" w:ascii="宋体" w:hAnsi="宋体" w:cs="宋体"/>
                <w:szCs w:val="21"/>
              </w:rPr>
            </w:pPr>
            <w:r>
              <w:rPr>
                <w:rFonts w:hint="eastAsia" w:ascii="宋体" w:hAnsi="宋体" w:cs="宋体"/>
                <w:szCs w:val="21"/>
              </w:rPr>
              <w:t>2.4甲醛含量</w:t>
            </w:r>
            <w:bookmarkStart w:id="58" w:name="OLE_LINK19"/>
            <w:bookmarkStart w:id="59" w:name="OLE_LINK20"/>
            <w:r>
              <w:rPr>
                <w:rFonts w:hint="eastAsia" w:ascii="宋体" w:hAnsi="宋体" w:cs="宋体"/>
                <w:szCs w:val="21"/>
              </w:rPr>
              <w:t>≤</w:t>
            </w:r>
            <w:bookmarkEnd w:id="58"/>
            <w:bookmarkEnd w:id="59"/>
            <w:r>
              <w:rPr>
                <w:rFonts w:hint="eastAsia" w:ascii="宋体" w:hAnsi="宋体" w:cs="宋体"/>
                <w:szCs w:val="21"/>
              </w:rPr>
              <w:t>20mg/kg ，检测方法GB/T2912.1-2009</w:t>
            </w:r>
            <w:r>
              <w:rPr>
                <w:rFonts w:hint="eastAsia" w:ascii="宋体" w:hAnsi="宋体" w:cs="宋体"/>
                <w:szCs w:val="21"/>
                <w:shd w:val="clear" w:color="auto" w:fill="FFFFFF"/>
              </w:rPr>
              <w:t>《纺织品 甲醛的测定 第 1 部分：游离和水解的甲醛（水萃取法）》</w:t>
            </w:r>
            <w:r>
              <w:rPr>
                <w:rFonts w:hint="eastAsia" w:ascii="宋体" w:hAnsi="宋体" w:cs="宋体"/>
                <w:szCs w:val="21"/>
              </w:rPr>
              <w:t>；</w:t>
            </w:r>
          </w:p>
        </w:tc>
      </w:tr>
      <w:tr w14:paraId="7C85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06BCF1F4">
            <w:pPr>
              <w:adjustRightInd w:val="0"/>
              <w:snapToGrid w:val="0"/>
              <w:jc w:val="center"/>
              <w:rPr>
                <w:rFonts w:hint="eastAsia" w:ascii="宋体" w:hAnsi="宋体" w:cs="宋体"/>
                <w:szCs w:val="21"/>
              </w:rPr>
            </w:pPr>
          </w:p>
        </w:tc>
        <w:tc>
          <w:tcPr>
            <w:tcW w:w="637" w:type="dxa"/>
            <w:vMerge w:val="continue"/>
            <w:noWrap w:val="0"/>
            <w:vAlign w:val="center"/>
          </w:tcPr>
          <w:p w14:paraId="4A14244C">
            <w:pPr>
              <w:adjustRightInd w:val="0"/>
              <w:snapToGrid w:val="0"/>
              <w:jc w:val="center"/>
              <w:rPr>
                <w:rFonts w:hint="eastAsia" w:ascii="宋体" w:hAnsi="宋体" w:cs="宋体"/>
                <w:color w:val="000000"/>
                <w:szCs w:val="21"/>
              </w:rPr>
            </w:pPr>
          </w:p>
        </w:tc>
        <w:tc>
          <w:tcPr>
            <w:tcW w:w="7642" w:type="dxa"/>
            <w:noWrap w:val="0"/>
            <w:vAlign w:val="center"/>
          </w:tcPr>
          <w:p w14:paraId="4F7CAFA8">
            <w:pPr>
              <w:rPr>
                <w:rFonts w:hint="eastAsia" w:ascii="宋体" w:hAnsi="宋体" w:cs="宋体"/>
                <w:szCs w:val="21"/>
              </w:rPr>
            </w:pPr>
            <w:r>
              <w:rPr>
                <w:rFonts w:hint="eastAsia" w:ascii="宋体" w:hAnsi="宋体" w:cs="宋体"/>
                <w:szCs w:val="21"/>
              </w:rPr>
              <w:t>2.5PH值：4.0-7.5；检测方法GB/T7573-2009</w:t>
            </w:r>
            <w:r>
              <w:rPr>
                <w:rFonts w:hint="eastAsia" w:ascii="宋体" w:hAnsi="宋体" w:cs="宋体"/>
                <w:szCs w:val="21"/>
                <w:shd w:val="clear" w:color="auto" w:fill="FFFFFF"/>
              </w:rPr>
              <w:t>《纺织品 水萃取液 pH 值的测定》</w:t>
            </w:r>
            <w:r>
              <w:rPr>
                <w:rFonts w:hint="eastAsia" w:ascii="宋体" w:hAnsi="宋体" w:cs="宋体"/>
                <w:szCs w:val="21"/>
              </w:rPr>
              <w:t>；</w:t>
            </w:r>
          </w:p>
        </w:tc>
      </w:tr>
      <w:tr w14:paraId="7872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2CCEBBC9">
            <w:pPr>
              <w:adjustRightInd w:val="0"/>
              <w:snapToGrid w:val="0"/>
              <w:jc w:val="center"/>
              <w:rPr>
                <w:rFonts w:hint="eastAsia" w:ascii="宋体" w:hAnsi="宋体" w:cs="宋体"/>
                <w:szCs w:val="21"/>
              </w:rPr>
            </w:pPr>
          </w:p>
        </w:tc>
        <w:tc>
          <w:tcPr>
            <w:tcW w:w="637" w:type="dxa"/>
            <w:vMerge w:val="continue"/>
            <w:noWrap w:val="0"/>
            <w:vAlign w:val="center"/>
          </w:tcPr>
          <w:p w14:paraId="34C4EC1B">
            <w:pPr>
              <w:adjustRightInd w:val="0"/>
              <w:snapToGrid w:val="0"/>
              <w:jc w:val="center"/>
              <w:rPr>
                <w:rFonts w:hint="eastAsia" w:ascii="宋体" w:hAnsi="宋体" w:cs="宋体"/>
                <w:color w:val="000000"/>
                <w:szCs w:val="21"/>
              </w:rPr>
            </w:pPr>
          </w:p>
        </w:tc>
        <w:tc>
          <w:tcPr>
            <w:tcW w:w="7642" w:type="dxa"/>
            <w:noWrap w:val="0"/>
            <w:vAlign w:val="center"/>
          </w:tcPr>
          <w:p w14:paraId="7A6C23D0">
            <w:pPr>
              <w:rPr>
                <w:rFonts w:hint="eastAsia" w:ascii="宋体" w:hAnsi="宋体" w:cs="宋体"/>
                <w:szCs w:val="21"/>
              </w:rPr>
            </w:pPr>
            <w:r>
              <w:rPr>
                <w:rFonts w:hint="eastAsia" w:ascii="宋体" w:hAnsi="宋体" w:cs="宋体"/>
                <w:szCs w:val="21"/>
              </w:rPr>
              <w:t>2.6可分解致癌芳香胺染料：未检出，检测方法GB/T 17592-2024</w:t>
            </w:r>
            <w:r>
              <w:rPr>
                <w:rFonts w:hint="eastAsia" w:ascii="宋体" w:hAnsi="宋体" w:cs="宋体"/>
                <w:szCs w:val="21"/>
                <w:shd w:val="clear" w:color="auto" w:fill="FFFFFF"/>
              </w:rPr>
              <w:t>《纺织品 禁用偶氮染料的测定》</w:t>
            </w:r>
            <w:r>
              <w:rPr>
                <w:rFonts w:hint="eastAsia" w:ascii="宋体" w:hAnsi="宋体" w:cs="宋体"/>
                <w:szCs w:val="21"/>
              </w:rPr>
              <w:t>。</w:t>
            </w:r>
          </w:p>
        </w:tc>
      </w:tr>
      <w:tr w14:paraId="7E8FD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6D63BC5A">
            <w:pPr>
              <w:adjustRightInd w:val="0"/>
              <w:snapToGrid w:val="0"/>
              <w:jc w:val="center"/>
              <w:rPr>
                <w:rFonts w:hint="eastAsia" w:ascii="宋体" w:hAnsi="宋体" w:cs="宋体"/>
                <w:szCs w:val="21"/>
              </w:rPr>
            </w:pPr>
          </w:p>
        </w:tc>
        <w:tc>
          <w:tcPr>
            <w:tcW w:w="637" w:type="dxa"/>
            <w:vMerge w:val="continue"/>
            <w:noWrap w:val="0"/>
            <w:vAlign w:val="center"/>
          </w:tcPr>
          <w:p w14:paraId="4DE36A09">
            <w:pPr>
              <w:adjustRightInd w:val="0"/>
              <w:snapToGrid w:val="0"/>
              <w:jc w:val="center"/>
              <w:rPr>
                <w:rFonts w:hint="eastAsia" w:ascii="宋体" w:hAnsi="宋体" w:cs="宋体"/>
                <w:color w:val="000000"/>
                <w:szCs w:val="21"/>
              </w:rPr>
            </w:pPr>
          </w:p>
        </w:tc>
        <w:tc>
          <w:tcPr>
            <w:tcW w:w="7642" w:type="dxa"/>
            <w:noWrap w:val="0"/>
            <w:vAlign w:val="center"/>
          </w:tcPr>
          <w:p w14:paraId="1C4E063D">
            <w:pPr>
              <w:rPr>
                <w:rFonts w:hint="eastAsia" w:ascii="宋体" w:hAnsi="宋体" w:cs="宋体"/>
                <w:color w:val="FF0000"/>
                <w:szCs w:val="21"/>
              </w:rPr>
            </w:pPr>
            <w:commentRangeStart w:id="30"/>
            <w:r>
              <w:rPr>
                <w:rFonts w:hint="eastAsia" w:ascii="宋体" w:hAnsi="宋体" w:cs="宋体"/>
                <w:color w:val="FF0000"/>
                <w:szCs w:val="21"/>
              </w:rPr>
              <w:t>★2.7</w:t>
            </w:r>
            <w:bookmarkStart w:id="60" w:name="OLE_LINK18"/>
            <w:r>
              <w:rPr>
                <w:rFonts w:hint="eastAsia" w:ascii="宋体" w:hAnsi="宋体" w:cs="宋体"/>
                <w:color w:val="FF0000"/>
                <w:szCs w:val="21"/>
              </w:rPr>
              <w:t>阻燃性能等级： 洗涤次数不少于12次，阻燃性能等级达到阻燃1级（织物）。检测标准 GB20286-2006《公共场所阻燃制品及组件燃烧性能要求和标识》。</w:t>
            </w:r>
            <w:commentRangeEnd w:id="30"/>
            <w:bookmarkEnd w:id="60"/>
            <w:r>
              <w:commentReference w:id="30"/>
            </w:r>
          </w:p>
        </w:tc>
      </w:tr>
      <w:tr w14:paraId="32CD4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136E25F8">
            <w:pPr>
              <w:adjustRightInd w:val="0"/>
              <w:snapToGrid w:val="0"/>
              <w:jc w:val="center"/>
              <w:rPr>
                <w:rFonts w:hint="eastAsia" w:ascii="宋体" w:hAnsi="宋体" w:cs="宋体"/>
                <w:szCs w:val="21"/>
              </w:rPr>
            </w:pPr>
          </w:p>
        </w:tc>
        <w:tc>
          <w:tcPr>
            <w:tcW w:w="637" w:type="dxa"/>
            <w:vMerge w:val="continue"/>
            <w:noWrap w:val="0"/>
            <w:vAlign w:val="center"/>
          </w:tcPr>
          <w:p w14:paraId="7B1773EC">
            <w:pPr>
              <w:adjustRightInd w:val="0"/>
              <w:snapToGrid w:val="0"/>
              <w:jc w:val="center"/>
              <w:rPr>
                <w:rFonts w:hint="eastAsia" w:ascii="宋体" w:hAnsi="宋体" w:cs="宋体"/>
                <w:color w:val="000000"/>
                <w:szCs w:val="21"/>
              </w:rPr>
            </w:pPr>
          </w:p>
        </w:tc>
        <w:tc>
          <w:tcPr>
            <w:tcW w:w="7642" w:type="dxa"/>
            <w:noWrap w:val="0"/>
            <w:vAlign w:val="center"/>
          </w:tcPr>
          <w:p w14:paraId="37CF244C">
            <w:pPr>
              <w:rPr>
                <w:rFonts w:hint="eastAsia" w:ascii="宋体" w:hAnsi="宋体" w:cs="宋体"/>
                <w:szCs w:val="21"/>
              </w:rPr>
            </w:pPr>
            <w:r>
              <w:rPr>
                <w:rFonts w:hint="eastAsia" w:ascii="宋体" w:hAnsi="宋体" w:cs="宋体"/>
                <w:szCs w:val="21"/>
              </w:rPr>
              <w:t>2.8可萃取重金属（mg/kg）：铜＜25.0、铬＜1.0、铅＜0.2、钴＜1.0、镍＜1.0、锑＜30.0、镉＜0.1，检测方法GB/T17593.2-2007</w:t>
            </w:r>
            <w:r>
              <w:rPr>
                <w:rFonts w:hint="eastAsia" w:ascii="宋体" w:hAnsi="宋体" w:cs="宋体"/>
                <w:szCs w:val="21"/>
                <w:shd w:val="clear" w:color="auto" w:fill="FFFFFF"/>
              </w:rPr>
              <w:t>《纺织品 重金属的测定 第 2 部分：电感耦合等离子体原子发射光谱法》</w:t>
            </w:r>
            <w:r>
              <w:rPr>
                <w:rFonts w:hint="eastAsia" w:ascii="宋体" w:hAnsi="宋体" w:cs="宋体"/>
                <w:szCs w:val="21"/>
              </w:rPr>
              <w:t>；砷＜0.2，汞＜0.02，检测方法GB/T17593.4-2006；六价铬含量＜0.5，检测方法GB/T17593.3-2006</w:t>
            </w:r>
            <w:r>
              <w:rPr>
                <w:rFonts w:hint="eastAsia" w:ascii="宋体" w:hAnsi="宋体" w:cs="宋体"/>
                <w:szCs w:val="21"/>
                <w:shd w:val="clear" w:color="auto" w:fill="FFFFFF"/>
              </w:rPr>
              <w:t>《纺织品 重金属的测定 第3部分：六价铬 分光光度法》</w:t>
            </w:r>
            <w:r>
              <w:rPr>
                <w:rFonts w:hint="eastAsia" w:ascii="宋体" w:hAnsi="宋体" w:cs="宋体"/>
                <w:szCs w:val="21"/>
              </w:rPr>
              <w:t>；总铅（mg/kg）＜2.5，总镉（mg/kg）＜0.25，检测方法GB/T30157-2013</w:t>
            </w:r>
            <w:r>
              <w:rPr>
                <w:rFonts w:hint="eastAsia" w:ascii="宋体" w:hAnsi="宋体" w:cs="宋体"/>
                <w:szCs w:val="21"/>
                <w:shd w:val="clear" w:color="auto" w:fill="FFFFFF"/>
              </w:rPr>
              <w:t>《纺织品 总铅和总镉含量的测定》</w:t>
            </w:r>
            <w:r>
              <w:rPr>
                <w:rFonts w:hint="eastAsia" w:ascii="宋体" w:hAnsi="宋体" w:cs="宋体"/>
                <w:szCs w:val="21"/>
              </w:rPr>
              <w:t>。</w:t>
            </w:r>
          </w:p>
        </w:tc>
      </w:tr>
      <w:tr w14:paraId="02F44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restart"/>
            <w:noWrap w:val="0"/>
            <w:vAlign w:val="center"/>
          </w:tcPr>
          <w:p w14:paraId="4E665FF2">
            <w:pPr>
              <w:adjustRightInd w:val="0"/>
              <w:snapToGrid w:val="0"/>
              <w:jc w:val="center"/>
              <w:rPr>
                <w:rFonts w:hint="eastAsia" w:ascii="宋体" w:hAnsi="宋体" w:cs="宋体"/>
                <w:szCs w:val="21"/>
              </w:rPr>
            </w:pPr>
            <w:r>
              <w:rPr>
                <w:rFonts w:hint="eastAsia" w:ascii="宋体" w:hAnsi="宋体" w:cs="宋体"/>
                <w:szCs w:val="21"/>
              </w:rPr>
              <w:t>3</w:t>
            </w:r>
          </w:p>
        </w:tc>
        <w:tc>
          <w:tcPr>
            <w:tcW w:w="637" w:type="dxa"/>
            <w:vMerge w:val="restart"/>
            <w:noWrap w:val="0"/>
            <w:vAlign w:val="center"/>
          </w:tcPr>
          <w:p w14:paraId="49FCA844">
            <w:pPr>
              <w:jc w:val="center"/>
              <w:rPr>
                <w:rFonts w:hint="eastAsia" w:ascii="宋体" w:hAnsi="宋体" w:cs="宋体"/>
                <w:szCs w:val="21"/>
              </w:rPr>
            </w:pPr>
            <w:r>
              <w:rPr>
                <w:rFonts w:hint="eastAsia" w:ascii="宋体" w:hAnsi="宋体" w:cs="宋体"/>
                <w:szCs w:val="21"/>
              </w:rPr>
              <w:t>窗帘轨道</w:t>
            </w:r>
          </w:p>
        </w:tc>
        <w:tc>
          <w:tcPr>
            <w:tcW w:w="7642" w:type="dxa"/>
            <w:noWrap w:val="0"/>
            <w:vAlign w:val="center"/>
          </w:tcPr>
          <w:p w14:paraId="79B11F4E">
            <w:pPr>
              <w:rPr>
                <w:rFonts w:hint="eastAsia" w:ascii="宋体" w:hAnsi="宋体" w:cs="宋体"/>
                <w:szCs w:val="21"/>
              </w:rPr>
            </w:pPr>
            <w:r>
              <w:rPr>
                <w:rFonts w:hint="eastAsia" w:ascii="宋体" w:hAnsi="宋体" w:cs="宋体"/>
                <w:szCs w:val="21"/>
              </w:rPr>
              <w:t>3.1成分：铝合金材质。</w:t>
            </w:r>
          </w:p>
          <w:p w14:paraId="6961EE9F">
            <w:pPr>
              <w:rPr>
                <w:rFonts w:hint="eastAsia" w:ascii="宋体" w:hAnsi="宋体" w:cs="宋体"/>
                <w:szCs w:val="21"/>
              </w:rPr>
            </w:pPr>
            <w:commentRangeStart w:id="31"/>
            <w:r>
              <w:rPr>
                <w:rFonts w:hint="eastAsia" w:ascii="宋体" w:hAnsi="宋体" w:cs="宋体"/>
                <w:szCs w:val="21"/>
              </w:rPr>
              <w:t>符合</w:t>
            </w:r>
            <w:bookmarkStart w:id="61" w:name="OLE_LINK38"/>
            <w:bookmarkStart w:id="62" w:name="OLE_LINK42"/>
            <w:bookmarkStart w:id="63" w:name="OLE_LINK39"/>
            <w:r>
              <w:rPr>
                <w:rFonts w:hint="eastAsia" w:ascii="宋体" w:hAnsi="宋体" w:cs="宋体"/>
                <w:szCs w:val="21"/>
              </w:rPr>
              <w:t>GB/T 6892-2015</w:t>
            </w:r>
            <w:bookmarkEnd w:id="61"/>
            <w:bookmarkEnd w:id="62"/>
            <w:bookmarkEnd w:id="63"/>
            <w:r>
              <w:rPr>
                <w:rFonts w:hint="eastAsia" w:ascii="宋体" w:hAnsi="宋体" w:cs="宋体"/>
                <w:szCs w:val="21"/>
              </w:rPr>
              <w:t>《一般工业用铝及铝合金挤压型材》标准</w:t>
            </w:r>
            <w:commentRangeEnd w:id="31"/>
            <w:r>
              <w:commentReference w:id="31"/>
            </w:r>
            <w:r>
              <w:rPr>
                <w:rFonts w:hint="eastAsia" w:ascii="宋体" w:hAnsi="宋体" w:cs="宋体"/>
                <w:szCs w:val="21"/>
              </w:rPr>
              <w:t>。</w:t>
            </w:r>
          </w:p>
        </w:tc>
      </w:tr>
      <w:tr w14:paraId="3050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19DAC026">
            <w:pPr>
              <w:adjustRightInd w:val="0"/>
              <w:snapToGrid w:val="0"/>
              <w:jc w:val="center"/>
              <w:rPr>
                <w:rFonts w:hint="eastAsia" w:ascii="宋体" w:hAnsi="宋体" w:cs="宋体"/>
                <w:szCs w:val="21"/>
              </w:rPr>
            </w:pPr>
          </w:p>
        </w:tc>
        <w:tc>
          <w:tcPr>
            <w:tcW w:w="637" w:type="dxa"/>
            <w:vMerge w:val="continue"/>
            <w:noWrap w:val="0"/>
            <w:vAlign w:val="center"/>
          </w:tcPr>
          <w:p w14:paraId="2A4E505D">
            <w:pPr>
              <w:jc w:val="center"/>
              <w:rPr>
                <w:rFonts w:hint="eastAsia" w:ascii="宋体" w:hAnsi="宋体" w:cs="宋体"/>
                <w:szCs w:val="21"/>
              </w:rPr>
            </w:pPr>
          </w:p>
        </w:tc>
        <w:tc>
          <w:tcPr>
            <w:tcW w:w="7642" w:type="dxa"/>
            <w:noWrap w:val="0"/>
            <w:vAlign w:val="center"/>
          </w:tcPr>
          <w:p w14:paraId="02F4AE9E">
            <w:r>
              <w:rPr>
                <w:rFonts w:hint="eastAsia" w:ascii="宋体" w:hAnsi="宋体" w:cs="宋体"/>
                <w:szCs w:val="21"/>
              </w:rPr>
              <w:t>3.2规格：宽*高≥22mm*26mm。壁厚：≥1.4mm，弯曲度：0.08-0.12mm之间。</w:t>
            </w:r>
          </w:p>
        </w:tc>
      </w:tr>
      <w:tr w14:paraId="1EC86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11F817E0">
            <w:pPr>
              <w:adjustRightInd w:val="0"/>
              <w:snapToGrid w:val="0"/>
              <w:jc w:val="center"/>
              <w:rPr>
                <w:rFonts w:hint="eastAsia" w:ascii="宋体" w:hAnsi="宋体" w:cs="宋体"/>
                <w:szCs w:val="21"/>
              </w:rPr>
            </w:pPr>
          </w:p>
        </w:tc>
        <w:tc>
          <w:tcPr>
            <w:tcW w:w="637" w:type="dxa"/>
            <w:vMerge w:val="continue"/>
            <w:noWrap w:val="0"/>
            <w:vAlign w:val="center"/>
          </w:tcPr>
          <w:p w14:paraId="11B7071B">
            <w:pPr>
              <w:adjustRightInd w:val="0"/>
              <w:snapToGrid w:val="0"/>
              <w:jc w:val="center"/>
              <w:rPr>
                <w:rFonts w:hint="eastAsia" w:ascii="宋体" w:hAnsi="宋体" w:cs="宋体"/>
                <w:color w:val="000000"/>
                <w:szCs w:val="21"/>
              </w:rPr>
            </w:pPr>
          </w:p>
        </w:tc>
        <w:tc>
          <w:tcPr>
            <w:tcW w:w="7642" w:type="dxa"/>
            <w:noWrap w:val="0"/>
            <w:vAlign w:val="center"/>
          </w:tcPr>
          <w:p w14:paraId="76F59137">
            <w:pPr>
              <w:rPr>
                <w:rFonts w:hint="eastAsia" w:ascii="宋体" w:hAnsi="宋体" w:cs="宋体"/>
                <w:szCs w:val="21"/>
              </w:rPr>
            </w:pPr>
            <w:r>
              <w:rPr>
                <w:rFonts w:hint="eastAsia" w:ascii="宋体" w:hAnsi="宋体" w:cs="宋体"/>
                <w:szCs w:val="21"/>
              </w:rPr>
              <w:t>3.3韦氏硬度：≥10HW；力学性能：规定非比例延伸强度R(N/mm2)p0.2≥190。</w:t>
            </w:r>
          </w:p>
        </w:tc>
      </w:tr>
      <w:tr w14:paraId="046D6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4034ECDC">
            <w:pPr>
              <w:adjustRightInd w:val="0"/>
              <w:snapToGrid w:val="0"/>
              <w:jc w:val="center"/>
              <w:rPr>
                <w:rFonts w:hint="eastAsia" w:ascii="宋体" w:hAnsi="宋体" w:cs="宋体"/>
                <w:szCs w:val="21"/>
              </w:rPr>
            </w:pPr>
          </w:p>
        </w:tc>
        <w:tc>
          <w:tcPr>
            <w:tcW w:w="637" w:type="dxa"/>
            <w:vMerge w:val="continue"/>
            <w:noWrap w:val="0"/>
            <w:vAlign w:val="center"/>
          </w:tcPr>
          <w:p w14:paraId="52448864">
            <w:pPr>
              <w:jc w:val="center"/>
              <w:rPr>
                <w:rFonts w:hint="eastAsia" w:ascii="宋体" w:hAnsi="宋体" w:cs="宋体"/>
                <w:szCs w:val="21"/>
              </w:rPr>
            </w:pPr>
          </w:p>
        </w:tc>
        <w:tc>
          <w:tcPr>
            <w:tcW w:w="7642" w:type="dxa"/>
            <w:noWrap w:val="0"/>
            <w:vAlign w:val="center"/>
          </w:tcPr>
          <w:p w14:paraId="3DCD18AB">
            <w:pPr>
              <w:rPr>
                <w:rFonts w:ascii="宋体" w:hAnsi="宋体" w:cs="宋体"/>
                <w:szCs w:val="21"/>
              </w:rPr>
            </w:pPr>
            <w:r>
              <w:rPr>
                <w:rFonts w:hint="eastAsia" w:ascii="宋体" w:hAnsi="宋体" w:cs="宋体"/>
                <w:szCs w:val="21"/>
              </w:rPr>
              <w:t>3.4抗拉强度R (N/mm2)≥200；断后伸长率A50mm (%)≥8。</w:t>
            </w:r>
          </w:p>
        </w:tc>
      </w:tr>
      <w:tr w14:paraId="02300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6A9BF1D5">
            <w:pPr>
              <w:adjustRightInd w:val="0"/>
              <w:snapToGrid w:val="0"/>
              <w:jc w:val="center"/>
              <w:rPr>
                <w:rFonts w:hint="eastAsia" w:ascii="宋体" w:hAnsi="宋体" w:cs="宋体"/>
                <w:szCs w:val="21"/>
              </w:rPr>
            </w:pPr>
          </w:p>
        </w:tc>
        <w:tc>
          <w:tcPr>
            <w:tcW w:w="637" w:type="dxa"/>
            <w:vMerge w:val="continue"/>
            <w:noWrap w:val="0"/>
            <w:vAlign w:val="center"/>
          </w:tcPr>
          <w:p w14:paraId="18440152">
            <w:pPr>
              <w:jc w:val="center"/>
              <w:rPr>
                <w:rFonts w:hint="eastAsia" w:ascii="宋体" w:hAnsi="宋体" w:cs="宋体"/>
                <w:szCs w:val="21"/>
              </w:rPr>
            </w:pPr>
          </w:p>
        </w:tc>
        <w:tc>
          <w:tcPr>
            <w:tcW w:w="7642" w:type="dxa"/>
            <w:noWrap w:val="0"/>
            <w:vAlign w:val="center"/>
          </w:tcPr>
          <w:p w14:paraId="6C100245">
            <w:pPr>
              <w:rPr>
                <w:rFonts w:ascii="宋体" w:hAnsi="宋体" w:cs="宋体"/>
                <w:szCs w:val="21"/>
              </w:rPr>
            </w:pPr>
            <w:r>
              <w:rPr>
                <w:rFonts w:hint="eastAsia" w:ascii="宋体" w:hAnsi="宋体" w:cs="宋体"/>
                <w:szCs w:val="21"/>
              </w:rPr>
              <w:t>3.5附着性：干附着性/湿附着性/沸水附着性0级。</w:t>
            </w:r>
          </w:p>
        </w:tc>
      </w:tr>
      <w:tr w14:paraId="23463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62563F07">
            <w:pPr>
              <w:adjustRightInd w:val="0"/>
              <w:snapToGrid w:val="0"/>
              <w:jc w:val="center"/>
              <w:rPr>
                <w:rFonts w:hint="eastAsia" w:ascii="宋体" w:hAnsi="宋体" w:cs="宋体"/>
                <w:szCs w:val="21"/>
              </w:rPr>
            </w:pPr>
          </w:p>
        </w:tc>
        <w:tc>
          <w:tcPr>
            <w:tcW w:w="637" w:type="dxa"/>
            <w:vMerge w:val="continue"/>
            <w:noWrap w:val="0"/>
            <w:vAlign w:val="center"/>
          </w:tcPr>
          <w:p w14:paraId="3A3F108E">
            <w:pPr>
              <w:jc w:val="center"/>
              <w:rPr>
                <w:rFonts w:hint="eastAsia" w:ascii="宋体" w:hAnsi="宋体" w:cs="宋体"/>
                <w:szCs w:val="21"/>
              </w:rPr>
            </w:pPr>
          </w:p>
        </w:tc>
        <w:tc>
          <w:tcPr>
            <w:tcW w:w="7642" w:type="dxa"/>
            <w:noWrap w:val="0"/>
            <w:vAlign w:val="center"/>
          </w:tcPr>
          <w:p w14:paraId="63CEECF1">
            <w:pPr>
              <w:rPr>
                <w:rFonts w:hint="eastAsia" w:ascii="宋体" w:hAnsi="宋体" w:cs="宋体"/>
                <w:szCs w:val="21"/>
              </w:rPr>
            </w:pPr>
            <w:r>
              <w:rPr>
                <w:rFonts w:hint="eastAsia" w:ascii="宋体" w:hAnsi="宋体" w:cs="宋体"/>
                <w:szCs w:val="21"/>
              </w:rPr>
              <w:t>3.6耐磨性：经落砂试验后，磨耗系数≥1.5L/μm；压痕硬度：膜层抗压痕性≥80。</w:t>
            </w:r>
          </w:p>
        </w:tc>
      </w:tr>
      <w:tr w14:paraId="770D8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0" w:type="dxa"/>
            <w:vMerge w:val="continue"/>
            <w:noWrap w:val="0"/>
            <w:vAlign w:val="center"/>
          </w:tcPr>
          <w:p w14:paraId="2F01698C">
            <w:pPr>
              <w:adjustRightInd w:val="0"/>
              <w:snapToGrid w:val="0"/>
              <w:jc w:val="center"/>
              <w:rPr>
                <w:rFonts w:hint="eastAsia" w:ascii="宋体" w:hAnsi="宋体" w:cs="宋体"/>
                <w:szCs w:val="21"/>
              </w:rPr>
            </w:pPr>
          </w:p>
        </w:tc>
        <w:tc>
          <w:tcPr>
            <w:tcW w:w="637" w:type="dxa"/>
            <w:vMerge w:val="continue"/>
            <w:noWrap w:val="0"/>
            <w:vAlign w:val="center"/>
          </w:tcPr>
          <w:p w14:paraId="5EDDEE29">
            <w:pPr>
              <w:jc w:val="center"/>
              <w:rPr>
                <w:rFonts w:hint="eastAsia" w:ascii="宋体" w:hAnsi="宋体" w:cs="宋体"/>
                <w:szCs w:val="21"/>
              </w:rPr>
            </w:pPr>
          </w:p>
        </w:tc>
        <w:tc>
          <w:tcPr>
            <w:tcW w:w="7642" w:type="dxa"/>
            <w:noWrap w:val="0"/>
            <w:vAlign w:val="center"/>
          </w:tcPr>
          <w:p w14:paraId="6DA1728F">
            <w:pPr>
              <w:rPr>
                <w:rFonts w:hint="eastAsia" w:ascii="宋体" w:hAnsi="宋体" w:cs="宋体"/>
                <w:szCs w:val="21"/>
              </w:rPr>
            </w:pPr>
            <w:r>
              <w:rPr>
                <w:rFonts w:hint="eastAsia" w:ascii="宋体" w:hAnsi="宋体" w:cs="宋体"/>
                <w:szCs w:val="21"/>
              </w:rPr>
              <w:t>耐盐酸性：经耐盐酸试验后，膜层表面应无气泡或其他明显变化。</w:t>
            </w:r>
          </w:p>
        </w:tc>
      </w:tr>
    </w:tbl>
    <w:p w14:paraId="736B28ED">
      <w:pPr>
        <w:rPr>
          <w:b/>
          <w:szCs w:val="21"/>
        </w:rPr>
      </w:pPr>
    </w:p>
    <w:p w14:paraId="705681B4">
      <w:pPr>
        <w:rPr>
          <w:b/>
          <w:szCs w:val="21"/>
        </w:rPr>
      </w:pPr>
    </w:p>
    <w:p w14:paraId="50C03752">
      <w:pPr>
        <w:pStyle w:val="6"/>
        <w:spacing w:before="120" w:beforeLines="50" w:after="120" w:afterLines="50"/>
        <w:rPr>
          <w:sz w:val="28"/>
          <w:szCs w:val="28"/>
        </w:rPr>
      </w:pPr>
      <w:r>
        <w:rPr>
          <w:rFonts w:hint="eastAsia"/>
          <w:sz w:val="28"/>
          <w:szCs w:val="28"/>
        </w:rPr>
        <w:t>五、商务要求</w:t>
      </w:r>
    </w:p>
    <w:p w14:paraId="0A6B0F89">
      <w:pPr>
        <w:ind w:firstLine="422"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14:paraId="34342D27">
      <w:pPr>
        <w:ind w:firstLine="422" w:firstLineChars="200"/>
        <w:rPr>
          <w:b/>
          <w:szCs w:val="21"/>
        </w:rPr>
      </w:pPr>
      <w:r>
        <w:rPr>
          <w:b/>
          <w:szCs w:val="21"/>
        </w:rPr>
        <w:t>2</w:t>
      </w:r>
      <w:r>
        <w:rPr>
          <w:rFonts w:hint="eastAsia"/>
          <w:b/>
          <w:szCs w:val="21"/>
        </w:rPr>
        <w:t>、带★号条款为不可偏离条款，不作为评分准则中的评分内容</w:t>
      </w:r>
      <w:r>
        <w:rPr>
          <w:rFonts w:hint="eastAsia"/>
          <w:b/>
          <w:szCs w:val="21"/>
          <w:lang w:eastAsia="zh-CN"/>
        </w:rPr>
        <w:t>，</w:t>
      </w:r>
      <w:r>
        <w:rPr>
          <w:rFonts w:hint="eastAsia"/>
          <w:b/>
          <w:szCs w:val="21"/>
        </w:rPr>
        <w:t>如未响应或出现负偏离的，将作投标无效处理；带“</w:t>
      </w:r>
      <w:r>
        <w:t>▲</w:t>
      </w:r>
      <w:r>
        <w:rPr>
          <w:rFonts w:hint="eastAsia"/>
          <w:b/>
          <w:szCs w:val="21"/>
        </w:rPr>
        <w:t>”指标项为重要参数，负偏离时依相关评分准则内容作重点扣分处理。</w:t>
      </w:r>
    </w:p>
    <w:tbl>
      <w:tblPr>
        <w:tblStyle w:val="43"/>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0"/>
        <w:gridCol w:w="528"/>
        <w:gridCol w:w="929"/>
        <w:gridCol w:w="691"/>
        <w:gridCol w:w="5832"/>
        <w:gridCol w:w="108"/>
      </w:tblGrid>
      <w:tr w14:paraId="41C38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8" w:type="dxa"/>
          <w:trHeight w:val="567" w:hRule="atLeast"/>
        </w:trPr>
        <w:tc>
          <w:tcPr>
            <w:tcW w:w="840" w:type="dxa"/>
            <w:tcBorders>
              <w:top w:val="single" w:color="auto" w:sz="4" w:space="0"/>
              <w:left w:val="single" w:color="auto" w:sz="4" w:space="0"/>
              <w:bottom w:val="single" w:color="auto" w:sz="4" w:space="0"/>
              <w:right w:val="single" w:color="auto" w:sz="4" w:space="0"/>
            </w:tcBorders>
            <w:noWrap w:val="0"/>
            <w:vAlign w:val="center"/>
          </w:tcPr>
          <w:p w14:paraId="47B80A04">
            <w:pPr>
              <w:jc w:val="center"/>
              <w:rPr>
                <w:b/>
                <w:szCs w:val="21"/>
              </w:rPr>
            </w:pPr>
            <w:r>
              <w:rPr>
                <w:b/>
                <w:szCs w:val="21"/>
              </w:rPr>
              <w:t>序号</w:t>
            </w:r>
          </w:p>
        </w:tc>
        <w:tc>
          <w:tcPr>
            <w:tcW w:w="1457" w:type="dxa"/>
            <w:gridSpan w:val="2"/>
            <w:tcBorders>
              <w:top w:val="single" w:color="auto" w:sz="4" w:space="0"/>
              <w:left w:val="single" w:color="auto" w:sz="4" w:space="0"/>
              <w:bottom w:val="single" w:color="auto" w:sz="4" w:space="0"/>
              <w:right w:val="single" w:color="auto" w:sz="4" w:space="0"/>
            </w:tcBorders>
            <w:noWrap w:val="0"/>
            <w:vAlign w:val="center"/>
          </w:tcPr>
          <w:p w14:paraId="73B585B8">
            <w:pPr>
              <w:jc w:val="center"/>
              <w:rPr>
                <w:b/>
                <w:szCs w:val="21"/>
              </w:rPr>
            </w:pPr>
            <w:r>
              <w:rPr>
                <w:b/>
                <w:szCs w:val="21"/>
              </w:rPr>
              <w:t>目录</w:t>
            </w:r>
          </w:p>
        </w:tc>
        <w:tc>
          <w:tcPr>
            <w:tcW w:w="6523" w:type="dxa"/>
            <w:gridSpan w:val="2"/>
            <w:tcBorders>
              <w:top w:val="single" w:color="auto" w:sz="4" w:space="0"/>
              <w:left w:val="single" w:color="auto" w:sz="4" w:space="0"/>
              <w:bottom w:val="single" w:color="auto" w:sz="4" w:space="0"/>
              <w:right w:val="single" w:color="auto" w:sz="4" w:space="0"/>
            </w:tcBorders>
            <w:noWrap w:val="0"/>
            <w:vAlign w:val="center"/>
          </w:tcPr>
          <w:p w14:paraId="3F127809">
            <w:pPr>
              <w:jc w:val="center"/>
              <w:rPr>
                <w:b/>
                <w:szCs w:val="21"/>
              </w:rPr>
            </w:pPr>
            <w:r>
              <w:rPr>
                <w:b/>
                <w:szCs w:val="21"/>
              </w:rPr>
              <w:t>招标商务</w:t>
            </w:r>
            <w:r>
              <w:rPr>
                <w:rFonts w:hint="eastAsia"/>
                <w:b/>
                <w:szCs w:val="21"/>
              </w:rPr>
              <w:t>要求</w:t>
            </w:r>
          </w:p>
        </w:tc>
      </w:tr>
      <w:tr w14:paraId="30446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108" w:type="dxa"/>
          <w:trHeight w:val="567" w:hRule="atLeast"/>
        </w:trPr>
        <w:tc>
          <w:tcPr>
            <w:tcW w:w="8820" w:type="dxa"/>
            <w:gridSpan w:val="5"/>
            <w:noWrap w:val="0"/>
            <w:vAlign w:val="center"/>
          </w:tcPr>
          <w:p w14:paraId="6D7A91E5">
            <w:pPr>
              <w:rPr>
                <w:b/>
                <w:szCs w:val="21"/>
              </w:rPr>
            </w:pPr>
            <w:r>
              <w:rPr>
                <w:b/>
                <w:szCs w:val="21"/>
              </w:rPr>
              <w:t>（一）免费保修期内售后服务要求</w:t>
            </w:r>
          </w:p>
        </w:tc>
      </w:tr>
      <w:tr w14:paraId="7BE2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108" w:type="dxa"/>
          <w:trHeight w:val="567" w:hRule="atLeast"/>
        </w:trPr>
        <w:tc>
          <w:tcPr>
            <w:tcW w:w="1368" w:type="dxa"/>
            <w:gridSpan w:val="2"/>
            <w:noWrap w:val="0"/>
            <w:vAlign w:val="center"/>
          </w:tcPr>
          <w:p w14:paraId="5EE7F2CA">
            <w:pPr>
              <w:jc w:val="center"/>
              <w:rPr>
                <w:b/>
                <w:szCs w:val="21"/>
              </w:rPr>
            </w:pPr>
            <w:r>
              <w:rPr>
                <w:b/>
                <w:szCs w:val="21"/>
              </w:rPr>
              <w:t>1</w:t>
            </w:r>
          </w:p>
        </w:tc>
        <w:tc>
          <w:tcPr>
            <w:tcW w:w="1620" w:type="dxa"/>
            <w:gridSpan w:val="2"/>
            <w:noWrap w:val="0"/>
            <w:vAlign w:val="center"/>
          </w:tcPr>
          <w:p w14:paraId="54590C3A">
            <w:pPr>
              <w:jc w:val="center"/>
              <w:rPr>
                <w:szCs w:val="21"/>
              </w:rPr>
            </w:pPr>
            <w:r>
              <w:rPr>
                <w:rFonts w:hint="eastAsia"/>
                <w:szCs w:val="21"/>
              </w:rPr>
              <w:t>免费保修期</w:t>
            </w:r>
          </w:p>
        </w:tc>
        <w:tc>
          <w:tcPr>
            <w:tcW w:w="5832" w:type="dxa"/>
            <w:noWrap w:val="0"/>
            <w:vAlign w:val="top"/>
          </w:tcPr>
          <w:p w14:paraId="2A0EBF2F">
            <w:pPr>
              <w:jc w:val="left"/>
              <w:rPr>
                <w:b/>
                <w:szCs w:val="21"/>
              </w:rPr>
            </w:pPr>
            <w:bookmarkStart w:id="64" w:name="OLE_LINK15"/>
            <w:bookmarkStart w:id="65" w:name="OLE_LINK26"/>
            <w:r>
              <w:rPr>
                <w:rFonts w:hint="eastAsia"/>
                <w:bCs/>
                <w:szCs w:val="21"/>
              </w:rPr>
              <w:t>★</w:t>
            </w:r>
            <w:bookmarkEnd w:id="64"/>
            <w:bookmarkEnd w:id="65"/>
            <w:r>
              <w:rPr>
                <w:rFonts w:hint="eastAsia"/>
                <w:bCs/>
                <w:szCs w:val="21"/>
              </w:rPr>
              <w:t xml:space="preserve">货物免费保修期 </w:t>
            </w:r>
            <w:r>
              <w:rPr>
                <w:bCs/>
                <w:szCs w:val="21"/>
              </w:rPr>
              <w:t>3</w:t>
            </w:r>
            <w:r>
              <w:rPr>
                <w:rFonts w:hint="eastAsia"/>
                <w:bCs/>
                <w:szCs w:val="21"/>
              </w:rPr>
              <w:t xml:space="preserve"> 年，时间自最终验收合格并交付使用之日起计算。</w:t>
            </w:r>
          </w:p>
        </w:tc>
      </w:tr>
      <w:tr w14:paraId="32945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108" w:type="dxa"/>
          <w:trHeight w:val="567" w:hRule="atLeast"/>
        </w:trPr>
        <w:tc>
          <w:tcPr>
            <w:tcW w:w="1368" w:type="dxa"/>
            <w:gridSpan w:val="2"/>
            <w:noWrap w:val="0"/>
            <w:vAlign w:val="center"/>
          </w:tcPr>
          <w:p w14:paraId="08CFE928">
            <w:pPr>
              <w:jc w:val="center"/>
              <w:rPr>
                <w:b/>
                <w:szCs w:val="21"/>
              </w:rPr>
            </w:pPr>
            <w:r>
              <w:rPr>
                <w:b/>
                <w:szCs w:val="21"/>
              </w:rPr>
              <w:t>2</w:t>
            </w:r>
          </w:p>
        </w:tc>
        <w:tc>
          <w:tcPr>
            <w:tcW w:w="1620" w:type="dxa"/>
            <w:gridSpan w:val="2"/>
            <w:noWrap w:val="0"/>
            <w:vAlign w:val="center"/>
          </w:tcPr>
          <w:p w14:paraId="1A157DA3">
            <w:pPr>
              <w:jc w:val="center"/>
              <w:rPr>
                <w:szCs w:val="21"/>
              </w:rPr>
            </w:pPr>
            <w:r>
              <w:rPr>
                <w:szCs w:val="21"/>
              </w:rPr>
              <w:t>维修响应及故障解决时间</w:t>
            </w:r>
          </w:p>
        </w:tc>
        <w:tc>
          <w:tcPr>
            <w:tcW w:w="5832" w:type="dxa"/>
            <w:noWrap w:val="0"/>
            <w:vAlign w:val="top"/>
          </w:tcPr>
          <w:p w14:paraId="01749E08">
            <w:pPr>
              <w:jc w:val="left"/>
              <w:rPr>
                <w:bCs/>
                <w:szCs w:val="21"/>
              </w:rPr>
            </w:pPr>
            <w:r>
              <w:rPr>
                <w:rFonts w:hint="eastAsia"/>
                <w:bCs/>
                <w:szCs w:val="21"/>
              </w:rPr>
              <w:t>★保修期内年度维护保养：中标人应定期对产品进行预维护保养，每半年 1 次，以防患于未然。</w:t>
            </w:r>
            <w:r>
              <w:rPr>
                <w:bCs/>
                <w:szCs w:val="21"/>
              </w:rPr>
              <w:t>在保修期内，一旦发生质量问题，投标人保证在接到通知</w:t>
            </w:r>
            <w:r>
              <w:rPr>
                <w:rFonts w:hint="eastAsia"/>
                <w:bCs/>
                <w:szCs w:val="21"/>
              </w:rPr>
              <w:t>4</w:t>
            </w:r>
            <w:r>
              <w:rPr>
                <w:bCs/>
                <w:szCs w:val="21"/>
              </w:rPr>
              <w:t>8小时内赶到现场进行修理或更换。</w:t>
            </w:r>
          </w:p>
        </w:tc>
      </w:tr>
      <w:tr w14:paraId="4B0A6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108" w:type="dxa"/>
          <w:trHeight w:val="567" w:hRule="atLeast"/>
        </w:trPr>
        <w:tc>
          <w:tcPr>
            <w:tcW w:w="1368" w:type="dxa"/>
            <w:gridSpan w:val="2"/>
            <w:noWrap w:val="0"/>
            <w:vAlign w:val="center"/>
          </w:tcPr>
          <w:p w14:paraId="341516B5">
            <w:pPr>
              <w:jc w:val="center"/>
              <w:rPr>
                <w:b/>
                <w:szCs w:val="21"/>
              </w:rPr>
            </w:pPr>
            <w:r>
              <w:rPr>
                <w:b/>
                <w:szCs w:val="21"/>
              </w:rPr>
              <w:t>3</w:t>
            </w:r>
          </w:p>
        </w:tc>
        <w:tc>
          <w:tcPr>
            <w:tcW w:w="1620" w:type="dxa"/>
            <w:gridSpan w:val="2"/>
            <w:noWrap w:val="0"/>
            <w:vAlign w:val="center"/>
          </w:tcPr>
          <w:p w14:paraId="5E6FE92B">
            <w:pPr>
              <w:jc w:val="center"/>
              <w:rPr>
                <w:szCs w:val="21"/>
              </w:rPr>
            </w:pPr>
            <w:r>
              <w:rPr>
                <w:szCs w:val="21"/>
              </w:rPr>
              <w:t>发生质量问题的处理方式</w:t>
            </w:r>
          </w:p>
        </w:tc>
        <w:tc>
          <w:tcPr>
            <w:tcW w:w="5832" w:type="dxa"/>
            <w:noWrap w:val="0"/>
            <w:vAlign w:val="top"/>
          </w:tcPr>
          <w:p w14:paraId="68819676">
            <w:pPr>
              <w:jc w:val="left"/>
              <w:rPr>
                <w:bCs/>
                <w:szCs w:val="21"/>
              </w:rPr>
            </w:pPr>
            <w:r>
              <w:rPr>
                <w:bCs/>
                <w:szCs w:val="21"/>
              </w:rPr>
              <w:t>免费保修期内，如果有因质量问题而引起的损坏，中标人应对产品予以维修或更换，全部服务费和更换产品或配件的费用由中标人承担，中标人如不能修理或不能调换，按产品原价赔偿处理。</w:t>
            </w:r>
          </w:p>
        </w:tc>
      </w:tr>
      <w:tr w14:paraId="47160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108" w:type="dxa"/>
          <w:trHeight w:val="567" w:hRule="atLeast"/>
        </w:trPr>
        <w:tc>
          <w:tcPr>
            <w:tcW w:w="1368" w:type="dxa"/>
            <w:gridSpan w:val="2"/>
            <w:noWrap w:val="0"/>
            <w:vAlign w:val="center"/>
          </w:tcPr>
          <w:p w14:paraId="56B15C11">
            <w:pPr>
              <w:jc w:val="center"/>
              <w:rPr>
                <w:b/>
                <w:szCs w:val="21"/>
              </w:rPr>
            </w:pPr>
            <w:r>
              <w:rPr>
                <w:b/>
                <w:szCs w:val="21"/>
              </w:rPr>
              <w:t>4</w:t>
            </w:r>
          </w:p>
        </w:tc>
        <w:tc>
          <w:tcPr>
            <w:tcW w:w="1620" w:type="dxa"/>
            <w:gridSpan w:val="2"/>
            <w:noWrap w:val="0"/>
            <w:vAlign w:val="center"/>
          </w:tcPr>
          <w:p w14:paraId="5FCEEA6A">
            <w:pPr>
              <w:jc w:val="center"/>
              <w:rPr>
                <w:b/>
                <w:szCs w:val="21"/>
              </w:rPr>
            </w:pPr>
            <w:r>
              <w:rPr>
                <w:szCs w:val="21"/>
              </w:rPr>
              <w:t>其他</w:t>
            </w:r>
          </w:p>
        </w:tc>
        <w:tc>
          <w:tcPr>
            <w:tcW w:w="5832" w:type="dxa"/>
            <w:noWrap w:val="0"/>
            <w:vAlign w:val="center"/>
          </w:tcPr>
          <w:p w14:paraId="660E9726">
            <w:pPr>
              <w:jc w:val="left"/>
              <w:rPr>
                <w:b/>
                <w:szCs w:val="21"/>
              </w:rPr>
            </w:pPr>
            <w:r>
              <w:rPr>
                <w:rFonts w:hint="eastAsia"/>
                <w:bCs/>
                <w:szCs w:val="21"/>
              </w:rPr>
              <w:t>投标人应按其投标文件中的承诺，进行其他售后服务工作。</w:t>
            </w:r>
          </w:p>
        </w:tc>
      </w:tr>
      <w:tr w14:paraId="53374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108" w:type="dxa"/>
          <w:trHeight w:val="567" w:hRule="atLeast"/>
        </w:trPr>
        <w:tc>
          <w:tcPr>
            <w:tcW w:w="8820" w:type="dxa"/>
            <w:gridSpan w:val="5"/>
            <w:noWrap w:val="0"/>
            <w:vAlign w:val="center"/>
          </w:tcPr>
          <w:p w14:paraId="670541DE">
            <w:pPr>
              <w:rPr>
                <w:b/>
                <w:szCs w:val="21"/>
              </w:rPr>
            </w:pPr>
            <w:r>
              <w:rPr>
                <w:b/>
                <w:szCs w:val="21"/>
              </w:rPr>
              <w:t>（二）免费保修期外售后服务要求</w:t>
            </w:r>
          </w:p>
        </w:tc>
      </w:tr>
      <w:tr w14:paraId="30965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108" w:type="dxa"/>
          <w:trHeight w:val="567" w:hRule="atLeast"/>
        </w:trPr>
        <w:tc>
          <w:tcPr>
            <w:tcW w:w="1368" w:type="dxa"/>
            <w:gridSpan w:val="2"/>
            <w:noWrap w:val="0"/>
            <w:vAlign w:val="center"/>
          </w:tcPr>
          <w:p w14:paraId="790351C1">
            <w:pPr>
              <w:jc w:val="center"/>
              <w:rPr>
                <w:b/>
                <w:szCs w:val="21"/>
              </w:rPr>
            </w:pPr>
            <w:r>
              <w:rPr>
                <w:b/>
                <w:szCs w:val="21"/>
              </w:rPr>
              <w:t>1</w:t>
            </w:r>
          </w:p>
        </w:tc>
        <w:tc>
          <w:tcPr>
            <w:tcW w:w="1620" w:type="dxa"/>
            <w:gridSpan w:val="2"/>
            <w:noWrap w:val="0"/>
            <w:vAlign w:val="top"/>
          </w:tcPr>
          <w:p w14:paraId="4A4E9A52">
            <w:pPr>
              <w:rPr>
                <w:szCs w:val="21"/>
              </w:rPr>
            </w:pPr>
            <w:r>
              <w:rPr>
                <w:rFonts w:hint="eastAsia"/>
                <w:szCs w:val="21"/>
              </w:rPr>
              <w:t>免费保修期外售后服务要求</w:t>
            </w:r>
          </w:p>
        </w:tc>
        <w:tc>
          <w:tcPr>
            <w:tcW w:w="5832" w:type="dxa"/>
            <w:noWrap w:val="0"/>
            <w:vAlign w:val="top"/>
          </w:tcPr>
          <w:p w14:paraId="3B9B90EE">
            <w:pPr>
              <w:jc w:val="left"/>
              <w:rPr>
                <w:szCs w:val="21"/>
              </w:rPr>
            </w:pPr>
            <w:r>
              <w:rPr>
                <w:szCs w:val="21"/>
              </w:rPr>
              <w:t>免费保修期后继续支持维修，并按成本价标准收取维修及零件费用。</w:t>
            </w:r>
          </w:p>
        </w:tc>
      </w:tr>
      <w:tr w14:paraId="13474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108" w:type="dxa"/>
          <w:trHeight w:val="567" w:hRule="atLeast"/>
        </w:trPr>
        <w:tc>
          <w:tcPr>
            <w:tcW w:w="8820" w:type="dxa"/>
            <w:gridSpan w:val="5"/>
            <w:noWrap w:val="0"/>
            <w:vAlign w:val="center"/>
          </w:tcPr>
          <w:p w14:paraId="1A22E0DF">
            <w:pPr>
              <w:rPr>
                <w:b/>
                <w:szCs w:val="21"/>
              </w:rPr>
            </w:pPr>
            <w:r>
              <w:rPr>
                <w:b/>
                <w:szCs w:val="21"/>
              </w:rPr>
              <w:t>（三）其他商务要求</w:t>
            </w:r>
          </w:p>
        </w:tc>
      </w:tr>
      <w:tr w14:paraId="50F3D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108" w:type="dxa"/>
          <w:trHeight w:val="363" w:hRule="atLeast"/>
        </w:trPr>
        <w:tc>
          <w:tcPr>
            <w:tcW w:w="1368" w:type="dxa"/>
            <w:gridSpan w:val="2"/>
            <w:vMerge w:val="restart"/>
            <w:noWrap w:val="0"/>
            <w:vAlign w:val="center"/>
          </w:tcPr>
          <w:p w14:paraId="0A792A1D">
            <w:pPr>
              <w:jc w:val="center"/>
              <w:rPr>
                <w:b/>
                <w:szCs w:val="21"/>
              </w:rPr>
            </w:pPr>
            <w:r>
              <w:rPr>
                <w:b/>
                <w:szCs w:val="21"/>
              </w:rPr>
              <w:t>1</w:t>
            </w:r>
          </w:p>
        </w:tc>
        <w:tc>
          <w:tcPr>
            <w:tcW w:w="1620" w:type="dxa"/>
            <w:gridSpan w:val="2"/>
            <w:vMerge w:val="restart"/>
            <w:noWrap w:val="0"/>
            <w:vAlign w:val="center"/>
          </w:tcPr>
          <w:p w14:paraId="755D585E">
            <w:pPr>
              <w:jc w:val="center"/>
              <w:rPr>
                <w:szCs w:val="21"/>
              </w:rPr>
            </w:pPr>
            <w:r>
              <w:rPr>
                <w:szCs w:val="21"/>
              </w:rPr>
              <w:t>关于交货</w:t>
            </w:r>
          </w:p>
        </w:tc>
        <w:tc>
          <w:tcPr>
            <w:tcW w:w="5832" w:type="dxa"/>
            <w:noWrap w:val="0"/>
            <w:vAlign w:val="top"/>
          </w:tcPr>
          <w:p w14:paraId="1A8A8D77">
            <w:pPr>
              <w:ind w:firstLine="0" w:firstLineChars="0"/>
              <w:jc w:val="left"/>
              <w:rPr>
                <w:bCs/>
                <w:szCs w:val="21"/>
              </w:rPr>
            </w:pPr>
            <w:r>
              <w:rPr>
                <w:rFonts w:ascii="宋体" w:hAnsi="宋体" w:cs="Segoe UI Symbol"/>
                <w:b/>
                <w:szCs w:val="21"/>
              </w:rPr>
              <w:t>★</w:t>
            </w:r>
            <w:r>
              <w:rPr>
                <w:bCs/>
                <w:szCs w:val="21"/>
              </w:rPr>
              <w:t xml:space="preserve">1.1 </w:t>
            </w:r>
            <w:r>
              <w:rPr>
                <w:rFonts w:hint="eastAsia"/>
                <w:bCs/>
                <w:szCs w:val="21"/>
              </w:rPr>
              <w:t>交货</w:t>
            </w:r>
            <w:r>
              <w:rPr>
                <w:bCs/>
                <w:szCs w:val="21"/>
              </w:rPr>
              <w:t>时间：签订合同后</w:t>
            </w:r>
            <w:r>
              <w:rPr>
                <w:bCs/>
                <w:szCs w:val="21"/>
                <w:u w:val="single"/>
              </w:rPr>
              <w:t xml:space="preserve"> 15 </w:t>
            </w:r>
            <w:r>
              <w:rPr>
                <w:bCs/>
                <w:szCs w:val="21"/>
              </w:rPr>
              <w:t>天（日历日）内。</w:t>
            </w:r>
          </w:p>
        </w:tc>
      </w:tr>
      <w:tr w14:paraId="0F16E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108" w:type="dxa"/>
          <w:trHeight w:val="567" w:hRule="atLeast"/>
        </w:trPr>
        <w:tc>
          <w:tcPr>
            <w:tcW w:w="1368" w:type="dxa"/>
            <w:gridSpan w:val="2"/>
            <w:vMerge w:val="continue"/>
            <w:noWrap w:val="0"/>
            <w:vAlign w:val="center"/>
          </w:tcPr>
          <w:p w14:paraId="490849A8">
            <w:pPr>
              <w:jc w:val="center"/>
              <w:rPr>
                <w:b/>
                <w:szCs w:val="21"/>
              </w:rPr>
            </w:pPr>
          </w:p>
        </w:tc>
        <w:tc>
          <w:tcPr>
            <w:tcW w:w="1620" w:type="dxa"/>
            <w:gridSpan w:val="2"/>
            <w:vMerge w:val="continue"/>
            <w:noWrap w:val="0"/>
            <w:vAlign w:val="center"/>
          </w:tcPr>
          <w:p w14:paraId="6C2E4855">
            <w:pPr>
              <w:jc w:val="center"/>
              <w:rPr>
                <w:szCs w:val="21"/>
              </w:rPr>
            </w:pPr>
          </w:p>
        </w:tc>
        <w:tc>
          <w:tcPr>
            <w:tcW w:w="5832" w:type="dxa"/>
            <w:noWrap w:val="0"/>
            <w:vAlign w:val="top"/>
          </w:tcPr>
          <w:p w14:paraId="22BA703B">
            <w:pPr>
              <w:jc w:val="left"/>
              <w:rPr>
                <w:bCs/>
                <w:szCs w:val="21"/>
              </w:rPr>
            </w:pPr>
            <w:r>
              <w:rPr>
                <w:bCs/>
                <w:szCs w:val="21"/>
              </w:rPr>
              <w:t>1.2 投标人承担的设备运输、安装调试、验收检测和提供设备操作说明书、图纸等其他类似的义务。中标人应委派技术人员进行现场安装、调试，并提供货物安装调试的一切技术支持。安装调试的具体时间由采购人提前3天通知中标人。</w:t>
            </w:r>
          </w:p>
        </w:tc>
      </w:tr>
      <w:tr w14:paraId="726C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108" w:type="dxa"/>
          <w:trHeight w:val="567" w:hRule="atLeast"/>
        </w:trPr>
        <w:tc>
          <w:tcPr>
            <w:tcW w:w="1368" w:type="dxa"/>
            <w:gridSpan w:val="2"/>
            <w:vMerge w:val="continue"/>
            <w:noWrap w:val="0"/>
            <w:vAlign w:val="center"/>
          </w:tcPr>
          <w:p w14:paraId="31A08F4F">
            <w:pPr>
              <w:jc w:val="center"/>
              <w:rPr>
                <w:b/>
                <w:szCs w:val="21"/>
              </w:rPr>
            </w:pPr>
          </w:p>
        </w:tc>
        <w:tc>
          <w:tcPr>
            <w:tcW w:w="1620" w:type="dxa"/>
            <w:gridSpan w:val="2"/>
            <w:vMerge w:val="continue"/>
            <w:noWrap w:val="0"/>
            <w:vAlign w:val="center"/>
          </w:tcPr>
          <w:p w14:paraId="4073B7E8">
            <w:pPr>
              <w:jc w:val="center"/>
              <w:rPr>
                <w:szCs w:val="21"/>
              </w:rPr>
            </w:pPr>
          </w:p>
        </w:tc>
        <w:tc>
          <w:tcPr>
            <w:tcW w:w="5832" w:type="dxa"/>
            <w:noWrap w:val="0"/>
            <w:vAlign w:val="center"/>
          </w:tcPr>
          <w:p w14:paraId="30F80FCD">
            <w:pPr>
              <w:jc w:val="left"/>
              <w:rPr>
                <w:bCs/>
                <w:szCs w:val="21"/>
              </w:rPr>
            </w:pPr>
            <w:r>
              <w:rPr>
                <w:bCs/>
                <w:szCs w:val="21"/>
              </w:rPr>
              <w:t>1.3 交货（具体）地点：</w:t>
            </w:r>
            <w:r>
              <w:rPr>
                <w:rFonts w:hint="eastAsia"/>
                <w:bCs/>
                <w:color w:val="FF0000"/>
                <w:szCs w:val="21"/>
                <w:u w:val="single"/>
              </w:rPr>
              <w:t>深圳大学指定地点</w:t>
            </w:r>
            <w:r>
              <w:rPr>
                <w:bCs/>
                <w:szCs w:val="21"/>
              </w:rPr>
              <w:t>。</w:t>
            </w:r>
          </w:p>
        </w:tc>
      </w:tr>
      <w:tr w14:paraId="2F14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108" w:type="dxa"/>
          <w:trHeight w:val="567" w:hRule="atLeast"/>
        </w:trPr>
        <w:tc>
          <w:tcPr>
            <w:tcW w:w="1368" w:type="dxa"/>
            <w:gridSpan w:val="2"/>
            <w:vMerge w:val="continue"/>
            <w:noWrap w:val="0"/>
            <w:vAlign w:val="center"/>
          </w:tcPr>
          <w:p w14:paraId="6E5C86EC">
            <w:pPr>
              <w:jc w:val="center"/>
              <w:rPr>
                <w:b/>
                <w:szCs w:val="21"/>
              </w:rPr>
            </w:pPr>
          </w:p>
        </w:tc>
        <w:tc>
          <w:tcPr>
            <w:tcW w:w="1620" w:type="dxa"/>
            <w:gridSpan w:val="2"/>
            <w:vMerge w:val="continue"/>
            <w:noWrap w:val="0"/>
            <w:vAlign w:val="center"/>
          </w:tcPr>
          <w:p w14:paraId="1455F3B4">
            <w:pPr>
              <w:jc w:val="center"/>
              <w:rPr>
                <w:szCs w:val="21"/>
              </w:rPr>
            </w:pPr>
          </w:p>
        </w:tc>
        <w:tc>
          <w:tcPr>
            <w:tcW w:w="5832" w:type="dxa"/>
            <w:noWrap w:val="0"/>
            <w:vAlign w:val="top"/>
          </w:tcPr>
          <w:p w14:paraId="3352D88D">
            <w:pPr>
              <w:jc w:val="left"/>
              <w:rPr>
                <w:bCs/>
                <w:szCs w:val="21"/>
              </w:rPr>
            </w:pPr>
            <w:r>
              <w:rPr>
                <w:bCs/>
                <w:szCs w:val="21"/>
              </w:rPr>
              <w:t>1.4从中华人民共和国关境内提供的货物，技术资料应齐全，提供但不限于如下技术文件和资料：</w:t>
            </w:r>
          </w:p>
          <w:p w14:paraId="32257524">
            <w:pPr>
              <w:jc w:val="left"/>
              <w:rPr>
                <w:bCs/>
                <w:szCs w:val="21"/>
              </w:rPr>
            </w:pPr>
            <w:r>
              <w:rPr>
                <w:bCs/>
                <w:szCs w:val="21"/>
              </w:rPr>
              <w:t>（1）产品安装、操作和维修保养手册；</w:t>
            </w:r>
          </w:p>
          <w:p w14:paraId="63C67908">
            <w:pPr>
              <w:jc w:val="left"/>
              <w:rPr>
                <w:bCs/>
                <w:szCs w:val="21"/>
              </w:rPr>
            </w:pPr>
            <w:r>
              <w:rPr>
                <w:bCs/>
                <w:szCs w:val="21"/>
              </w:rPr>
              <w:t>（2）产品使用说明书；</w:t>
            </w:r>
          </w:p>
          <w:p w14:paraId="22FA1B9B">
            <w:pPr>
              <w:jc w:val="left"/>
              <w:rPr>
                <w:bCs/>
                <w:szCs w:val="21"/>
              </w:rPr>
            </w:pPr>
            <w:r>
              <w:rPr>
                <w:bCs/>
                <w:szCs w:val="21"/>
              </w:rPr>
              <w:t>（3）产品出厂检验合格证；</w:t>
            </w:r>
          </w:p>
          <w:p w14:paraId="5694AD62">
            <w:pPr>
              <w:jc w:val="left"/>
              <w:rPr>
                <w:bCs/>
                <w:szCs w:val="21"/>
              </w:rPr>
            </w:pPr>
            <w:r>
              <w:rPr>
                <w:bCs/>
                <w:szCs w:val="21"/>
              </w:rPr>
              <w:t>（4）产品到货清单；</w:t>
            </w:r>
          </w:p>
          <w:p w14:paraId="05DCA83A">
            <w:pPr>
              <w:jc w:val="left"/>
              <w:rPr>
                <w:bCs/>
                <w:szCs w:val="21"/>
              </w:rPr>
            </w:pPr>
            <w:r>
              <w:rPr>
                <w:bCs/>
                <w:szCs w:val="21"/>
              </w:rPr>
              <w:t>（5）产品保修证明。</w:t>
            </w:r>
          </w:p>
        </w:tc>
      </w:tr>
      <w:tr w14:paraId="3069C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108" w:type="dxa"/>
          <w:trHeight w:val="567" w:hRule="atLeast"/>
        </w:trPr>
        <w:tc>
          <w:tcPr>
            <w:tcW w:w="1368" w:type="dxa"/>
            <w:gridSpan w:val="2"/>
            <w:vMerge w:val="restart"/>
            <w:noWrap w:val="0"/>
            <w:vAlign w:val="center"/>
          </w:tcPr>
          <w:p w14:paraId="7506D356">
            <w:pPr>
              <w:jc w:val="center"/>
              <w:rPr>
                <w:b/>
                <w:szCs w:val="21"/>
              </w:rPr>
            </w:pPr>
            <w:r>
              <w:rPr>
                <w:b/>
                <w:szCs w:val="21"/>
              </w:rPr>
              <w:t>2</w:t>
            </w:r>
          </w:p>
        </w:tc>
        <w:tc>
          <w:tcPr>
            <w:tcW w:w="1620" w:type="dxa"/>
            <w:gridSpan w:val="2"/>
            <w:vMerge w:val="restart"/>
            <w:noWrap w:val="0"/>
            <w:vAlign w:val="center"/>
          </w:tcPr>
          <w:p w14:paraId="196A1863">
            <w:pPr>
              <w:jc w:val="center"/>
              <w:rPr>
                <w:szCs w:val="21"/>
              </w:rPr>
            </w:pPr>
            <w:commentRangeStart w:id="32"/>
            <w:r>
              <w:rPr>
                <w:szCs w:val="21"/>
              </w:rPr>
              <w:t>关于验收</w:t>
            </w:r>
            <w:commentRangeEnd w:id="32"/>
            <w:r>
              <w:commentReference w:id="32"/>
            </w:r>
          </w:p>
        </w:tc>
        <w:tc>
          <w:tcPr>
            <w:tcW w:w="5832" w:type="dxa"/>
            <w:noWrap w:val="0"/>
            <w:vAlign w:val="top"/>
          </w:tcPr>
          <w:p w14:paraId="13160980">
            <w:pPr>
              <w:jc w:val="left"/>
              <w:rPr>
                <w:bCs/>
                <w:szCs w:val="21"/>
              </w:rPr>
            </w:pPr>
            <w:r>
              <w:rPr>
                <w:bCs/>
                <w:szCs w:val="21"/>
              </w:rPr>
              <w:t>2.1投标人货物经过双方检验认可后，签署验收报告，产品保修期自验收合格之日起算，由投标人提供产品保修文件。</w:t>
            </w:r>
          </w:p>
        </w:tc>
      </w:tr>
      <w:tr w14:paraId="0BEEA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108" w:type="dxa"/>
          <w:trHeight w:val="567" w:hRule="atLeast"/>
        </w:trPr>
        <w:tc>
          <w:tcPr>
            <w:tcW w:w="1368" w:type="dxa"/>
            <w:gridSpan w:val="2"/>
            <w:vMerge w:val="continue"/>
            <w:noWrap w:val="0"/>
            <w:vAlign w:val="center"/>
          </w:tcPr>
          <w:p w14:paraId="11EDEE1E">
            <w:pPr>
              <w:jc w:val="center"/>
              <w:rPr>
                <w:b/>
                <w:szCs w:val="21"/>
              </w:rPr>
            </w:pPr>
          </w:p>
        </w:tc>
        <w:tc>
          <w:tcPr>
            <w:tcW w:w="1620" w:type="dxa"/>
            <w:gridSpan w:val="2"/>
            <w:vMerge w:val="continue"/>
            <w:noWrap w:val="0"/>
            <w:vAlign w:val="top"/>
          </w:tcPr>
          <w:p w14:paraId="58071D29">
            <w:pPr>
              <w:rPr>
                <w:b/>
                <w:szCs w:val="21"/>
              </w:rPr>
            </w:pPr>
          </w:p>
        </w:tc>
        <w:tc>
          <w:tcPr>
            <w:tcW w:w="5832" w:type="dxa"/>
            <w:noWrap w:val="0"/>
            <w:vAlign w:val="top"/>
          </w:tcPr>
          <w:p w14:paraId="009AF224">
            <w:pPr>
              <w:jc w:val="left"/>
              <w:rPr>
                <w:bCs/>
                <w:szCs w:val="21"/>
              </w:rPr>
            </w:pPr>
            <w:r>
              <w:rPr>
                <w:bCs/>
                <w:szCs w:val="21"/>
              </w:rPr>
              <w:t>2.2当满足以下条件时，采购人才向中标人签发货物验收报告：</w:t>
            </w:r>
          </w:p>
          <w:p w14:paraId="1E74D1A2">
            <w:pPr>
              <w:tabs>
                <w:tab w:val="left" w:pos="1260"/>
              </w:tabs>
              <w:jc w:val="left"/>
              <w:rPr>
                <w:bCs/>
                <w:szCs w:val="21"/>
              </w:rPr>
            </w:pPr>
            <w:r>
              <w:rPr>
                <w:bCs/>
                <w:szCs w:val="21"/>
              </w:rPr>
              <w:t>a、中标人已按照合同规定提供了全部产品及完整的技术资料。</w:t>
            </w:r>
          </w:p>
          <w:p w14:paraId="6B06E20D">
            <w:pPr>
              <w:tabs>
                <w:tab w:val="left" w:pos="1260"/>
              </w:tabs>
              <w:jc w:val="left"/>
              <w:rPr>
                <w:bCs/>
                <w:szCs w:val="21"/>
              </w:rPr>
            </w:pPr>
            <w:r>
              <w:rPr>
                <w:bCs/>
                <w:szCs w:val="21"/>
              </w:rPr>
              <w:t>b、货物符合</w:t>
            </w:r>
            <w:commentRangeStart w:id="33"/>
            <w:r>
              <w:rPr>
                <w:bCs/>
                <w:szCs w:val="21"/>
              </w:rPr>
              <w:t>招标文件技术规格书</w:t>
            </w:r>
            <w:commentRangeEnd w:id="33"/>
            <w:r>
              <w:commentReference w:id="33"/>
            </w:r>
            <w:r>
              <w:rPr>
                <w:bCs/>
                <w:szCs w:val="21"/>
              </w:rPr>
              <w:t>的要求，性能满足要求。</w:t>
            </w:r>
          </w:p>
          <w:p w14:paraId="5D303A55">
            <w:pPr>
              <w:tabs>
                <w:tab w:val="left" w:pos="1260"/>
              </w:tabs>
              <w:jc w:val="left"/>
              <w:rPr>
                <w:bCs/>
                <w:szCs w:val="21"/>
              </w:rPr>
            </w:pPr>
            <w:r>
              <w:rPr>
                <w:bCs/>
                <w:szCs w:val="21"/>
              </w:rPr>
              <w:t>c、货物具备产品合格证。</w:t>
            </w:r>
          </w:p>
        </w:tc>
      </w:tr>
      <w:tr w14:paraId="73738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108" w:type="dxa"/>
          <w:trHeight w:val="567" w:hRule="atLeast"/>
        </w:trPr>
        <w:tc>
          <w:tcPr>
            <w:tcW w:w="1368" w:type="dxa"/>
            <w:gridSpan w:val="2"/>
            <w:noWrap w:val="0"/>
            <w:vAlign w:val="center"/>
          </w:tcPr>
          <w:p w14:paraId="3CE7EA36">
            <w:pPr>
              <w:jc w:val="center"/>
              <w:rPr>
                <w:b/>
                <w:szCs w:val="21"/>
              </w:rPr>
            </w:pPr>
            <w:r>
              <w:rPr>
                <w:b/>
                <w:szCs w:val="21"/>
              </w:rPr>
              <w:t>3</w:t>
            </w:r>
          </w:p>
        </w:tc>
        <w:tc>
          <w:tcPr>
            <w:tcW w:w="1620" w:type="dxa"/>
            <w:gridSpan w:val="2"/>
            <w:noWrap w:val="0"/>
            <w:vAlign w:val="center"/>
          </w:tcPr>
          <w:p w14:paraId="3BCF5BD7">
            <w:pPr>
              <w:jc w:val="center"/>
              <w:rPr>
                <w:szCs w:val="21"/>
              </w:rPr>
            </w:pPr>
            <w:r>
              <w:rPr>
                <w:szCs w:val="21"/>
              </w:rPr>
              <w:t>付款方式</w:t>
            </w:r>
          </w:p>
        </w:tc>
        <w:tc>
          <w:tcPr>
            <w:tcW w:w="5832" w:type="dxa"/>
            <w:noWrap w:val="0"/>
            <w:vAlign w:val="top"/>
          </w:tcPr>
          <w:p w14:paraId="47793895">
            <w:pPr>
              <w:adjustRightInd w:val="0"/>
              <w:snapToGrid w:val="0"/>
              <w:spacing w:line="360" w:lineRule="auto"/>
              <w:ind w:firstLine="0" w:firstLineChars="0"/>
              <w:jc w:val="left"/>
              <w:rPr>
                <w:color w:val="0000FF"/>
                <w:szCs w:val="21"/>
              </w:rPr>
            </w:pPr>
            <w:r>
              <w:rPr>
                <w:rFonts w:ascii="宋体" w:hAnsi="宋体" w:cs="Segoe UI Symbol"/>
                <w:b/>
                <w:szCs w:val="21"/>
              </w:rPr>
              <w:t>★</w:t>
            </w:r>
            <w:commentRangeStart w:id="34"/>
            <w:r>
              <w:t>合同签订后</w:t>
            </w:r>
            <w:r>
              <w:rPr>
                <w:rFonts w:hint="eastAsia"/>
              </w:rPr>
              <w:t>7日内</w:t>
            </w:r>
            <w:r>
              <w:t>，中标人应按招标文件的规定向采购方提交履约保证金。</w:t>
            </w:r>
            <w:r>
              <w:rPr>
                <w:rFonts w:hint="eastAsia"/>
              </w:rPr>
              <w:t>货到指定地点，完成到货验收及实施工作后进行项目验收。</w:t>
            </w:r>
            <w:r>
              <w:t>验收合格后</w:t>
            </w:r>
            <w:r>
              <w:rPr>
                <w:rFonts w:hint="eastAsia"/>
              </w:rPr>
              <w:t>，采购人提交资料至采购人审计部门出具审计报告，投标人再开具发票。</w:t>
            </w:r>
            <w:r>
              <w:t>采购方整理相关付款资料，经付款审批流程后支付货款。</w:t>
            </w:r>
            <w:commentRangeEnd w:id="34"/>
            <w:r>
              <w:commentReference w:id="34"/>
            </w:r>
          </w:p>
        </w:tc>
      </w:tr>
      <w:tr w14:paraId="31667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108" w:type="dxa"/>
          <w:trHeight w:val="567" w:hRule="atLeast"/>
        </w:trPr>
        <w:tc>
          <w:tcPr>
            <w:tcW w:w="1368" w:type="dxa"/>
            <w:gridSpan w:val="2"/>
            <w:noWrap w:val="0"/>
            <w:vAlign w:val="center"/>
          </w:tcPr>
          <w:p w14:paraId="782644DB">
            <w:pPr>
              <w:jc w:val="center"/>
              <w:rPr>
                <w:szCs w:val="21"/>
              </w:rPr>
            </w:pPr>
            <w:r>
              <w:rPr>
                <w:b/>
                <w:szCs w:val="21"/>
              </w:rPr>
              <w:t>4</w:t>
            </w:r>
          </w:p>
        </w:tc>
        <w:tc>
          <w:tcPr>
            <w:tcW w:w="1620" w:type="dxa"/>
            <w:gridSpan w:val="2"/>
            <w:noWrap w:val="0"/>
            <w:vAlign w:val="center"/>
          </w:tcPr>
          <w:p w14:paraId="7167BB7D">
            <w:pPr>
              <w:rPr>
                <w:szCs w:val="21"/>
              </w:rPr>
            </w:pPr>
            <w:r>
              <w:rPr>
                <w:szCs w:val="21"/>
              </w:rPr>
              <w:t>关于知识产权</w:t>
            </w:r>
          </w:p>
        </w:tc>
        <w:tc>
          <w:tcPr>
            <w:tcW w:w="5832" w:type="dxa"/>
            <w:noWrap w:val="0"/>
            <w:vAlign w:val="top"/>
          </w:tcPr>
          <w:p w14:paraId="7F515A29">
            <w:pPr>
              <w:jc w:val="left"/>
              <w:rPr>
                <w:szCs w:val="21"/>
              </w:rPr>
            </w:pPr>
            <w:r>
              <w:rPr>
                <w:szCs w:val="21"/>
              </w:rPr>
              <w:t>1、提供的货物是合法厂家生产和经销的原包装产品（包括零配件），必须具备生产日期、厂名、厂址、产品合格证等。</w:t>
            </w:r>
          </w:p>
          <w:p w14:paraId="10A94D31">
            <w:pPr>
              <w:jc w:val="left"/>
              <w:rPr>
                <w:b/>
                <w:szCs w:val="21"/>
              </w:rPr>
            </w:pPr>
            <w:r>
              <w:rPr>
                <w:szCs w:val="21"/>
              </w:rPr>
              <w:t>2、采购人在中华人民共和国境内使用该货物或货物的任何一部分时，免受第三方提出的侵犯其专利权、商标权或工业设计权等知识产权的起诉或司法干预。如果发生上述起诉或干预，则其法律责任均由中标人负责。</w:t>
            </w:r>
          </w:p>
        </w:tc>
      </w:tr>
      <w:tr w14:paraId="6C99E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567" w:hRule="atLeast"/>
        </w:trPr>
        <w:tc>
          <w:tcPr>
            <w:tcW w:w="1368" w:type="dxa"/>
            <w:gridSpan w:val="2"/>
            <w:noWrap w:val="0"/>
            <w:vAlign w:val="center"/>
          </w:tcPr>
          <w:p w14:paraId="3AEE97D9">
            <w:pPr>
              <w:jc w:val="center"/>
              <w:rPr>
                <w:b/>
                <w:szCs w:val="21"/>
              </w:rPr>
            </w:pPr>
            <w:r>
              <w:rPr>
                <w:b/>
                <w:szCs w:val="21"/>
              </w:rPr>
              <w:t>5</w:t>
            </w:r>
          </w:p>
        </w:tc>
        <w:tc>
          <w:tcPr>
            <w:tcW w:w="1620" w:type="dxa"/>
            <w:gridSpan w:val="2"/>
            <w:noWrap w:val="0"/>
            <w:vAlign w:val="center"/>
          </w:tcPr>
          <w:p w14:paraId="1D21B30D">
            <w:pPr>
              <w:jc w:val="center"/>
              <w:rPr>
                <w:szCs w:val="21"/>
              </w:rPr>
            </w:pPr>
            <w:r>
              <w:rPr>
                <w:szCs w:val="21"/>
              </w:rPr>
              <w:t>关于商检</w:t>
            </w:r>
          </w:p>
        </w:tc>
        <w:tc>
          <w:tcPr>
            <w:tcW w:w="5940" w:type="dxa"/>
            <w:gridSpan w:val="2"/>
            <w:noWrap w:val="0"/>
            <w:vAlign w:val="top"/>
          </w:tcPr>
          <w:p w14:paraId="1C1BE74D">
            <w:pPr>
              <w:jc w:val="left"/>
              <w:rPr>
                <w:szCs w:val="21"/>
              </w:rPr>
            </w:pPr>
            <w:r>
              <w:rPr>
                <w:szCs w:val="21"/>
              </w:rPr>
              <w:t>依据相关法律法规要求，如所提供的货物需由国家商检部门进行商检的，商检、检疫费用由中标人承担。</w:t>
            </w:r>
          </w:p>
        </w:tc>
      </w:tr>
      <w:tr w14:paraId="6434F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567" w:hRule="atLeast"/>
        </w:trPr>
        <w:tc>
          <w:tcPr>
            <w:tcW w:w="1368" w:type="dxa"/>
            <w:gridSpan w:val="2"/>
            <w:noWrap w:val="0"/>
            <w:vAlign w:val="center"/>
          </w:tcPr>
          <w:p w14:paraId="1FEEDBEE">
            <w:pPr>
              <w:jc w:val="center"/>
              <w:rPr>
                <w:b/>
                <w:szCs w:val="21"/>
              </w:rPr>
            </w:pPr>
            <w:r>
              <w:rPr>
                <w:b/>
                <w:szCs w:val="21"/>
              </w:rPr>
              <w:t>6</w:t>
            </w:r>
          </w:p>
        </w:tc>
        <w:tc>
          <w:tcPr>
            <w:tcW w:w="1620" w:type="dxa"/>
            <w:gridSpan w:val="2"/>
            <w:noWrap w:val="0"/>
            <w:vAlign w:val="center"/>
          </w:tcPr>
          <w:p w14:paraId="5BFD3F57">
            <w:pPr>
              <w:jc w:val="center"/>
              <w:rPr>
                <w:szCs w:val="21"/>
              </w:rPr>
            </w:pPr>
            <w:r>
              <w:rPr>
                <w:szCs w:val="21"/>
              </w:rPr>
              <w:t>关于违约</w:t>
            </w:r>
          </w:p>
        </w:tc>
        <w:tc>
          <w:tcPr>
            <w:tcW w:w="5940" w:type="dxa"/>
            <w:gridSpan w:val="2"/>
            <w:noWrap w:val="0"/>
            <w:vAlign w:val="top"/>
          </w:tcPr>
          <w:p w14:paraId="7FAF8D47">
            <w:pPr>
              <w:adjustRightInd/>
              <w:snapToGrid/>
              <w:spacing w:line="240" w:lineRule="auto"/>
              <w:ind w:firstLine="0" w:firstLineChars="0"/>
              <w:jc w:val="left"/>
              <w:rPr>
                <w:rFonts w:ascii="Times New Roman" w:hAnsi="Times New Roman" w:cs="Times New Roman"/>
                <w:szCs w:val="21"/>
              </w:rPr>
            </w:pPr>
            <w:r>
              <w:rPr>
                <w:rFonts w:ascii="Times New Roman" w:hAnsi="Times New Roman" w:cs="Times New Roman"/>
                <w:szCs w:val="21"/>
              </w:rPr>
              <w:t>1．供需双方均应全面履行合同，任何一方未能按照合同的约定履行自己的义务，应当承担违约责任。违约方应当赔偿守约方因此遭受的损失，包括但不限于守约方的直接经济损失、间接经济损失、守约方为追究违约责任所发生的律师费、差旅费、交通费等。</w:t>
            </w:r>
          </w:p>
          <w:p w14:paraId="73EC9E10">
            <w:pPr>
              <w:adjustRightInd/>
              <w:snapToGrid/>
              <w:spacing w:line="240" w:lineRule="auto"/>
              <w:ind w:firstLine="0" w:firstLineChars="0"/>
              <w:jc w:val="left"/>
              <w:rPr>
                <w:rFonts w:ascii="Times New Roman" w:hAnsi="Times New Roman" w:cs="Times New Roman"/>
                <w:szCs w:val="21"/>
              </w:rPr>
            </w:pPr>
            <w:r>
              <w:rPr>
                <w:rFonts w:ascii="Times New Roman" w:hAnsi="Times New Roman" w:cs="Times New Roman"/>
                <w:szCs w:val="21"/>
              </w:rPr>
              <w:t>2．供方无正当理由延迟交货，需方有权提出违约损失赔偿或解除合同。在履行合同过程中，如果供方遇到不能按时交货和提供服务的情况，应及时以书面形式将不能按时交货的理由、预期延误时间通知需方。需方收到供方通知后，认为理由正当的，可酌情延长交货时间。</w:t>
            </w:r>
          </w:p>
          <w:p w14:paraId="57D389A9">
            <w:pPr>
              <w:jc w:val="left"/>
              <w:rPr>
                <w:rFonts w:hint="default" w:ascii="Times New Roman" w:hAnsi="Times New Roman" w:cs="Times New Roman"/>
                <w:szCs w:val="21"/>
              </w:rPr>
            </w:pPr>
            <w:r>
              <w:rPr>
                <w:rFonts w:ascii="Times New Roman" w:hAnsi="Times New Roman" w:cs="Times New Roman"/>
                <w:szCs w:val="21"/>
              </w:rPr>
              <w:t>3．如果供方未按合同的约定时间交货或提供现场安装、调试或保修等服务，需方可要求供方支付违约金。违约金按每周延迟交货或提供服务的合同采购价格的0.5%计算，违约金的最高限额为合同价格的5%，如果累积达到最高限额，需方有权解除合同。需方已经支付货款的，供方出现上述违约行为，需方有权要求供方退还已经收到的货款。一周按7天算，不足7天按一周算</w:t>
            </w:r>
            <w:r>
              <w:rPr>
                <w:rFonts w:hint="default" w:ascii="Times New Roman" w:hAnsi="Times New Roman" w:cs="Times New Roman"/>
                <w:szCs w:val="21"/>
              </w:rPr>
              <w:t>。</w:t>
            </w:r>
          </w:p>
          <w:p w14:paraId="2ED07F12">
            <w:pPr>
              <w:adjustRightInd/>
              <w:snapToGrid/>
              <w:spacing w:line="240" w:lineRule="auto"/>
              <w:jc w:val="left"/>
              <w:rPr>
                <w:rFonts w:ascii="Times New Roman" w:hAnsi="Times New Roman" w:cs="Times New Roman"/>
                <w:szCs w:val="21"/>
              </w:rPr>
            </w:pPr>
            <w:r>
              <w:rPr>
                <w:rFonts w:ascii="Times New Roman" w:hAnsi="Times New Roman" w:cs="Times New Roman"/>
                <w:szCs w:val="21"/>
              </w:rPr>
              <w:t>4．中标人所交付产品不符合其投标承诺的，或在投标阶段为了中标而盲目虚假承诺、低价恶性竞争，在履约阶段通过偷工减料，在产品中掺杂、掺假，以假充真，以次充好，或者以不合格产品冒充合格产品的，由中标人负责包修、包换或退货，并将被没收履约保证金，且需偿付验收不合格部分货款的10 %的违约金，同时将上报主管部门进行依法处理。</w:t>
            </w:r>
          </w:p>
          <w:p w14:paraId="0CF51B26">
            <w:pPr>
              <w:adjustRightInd/>
              <w:snapToGrid/>
              <w:spacing w:line="240" w:lineRule="auto"/>
              <w:jc w:val="left"/>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szCs w:val="21"/>
              </w:rPr>
              <w:t>针对中标人不能交货、逾期交货或所交付产品验收不合格等情</w:t>
            </w:r>
            <w:r>
              <w:rPr>
                <w:rFonts w:ascii="Times New Roman" w:hAnsi="Times New Roman" w:cs="Times New Roman"/>
                <w:szCs w:val="21"/>
              </w:rPr>
              <w:t>形，采购人有权在履约评价中认定为履约等级“差”。</w:t>
            </w:r>
          </w:p>
          <w:p w14:paraId="10B1D3A8">
            <w:pPr>
              <w:jc w:val="left"/>
              <w:rPr>
                <w:rFonts w:ascii="Times New Roman" w:hAnsi="Times New Roman" w:cs="Times New Roman"/>
                <w:szCs w:val="21"/>
              </w:rPr>
            </w:pPr>
            <w:r>
              <w:rPr>
                <w:rFonts w:ascii="Times New Roman" w:hAnsi="Times New Roman" w:cs="Times New Roman"/>
                <w:b w:val="0"/>
                <w:bCs w:val="0"/>
                <w:sz w:val="21"/>
                <w:szCs w:val="21"/>
              </w:rPr>
              <w:t>6．违约金从履约保证金中扣除，不足部分由中标人偿付。</w:t>
            </w:r>
          </w:p>
        </w:tc>
      </w:tr>
    </w:tbl>
    <w:p w14:paraId="17911771">
      <w:pPr>
        <w:rPr>
          <w:b/>
        </w:rPr>
      </w:pPr>
    </w:p>
    <w:p w14:paraId="72C2B8DC">
      <w:pPr>
        <w:pStyle w:val="8"/>
        <w:spacing w:before="60" w:beforeLines="25" w:after="60" w:afterLines="25"/>
        <w:ind w:firstLine="0" w:firstLineChars="0"/>
        <w:rPr>
          <w:rFonts w:ascii="宋体" w:hAnsi="宋体"/>
          <w:szCs w:val="21"/>
        </w:rPr>
      </w:pPr>
    </w:p>
    <w:p w14:paraId="773D9308">
      <w:pPr>
        <w:pStyle w:val="6"/>
        <w:spacing w:before="120" w:beforeLines="50" w:after="120" w:afterLines="50"/>
        <w:rPr>
          <w:sz w:val="28"/>
          <w:szCs w:val="28"/>
        </w:rPr>
      </w:pPr>
      <w:r>
        <w:rPr>
          <w:rFonts w:hint="eastAsia"/>
          <w:sz w:val="28"/>
          <w:szCs w:val="28"/>
        </w:rPr>
        <w:t>六、其他重要条款</w:t>
      </w:r>
    </w:p>
    <w:p w14:paraId="6D353E8C">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3B8EAB7B">
      <w:pPr>
        <w:pStyle w:val="8"/>
        <w:spacing w:before="60" w:beforeLines="25" w:after="60" w:afterLines="25"/>
        <w:ind w:firstLine="392"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14:paraId="31456EE1">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14:paraId="159CFFBD">
      <w:pPr>
        <w:ind w:firstLine="420" w:firstLineChars="200"/>
        <w:rPr>
          <w:bCs/>
          <w:szCs w:val="21"/>
        </w:rPr>
      </w:pPr>
      <w:r>
        <w:rPr>
          <w:rFonts w:hint="eastAsia"/>
          <w:bCs/>
          <w:szCs w:val="21"/>
          <w:lang w:val="en-US" w:eastAsia="zh-CN"/>
        </w:rPr>
        <w:t>4</w:t>
      </w:r>
      <w:r>
        <w:rPr>
          <w:rFonts w:hint="eastAsia"/>
          <w:bCs/>
          <w:szCs w:val="21"/>
        </w:rPr>
        <w:t>、除政府采购合同继续履行将损害国家利益和社会公共利益外，双方当事人不得擅自变更、中止或者终止合同。</w:t>
      </w:r>
    </w:p>
    <w:p w14:paraId="33EB5670">
      <w:pPr>
        <w:ind w:firstLine="420" w:firstLineChars="200"/>
        <w:rPr>
          <w:rFonts w:hint="eastAsia" w:eastAsia="宋体"/>
          <w:bCs/>
          <w:szCs w:val="21"/>
          <w:lang w:val="en-US" w:eastAsia="zh-CN"/>
        </w:rPr>
      </w:pPr>
      <w:r>
        <w:rPr>
          <w:rFonts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bCs/>
          <w:szCs w:val="21"/>
          <w:lang w:val="en-US" w:eastAsia="zh-CN"/>
        </w:rPr>
        <w:t>。</w:t>
      </w:r>
    </w:p>
    <w:p w14:paraId="5693BEE2">
      <w:pPr>
        <w:pStyle w:val="36"/>
      </w:pPr>
    </w:p>
    <w:p w14:paraId="471BA65C">
      <w:pPr>
        <w:pStyle w:val="36"/>
      </w:pPr>
    </w:p>
    <w:p w14:paraId="1DA81F81">
      <w:pPr>
        <w:keepNext/>
        <w:keepLines/>
        <w:widowControl w:val="0"/>
        <w:adjustRightInd w:val="0"/>
        <w:spacing w:before="120" w:beforeLines="50" w:after="120" w:afterLines="50" w:line="240" w:lineRule="auto"/>
        <w:ind w:firstLine="420"/>
        <w:jc w:val="center"/>
        <w:textAlignment w:val="baseline"/>
        <w:outlineLvl w:val="1"/>
        <w:rPr>
          <w:rFonts w:ascii="宋体" w:hAnsi="宋体" w:eastAsia="宋体" w:cs="Times New Roman"/>
          <w:b/>
          <w:bCs/>
          <w:kern w:val="0"/>
          <w:sz w:val="28"/>
          <w:szCs w:val="28"/>
          <w:highlight w:val="none"/>
          <w:lang w:val="en-US" w:eastAsia="zh-CN" w:bidi="ar-SA"/>
        </w:rPr>
      </w:pPr>
      <w:r>
        <w:rPr>
          <w:rFonts w:hint="eastAsia" w:ascii="宋体" w:hAnsi="宋体" w:eastAsia="宋体" w:cs="Times New Roman"/>
          <w:b/>
          <w:bCs/>
          <w:kern w:val="0"/>
          <w:sz w:val="28"/>
          <w:szCs w:val="28"/>
          <w:highlight w:val="none"/>
        </w:rPr>
        <w:t>七、</w:t>
      </w:r>
      <w:r>
        <w:rPr>
          <w:rFonts w:hint="eastAsia" w:ascii="宋体" w:hAnsi="宋体" w:eastAsia="宋体" w:cs="Times New Roman"/>
          <w:b/>
          <w:bCs/>
          <w:kern w:val="0"/>
          <w:sz w:val="28"/>
          <w:szCs w:val="28"/>
          <w:highlight w:val="none"/>
          <w:lang w:val="en-US" w:eastAsia="zh-CN" w:bidi="ar-SA"/>
        </w:rPr>
        <w:t>样品要求</w:t>
      </w:r>
      <w:r>
        <w:rPr>
          <w:rFonts w:ascii="宋体" w:hAnsi="宋体" w:eastAsia="宋体" w:cs="Times New Roman"/>
          <w:b/>
          <w:bCs/>
          <w:kern w:val="0"/>
          <w:sz w:val="24"/>
          <w:szCs w:val="20"/>
          <w:highlight w:val="none"/>
          <w:lang w:val="en-US" w:eastAsia="zh-CN" w:bidi="ar-SA"/>
        </w:rPr>
        <w:commentReference w:id="35"/>
      </w:r>
    </w:p>
    <w:p w14:paraId="0FE4772D">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（一）一般性规定和要求</w:t>
      </w:r>
    </w:p>
    <w:p w14:paraId="132AE188">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1、投标样品上需标注“项目名称及项目编号、样品编号、样品名称”等信息，但</w:t>
      </w:r>
      <w:r>
        <w:rPr>
          <w:rFonts w:ascii="宋体" w:hAnsi="宋体" w:eastAsia="宋体" w:cs="宋体"/>
          <w:kern w:val="0"/>
          <w:szCs w:val="18"/>
          <w:highlight w:val="none"/>
        </w:rPr>
        <w:t>不</w:t>
      </w:r>
      <w:r>
        <w:rPr>
          <w:rFonts w:hint="eastAsia" w:ascii="宋体" w:hAnsi="宋体" w:eastAsia="宋体" w:cs="宋体"/>
          <w:kern w:val="0"/>
          <w:szCs w:val="18"/>
          <w:highlight w:val="none"/>
        </w:rPr>
        <w:t>得显示指向</w:t>
      </w:r>
      <w:r>
        <w:rPr>
          <w:rFonts w:ascii="宋体" w:hAnsi="宋体" w:eastAsia="宋体" w:cs="宋体"/>
          <w:kern w:val="0"/>
          <w:szCs w:val="18"/>
          <w:highlight w:val="none"/>
        </w:rPr>
        <w:t>任何</w:t>
      </w:r>
      <w:r>
        <w:rPr>
          <w:rFonts w:hint="eastAsia" w:ascii="宋体" w:hAnsi="宋体" w:eastAsia="宋体" w:cs="宋体"/>
          <w:kern w:val="0"/>
          <w:szCs w:val="18"/>
          <w:highlight w:val="none"/>
        </w:rPr>
        <w:t>投标供应商的信息、</w:t>
      </w:r>
      <w:r>
        <w:rPr>
          <w:rFonts w:ascii="宋体" w:hAnsi="宋体" w:eastAsia="宋体" w:cs="宋体"/>
          <w:kern w:val="0"/>
          <w:szCs w:val="18"/>
          <w:highlight w:val="none"/>
        </w:rPr>
        <w:t>生产厂家</w:t>
      </w:r>
      <w:r>
        <w:rPr>
          <w:rFonts w:hint="eastAsia" w:ascii="宋体" w:hAnsi="宋体" w:eastAsia="宋体" w:cs="宋体"/>
          <w:kern w:val="0"/>
          <w:szCs w:val="18"/>
          <w:highlight w:val="none"/>
        </w:rPr>
        <w:t>的</w:t>
      </w:r>
      <w:r>
        <w:rPr>
          <w:rFonts w:ascii="宋体" w:hAnsi="宋体" w:eastAsia="宋体" w:cs="宋体"/>
          <w:kern w:val="0"/>
          <w:szCs w:val="18"/>
          <w:highlight w:val="none"/>
        </w:rPr>
        <w:t>商标，或者</w:t>
      </w:r>
      <w:r>
        <w:rPr>
          <w:rFonts w:hint="eastAsia" w:ascii="宋体" w:hAnsi="宋体" w:eastAsia="宋体" w:cs="宋体"/>
          <w:kern w:val="0"/>
          <w:szCs w:val="18"/>
          <w:highlight w:val="none"/>
        </w:rPr>
        <w:t>其他</w:t>
      </w:r>
      <w:r>
        <w:rPr>
          <w:rFonts w:ascii="宋体" w:hAnsi="宋体" w:eastAsia="宋体" w:cs="宋体"/>
          <w:kern w:val="0"/>
          <w:szCs w:val="18"/>
          <w:highlight w:val="none"/>
        </w:rPr>
        <w:t>的标记标识</w:t>
      </w:r>
      <w:r>
        <w:rPr>
          <w:rFonts w:hint="eastAsia" w:ascii="宋体" w:hAnsi="宋体" w:eastAsia="宋体" w:cs="宋体"/>
          <w:kern w:val="0"/>
          <w:szCs w:val="18"/>
          <w:highlight w:val="none"/>
        </w:rPr>
        <w:t>。需要安装的投标样品需为安装完整的成品，由投标供应商自行组织安装。</w:t>
      </w:r>
    </w:p>
    <w:p w14:paraId="3F0FB5BF">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2、样品递交签到：</w:t>
      </w:r>
    </w:p>
    <w:p w14:paraId="3424F237">
      <w:pPr>
        <w:ind w:firstLine="420" w:firstLineChars="200"/>
        <w:rPr>
          <w:rFonts w:ascii="Times New Roman" w:hAnsi="Times New Roman" w:eastAsia="宋体" w:cs="Times New Roman"/>
          <w:b/>
          <w:bCs/>
          <w:color w:val="FF0000"/>
          <w:highlight w:val="none"/>
        </w:rPr>
      </w:pPr>
      <w:r>
        <w:rPr>
          <w:rFonts w:hint="eastAsia" w:ascii="Times New Roman" w:hAnsi="Times New Roman" w:eastAsia="宋体" w:cs="Times New Roman"/>
          <w:bCs/>
          <w:szCs w:val="21"/>
          <w:highlight w:val="none"/>
        </w:rPr>
        <w:t>投标供应商授权人需在</w:t>
      </w:r>
      <w:r>
        <w:rPr>
          <w:rFonts w:ascii="宋体" w:hAnsi="宋体" w:eastAsia="宋体" w:cs="宋体"/>
          <w:b/>
          <w:bCs/>
          <w:color w:val="FF0000"/>
          <w:szCs w:val="21"/>
          <w:highlight w:val="none"/>
        </w:rPr>
        <w:t>本项目开标当日</w:t>
      </w:r>
      <w:r>
        <w:rPr>
          <w:rFonts w:hint="eastAsia" w:ascii="宋体" w:hAnsi="宋体" w:eastAsia="宋体" w:cs="宋体"/>
          <w:b/>
          <w:bCs/>
          <w:color w:val="FF0000"/>
          <w:szCs w:val="21"/>
          <w:highlight w:val="none"/>
        </w:rPr>
        <w:t>9:15-9:30（投标截止时间为上午时适用）,14:15-14:30</w:t>
      </w:r>
      <w:r>
        <w:rPr>
          <w:rFonts w:ascii="宋体" w:hAnsi="宋体" w:eastAsia="宋体" w:cs="宋体"/>
          <w:b/>
          <w:bCs/>
          <w:color w:val="FF0000"/>
          <w:szCs w:val="21"/>
          <w:highlight w:val="none"/>
        </w:rPr>
        <w:t>（投标截止时间为下午时适用）到签到地点（</w:t>
      </w:r>
      <w:r>
        <w:rPr>
          <w:rFonts w:hint="eastAsia" w:ascii="宋体" w:hAnsi="宋体" w:eastAsia="宋体" w:cs="宋体"/>
          <w:b/>
          <w:bCs/>
          <w:color w:val="FF0000"/>
          <w:szCs w:val="21"/>
          <w:highlight w:val="none"/>
        </w:rPr>
        <w:t>深圳市南山区西丽街道沙河西路3185号智谷产业园A座深圳交易集团总部大楼3楼</w:t>
      </w:r>
      <w:r>
        <w:rPr>
          <w:rFonts w:ascii="宋体" w:hAnsi="宋体" w:eastAsia="宋体" w:cs="宋体"/>
          <w:b/>
          <w:bCs/>
          <w:color w:val="FF0000"/>
          <w:szCs w:val="21"/>
          <w:highlight w:val="none"/>
        </w:rPr>
        <w:t>）</w:t>
      </w:r>
      <w:r>
        <w:rPr>
          <w:rFonts w:hint="eastAsia" w:ascii="Times New Roman" w:hAnsi="Times New Roman" w:eastAsia="宋体" w:cs="Times New Roman"/>
          <w:bCs/>
          <w:szCs w:val="21"/>
          <w:highlight w:val="none"/>
        </w:rPr>
        <w:t>，提供</w:t>
      </w:r>
      <w:r>
        <w:rPr>
          <w:rFonts w:hint="eastAsia" w:ascii="宋体" w:hAnsi="宋体" w:eastAsia="宋体" w:cs="仿宋_GB2312"/>
          <w:szCs w:val="21"/>
          <w:highlight w:val="none"/>
        </w:rPr>
        <w:t>样品放置授权委托书</w:t>
      </w:r>
      <w:r>
        <w:rPr>
          <w:rFonts w:hint="eastAsia" w:ascii="Times New Roman" w:hAnsi="Times New Roman" w:eastAsia="宋体" w:cs="Times New Roman"/>
          <w:bCs/>
          <w:szCs w:val="21"/>
          <w:highlight w:val="none"/>
        </w:rPr>
        <w:t>（盖公章）</w:t>
      </w:r>
      <w:r>
        <w:rPr>
          <w:rFonts w:hint="eastAsia" w:ascii="Times New Roman" w:hAnsi="Times New Roman" w:eastAsia="宋体" w:cs="Times New Roman"/>
          <w:highlight w:val="none"/>
        </w:rPr>
        <w:t>（授权委托书模板详见附件：</w:t>
      </w:r>
      <w:r>
        <w:rPr>
          <w:rFonts w:hint="eastAsia" w:ascii="宋体" w:hAnsi="宋体" w:eastAsia="宋体" w:cs="仿宋_GB2312"/>
          <w:szCs w:val="21"/>
          <w:highlight w:val="none"/>
        </w:rPr>
        <w:t>样品放置授权委托书</w:t>
      </w:r>
      <w:r>
        <w:rPr>
          <w:rFonts w:hint="eastAsia" w:ascii="Times New Roman" w:hAnsi="Times New Roman" w:eastAsia="宋体" w:cs="Times New Roman"/>
          <w:highlight w:val="none"/>
        </w:rPr>
        <w:t>）</w:t>
      </w:r>
      <w:r>
        <w:rPr>
          <w:rFonts w:hint="eastAsia" w:ascii="Times New Roman" w:hAnsi="Times New Roman" w:eastAsia="宋体" w:cs="Times New Roman"/>
          <w:bCs/>
          <w:szCs w:val="21"/>
          <w:highlight w:val="none"/>
        </w:rPr>
        <w:t>、</w:t>
      </w:r>
      <w:r>
        <w:rPr>
          <w:rFonts w:hint="eastAsia" w:ascii="Times New Roman" w:hAnsi="Times New Roman" w:eastAsia="宋体" w:cs="Times New Roman"/>
          <w:bCs/>
          <w:szCs w:val="21"/>
          <w:highlight w:val="none"/>
          <w:lang w:val="en-US" w:eastAsia="zh-CN"/>
        </w:rPr>
        <w:t>身份证明材料原件和复印件（中国国籍人员，请提供代理人身份证，港澳台居民可提供来往通行证；非中国国籍人员，可提供公安部门认可的身份证明材料）、样品清单（盖公章）</w:t>
      </w:r>
      <w:r>
        <w:rPr>
          <w:rFonts w:hint="eastAsia" w:ascii="Times New Roman" w:hAnsi="Times New Roman" w:eastAsia="宋体" w:cs="Times New Roman"/>
          <w:bCs/>
          <w:szCs w:val="21"/>
          <w:highlight w:val="none"/>
        </w:rPr>
        <w:t>，按深圳公共资源交易中心（深圳交易集团有限公司政府采购业务分公司）工作人员指引进行样品递交签到。</w:t>
      </w:r>
    </w:p>
    <w:p w14:paraId="0DE24187">
      <w:pPr>
        <w:ind w:firstLine="420" w:firstLineChars="200"/>
        <w:rPr>
          <w:rFonts w:ascii="宋体" w:hAnsi="宋体" w:eastAsia="宋体" w:cs="宋体"/>
          <w:kern w:val="0"/>
          <w:szCs w:val="18"/>
          <w:highlight w:val="none"/>
        </w:rPr>
      </w:pPr>
      <w:r>
        <w:rPr>
          <w:rFonts w:hint="eastAsia" w:ascii="Times New Roman" w:hAnsi="Times New Roman" w:eastAsia="宋体" w:cs="Times New Roman"/>
          <w:bCs/>
          <w:szCs w:val="21"/>
          <w:highlight w:val="none"/>
        </w:rPr>
        <w:t>特别注意事项：（1）上述资料提供不齐全，不予签到；（2）签到时间截止后，不再受理签到；（3）未进行签到的，样品不予接收。</w:t>
      </w:r>
    </w:p>
    <w:p w14:paraId="06EAB166">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 xml:space="preserve">3、本项目投标截止时间后进行投标样品接收。投标样品接收需进行身份核对、样品核对、登记确认、顺序编号。 </w:t>
      </w:r>
    </w:p>
    <w:p w14:paraId="266E08D4">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（1）身份核对。深圳公共资源交易中心（深圳交易集团有限公司政府采购业务分公司）工作人员核对投标供应商授权委托人提供的“</w:t>
      </w:r>
      <w:r>
        <w:rPr>
          <w:rFonts w:hint="eastAsia" w:ascii="宋体" w:hAnsi="宋体" w:eastAsia="宋体" w:cs="仿宋_GB2312"/>
          <w:szCs w:val="21"/>
          <w:highlight w:val="none"/>
        </w:rPr>
        <w:t>样品放置授权委托书</w:t>
      </w:r>
      <w:r>
        <w:rPr>
          <w:rFonts w:hint="eastAsia" w:ascii="宋体" w:hAnsi="宋体" w:eastAsia="宋体" w:cs="宋体"/>
          <w:kern w:val="0"/>
          <w:szCs w:val="18"/>
          <w:highlight w:val="none"/>
        </w:rPr>
        <w:t>（盖公章）、授权委托人身份证原件和复印件”。资料不齐全的，不得接收投标样品。</w:t>
      </w:r>
    </w:p>
    <w:p w14:paraId="0541722B">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2）样品核对。深圳公共资源交易中心（深圳交易集团有限公司政府采购业务分公司）工作人员将投标样品与投标供应商提供的《样品清单》（盖公章）进行一一核对。有不一致的或损坏情况的，将要求供应商授权委托人在《样品清单》上注明。</w:t>
      </w:r>
    </w:p>
    <w:p w14:paraId="64D79DDA">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（3）登记确认。在完成身份核对及样品核对后，投标供应商授权委托人需在《样品接收登记表》上登记确认。</w:t>
      </w:r>
    </w:p>
    <w:p w14:paraId="65922D52">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（4）顺序编号。深圳公共资源交易中心（深圳交易集团有限公司政府采购业务分公司）工作人员按投标样品接收的先后顺序进行编号。</w:t>
      </w:r>
    </w:p>
    <w:p w14:paraId="47BDBB59">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4、深圳公共资源交易中心（深圳交易集团有限公司政府采购业务分公司）工作人员负责组织投标样品摆样，指引供应商授权委托人将投标样品搬运到指定地点摆放、拆除包装，按要求摆放整齐。完成样品摆样后，供应商授权委托人应及时立场，不得在摆样现场滞留。</w:t>
      </w:r>
    </w:p>
    <w:p w14:paraId="6C667677">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5、样品的退回：（1）未中标的供应商投标样品，</w:t>
      </w:r>
      <w:r>
        <w:rPr>
          <w:rFonts w:hint="eastAsia" w:ascii="Times New Roman" w:hAnsi="Times New Roman" w:eastAsia="宋体" w:cs="Times New Roman"/>
          <w:highlight w:val="none"/>
        </w:rPr>
        <w:t>由</w:t>
      </w:r>
      <w:r>
        <w:rPr>
          <w:rFonts w:hint="eastAsia" w:ascii="宋体" w:hAnsi="宋体" w:eastAsia="宋体" w:cs="宋体"/>
          <w:kern w:val="0"/>
          <w:szCs w:val="18"/>
          <w:highlight w:val="none"/>
        </w:rPr>
        <w:t>供应商出具授权委托书及被授权人身份证在项目结果公告发布后的三个工作日内办理退回手续。（2）中标的供应商投标样品，要求采购人代表凭中标通知书复印件及身份证在中标通知书发放后三个工作日内办理领取手续。</w:t>
      </w:r>
    </w:p>
    <w:p w14:paraId="152165C2">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投标样品移交时，深圳公共资源交易中心（深圳交易集团有限公司政府采购业务分公司）工作人员将再次核对供应商授权委托人或采购人代表身份、核对《样品清单》，签字确认后并取走样品。</w:t>
      </w:r>
    </w:p>
    <w:p w14:paraId="01CB218D">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6、未能及时退回的样品的处理：</w:t>
      </w:r>
    </w:p>
    <w:p w14:paraId="23065CA7">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（1）未中标供应商未在规定时间内（项目结果公告发布后的三个工作日内）内取回投标样品的，视为放弃取回，深圳公共资源交易中心（深圳交易集团有限公司政府采购业务分公司）将定期清理。</w:t>
      </w:r>
    </w:p>
    <w:p w14:paraId="093A7600">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（2）采购人未在规定时间内（中标通知书发放后三个工作日内）内领取中标供应商投标样品的，视同采购人主动放弃取回，深圳公共资源交易中心（深圳交易集团有限公司政府采购业务分公司）将定期清理。</w:t>
      </w:r>
    </w:p>
    <w:p w14:paraId="441137EA">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（二）样品清单：</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7"/>
        <w:gridCol w:w="1134"/>
        <w:gridCol w:w="820"/>
        <w:gridCol w:w="851"/>
        <w:gridCol w:w="1417"/>
      </w:tblGrid>
      <w:tr w14:paraId="06F44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7" w:type="dxa"/>
            <w:vAlign w:val="center"/>
          </w:tcPr>
          <w:p w14:paraId="43DA5F41">
            <w:pPr>
              <w:jc w:val="center"/>
              <w:rPr>
                <w:rFonts w:ascii="宋体" w:hAnsi="宋体" w:eastAsia="宋体" w:cs="Times New Roman"/>
                <w:bCs/>
                <w:snapToGrid w:val="0"/>
                <w:color w:val="000000"/>
                <w:kern w:val="0"/>
                <w:szCs w:val="21"/>
                <w:highlight w:val="none"/>
              </w:rPr>
            </w:pPr>
            <w:r>
              <w:rPr>
                <w:rFonts w:hint="eastAsia" w:ascii="宋体" w:hAnsi="宋体" w:eastAsia="宋体" w:cs="Times New Roman"/>
                <w:bCs/>
                <w:snapToGrid w:val="0"/>
                <w:color w:val="000000"/>
                <w:kern w:val="0"/>
                <w:szCs w:val="21"/>
                <w:highlight w:val="none"/>
              </w:rPr>
              <w:t>序号</w:t>
            </w:r>
          </w:p>
        </w:tc>
        <w:tc>
          <w:tcPr>
            <w:tcW w:w="1134" w:type="dxa"/>
            <w:vAlign w:val="center"/>
          </w:tcPr>
          <w:p w14:paraId="6C6D21B0">
            <w:pPr>
              <w:jc w:val="center"/>
              <w:rPr>
                <w:rFonts w:ascii="宋体" w:hAnsi="宋体" w:eastAsia="宋体" w:cs="Times New Roman"/>
                <w:bCs/>
                <w:snapToGrid w:val="0"/>
                <w:color w:val="000000"/>
                <w:kern w:val="0"/>
                <w:szCs w:val="21"/>
                <w:highlight w:val="none"/>
              </w:rPr>
            </w:pPr>
            <w:r>
              <w:rPr>
                <w:rFonts w:hint="eastAsia" w:ascii="宋体" w:hAnsi="宋体" w:eastAsia="宋体" w:cs="Times New Roman"/>
                <w:bCs/>
                <w:snapToGrid w:val="0"/>
                <w:color w:val="000000"/>
                <w:kern w:val="0"/>
                <w:szCs w:val="21"/>
                <w:highlight w:val="none"/>
              </w:rPr>
              <w:t>名称</w:t>
            </w:r>
          </w:p>
        </w:tc>
        <w:tc>
          <w:tcPr>
            <w:tcW w:w="820" w:type="dxa"/>
            <w:vAlign w:val="center"/>
          </w:tcPr>
          <w:p w14:paraId="67B620CE">
            <w:pPr>
              <w:jc w:val="center"/>
              <w:rPr>
                <w:rFonts w:ascii="宋体" w:hAnsi="宋体" w:eastAsia="宋体" w:cs="Times New Roman"/>
                <w:bCs/>
                <w:snapToGrid w:val="0"/>
                <w:color w:val="000000"/>
                <w:kern w:val="0"/>
                <w:szCs w:val="21"/>
                <w:highlight w:val="none"/>
              </w:rPr>
            </w:pPr>
            <w:r>
              <w:rPr>
                <w:rFonts w:hint="eastAsia" w:ascii="宋体" w:hAnsi="宋体" w:eastAsia="宋体" w:cs="Times New Roman"/>
                <w:bCs/>
                <w:snapToGrid w:val="0"/>
                <w:color w:val="000000"/>
                <w:kern w:val="0"/>
                <w:szCs w:val="21"/>
                <w:highlight w:val="none"/>
              </w:rPr>
              <w:t>数量</w:t>
            </w:r>
          </w:p>
        </w:tc>
        <w:tc>
          <w:tcPr>
            <w:tcW w:w="851" w:type="dxa"/>
          </w:tcPr>
          <w:p w14:paraId="2B7A69C8">
            <w:pPr>
              <w:jc w:val="center"/>
              <w:rPr>
                <w:rFonts w:ascii="宋体" w:hAnsi="宋体" w:eastAsia="宋体" w:cs="Times New Roman"/>
                <w:bCs/>
                <w:snapToGrid w:val="0"/>
                <w:color w:val="000000"/>
                <w:kern w:val="0"/>
                <w:szCs w:val="21"/>
                <w:highlight w:val="none"/>
              </w:rPr>
            </w:pPr>
            <w:r>
              <w:rPr>
                <w:rFonts w:hint="eastAsia" w:ascii="宋体" w:hAnsi="宋体" w:eastAsia="宋体" w:cs="Times New Roman"/>
                <w:bCs/>
                <w:snapToGrid w:val="0"/>
                <w:color w:val="000000"/>
                <w:kern w:val="0"/>
                <w:szCs w:val="21"/>
                <w:highlight w:val="none"/>
              </w:rPr>
              <w:t>单位</w:t>
            </w:r>
          </w:p>
        </w:tc>
        <w:tc>
          <w:tcPr>
            <w:tcW w:w="1417" w:type="dxa"/>
          </w:tcPr>
          <w:p w14:paraId="575045FA">
            <w:pPr>
              <w:jc w:val="center"/>
              <w:rPr>
                <w:rFonts w:ascii="宋体" w:hAnsi="宋体" w:eastAsia="宋体" w:cs="Times New Roman"/>
                <w:bCs/>
                <w:snapToGrid w:val="0"/>
                <w:color w:val="000000"/>
                <w:kern w:val="0"/>
                <w:szCs w:val="21"/>
                <w:highlight w:val="none"/>
              </w:rPr>
            </w:pPr>
            <w:r>
              <w:rPr>
                <w:rFonts w:hint="eastAsia" w:ascii="宋体" w:hAnsi="宋体" w:eastAsia="宋体" w:cs="Times New Roman"/>
                <w:bCs/>
                <w:snapToGrid w:val="0"/>
                <w:color w:val="000000"/>
                <w:kern w:val="0"/>
                <w:szCs w:val="21"/>
                <w:highlight w:val="none"/>
              </w:rPr>
              <w:t>规格</w:t>
            </w:r>
          </w:p>
        </w:tc>
      </w:tr>
      <w:tr w14:paraId="19529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687" w:type="dxa"/>
            <w:vAlign w:val="center"/>
          </w:tcPr>
          <w:p w14:paraId="775BCA00">
            <w:pPr>
              <w:jc w:val="center"/>
              <w:rPr>
                <w:rFonts w:ascii="宋体" w:hAnsi="宋体" w:eastAsia="宋体" w:cs="Times New Roman"/>
                <w:bCs/>
                <w:snapToGrid w:val="0"/>
                <w:color w:val="000000"/>
                <w:kern w:val="0"/>
                <w:szCs w:val="21"/>
                <w:highlight w:val="none"/>
              </w:rPr>
            </w:pPr>
            <w:r>
              <w:rPr>
                <w:rFonts w:hint="eastAsia" w:ascii="宋体" w:hAnsi="宋体" w:eastAsia="宋体" w:cs="Times New Roman"/>
                <w:bCs/>
                <w:snapToGrid w:val="0"/>
                <w:color w:val="000000"/>
                <w:kern w:val="0"/>
                <w:szCs w:val="21"/>
                <w:highlight w:val="none"/>
              </w:rPr>
              <w:t>1</w:t>
            </w:r>
          </w:p>
        </w:tc>
        <w:tc>
          <w:tcPr>
            <w:tcW w:w="1134" w:type="dxa"/>
            <w:vAlign w:val="center"/>
          </w:tcPr>
          <w:p w14:paraId="3B8B2A85">
            <w:pPr>
              <w:jc w:val="left"/>
              <w:rPr>
                <w:rFonts w:ascii="宋体" w:hAnsi="宋体" w:eastAsia="宋体" w:cs="Times New Roman"/>
                <w:bCs/>
                <w:snapToGrid w:val="0"/>
                <w:color w:val="000000"/>
                <w:kern w:val="0"/>
                <w:szCs w:val="21"/>
                <w:highlight w:val="none"/>
              </w:rPr>
            </w:pPr>
          </w:p>
        </w:tc>
        <w:tc>
          <w:tcPr>
            <w:tcW w:w="820" w:type="dxa"/>
            <w:vAlign w:val="center"/>
          </w:tcPr>
          <w:p w14:paraId="3528F2C2">
            <w:pPr>
              <w:jc w:val="left"/>
              <w:rPr>
                <w:rFonts w:ascii="宋体" w:hAnsi="宋体" w:eastAsia="宋体" w:cs="Times New Roman"/>
                <w:bCs/>
                <w:snapToGrid w:val="0"/>
                <w:color w:val="000000"/>
                <w:kern w:val="0"/>
                <w:szCs w:val="21"/>
                <w:highlight w:val="none"/>
              </w:rPr>
            </w:pPr>
          </w:p>
        </w:tc>
        <w:tc>
          <w:tcPr>
            <w:tcW w:w="851" w:type="dxa"/>
          </w:tcPr>
          <w:p w14:paraId="58222275">
            <w:pPr>
              <w:jc w:val="left"/>
              <w:rPr>
                <w:rFonts w:ascii="宋体" w:hAnsi="宋体" w:eastAsia="宋体" w:cs="Times New Roman"/>
                <w:bCs/>
                <w:snapToGrid w:val="0"/>
                <w:color w:val="000000"/>
                <w:kern w:val="0"/>
                <w:szCs w:val="21"/>
                <w:highlight w:val="none"/>
              </w:rPr>
            </w:pPr>
          </w:p>
        </w:tc>
        <w:tc>
          <w:tcPr>
            <w:tcW w:w="1417" w:type="dxa"/>
          </w:tcPr>
          <w:p w14:paraId="13ABD8CF">
            <w:pPr>
              <w:jc w:val="left"/>
              <w:rPr>
                <w:rFonts w:ascii="宋体" w:hAnsi="宋体" w:eastAsia="宋体" w:cs="Times New Roman"/>
                <w:bCs/>
                <w:snapToGrid w:val="0"/>
                <w:color w:val="000000"/>
                <w:kern w:val="0"/>
                <w:szCs w:val="21"/>
                <w:highlight w:val="none"/>
              </w:rPr>
            </w:pPr>
          </w:p>
        </w:tc>
      </w:tr>
      <w:tr w14:paraId="42896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687" w:type="dxa"/>
            <w:vAlign w:val="center"/>
          </w:tcPr>
          <w:p w14:paraId="4E1C1E83">
            <w:pPr>
              <w:ind w:firstLine="210" w:firstLineChars="100"/>
              <w:rPr>
                <w:rFonts w:ascii="宋体" w:hAnsi="宋体" w:eastAsia="宋体" w:cs="Times New Roman"/>
                <w:bCs/>
                <w:snapToGrid w:val="0"/>
                <w:color w:val="000000"/>
                <w:kern w:val="0"/>
                <w:szCs w:val="21"/>
                <w:highlight w:val="none"/>
              </w:rPr>
            </w:pPr>
            <w:r>
              <w:rPr>
                <w:rFonts w:hint="eastAsia" w:ascii="宋体" w:hAnsi="宋体" w:eastAsia="宋体" w:cs="Times New Roman"/>
                <w:bCs/>
                <w:snapToGrid w:val="0"/>
                <w:color w:val="000000"/>
                <w:kern w:val="0"/>
                <w:szCs w:val="21"/>
                <w:highlight w:val="none"/>
              </w:rPr>
              <w:t>2</w:t>
            </w:r>
          </w:p>
        </w:tc>
        <w:tc>
          <w:tcPr>
            <w:tcW w:w="1134" w:type="dxa"/>
            <w:vAlign w:val="center"/>
          </w:tcPr>
          <w:p w14:paraId="195212E7">
            <w:pPr>
              <w:jc w:val="left"/>
              <w:rPr>
                <w:rFonts w:ascii="宋体" w:hAnsi="宋体" w:eastAsia="宋体" w:cs="Times New Roman"/>
                <w:bCs/>
                <w:snapToGrid w:val="0"/>
                <w:color w:val="000000"/>
                <w:kern w:val="0"/>
                <w:szCs w:val="21"/>
                <w:highlight w:val="none"/>
              </w:rPr>
            </w:pPr>
          </w:p>
        </w:tc>
        <w:tc>
          <w:tcPr>
            <w:tcW w:w="820" w:type="dxa"/>
            <w:vAlign w:val="center"/>
          </w:tcPr>
          <w:p w14:paraId="5871028E">
            <w:pPr>
              <w:jc w:val="left"/>
              <w:rPr>
                <w:rFonts w:ascii="宋体" w:hAnsi="宋体" w:eastAsia="宋体" w:cs="Times New Roman"/>
                <w:bCs/>
                <w:snapToGrid w:val="0"/>
                <w:color w:val="000000"/>
                <w:kern w:val="0"/>
                <w:szCs w:val="21"/>
                <w:highlight w:val="none"/>
              </w:rPr>
            </w:pPr>
          </w:p>
        </w:tc>
        <w:tc>
          <w:tcPr>
            <w:tcW w:w="851" w:type="dxa"/>
          </w:tcPr>
          <w:p w14:paraId="3DF9D024">
            <w:pPr>
              <w:jc w:val="left"/>
              <w:rPr>
                <w:rFonts w:ascii="宋体" w:hAnsi="宋体" w:eastAsia="宋体" w:cs="Times New Roman"/>
                <w:bCs/>
                <w:snapToGrid w:val="0"/>
                <w:color w:val="000000"/>
                <w:kern w:val="0"/>
                <w:szCs w:val="21"/>
                <w:highlight w:val="none"/>
              </w:rPr>
            </w:pPr>
          </w:p>
        </w:tc>
        <w:tc>
          <w:tcPr>
            <w:tcW w:w="1417" w:type="dxa"/>
          </w:tcPr>
          <w:p w14:paraId="621785FD">
            <w:pPr>
              <w:jc w:val="left"/>
              <w:rPr>
                <w:rFonts w:ascii="宋体" w:hAnsi="宋体" w:eastAsia="宋体" w:cs="Times New Roman"/>
                <w:bCs/>
                <w:snapToGrid w:val="0"/>
                <w:color w:val="000000"/>
                <w:kern w:val="0"/>
                <w:szCs w:val="21"/>
                <w:highlight w:val="none"/>
              </w:rPr>
            </w:pPr>
          </w:p>
        </w:tc>
      </w:tr>
      <w:tr w14:paraId="65C9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687" w:type="dxa"/>
            <w:vAlign w:val="center"/>
          </w:tcPr>
          <w:p w14:paraId="2F42AF4C">
            <w:pPr>
              <w:ind w:firstLine="210" w:firstLineChars="100"/>
              <w:rPr>
                <w:rFonts w:ascii="宋体" w:hAnsi="宋体" w:eastAsia="宋体" w:cs="Times New Roman"/>
                <w:bCs/>
                <w:snapToGrid w:val="0"/>
                <w:kern w:val="0"/>
                <w:szCs w:val="21"/>
                <w:highlight w:val="none"/>
              </w:rPr>
            </w:pPr>
            <w:r>
              <w:rPr>
                <w:rFonts w:hint="eastAsia" w:ascii="宋体" w:hAnsi="宋体" w:eastAsia="宋体" w:cs="Times New Roman"/>
                <w:bCs/>
                <w:snapToGrid w:val="0"/>
                <w:kern w:val="0"/>
                <w:szCs w:val="21"/>
                <w:highlight w:val="none"/>
              </w:rPr>
              <w:t>3</w:t>
            </w:r>
          </w:p>
        </w:tc>
        <w:tc>
          <w:tcPr>
            <w:tcW w:w="1134" w:type="dxa"/>
            <w:vAlign w:val="center"/>
          </w:tcPr>
          <w:p w14:paraId="5853A437">
            <w:pPr>
              <w:jc w:val="left"/>
              <w:rPr>
                <w:rFonts w:ascii="宋体" w:hAnsi="宋体" w:eastAsia="宋体" w:cs="Times New Roman"/>
                <w:bCs/>
                <w:snapToGrid w:val="0"/>
                <w:kern w:val="0"/>
                <w:szCs w:val="21"/>
                <w:highlight w:val="none"/>
              </w:rPr>
            </w:pPr>
          </w:p>
        </w:tc>
        <w:tc>
          <w:tcPr>
            <w:tcW w:w="820" w:type="dxa"/>
            <w:vAlign w:val="center"/>
          </w:tcPr>
          <w:p w14:paraId="1594011C">
            <w:pPr>
              <w:jc w:val="left"/>
              <w:rPr>
                <w:rFonts w:ascii="宋体" w:hAnsi="宋体" w:eastAsia="宋体" w:cs="Times New Roman"/>
                <w:bCs/>
                <w:snapToGrid w:val="0"/>
                <w:kern w:val="0"/>
                <w:szCs w:val="21"/>
                <w:highlight w:val="none"/>
              </w:rPr>
            </w:pPr>
          </w:p>
        </w:tc>
        <w:tc>
          <w:tcPr>
            <w:tcW w:w="851" w:type="dxa"/>
          </w:tcPr>
          <w:p w14:paraId="47576C67">
            <w:pPr>
              <w:jc w:val="left"/>
              <w:rPr>
                <w:rFonts w:ascii="宋体" w:hAnsi="宋体" w:eastAsia="宋体" w:cs="Times New Roman"/>
                <w:bCs/>
                <w:snapToGrid w:val="0"/>
                <w:kern w:val="0"/>
                <w:szCs w:val="21"/>
                <w:highlight w:val="none"/>
              </w:rPr>
            </w:pPr>
          </w:p>
        </w:tc>
        <w:tc>
          <w:tcPr>
            <w:tcW w:w="1417" w:type="dxa"/>
          </w:tcPr>
          <w:p w14:paraId="23A2FAFA">
            <w:pPr>
              <w:jc w:val="left"/>
              <w:rPr>
                <w:rFonts w:ascii="宋体" w:hAnsi="宋体" w:eastAsia="宋体" w:cs="Times New Roman"/>
                <w:bCs/>
                <w:snapToGrid w:val="0"/>
                <w:kern w:val="0"/>
                <w:szCs w:val="21"/>
                <w:highlight w:val="none"/>
              </w:rPr>
            </w:pPr>
          </w:p>
        </w:tc>
      </w:tr>
    </w:tbl>
    <w:p w14:paraId="4ABAE056">
      <w:pPr>
        <w:rPr>
          <w:rFonts w:ascii="Times New Roman" w:hAnsi="Times New Roman" w:eastAsia="宋体" w:cs="Times New Roman"/>
          <w:color w:val="FF0000"/>
          <w:szCs w:val="21"/>
          <w:highlight w:val="none"/>
        </w:rPr>
      </w:pPr>
      <w:r>
        <w:rPr>
          <w:rFonts w:hint="eastAsia" w:ascii="Times New Roman" w:hAnsi="Times New Roman" w:eastAsia="宋体" w:cs="Times New Roman"/>
          <w:color w:val="FF0000"/>
          <w:szCs w:val="21"/>
          <w:highlight w:val="none"/>
        </w:rPr>
        <w:t>备注：投标样品将作为履约验收的参考。</w:t>
      </w:r>
    </w:p>
    <w:p w14:paraId="4C48CE88">
      <w:pPr>
        <w:rPr>
          <w:rFonts w:ascii="宋体" w:hAnsi="宋体" w:eastAsia="宋体" w:cs="仿宋_GB2312"/>
          <w:szCs w:val="21"/>
          <w:highlight w:val="none"/>
        </w:rPr>
      </w:pPr>
      <w:bookmarkStart w:id="66" w:name="_Hlk72167863"/>
      <w:bookmarkStart w:id="67" w:name="_Hlk106183334"/>
    </w:p>
    <w:p w14:paraId="1FBBA8E4">
      <w:pPr>
        <w:widowControl w:val="0"/>
        <w:spacing w:line="360" w:lineRule="auto"/>
        <w:jc w:val="both"/>
        <w:rPr>
          <w:rFonts w:ascii="Times New Roman" w:hAnsi="Times New Roman" w:eastAsia="宋体" w:cs="Times New Roman"/>
          <w:kern w:val="2"/>
          <w:sz w:val="24"/>
          <w:szCs w:val="24"/>
          <w:highlight w:val="none"/>
          <w:lang w:val="en-US" w:eastAsia="zh-CN" w:bidi="ar-SA"/>
        </w:rPr>
      </w:pPr>
    </w:p>
    <w:p w14:paraId="77D5952A">
      <w:pPr>
        <w:ind w:firstLine="420" w:firstLineChars="200"/>
        <w:rPr>
          <w:rFonts w:ascii="微软雅黑" w:hAnsi="微软雅黑" w:eastAsia="微软雅黑" w:cs="微软雅黑"/>
          <w:b/>
          <w:bCs/>
          <w:highlight w:val="none"/>
        </w:rPr>
      </w:pPr>
      <w:r>
        <w:rPr>
          <w:rFonts w:hint="eastAsia" w:ascii="宋体" w:hAnsi="宋体" w:eastAsia="宋体" w:cs="仿宋_GB2312"/>
          <w:szCs w:val="21"/>
          <w:highlight w:val="none"/>
        </w:rPr>
        <w:t>（三）</w:t>
      </w:r>
      <w:bookmarkEnd w:id="66"/>
      <w:r>
        <w:rPr>
          <w:rFonts w:hint="eastAsia" w:ascii="宋体" w:hAnsi="宋体" w:eastAsia="宋体" w:cs="仿宋_GB2312"/>
          <w:szCs w:val="21"/>
          <w:highlight w:val="none"/>
        </w:rPr>
        <w:t>附件：样品放置授权委托书</w:t>
      </w:r>
    </w:p>
    <w:p w14:paraId="362ED573">
      <w:pPr>
        <w:jc w:val="center"/>
        <w:rPr>
          <w:rFonts w:ascii="宋体" w:hAnsi="宋体" w:eastAsia="宋体" w:cs="微软雅黑"/>
          <w:sz w:val="32"/>
          <w:szCs w:val="40"/>
          <w:highlight w:val="none"/>
        </w:rPr>
      </w:pPr>
      <w:bookmarkStart w:id="68" w:name="_Hlk106183283"/>
      <w:bookmarkStart w:id="69" w:name="_Hlk106278670"/>
      <w:r>
        <w:rPr>
          <w:rFonts w:hint="eastAsia" w:ascii="宋体" w:hAnsi="宋体" w:eastAsia="宋体" w:cs="微软雅黑"/>
          <w:sz w:val="32"/>
          <w:szCs w:val="40"/>
          <w:highlight w:val="none"/>
        </w:rPr>
        <w:t>样品放置授权委托书</w:t>
      </w:r>
    </w:p>
    <w:bookmarkEnd w:id="68"/>
    <w:p w14:paraId="64374858">
      <w:pPr>
        <w:spacing w:line="360" w:lineRule="auto"/>
        <w:ind w:firstLine="440" w:firstLineChars="200"/>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本授权委托书声明：我</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（姓名）系</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（投标人名称）的法定代表人（负责人），现授权委托</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（姓名）为我单位参与</w:t>
      </w:r>
      <w:r>
        <w:rPr>
          <w:rFonts w:hint="eastAsia" w:ascii="Times New Roman" w:hAnsi="Times New Roman" w:eastAsia="宋体" w:cs="Times New Roman"/>
          <w:sz w:val="22"/>
          <w:szCs w:val="22"/>
          <w:highlight w:val="none"/>
          <w:u w:val="single"/>
        </w:rPr>
        <w:t>（此处填写项目名称）</w:t>
      </w:r>
      <w:r>
        <w:rPr>
          <w:rFonts w:hint="eastAsia" w:ascii="Times New Roman" w:hAnsi="Times New Roman" w:eastAsia="宋体" w:cs="Times New Roman"/>
          <w:sz w:val="22"/>
          <w:szCs w:val="22"/>
          <w:highlight w:val="none"/>
        </w:rPr>
        <w:t>项目，项目编号：</w:t>
      </w:r>
      <w:r>
        <w:rPr>
          <w:rFonts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u w:val="single"/>
        </w:rPr>
        <w:t xml:space="preserve">      （此处填写项目编号）</w:t>
      </w:r>
      <w:r>
        <w:rPr>
          <w:rFonts w:hint="eastAsia" w:ascii="Times New Roman" w:hAnsi="Times New Roman" w:eastAsia="宋体" w:cs="Times New Roman"/>
          <w:sz w:val="22"/>
          <w:szCs w:val="22"/>
          <w:highlight w:val="none"/>
        </w:rPr>
        <w:t>样品放置工作的授权委托代理人，代理人全权代表我参与项目样品放置，样品放置的内容我均承认。</w:t>
      </w:r>
    </w:p>
    <w:p w14:paraId="6CA947E7">
      <w:pPr>
        <w:spacing w:line="360" w:lineRule="auto"/>
        <w:ind w:firstLine="420"/>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代理人无转委托权，特此委托。</w:t>
      </w:r>
    </w:p>
    <w:p w14:paraId="0FC8D599">
      <w:pPr>
        <w:spacing w:line="360" w:lineRule="auto"/>
        <w:ind w:firstLine="420"/>
        <w:rPr>
          <w:rFonts w:ascii="Times New Roman" w:hAnsi="Times New Roman" w:eastAsia="宋体" w:cs="Times New Roman"/>
          <w:sz w:val="22"/>
          <w:szCs w:val="22"/>
          <w:highlight w:val="none"/>
        </w:rPr>
      </w:pPr>
    </w:p>
    <w:p w14:paraId="133BAD59">
      <w:pPr>
        <w:spacing w:line="360" w:lineRule="auto"/>
        <w:ind w:left="540" w:leftChars="257"/>
        <w:rPr>
          <w:rFonts w:ascii="Times New Roman" w:hAnsi="Times New Roman" w:eastAsia="宋体" w:cs="Times New Roman"/>
          <w:sz w:val="22"/>
          <w:szCs w:val="22"/>
          <w:highlight w:val="none"/>
          <w:u w:val="single"/>
        </w:rPr>
      </w:pPr>
      <w:r>
        <w:rPr>
          <w:rFonts w:hint="eastAsia" w:ascii="Times New Roman" w:hAnsi="Times New Roman" w:eastAsia="宋体" w:cs="Times New Roman"/>
          <w:sz w:val="22"/>
          <w:szCs w:val="22"/>
          <w:highlight w:val="none"/>
        </w:rPr>
        <w:t>代理人：</w:t>
      </w:r>
      <w:r>
        <w:rPr>
          <w:rFonts w:hint="eastAsia" w:ascii="Times New Roman" w:hAnsi="Times New Roman" w:eastAsia="宋体" w:cs="Times New Roman"/>
          <w:sz w:val="22"/>
          <w:szCs w:val="22"/>
          <w:highlight w:val="none"/>
          <w:u w:val="single"/>
        </w:rPr>
        <w:t xml:space="preserve">             </w:t>
      </w:r>
    </w:p>
    <w:p w14:paraId="4E2DC4CB">
      <w:pPr>
        <w:spacing w:line="360" w:lineRule="auto"/>
        <w:ind w:left="540" w:leftChars="257"/>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联系电话：</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 xml:space="preserve">  手机：</w:t>
      </w:r>
      <w:r>
        <w:rPr>
          <w:rFonts w:hint="eastAsia" w:ascii="Times New Roman" w:hAnsi="Times New Roman" w:eastAsia="宋体" w:cs="Times New Roman"/>
          <w:sz w:val="22"/>
          <w:szCs w:val="22"/>
          <w:highlight w:val="none"/>
          <w:u w:val="single"/>
        </w:rPr>
        <w:t xml:space="preserve">                   </w:t>
      </w:r>
    </w:p>
    <w:p w14:paraId="509C7A6F">
      <w:pPr>
        <w:spacing w:line="360" w:lineRule="auto"/>
        <w:ind w:left="540" w:leftChars="257"/>
        <w:rPr>
          <w:rFonts w:ascii="Times New Roman" w:hAnsi="Times New Roman" w:eastAsia="宋体" w:cs="Times New Roman"/>
          <w:sz w:val="22"/>
          <w:szCs w:val="22"/>
          <w:highlight w:val="none"/>
          <w:u w:val="single"/>
        </w:rPr>
      </w:pPr>
      <w:r>
        <w:rPr>
          <w:rFonts w:hint="eastAsia" w:ascii="Times New Roman" w:hAnsi="Times New Roman" w:eastAsia="宋体" w:cs="Times New Roman"/>
          <w:sz w:val="22"/>
          <w:szCs w:val="22"/>
          <w:highlight w:val="none"/>
        </w:rPr>
        <w:t>身份证号码：</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职务：</w:t>
      </w:r>
      <w:r>
        <w:rPr>
          <w:rFonts w:hint="eastAsia" w:ascii="Times New Roman" w:hAnsi="Times New Roman" w:eastAsia="宋体" w:cs="Times New Roman"/>
          <w:sz w:val="22"/>
          <w:szCs w:val="22"/>
          <w:highlight w:val="none"/>
          <w:u w:val="single"/>
        </w:rPr>
        <w:t xml:space="preserve">       </w:t>
      </w:r>
    </w:p>
    <w:p w14:paraId="1DA212FF">
      <w:pPr>
        <w:spacing w:line="360" w:lineRule="auto"/>
        <w:ind w:left="540" w:leftChars="257"/>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授权委托日期：</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年</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 xml:space="preserve">月 </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日</w:t>
      </w:r>
    </w:p>
    <w:p w14:paraId="4B833370">
      <w:pPr>
        <w:rPr>
          <w:rFonts w:ascii="Times New Roman" w:hAnsi="Times New Roman" w:eastAsia="宋体" w:cs="Times New Roman"/>
          <w:sz w:val="22"/>
          <w:szCs w:val="28"/>
          <w:highlight w:val="none"/>
        </w:rPr>
      </w:pPr>
    </w:p>
    <w:p w14:paraId="1DAF4E7A">
      <w:pPr>
        <w:spacing w:line="360" w:lineRule="auto"/>
        <w:ind w:firstLine="442" w:firstLineChars="200"/>
        <w:rPr>
          <w:rFonts w:ascii="Times New Roman" w:hAnsi="Times New Roman" w:eastAsia="宋体" w:cs="Times New Roman"/>
          <w:b/>
          <w:color w:val="FF0000"/>
          <w:sz w:val="22"/>
          <w:szCs w:val="22"/>
          <w:highlight w:val="none"/>
        </w:rPr>
      </w:pPr>
      <w:r>
        <w:rPr>
          <w:rFonts w:hint="eastAsia" w:ascii="Times New Roman" w:hAnsi="Times New Roman" w:eastAsia="宋体" w:cs="Times New Roman"/>
          <w:b/>
          <w:color w:val="FF0000"/>
          <w:sz w:val="22"/>
          <w:szCs w:val="22"/>
          <w:highlight w:val="none"/>
        </w:rPr>
        <w:t>附：中国国籍人员，请提供代理人身份证扫描件（正反两面），港澳台居民可提供来往通行证扫描件；非中国国籍人员，可提供公安部门认可的身份证明材料扫描件。要求投标供应商同时提供上述身份证明材料扫描件作为附件方为有效。</w:t>
      </w:r>
    </w:p>
    <w:p w14:paraId="2B009FCA">
      <w:pPr>
        <w:spacing w:line="360" w:lineRule="auto"/>
        <w:ind w:firstLine="420"/>
        <w:jc w:val="right"/>
        <w:rPr>
          <w:rFonts w:ascii="Times New Roman" w:hAnsi="Times New Roman" w:eastAsia="宋体" w:cs="Times New Roman"/>
          <w:sz w:val="22"/>
          <w:szCs w:val="22"/>
          <w:highlight w:val="none"/>
        </w:rPr>
      </w:pPr>
    </w:p>
    <w:p w14:paraId="7C29C57A">
      <w:pPr>
        <w:spacing w:line="360" w:lineRule="auto"/>
        <w:ind w:firstLine="420"/>
        <w:jc w:val="right"/>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（此处填写投标人名称）公司（加盖投标人公章）</w:t>
      </w:r>
    </w:p>
    <w:p w14:paraId="74821FD3">
      <w:pPr>
        <w:spacing w:line="360" w:lineRule="auto"/>
        <w:ind w:firstLine="420"/>
        <w:jc w:val="right"/>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XX年XX月XX日</w:t>
      </w:r>
      <w:bookmarkEnd w:id="67"/>
      <w:bookmarkEnd w:id="69"/>
    </w:p>
    <w:p w14:paraId="2DEE9168">
      <w:pPr>
        <w:rPr>
          <w:rFonts w:ascii="宋体" w:hAnsi="宋体" w:eastAsia="宋体" w:cs="Times New Roman"/>
          <w:bCs/>
          <w:color w:val="000000"/>
          <w:szCs w:val="21"/>
          <w:highlight w:val="none"/>
        </w:rPr>
      </w:pPr>
    </w:p>
    <w:p w14:paraId="7A5343C3">
      <w:pPr>
        <w:rPr>
          <w:rFonts w:hint="eastAsia"/>
          <w:kern w:val="2"/>
        </w:rPr>
      </w:pPr>
      <w:r>
        <w:rPr>
          <w:rFonts w:hint="eastAsia"/>
          <w:kern w:val="2"/>
        </w:rPr>
        <w:br w:type="page"/>
      </w:r>
    </w:p>
    <w:p w14:paraId="73DA22D8">
      <w:pPr>
        <w:pStyle w:val="6"/>
        <w:rPr>
          <w:kern w:val="2"/>
        </w:rPr>
      </w:pPr>
      <w:r>
        <w:rPr>
          <w:rFonts w:hint="eastAsia"/>
          <w:kern w:val="2"/>
        </w:rPr>
        <w:t>第四章</w:t>
      </w:r>
      <w:r>
        <w:rPr>
          <w:kern w:val="2"/>
        </w:rPr>
        <w:t xml:space="preserve"> </w:t>
      </w:r>
      <w:r>
        <w:rPr>
          <w:rFonts w:hint="eastAsia"/>
          <w:kern w:val="2"/>
        </w:rPr>
        <w:t xml:space="preserve"> 投标文件组成要求及格式</w:t>
      </w:r>
    </w:p>
    <w:p w14:paraId="0FC4BA0D">
      <w:pPr>
        <w:rPr>
          <w:rStyle w:val="67"/>
          <w:sz w:val="24"/>
        </w:rPr>
      </w:pPr>
      <w:r>
        <w:rPr>
          <w:rStyle w:val="67"/>
          <w:rFonts w:hint="eastAsia"/>
          <w:sz w:val="24"/>
        </w:rPr>
        <w:t>特别提醒：</w:t>
      </w:r>
    </w:p>
    <w:p w14:paraId="347A3571">
      <w:pPr>
        <w:ind w:firstLine="480" w:firstLineChars="200"/>
        <w:rPr>
          <w:rFonts w:ascii="仿宋_GB2312" w:eastAsia="仿宋_GB2312"/>
          <w:sz w:val="24"/>
        </w:rPr>
      </w:pPr>
      <w:r>
        <w:rPr>
          <w:rFonts w:hint="eastAsia" w:ascii="仿宋_GB2312" w:eastAsia="仿宋_GB2312"/>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2B03134D">
      <w:pPr>
        <w:rPr>
          <w:rFonts w:ascii="仿宋_GB2312" w:eastAsia="仿宋_GB2312"/>
          <w:sz w:val="24"/>
        </w:rPr>
      </w:pPr>
      <w:r>
        <w:rPr>
          <w:rFonts w:hint="eastAsia" w:ascii="仿宋_GB2312" w:eastAsia="仿宋_GB2312"/>
          <w:sz w:val="24"/>
        </w:rPr>
        <w:t xml:space="preserve">    投标文件正文（信息公开部分）必须编制于“正文（公开部分）”部分，投标文件附件（非信息公开部分）必须编制于“附件（不公开部分）”部分，如下图所示。</w:t>
      </w:r>
    </w:p>
    <w:p w14:paraId="09125CD5">
      <w:pPr>
        <w:widowControl/>
        <w:jc w:val="left"/>
        <w:rPr>
          <w:rFonts w:ascii="宋体" w:hAnsi="宋体" w:cs="宋体"/>
          <w:kern w:val="0"/>
          <w:sz w:val="24"/>
        </w:rPr>
      </w:pPr>
      <w: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14"/>
                    <a:stretch>
                      <a:fillRect/>
                    </a:stretch>
                  </pic:blipFill>
                  <pic:spPr>
                    <a:xfrm>
                      <a:off x="0" y="0"/>
                      <a:ext cx="5162550" cy="4011295"/>
                    </a:xfrm>
                    <a:prstGeom prst="rect">
                      <a:avLst/>
                    </a:prstGeom>
                  </pic:spPr>
                </pic:pic>
              </a:graphicData>
            </a:graphic>
          </wp:inline>
        </w:drawing>
      </w:r>
    </w:p>
    <w:p w14:paraId="7E88AE39">
      <w:pPr>
        <w:ind w:firstLine="480" w:firstLineChars="200"/>
        <w:rPr>
          <w:rFonts w:ascii="仿宋_GB2312" w:eastAsia="仿宋_GB2312"/>
          <w:sz w:val="24"/>
        </w:rPr>
      </w:pPr>
      <w:bookmarkStart w:id="70" w:name="_Hlk72257167"/>
      <w:r>
        <w:rPr>
          <w:rFonts w:hint="eastAsia" w:ascii="仿宋_GB2312" w:eastAsia="仿宋_GB2312"/>
          <w:sz w:val="24"/>
        </w:rPr>
        <w:t>政府集中采购机构公布投标文件正文（信息公开部分）时为计算机截取信息自动公布，</w:t>
      </w:r>
      <w:r>
        <w:rPr>
          <w:rFonts w:hint="eastAsia" w:ascii="仿宋_GB2312" w:eastAsia="仿宋_GB2312"/>
          <w:b/>
          <w:bCs/>
          <w:sz w:val="24"/>
        </w:rPr>
        <w:t>如投标人误将涉及个人隐私的信息放入投标文件正文，相关后果由投标人自负；</w:t>
      </w:r>
      <w:r>
        <w:rPr>
          <w:rFonts w:hint="eastAsia" w:ascii="仿宋_GB2312" w:eastAsia="仿宋_GB2312"/>
          <w:sz w:val="24"/>
          <w:highlight w:val="yellow"/>
        </w:rPr>
        <w:t>如投标人将必须放于投标文件正文（信息公开部分）的内容放入投标文件附件（非信息公开部分），将作投标无效处理。</w:t>
      </w:r>
    </w:p>
    <w:bookmarkEnd w:id="70"/>
    <w:p w14:paraId="6F37E515">
      <w:pPr>
        <w:ind w:firstLine="420" w:firstLineChars="200"/>
        <w:rPr>
          <w:rFonts w:ascii="宋体" w:hAnsi="宋体"/>
          <w:szCs w:val="21"/>
        </w:rPr>
      </w:pPr>
    </w:p>
    <w:p w14:paraId="535C7373">
      <w:pPr>
        <w:ind w:firstLine="480" w:firstLineChars="200"/>
        <w:rPr>
          <w:rFonts w:ascii="仿宋_GB2312" w:eastAsia="仿宋_GB2312"/>
          <w:sz w:val="24"/>
        </w:rPr>
      </w:pPr>
    </w:p>
    <w:p w14:paraId="5B0E54B4">
      <w:pPr>
        <w:rPr>
          <w:rFonts w:ascii="仿宋_GB2312" w:eastAsia="仿宋_GB2312"/>
          <w:sz w:val="24"/>
        </w:rPr>
      </w:pPr>
    </w:p>
    <w:p w14:paraId="556BE824">
      <w:pPr>
        <w:outlineLvl w:val="0"/>
        <w:rPr>
          <w:rStyle w:val="67"/>
          <w:sz w:val="28"/>
          <w:szCs w:val="28"/>
        </w:rPr>
      </w:pPr>
      <w:r>
        <w:rPr>
          <w:rStyle w:val="67"/>
          <w:rFonts w:hint="eastAsia"/>
          <w:sz w:val="28"/>
          <w:szCs w:val="28"/>
        </w:rPr>
        <w:t>投标文件组成：</w:t>
      </w:r>
    </w:p>
    <w:p w14:paraId="2AE54B67">
      <w:pPr>
        <w:ind w:firstLine="1200" w:firstLineChars="500"/>
        <w:outlineLvl w:val="0"/>
        <w:rPr>
          <w:rFonts w:ascii="宋体" w:hAnsi="宋体"/>
          <w:sz w:val="24"/>
        </w:rPr>
      </w:pPr>
      <w:bookmarkStart w:id="71" w:name="_Hlk72257253"/>
      <w:r>
        <w:rPr>
          <w:rFonts w:hint="eastAsia" w:ascii="宋体" w:hAnsi="宋体"/>
          <w:sz w:val="24"/>
        </w:rPr>
        <w:t>1.投标文件正文</w:t>
      </w:r>
      <w:r>
        <w:rPr>
          <w:rFonts w:hint="eastAsia" w:ascii="宋体" w:hAnsi="宋体"/>
          <w:b/>
          <w:color w:val="FF0000"/>
          <w:sz w:val="24"/>
        </w:rPr>
        <w:t>（信息公开部分）</w:t>
      </w:r>
      <w:r>
        <w:rPr>
          <w:rFonts w:hint="eastAsia" w:ascii="宋体" w:hAnsi="宋体"/>
          <w:sz w:val="24"/>
        </w:rPr>
        <w:t>，主要包括以下内容：</w:t>
      </w:r>
    </w:p>
    <w:p w14:paraId="69218246">
      <w:pPr>
        <w:ind w:left="718" w:leftChars="342" w:firstLine="1417" w:firstLineChars="675"/>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（1）投标函</w:t>
      </w:r>
    </w:p>
    <w:p w14:paraId="03BB2B82">
      <w:pPr>
        <w:ind w:left="718" w:leftChars="342" w:firstLine="1417" w:firstLineChars="675"/>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（2）政府采购投标及履约承诺函</w:t>
      </w:r>
    </w:p>
    <w:p w14:paraId="5FBA2A9A">
      <w:pPr>
        <w:ind w:left="718" w:leftChars="342" w:firstLine="1417" w:firstLineChars="675"/>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w:t>
      </w:r>
      <w:r>
        <w:rPr>
          <w:rFonts w:ascii="Times New Roman" w:hAnsi="Times New Roman" w:eastAsia="宋体" w:cs="Times New Roman"/>
          <w:szCs w:val="21"/>
          <w:highlight w:val="none"/>
        </w:rPr>
        <w:t>3</w:t>
      </w:r>
      <w:r>
        <w:rPr>
          <w:rFonts w:hint="eastAsia" w:ascii="Times New Roman" w:hAnsi="Times New Roman" w:eastAsia="宋体" w:cs="Times New Roman"/>
          <w:szCs w:val="21"/>
          <w:highlight w:val="none"/>
        </w:rPr>
        <w:t>）投标人情况及资格证明文件</w:t>
      </w:r>
    </w:p>
    <w:p w14:paraId="29BC6C48">
      <w:pPr>
        <w:ind w:left="718" w:leftChars="342" w:firstLine="1417" w:firstLineChars="675"/>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w:t>
      </w:r>
      <w:r>
        <w:rPr>
          <w:rFonts w:ascii="Times New Roman" w:hAnsi="Times New Roman" w:eastAsia="宋体" w:cs="Times New Roman"/>
          <w:szCs w:val="21"/>
          <w:highlight w:val="none"/>
        </w:rPr>
        <w:t>4</w:t>
      </w:r>
      <w:r>
        <w:rPr>
          <w:rFonts w:hint="eastAsia" w:ascii="Times New Roman" w:hAnsi="Times New Roman" w:eastAsia="宋体" w:cs="Times New Roman"/>
          <w:szCs w:val="21"/>
          <w:highlight w:val="none"/>
        </w:rPr>
        <w:t>）项目详细报价</w:t>
      </w:r>
    </w:p>
    <w:p w14:paraId="1247CFA3">
      <w:pPr>
        <w:ind w:left="718" w:leftChars="342" w:firstLine="1417" w:firstLineChars="675"/>
        <w:rPr>
          <w:rFonts w:hint="eastAsia" w:ascii="Times New Roman" w:hAnsi="Times New Roman" w:eastAsia="宋体" w:cs="Times New Roman"/>
          <w:szCs w:val="21"/>
          <w:highlight w:val="none"/>
          <w:lang w:eastAsia="zh-CN"/>
        </w:rPr>
      </w:pPr>
      <w:commentRangeStart w:id="36"/>
      <w:r>
        <w:rPr>
          <w:rFonts w:hint="eastAsia" w:ascii="Times New Roman" w:hAnsi="Times New Roman" w:eastAsia="宋体" w:cs="Times New Roman"/>
          <w:szCs w:val="21"/>
          <w:highlight w:val="none"/>
        </w:rPr>
        <w:t>（5）</w:t>
      </w:r>
      <w:r>
        <w:rPr>
          <w:rFonts w:hint="eastAsia" w:ascii="Times New Roman" w:hAnsi="Times New Roman" w:eastAsia="宋体" w:cs="Times New Roman"/>
          <w:szCs w:val="21"/>
          <w:highlight w:val="none"/>
          <w:lang w:eastAsia="zh-CN"/>
        </w:rPr>
        <w:t>供应商认证情况（格式自定）</w:t>
      </w:r>
    </w:p>
    <w:p w14:paraId="6CFD1DE7">
      <w:pPr>
        <w:ind w:left="718" w:leftChars="342" w:firstLine="1417" w:firstLineChars="675"/>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（6）奖项（格式自定）</w:t>
      </w:r>
    </w:p>
    <w:p w14:paraId="3721557D">
      <w:pPr>
        <w:ind w:left="718" w:leftChars="342" w:firstLine="1417" w:firstLineChars="675"/>
        <w:jc w:val="left"/>
        <w:rPr>
          <w:rFonts w:hint="eastAsia" w:ascii="Times New Roman" w:hAnsi="Times New Roman" w:eastAsia="宋体" w:cs="Times New Roman"/>
          <w:highlight w:val="none"/>
        </w:rPr>
      </w:pPr>
      <w:r>
        <w:rPr>
          <w:rFonts w:hint="eastAsia" w:ascii="Times New Roman" w:hAnsi="Times New Roman" w:eastAsia="宋体" w:cs="Times New Roman"/>
          <w:szCs w:val="21"/>
          <w:highlight w:val="none"/>
        </w:rPr>
        <w:t>（7）</w:t>
      </w:r>
      <w:commentRangeEnd w:id="36"/>
      <w:r>
        <w:rPr>
          <w:rFonts w:ascii="Times New Roman" w:hAnsi="Times New Roman" w:eastAsia="宋体" w:cs="Times New Roman"/>
          <w:highlight w:val="none"/>
        </w:rPr>
        <w:commentReference w:id="36"/>
      </w:r>
      <w:r>
        <w:rPr>
          <w:rFonts w:hint="eastAsia" w:ascii="Times New Roman" w:hAnsi="Times New Roman" w:eastAsia="宋体" w:cs="Times New Roman"/>
          <w:szCs w:val="21"/>
          <w:highlight w:val="none"/>
          <w:lang w:eastAsia="zh-CN"/>
        </w:rPr>
        <w:t>供应商同类业绩</w:t>
      </w:r>
    </w:p>
    <w:p w14:paraId="274EE527">
      <w:pPr>
        <w:widowControl w:val="0"/>
        <w:spacing w:line="360" w:lineRule="auto"/>
        <w:jc w:val="both"/>
        <w:rPr>
          <w:rFonts w:ascii="Times New Roman" w:hAnsi="Times New Roman" w:eastAsia="宋体" w:cs="Times New Roman"/>
          <w:b/>
          <w:bCs/>
          <w:kern w:val="2"/>
          <w:sz w:val="24"/>
          <w:szCs w:val="24"/>
          <w:highlight w:val="none"/>
          <w:lang w:val="en-US" w:eastAsia="zh-CN" w:bidi="ar-SA"/>
        </w:rPr>
      </w:pPr>
    </w:p>
    <w:p w14:paraId="3C7E46BE">
      <w:pPr>
        <w:ind w:firstLine="1200" w:firstLineChars="500"/>
        <w:outlineLvl w:val="0"/>
        <w:rPr>
          <w:rFonts w:ascii="宋体" w:hAnsi="宋体" w:eastAsia="宋体" w:cs="Times New Roman"/>
          <w:sz w:val="24"/>
          <w:highlight w:val="none"/>
        </w:rPr>
      </w:pPr>
      <w:r>
        <w:rPr>
          <w:rFonts w:hint="eastAsia" w:ascii="宋体" w:hAnsi="宋体" w:eastAsia="宋体" w:cs="Times New Roman"/>
          <w:sz w:val="24"/>
          <w:highlight w:val="none"/>
        </w:rPr>
        <w:t>2.投标文件附件</w:t>
      </w:r>
      <w:r>
        <w:rPr>
          <w:rFonts w:hint="eastAsia" w:ascii="宋体" w:hAnsi="宋体" w:eastAsia="宋体" w:cs="Times New Roman"/>
          <w:b/>
          <w:color w:val="FF0000"/>
          <w:sz w:val="24"/>
          <w:highlight w:val="none"/>
        </w:rPr>
        <w:t>（信息不公开部分）</w:t>
      </w:r>
      <w:r>
        <w:rPr>
          <w:rFonts w:hint="eastAsia" w:ascii="宋体" w:hAnsi="宋体" w:eastAsia="宋体" w:cs="Times New Roman"/>
          <w:sz w:val="24"/>
          <w:highlight w:val="none"/>
        </w:rPr>
        <w:t>：主要包括以下内容：</w:t>
      </w:r>
    </w:p>
    <w:p w14:paraId="41E4253D">
      <w:pPr>
        <w:ind w:firstLine="2100" w:firstLineChars="1000"/>
        <w:rPr>
          <w:rFonts w:hint="eastAsia"/>
          <w:szCs w:val="21"/>
        </w:rPr>
      </w:pPr>
      <w:r>
        <w:rPr>
          <w:rFonts w:hint="eastAsia" w:eastAsia="宋体"/>
          <w:szCs w:val="21"/>
          <w:lang w:eastAsia="zh-CN"/>
        </w:rPr>
        <w:t>（</w:t>
      </w:r>
      <w:r>
        <w:rPr>
          <w:rFonts w:hint="eastAsia" w:ascii="Times New Roman" w:eastAsia="宋体"/>
          <w:szCs w:val="21"/>
          <w:lang w:val="en-US" w:eastAsia="zh-CN"/>
        </w:rPr>
        <w:t>1</w:t>
      </w:r>
      <w:r>
        <w:rPr>
          <w:rFonts w:hint="eastAsia" w:eastAsia="宋体"/>
          <w:szCs w:val="21"/>
          <w:lang w:eastAsia="zh-CN"/>
        </w:rPr>
        <w:t>）供应商基本情况表</w:t>
      </w:r>
    </w:p>
    <w:p w14:paraId="5015941B">
      <w:pPr>
        <w:ind w:firstLine="2100" w:firstLineChars="1000"/>
        <w:rPr>
          <w:szCs w:val="21"/>
        </w:rPr>
      </w:pPr>
      <w:r>
        <w:rPr>
          <w:rFonts w:hint="eastAsia"/>
          <w:szCs w:val="21"/>
        </w:rPr>
        <w:t>（</w:t>
      </w:r>
      <w:r>
        <w:rPr>
          <w:rFonts w:hint="eastAsia" w:ascii="Times New Roman" w:eastAsia="宋体"/>
          <w:szCs w:val="21"/>
          <w:lang w:val="en-US" w:eastAsia="zh-CN"/>
        </w:rPr>
        <w:t>2</w:t>
      </w:r>
      <w:r>
        <w:rPr>
          <w:rFonts w:hint="eastAsia"/>
          <w:szCs w:val="21"/>
        </w:rPr>
        <w:t>）法定代表人（负责人）证明书</w:t>
      </w:r>
    </w:p>
    <w:p w14:paraId="0865EE9E">
      <w:pPr>
        <w:ind w:left="718" w:leftChars="342" w:firstLine="1417" w:firstLineChars="675"/>
        <w:rPr>
          <w:szCs w:val="21"/>
        </w:rPr>
      </w:pPr>
      <w:r>
        <w:rPr>
          <w:rFonts w:hint="eastAsia"/>
          <w:szCs w:val="21"/>
        </w:rPr>
        <w:t>（</w:t>
      </w:r>
      <w:r>
        <w:rPr>
          <w:rFonts w:hint="eastAsia" w:ascii="Times New Roman" w:eastAsia="宋体"/>
          <w:szCs w:val="21"/>
          <w:lang w:val="en-US" w:eastAsia="zh-CN"/>
        </w:rPr>
        <w:t>3</w:t>
      </w:r>
      <w:r>
        <w:rPr>
          <w:rFonts w:hint="eastAsia"/>
          <w:szCs w:val="21"/>
        </w:rPr>
        <w:t>）投标文件签署授权委托书</w:t>
      </w:r>
    </w:p>
    <w:p w14:paraId="7473BB6A">
      <w:pPr>
        <w:ind w:left="718" w:leftChars="342" w:firstLine="1417" w:firstLineChars="675"/>
        <w:rPr>
          <w:szCs w:val="21"/>
        </w:rPr>
      </w:pPr>
      <w:r>
        <w:rPr>
          <w:rFonts w:hint="eastAsia"/>
          <w:szCs w:val="21"/>
        </w:rPr>
        <w:t>（</w:t>
      </w:r>
      <w:r>
        <w:rPr>
          <w:rFonts w:hint="eastAsia" w:ascii="Times New Roman" w:eastAsia="宋体"/>
          <w:szCs w:val="21"/>
          <w:lang w:val="en-US" w:eastAsia="zh-CN"/>
        </w:rPr>
        <w:t>4</w:t>
      </w:r>
      <w:r>
        <w:rPr>
          <w:rFonts w:hint="eastAsia"/>
          <w:szCs w:val="21"/>
        </w:rPr>
        <w:t>）</w:t>
      </w:r>
      <w:r>
        <w:rPr>
          <w:szCs w:val="21"/>
        </w:rPr>
        <w:t>实质性条款响应情况表</w:t>
      </w:r>
    </w:p>
    <w:p w14:paraId="3476C012">
      <w:pPr>
        <w:ind w:left="718" w:leftChars="342" w:firstLine="1417" w:firstLineChars="675"/>
        <w:rPr>
          <w:rFonts w:ascii="Times New Roman" w:hAnsi="Times New Roman" w:eastAsia="宋体" w:cs="Times New Roman"/>
          <w:szCs w:val="21"/>
          <w:highlight w:val="none"/>
        </w:rPr>
      </w:pPr>
      <w:r>
        <w:rPr>
          <w:rFonts w:hint="eastAsia"/>
          <w:szCs w:val="21"/>
        </w:rPr>
        <w:t>（</w:t>
      </w:r>
      <w:r>
        <w:rPr>
          <w:rFonts w:hint="eastAsia" w:ascii="Times New Roman" w:eastAsia="宋体"/>
          <w:szCs w:val="21"/>
          <w:lang w:val="en-US" w:eastAsia="zh-CN"/>
        </w:rPr>
        <w:t>5</w:t>
      </w:r>
      <w:r>
        <w:rPr>
          <w:rFonts w:hint="eastAsia"/>
          <w:szCs w:val="21"/>
        </w:rPr>
        <w:t>）</w:t>
      </w:r>
      <w:r>
        <w:rPr>
          <w:rFonts w:hint="eastAsia" w:ascii="Times New Roman" w:hAnsi="Times New Roman" w:eastAsia="宋体" w:cs="Times New Roman"/>
          <w:szCs w:val="21"/>
          <w:highlight w:val="none"/>
        </w:rPr>
        <w:t>技术要求偏离表</w:t>
      </w:r>
    </w:p>
    <w:p w14:paraId="59B3C05E">
      <w:pPr>
        <w:ind w:left="718" w:leftChars="342" w:firstLine="1417" w:firstLineChars="675"/>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w:t>
      </w:r>
      <w:r>
        <w:rPr>
          <w:rFonts w:hint="eastAsia" w:ascii="Times New Roman" w:hAnsi="Times New Roman" w:eastAsia="宋体" w:cs="Times New Roman"/>
          <w:szCs w:val="21"/>
          <w:highlight w:val="none"/>
          <w:lang w:val="en-US" w:eastAsia="zh-CN"/>
        </w:rPr>
        <w:t>6</w:t>
      </w:r>
      <w:r>
        <w:rPr>
          <w:rFonts w:hint="eastAsia" w:ascii="Times New Roman" w:hAnsi="Times New Roman" w:eastAsia="宋体" w:cs="Times New Roman"/>
          <w:szCs w:val="21"/>
          <w:highlight w:val="none"/>
        </w:rPr>
        <w:t>）商务要求偏离表</w:t>
      </w:r>
    </w:p>
    <w:p w14:paraId="4D7A838D">
      <w:pPr>
        <w:ind w:left="718" w:leftChars="342" w:firstLine="1417" w:firstLineChars="675"/>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w:t>
      </w:r>
      <w:r>
        <w:rPr>
          <w:rFonts w:hint="eastAsia" w:ascii="Times New Roman" w:hAnsi="Times New Roman" w:eastAsia="宋体" w:cs="Times New Roman"/>
          <w:szCs w:val="21"/>
          <w:highlight w:val="none"/>
          <w:lang w:val="en-US" w:eastAsia="zh-CN"/>
        </w:rPr>
        <w:t>7</w:t>
      </w:r>
      <w:r>
        <w:rPr>
          <w:rFonts w:hint="eastAsia" w:ascii="Times New Roman" w:hAnsi="Times New Roman" w:eastAsia="宋体" w:cs="Times New Roman"/>
          <w:szCs w:val="21"/>
          <w:highlight w:val="none"/>
        </w:rPr>
        <w:t>）</w:t>
      </w:r>
      <w:commentRangeStart w:id="37"/>
      <w:r>
        <w:rPr>
          <w:rFonts w:hint="eastAsia" w:ascii="Times New Roman" w:hAnsi="Times New Roman" w:eastAsia="宋体" w:cs="Times New Roman"/>
          <w:szCs w:val="21"/>
          <w:highlight w:val="none"/>
        </w:rPr>
        <w:t>技术保障措施（格式自定）</w:t>
      </w:r>
    </w:p>
    <w:p w14:paraId="6DF60BBA">
      <w:pPr>
        <w:ind w:left="718" w:leftChars="342" w:firstLine="1417" w:firstLineChars="675"/>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w:t>
      </w:r>
      <w:r>
        <w:rPr>
          <w:rFonts w:hint="eastAsia" w:ascii="Times New Roman" w:hAnsi="Times New Roman" w:eastAsia="宋体" w:cs="Times New Roman"/>
          <w:szCs w:val="21"/>
          <w:highlight w:val="none"/>
          <w:lang w:val="en-US" w:eastAsia="zh-CN"/>
        </w:rPr>
        <w:t>8</w:t>
      </w:r>
      <w:r>
        <w:rPr>
          <w:rFonts w:hint="eastAsia" w:ascii="Times New Roman" w:hAnsi="Times New Roman" w:eastAsia="宋体" w:cs="Times New Roman"/>
          <w:szCs w:val="21"/>
          <w:highlight w:val="none"/>
        </w:rPr>
        <w:t>）施工安全保障措施（格式自定）</w:t>
      </w:r>
    </w:p>
    <w:p w14:paraId="00C8BA76">
      <w:pPr>
        <w:ind w:left="718" w:leftChars="342" w:firstLine="1417" w:firstLineChars="675"/>
        <w:rPr>
          <w:rFonts w:hint="eastAsia" w:ascii="Times New Roman" w:hAnsi="Times New Roman" w:eastAsia="宋体" w:cs="Times New Roman"/>
          <w:szCs w:val="21"/>
          <w:highlight w:val="none"/>
        </w:rPr>
      </w:pPr>
      <w:r>
        <w:rPr>
          <w:rFonts w:hint="eastAsia" w:ascii="Times New Roman" w:hAnsi="Times New Roman" w:eastAsia="宋体" w:cs="Times New Roman"/>
          <w:szCs w:val="21"/>
          <w:highlight w:val="none"/>
        </w:rPr>
        <w:t>（</w:t>
      </w:r>
      <w:r>
        <w:rPr>
          <w:rFonts w:hint="eastAsia" w:ascii="Times New Roman" w:hAnsi="Times New Roman" w:eastAsia="宋体" w:cs="Times New Roman"/>
          <w:szCs w:val="21"/>
          <w:highlight w:val="none"/>
          <w:lang w:val="en-US" w:eastAsia="zh-CN"/>
        </w:rPr>
        <w:t>9</w:t>
      </w:r>
      <w:r>
        <w:rPr>
          <w:rFonts w:hint="eastAsia" w:ascii="Times New Roman" w:hAnsi="Times New Roman" w:eastAsia="宋体" w:cs="Times New Roman"/>
          <w:szCs w:val="21"/>
          <w:highlight w:val="none"/>
        </w:rPr>
        <w:t>）检测报告</w:t>
      </w:r>
      <w:commentRangeEnd w:id="37"/>
      <w:r>
        <w:rPr>
          <w:rFonts w:ascii="Times New Roman" w:hAnsi="Times New Roman" w:eastAsia="宋体" w:cs="Times New Roman"/>
          <w:highlight w:val="none"/>
        </w:rPr>
        <w:commentReference w:id="37"/>
      </w:r>
      <w:r>
        <w:rPr>
          <w:rFonts w:hint="eastAsia" w:ascii="Times New Roman" w:hAnsi="Times New Roman" w:eastAsia="宋体" w:cs="Times New Roman"/>
          <w:highlight w:val="none"/>
        </w:rPr>
        <w:t>（格式自定）</w:t>
      </w:r>
    </w:p>
    <w:p w14:paraId="1E9CC67B">
      <w:pPr>
        <w:ind w:left="718" w:leftChars="342" w:firstLine="1417" w:firstLineChars="675"/>
        <w:rPr>
          <w:rFonts w:hint="eastAsia" w:ascii="Times New Roman" w:hAnsi="Times New Roman" w:eastAsia="宋体" w:cs="Times New Roman"/>
          <w:szCs w:val="21"/>
          <w:highlight w:val="none"/>
        </w:rPr>
      </w:pPr>
      <w:r>
        <w:rPr>
          <w:rFonts w:hint="eastAsia" w:ascii="Times New Roman" w:hAnsi="Times New Roman" w:eastAsia="宋体" w:cs="Times New Roman"/>
          <w:szCs w:val="21"/>
          <w:highlight w:val="none"/>
        </w:rPr>
        <w:t>（</w:t>
      </w:r>
      <w:r>
        <w:rPr>
          <w:rFonts w:hint="eastAsia" w:ascii="Times New Roman" w:hAnsi="Times New Roman" w:eastAsia="宋体" w:cs="Times New Roman"/>
          <w:szCs w:val="21"/>
          <w:highlight w:val="none"/>
          <w:lang w:val="en-US" w:eastAsia="zh-CN"/>
        </w:rPr>
        <w:t>10</w:t>
      </w:r>
      <w:r>
        <w:rPr>
          <w:rFonts w:hint="eastAsia" w:ascii="Times New Roman" w:hAnsi="Times New Roman" w:eastAsia="宋体" w:cs="Times New Roman"/>
          <w:szCs w:val="21"/>
          <w:highlight w:val="none"/>
        </w:rPr>
        <w:t>）节能环保情况（格式自定）</w:t>
      </w:r>
    </w:p>
    <w:p w14:paraId="6C612278">
      <w:pPr>
        <w:ind w:left="718" w:leftChars="342" w:firstLine="1417" w:firstLineChars="675"/>
        <w:rPr>
          <w:rFonts w:hint="eastAsia" w:ascii="Times New Roman" w:hAnsi="Times New Roman" w:eastAsia="宋体" w:cs="Times New Roman"/>
          <w:szCs w:val="21"/>
          <w:highlight w:val="none"/>
        </w:rPr>
      </w:pPr>
      <w:r>
        <w:rPr>
          <w:rFonts w:hint="eastAsia" w:ascii="Times New Roman" w:hAnsi="Times New Roman" w:eastAsia="宋体" w:cs="Times New Roman"/>
          <w:szCs w:val="21"/>
          <w:highlight w:val="none"/>
        </w:rPr>
        <w:t>（</w:t>
      </w:r>
      <w:r>
        <w:rPr>
          <w:rFonts w:hint="eastAsia" w:ascii="Times New Roman" w:hAnsi="Times New Roman" w:eastAsia="宋体" w:cs="Times New Roman"/>
          <w:szCs w:val="21"/>
          <w:highlight w:val="none"/>
          <w:lang w:val="en-US" w:eastAsia="zh-CN"/>
        </w:rPr>
        <w:t>11</w:t>
      </w:r>
      <w:r>
        <w:rPr>
          <w:rFonts w:hint="eastAsia" w:ascii="Times New Roman" w:hAnsi="Times New Roman" w:eastAsia="宋体" w:cs="Times New Roman"/>
          <w:szCs w:val="21"/>
          <w:highlight w:val="none"/>
        </w:rPr>
        <w:t>）绿色采购情况（格式自定）</w:t>
      </w:r>
    </w:p>
    <w:p w14:paraId="3FC55F0E">
      <w:pPr>
        <w:ind w:left="718" w:leftChars="342" w:firstLine="1417" w:firstLineChars="675"/>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w:t>
      </w:r>
      <w:r>
        <w:rPr>
          <w:rFonts w:hint="eastAsia" w:ascii="Times New Roman" w:hAnsi="Times New Roman" w:eastAsia="宋体" w:cs="Times New Roman"/>
          <w:szCs w:val="21"/>
          <w:highlight w:val="none"/>
          <w:lang w:val="en-US" w:eastAsia="zh-CN"/>
        </w:rPr>
        <w:t>12</w:t>
      </w:r>
      <w:r>
        <w:rPr>
          <w:rFonts w:hint="eastAsia" w:ascii="Times New Roman" w:hAnsi="Times New Roman" w:eastAsia="宋体" w:cs="Times New Roman"/>
          <w:szCs w:val="21"/>
          <w:highlight w:val="none"/>
        </w:rPr>
        <w:t>）投标人认为需要加以说明的其他内容（格式自定）</w:t>
      </w:r>
    </w:p>
    <w:bookmarkEnd w:id="71"/>
    <w:p w14:paraId="2B9330E3">
      <w:pPr>
        <w:ind w:left="718" w:leftChars="342" w:firstLine="1417" w:firstLineChars="675"/>
        <w:rPr>
          <w:szCs w:val="21"/>
        </w:rPr>
      </w:pPr>
    </w:p>
    <w:p w14:paraId="776D891D">
      <w:pPr>
        <w:ind w:firstLine="426" w:firstLineChars="202"/>
        <w:rPr>
          <w:rFonts w:ascii="宋体" w:hAnsi="宋体"/>
          <w:b/>
          <w:szCs w:val="21"/>
        </w:rPr>
      </w:pPr>
      <w:bookmarkStart w:id="72" w:name="_Hlk72257771"/>
      <w:r>
        <w:rPr>
          <w:rFonts w:hint="eastAsia" w:ascii="宋体" w:hAnsi="宋体"/>
          <w:b/>
          <w:szCs w:val="21"/>
        </w:rPr>
        <w:t>备注：</w:t>
      </w:r>
    </w:p>
    <w:p w14:paraId="05EBEED2">
      <w:pPr>
        <w:ind w:firstLine="426" w:firstLineChars="202"/>
        <w:rPr>
          <w:rFonts w:ascii="宋体" w:hAnsi="宋体"/>
          <w:b/>
          <w:szCs w:val="21"/>
        </w:rPr>
      </w:pPr>
      <w:r>
        <w:rPr>
          <w:rFonts w:hint="eastAsia" w:ascii="宋体" w:hAnsi="宋体"/>
          <w:b/>
          <w:szCs w:val="21"/>
        </w:rPr>
        <w:t>1.本项目为网上电子投标项目，投标文件不需法人或授权委托人另行签字，无需加盖单位公章，招标文件另有规定的除外。</w:t>
      </w:r>
    </w:p>
    <w:p w14:paraId="40556EE5">
      <w:pPr>
        <w:ind w:firstLine="422" w:firstLineChars="200"/>
        <w:rPr>
          <w:rFonts w:ascii="宋体" w:hAnsi="宋体"/>
          <w:color w:val="FF0000"/>
          <w:sz w:val="24"/>
        </w:rPr>
      </w:pPr>
      <w:bookmarkStart w:id="73" w:name="_Hlk72263559"/>
      <w:r>
        <w:rPr>
          <w:rFonts w:hint="eastAsia" w:ascii="宋体" w:hAnsi="宋体"/>
          <w:b/>
          <w:szCs w:val="21"/>
        </w:rPr>
        <w:t>2.关于填写“开标一览表”的说明：“开标一览表”中除“投标总价”外，其他信息不作评审依据。</w:t>
      </w:r>
      <w:bookmarkEnd w:id="72"/>
      <w:bookmarkEnd w:id="73"/>
    </w:p>
    <w:p w14:paraId="4AB9B84D">
      <w:pPr>
        <w:rPr>
          <w:rFonts w:ascii="宋体" w:hAnsi="宋体"/>
          <w:color w:val="FF0000"/>
          <w:sz w:val="24"/>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p w14:paraId="76E71E81">
      <w:pPr>
        <w:outlineLvl w:val="1"/>
        <w:rPr>
          <w:rFonts w:ascii="宋体" w:hAnsi="宋体"/>
          <w:b/>
          <w:color w:val="FF0000"/>
          <w:sz w:val="28"/>
          <w:szCs w:val="28"/>
        </w:rPr>
      </w:pPr>
      <w:r>
        <w:rPr>
          <w:rFonts w:hint="eastAsia" w:ascii="宋体" w:hAnsi="宋体"/>
          <w:b/>
          <w:color w:val="FF0000"/>
          <w:sz w:val="28"/>
          <w:szCs w:val="28"/>
        </w:rPr>
        <w:t>投标文件正文（信息公开部分）</w:t>
      </w:r>
    </w:p>
    <w:p w14:paraId="1B1F68EF">
      <w:pPr>
        <w:pStyle w:val="4"/>
        <w:jc w:val="center"/>
        <w:rPr>
          <w:rFonts w:ascii="黑体" w:eastAsia="黑体"/>
          <w:b w:val="0"/>
          <w:sz w:val="24"/>
        </w:rPr>
      </w:pPr>
      <w:r>
        <w:rPr>
          <w:rFonts w:hint="eastAsia" w:ascii="黑体" w:eastAsia="黑体"/>
          <w:b w:val="0"/>
          <w:sz w:val="24"/>
        </w:rPr>
        <w:t>一、投标函</w:t>
      </w:r>
    </w:p>
    <w:p w14:paraId="0120FD2A">
      <w:pPr>
        <w:spacing w:line="360" w:lineRule="auto"/>
        <w:rPr>
          <w:rFonts w:ascii="宋体" w:hAnsi="宋体"/>
          <w:szCs w:val="21"/>
        </w:rPr>
      </w:pPr>
      <w:bookmarkStart w:id="74" w:name="_Hlk72257506"/>
      <w:r>
        <w:rPr>
          <w:rFonts w:hint="eastAsia" w:ascii="宋体" w:hAnsi="宋体"/>
          <w:szCs w:val="21"/>
        </w:rPr>
        <w:t>致：</w:t>
      </w:r>
      <w:r>
        <w:rPr>
          <w:rFonts w:hint="eastAsia" w:ascii="宋体" w:hAnsi="宋体"/>
          <w:szCs w:val="21"/>
          <w:u w:val="single"/>
        </w:rPr>
        <w:t xml:space="preserve">  </w:t>
      </w:r>
      <w:r>
        <w:rPr>
          <w:rFonts w:hint="eastAsia" w:ascii="宋体" w:hAnsi="宋体"/>
          <w:color w:val="FF0000"/>
          <w:szCs w:val="21"/>
          <w:u w:val="single"/>
        </w:rPr>
        <w:t>深圳公共资源交易中心</w:t>
      </w:r>
      <w:r>
        <w:rPr>
          <w:rFonts w:hint="eastAsia" w:ascii="宋体" w:hAnsi="宋体"/>
          <w:szCs w:val="21"/>
          <w:u w:val="single"/>
        </w:rPr>
        <w:t xml:space="preserve">  </w:t>
      </w:r>
    </w:p>
    <w:p w14:paraId="246EB67C">
      <w:pPr>
        <w:ind w:firstLine="420" w:firstLineChars="200"/>
        <w:rPr>
          <w:rFonts w:ascii="宋体" w:hAnsi="宋体"/>
          <w:szCs w:val="21"/>
        </w:rPr>
      </w:pPr>
      <w:bookmarkStart w:id="75" w:name="_Hlk73818812"/>
      <w:r>
        <w:rPr>
          <w:rFonts w:hint="eastAsia"/>
          <w:szCs w:val="21"/>
        </w:rPr>
        <w:t>1、根据已收到贵单位的项目编号为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Cs w:val="21"/>
          <w:u w:val="thick"/>
          <w:lang w:eastAsia="zh-CN"/>
        </w:rPr>
        <w:t>（</w:t>
      </w:r>
      <w:r>
        <w:rPr>
          <w:rFonts w:hint="eastAsia"/>
          <w:szCs w:val="21"/>
          <w:u w:val="thick"/>
        </w:rPr>
        <w:t>项目</w:t>
      </w:r>
      <w:r>
        <w:rPr>
          <w:rFonts w:hint="eastAsia"/>
          <w:szCs w:val="21"/>
          <w:u w:val="thick"/>
          <w:lang w:val="en-US" w:eastAsia="zh-CN"/>
        </w:rPr>
        <w:t>名称</w:t>
      </w:r>
      <w:r>
        <w:rPr>
          <w:rFonts w:hint="eastAsia"/>
          <w:szCs w:val="21"/>
          <w:u w:val="thick"/>
          <w:lang w:eastAsia="zh-CN"/>
        </w:rPr>
        <w:t>）</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76" w:name="_Hlk72263588"/>
      <w:r>
        <w:rPr>
          <w:rFonts w:hint="eastAsia"/>
          <w:szCs w:val="21"/>
        </w:rPr>
        <w:t>愿意按照招标文件要求承包上述项目并修补其任何缺陷。</w:t>
      </w:r>
      <w:bookmarkEnd w:id="76"/>
    </w:p>
    <w:p w14:paraId="454BCA14">
      <w:pPr>
        <w:ind w:firstLine="420" w:firstLineChars="200"/>
        <w:rPr>
          <w:rFonts w:ascii="宋体" w:hAnsi="宋体"/>
          <w:szCs w:val="21"/>
        </w:rPr>
      </w:pPr>
      <w:r>
        <w:rPr>
          <w:rFonts w:ascii="宋体" w:hAnsi="宋体"/>
          <w:szCs w:val="21"/>
        </w:rPr>
        <w:t>2</w:t>
      </w:r>
      <w:r>
        <w:rPr>
          <w:rFonts w:hint="eastAsia" w:ascii="宋体" w:hAnsi="宋体"/>
          <w:szCs w:val="21"/>
        </w:rPr>
        <w:t>、</w:t>
      </w:r>
      <w:bookmarkStart w:id="77" w:name="_Hlk73819847"/>
      <w:r>
        <w:rPr>
          <w:rFonts w:hint="eastAsia" w:ascii="宋体" w:hAnsi="宋体"/>
          <w:szCs w:val="21"/>
        </w:rPr>
        <w:t>投标价格见</w:t>
      </w:r>
      <w:r>
        <w:rPr>
          <w:rFonts w:hint="eastAsia"/>
          <w:szCs w:val="21"/>
        </w:rPr>
        <w:t>投标书编制软件中《开标一览表》中填写的投标总价。</w:t>
      </w:r>
      <w:bookmarkEnd w:id="77"/>
    </w:p>
    <w:p w14:paraId="7492967E">
      <w:pPr>
        <w:ind w:firstLine="420" w:firstLineChars="200"/>
        <w:rPr>
          <w:rFonts w:ascii="宋体" w:hAnsi="宋体"/>
          <w:szCs w:val="21"/>
        </w:rPr>
      </w:pPr>
      <w:r>
        <w:rPr>
          <w:rFonts w:hint="eastAsia" w:ascii="宋体" w:hAnsi="宋体"/>
          <w:szCs w:val="21"/>
        </w:rPr>
        <w:t>3、如果我单位中标，我单位将按照招标文件的要求足额提交履约担保。</w:t>
      </w:r>
    </w:p>
    <w:p w14:paraId="7222C4F1">
      <w:pPr>
        <w:ind w:firstLine="420" w:firstLineChars="200"/>
        <w:rPr>
          <w:rFonts w:ascii="宋体" w:hAnsi="宋体"/>
          <w:szCs w:val="21"/>
        </w:rPr>
      </w:pPr>
      <w:r>
        <w:rPr>
          <w:rFonts w:hint="eastAsia" w:ascii="宋体" w:hAnsi="宋体"/>
          <w:szCs w:val="21"/>
        </w:rPr>
        <w:t>4、我单位同意所递交的投标文件在“对通用条款的补充内容”中明确的投标有效期内有效，在此期间内我单位的投标有可能中标，我方将受此约束。</w:t>
      </w:r>
    </w:p>
    <w:p w14:paraId="48A15BD8">
      <w:pPr>
        <w:ind w:firstLine="420" w:firstLineChars="200"/>
        <w:rPr>
          <w:rFonts w:ascii="宋体" w:hAnsi="宋体"/>
          <w:szCs w:val="21"/>
        </w:rPr>
      </w:pPr>
      <w:r>
        <w:rPr>
          <w:rFonts w:hint="eastAsia" w:ascii="宋体" w:hAnsi="宋体"/>
          <w:szCs w:val="21"/>
        </w:rPr>
        <w:t>5、除非另外达成协议并生效，贵单位的中标通知书和本投标文件将构成合同的重要内容。</w:t>
      </w:r>
    </w:p>
    <w:p w14:paraId="7D08D5A2">
      <w:pPr>
        <w:ind w:left="420" w:leftChars="200" w:firstLine="0" w:firstLineChars="0"/>
        <w:rPr>
          <w:rFonts w:ascii="宋体" w:hAnsi="宋体"/>
          <w:b/>
          <w:szCs w:val="21"/>
        </w:rPr>
      </w:pPr>
      <w:r>
        <w:rPr>
          <w:rFonts w:hint="eastAsia" w:ascii="宋体" w:hAnsi="宋体"/>
          <w:szCs w:val="21"/>
        </w:rPr>
        <w:t>6、我单位理解贵单位将不受必须接受所收到的最低报价或其它任何投标文件的约束。</w:t>
      </w:r>
      <w:bookmarkEnd w:id="75"/>
      <w:r>
        <w:rPr>
          <w:rFonts w:hint="eastAsia" w:ascii="宋体" w:hAnsi="宋体"/>
          <w:b/>
          <w:szCs w:val="21"/>
        </w:rPr>
        <w:t>7</w:t>
      </w:r>
      <w:r>
        <w:rPr>
          <w:rFonts w:ascii="宋体" w:hAnsi="宋体"/>
          <w:b/>
          <w:szCs w:val="21"/>
        </w:rPr>
        <w:t>、如我单位提交样品，且未在规定时间内取回样品的，视同放弃取回，同意深圳公共资源交易中心对我单位提交的样品进行清理。</w:t>
      </w:r>
    </w:p>
    <w:p w14:paraId="5D6E51AC">
      <w:pPr>
        <w:ind w:left="420" w:leftChars="200" w:firstLine="210" w:firstLineChars="100"/>
        <w:rPr>
          <w:rFonts w:hint="eastAsia"/>
          <w:szCs w:val="21"/>
        </w:rPr>
      </w:pPr>
    </w:p>
    <w:p w14:paraId="3E29B5A4">
      <w:pPr>
        <w:ind w:left="420" w:leftChars="200" w:firstLine="21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lang w:eastAsia="zh-CN"/>
        </w:rPr>
        <w:t>；</w:t>
      </w:r>
      <w:r>
        <w:rPr>
          <w:rFonts w:hint="eastAsia"/>
          <w:szCs w:val="21"/>
        </w:rPr>
        <w:t xml:space="preserve">  单位地址：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14:paraId="2311CBE2">
      <w:pPr>
        <w:ind w:left="420" w:leftChars="200" w:firstLine="210" w:firstLineChars="100"/>
        <w:rPr>
          <w:rFonts w:hint="eastAsia"/>
          <w:szCs w:val="21"/>
          <w:u w:val="none"/>
          <w:lang w:eastAsia="zh-CN"/>
        </w:rPr>
      </w:pPr>
      <w:r>
        <w:rPr>
          <w:rFonts w:hint="eastAsia"/>
          <w:szCs w:val="21"/>
        </w:rPr>
        <w:t>法定代表人（负责人）或其</w:t>
      </w:r>
      <w:r>
        <w:rPr>
          <w:rFonts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14:paraId="420AFE92">
      <w:pPr>
        <w:ind w:left="420" w:leftChars="200" w:firstLine="21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u w:val="none"/>
          <w:lang w:eastAsia="zh-CN"/>
        </w:rPr>
        <w:t>；</w:t>
      </w:r>
      <w:r>
        <w:rPr>
          <w:rFonts w:hint="eastAsia"/>
          <w:szCs w:val="21"/>
          <w:u w:val="none"/>
        </w:rPr>
        <w:t xml:space="preserve">     </w:t>
      </w:r>
    </w:p>
    <w:p w14:paraId="338D8D35">
      <w:pPr>
        <w:ind w:left="420" w:leftChars="200" w:firstLine="210" w:firstLineChars="100"/>
        <w:rPr>
          <w:sz w:val="24"/>
        </w:rPr>
      </w:pPr>
      <w:r>
        <w:rPr>
          <w:rFonts w:hint="eastAsia" w:ascii="宋体" w:hAnsi="宋体"/>
          <w:szCs w:val="21"/>
        </w:rPr>
        <w:t>日期：</w:t>
      </w:r>
      <w:r>
        <w:rPr>
          <w:rFonts w:hint="eastAsia" w:ascii="宋体" w:hAnsi="宋体"/>
          <w:szCs w:val="21"/>
          <w:u w:val="thick"/>
        </w:rPr>
        <w:t xml:space="preserve">       </w:t>
      </w:r>
      <w:r>
        <w:rPr>
          <w:rFonts w:hint="eastAsia" w:ascii="宋体" w:hAnsi="宋体"/>
          <w:szCs w:val="21"/>
        </w:rPr>
        <w:t>年</w:t>
      </w:r>
      <w:r>
        <w:rPr>
          <w:rFonts w:hint="eastAsia" w:ascii="宋体" w:hAnsi="宋体"/>
          <w:szCs w:val="21"/>
          <w:u w:val="thick"/>
        </w:rPr>
        <w:t xml:space="preserve">     </w:t>
      </w:r>
      <w:r>
        <w:rPr>
          <w:rFonts w:hint="eastAsia" w:ascii="宋体" w:hAnsi="宋体"/>
          <w:szCs w:val="21"/>
        </w:rPr>
        <w:t>月</w:t>
      </w:r>
      <w:r>
        <w:rPr>
          <w:rFonts w:hint="eastAsia" w:ascii="宋体" w:hAnsi="宋体"/>
          <w:szCs w:val="21"/>
          <w:u w:val="thick"/>
        </w:rPr>
        <w:t xml:space="preserve">    </w:t>
      </w:r>
      <w:r>
        <w:rPr>
          <w:rFonts w:hint="eastAsia" w:ascii="宋体" w:hAnsi="宋体"/>
          <w:szCs w:val="21"/>
        </w:rPr>
        <w:t>日</w:t>
      </w:r>
      <w:r>
        <w:rPr>
          <w:rFonts w:hint="eastAsia"/>
          <w:sz w:val="24"/>
        </w:rPr>
        <w:t xml:space="preserve">                                </w:t>
      </w:r>
    </w:p>
    <w:p w14:paraId="4875E0F9">
      <w:pPr>
        <w:rPr>
          <w:rFonts w:ascii="黑体" w:hAnsi="宋体" w:eastAsia="黑体"/>
        </w:rPr>
      </w:pPr>
    </w:p>
    <w:p w14:paraId="03509A26">
      <w:pPr>
        <w:rPr>
          <w:rFonts w:ascii="黑体" w:hAnsi="宋体" w:eastAsia="黑体"/>
        </w:rPr>
      </w:pPr>
    </w:p>
    <w:bookmarkEnd w:id="74"/>
    <w:p w14:paraId="267DBC99">
      <w:pPr>
        <w:pStyle w:val="4"/>
        <w:jc w:val="center"/>
        <w:rPr>
          <w:rFonts w:ascii="黑体" w:eastAsia="黑体"/>
          <w:b w:val="0"/>
          <w:sz w:val="24"/>
        </w:rPr>
      </w:pPr>
      <w:r>
        <w:rPr>
          <w:rFonts w:hint="eastAsia" w:ascii="黑体" w:eastAsia="黑体"/>
          <w:b w:val="0"/>
          <w:sz w:val="24"/>
        </w:rPr>
        <w:t>二、政府采购投标及履约承诺函</w:t>
      </w:r>
    </w:p>
    <w:p w14:paraId="0CEEEF87">
      <w:pPr>
        <w:rPr>
          <w:rFonts w:ascii="宋体" w:hAnsi="宋体"/>
          <w:color w:val="FF0000"/>
          <w:szCs w:val="21"/>
        </w:rPr>
      </w:pPr>
      <w:bookmarkStart w:id="78" w:name="_Hlk72257530"/>
      <w:r>
        <w:rPr>
          <w:rFonts w:hint="eastAsia" w:ascii="宋体" w:hAnsi="宋体"/>
          <w:color w:val="FF0000"/>
          <w:szCs w:val="21"/>
        </w:rPr>
        <w:t>致：</w:t>
      </w:r>
      <w:r>
        <w:rPr>
          <w:rFonts w:hint="eastAsia" w:ascii="宋体" w:hAnsi="宋体"/>
          <w:color w:val="FF0000"/>
          <w:szCs w:val="21"/>
          <w:u w:val="single"/>
        </w:rPr>
        <w:t>深圳公共资源交易中心</w:t>
      </w:r>
    </w:p>
    <w:p w14:paraId="0024936C">
      <w:pPr>
        <w:ind w:right="-815" w:firstLine="420" w:firstLineChars="200"/>
        <w:rPr>
          <w:rFonts w:ascii="宋体" w:hAnsi="宋体"/>
          <w:szCs w:val="21"/>
        </w:rPr>
      </w:pPr>
      <w:r>
        <w:rPr>
          <w:rFonts w:hint="eastAsia" w:ascii="宋体" w:hAnsi="宋体"/>
          <w:szCs w:val="21"/>
        </w:rPr>
        <w:t>我单位承诺：</w:t>
      </w:r>
    </w:p>
    <w:p w14:paraId="498F38CA">
      <w:pPr>
        <w:ind w:firstLine="420" w:firstLineChars="200"/>
        <w:rPr>
          <w:rFonts w:hint="eastAsia" w:ascii="宋体" w:hAnsi="宋体"/>
          <w:b/>
          <w:szCs w:val="21"/>
        </w:rPr>
      </w:pPr>
      <w:r>
        <w:rPr>
          <w:rFonts w:hint="eastAsia" w:ascii="宋体" w:hAnsi="宋体"/>
          <w:b w:val="0"/>
          <w:bCs/>
          <w:szCs w:val="21"/>
        </w:rPr>
        <w:t>1.我单位参与本项目所投标（响应）的货物、工程或服务，不存在侵犯知识产权的情况。</w:t>
      </w:r>
    </w:p>
    <w:p w14:paraId="51AC9D1A">
      <w:pPr>
        <w:ind w:firstLine="420" w:firstLineChars="200"/>
        <w:rPr>
          <w:rFonts w:ascii="宋体" w:hAnsi="宋体"/>
          <w:szCs w:val="21"/>
        </w:rPr>
      </w:pPr>
      <w:r>
        <w:rPr>
          <w:rFonts w:hint="eastAsia" w:ascii="宋体" w:hAnsi="宋体"/>
          <w:szCs w:val="21"/>
        </w:rPr>
        <w:t>2.我单位参与本项目</w:t>
      </w:r>
      <w:r>
        <w:rPr>
          <w:rFonts w:hint="eastAsia"/>
        </w:rPr>
        <w:t>政府采购活动时不存在被有关部门禁止参与政府采购活动且在有效期内的情况。</w:t>
      </w:r>
    </w:p>
    <w:p w14:paraId="3EA0AA4A">
      <w:pPr>
        <w:ind w:firstLine="420" w:firstLineChars="200"/>
        <w:rPr>
          <w:rFonts w:ascii="宋体" w:hAnsi="宋体"/>
          <w:szCs w:val="21"/>
        </w:rPr>
      </w:pPr>
      <w:r>
        <w:rPr>
          <w:rFonts w:hint="eastAsia" w:ascii="宋体" w:hAnsi="宋体"/>
          <w:szCs w:val="21"/>
        </w:rPr>
        <w:t>3.我单位具备《中华人民共和国政府采购法》第二十二条第一款规定的六项条件。</w:t>
      </w:r>
    </w:p>
    <w:p w14:paraId="54E73A9C">
      <w:pPr>
        <w:ind w:firstLine="420" w:firstLineChars="200"/>
        <w:rPr>
          <w:rFonts w:hint="eastAsia"/>
        </w:rPr>
      </w:pPr>
      <w:r>
        <w:rPr>
          <w:rFonts w:hint="eastAsia" w:ascii="宋体" w:hAnsi="宋体"/>
          <w:szCs w:val="21"/>
        </w:rPr>
        <w:t>4.我单位</w:t>
      </w:r>
      <w:r>
        <w:rPr>
          <w:rFonts w:hint="eastAsia"/>
        </w:rPr>
        <w:t>未被列入失信被执行人、重大税收违法案件当事人名单、政府采购严重违法失信行为记录名单。</w:t>
      </w:r>
    </w:p>
    <w:p w14:paraId="498DF577">
      <w:pPr>
        <w:ind w:firstLine="420" w:firstLineChars="200"/>
        <w:rPr>
          <w:rFonts w:hint="default" w:eastAsia="宋体"/>
          <w:color w:val="FF0000"/>
          <w:lang w:val="en-US" w:eastAsia="zh-CN"/>
        </w:rPr>
      </w:pPr>
      <w:r>
        <w:rPr>
          <w:rFonts w:hint="eastAsia"/>
          <w:color w:val="FF0000"/>
          <w:lang w:val="en-US" w:eastAsia="zh-CN"/>
        </w:rPr>
        <w:t>5.我单位不存在《深圳市财政局政府采购供应商信用信息管理办法》（深财规〔2023〕3号）列明的严重违法失信行为。</w:t>
      </w:r>
    </w:p>
    <w:p w14:paraId="0C5C7921">
      <w:pPr>
        <w:ind w:firstLine="420" w:firstLineChars="200"/>
        <w:rPr>
          <w:rFonts w:ascii="宋体" w:hAnsi="宋体"/>
          <w:szCs w:val="21"/>
        </w:rPr>
      </w:pPr>
      <w:r>
        <w:rPr>
          <w:rFonts w:hint="eastAsia" w:ascii="宋体" w:hAnsi="宋体"/>
          <w:szCs w:val="21"/>
          <w:lang w:val="en-US" w:eastAsia="zh-CN"/>
        </w:rPr>
        <w:t>6</w:t>
      </w:r>
      <w:r>
        <w:rPr>
          <w:rFonts w:hint="eastAsia" w:ascii="宋体" w:hAnsi="宋体"/>
          <w:szCs w:val="21"/>
        </w:rPr>
        <w:t>.</w:t>
      </w:r>
      <w:bookmarkStart w:id="79" w:name="_Hlk72587269"/>
      <w:bookmarkStart w:id="80" w:name="_Hlk72587299"/>
      <w:r>
        <w:rPr>
          <w:rFonts w:hint="eastAsia" w:ascii="宋体" w:hAnsi="宋体"/>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79"/>
      <w:r>
        <w:rPr>
          <w:rFonts w:hint="eastAsia" w:ascii="宋体" w:hAnsi="宋体"/>
          <w:szCs w:val="21"/>
        </w:rPr>
        <w:t>。</w:t>
      </w:r>
    </w:p>
    <w:bookmarkEnd w:id="80"/>
    <w:p w14:paraId="1A75B52C">
      <w:pPr>
        <w:ind w:firstLine="420" w:firstLineChars="200"/>
        <w:rPr>
          <w:rFonts w:ascii="宋体" w:hAnsi="宋体"/>
          <w:szCs w:val="21"/>
        </w:rPr>
      </w:pPr>
      <w:r>
        <w:rPr>
          <w:rFonts w:hint="eastAsia" w:ascii="宋体" w:hAnsi="宋体"/>
          <w:szCs w:val="21"/>
          <w:lang w:val="en-US" w:eastAsia="zh-CN"/>
        </w:rPr>
        <w:t>7</w:t>
      </w:r>
      <w:r>
        <w:rPr>
          <w:rFonts w:hint="eastAsia" w:ascii="宋体" w:hAnsi="宋体"/>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279F1711">
      <w:pPr>
        <w:ind w:firstLine="420" w:firstLineChars="200"/>
        <w:rPr>
          <w:rFonts w:ascii="宋体" w:hAnsi="宋体"/>
          <w:szCs w:val="21"/>
        </w:rPr>
      </w:pPr>
      <w:r>
        <w:rPr>
          <w:rFonts w:hint="eastAsia" w:ascii="宋体" w:hAnsi="宋体"/>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212281BB">
      <w:pPr>
        <w:ind w:firstLine="420" w:firstLineChars="200"/>
        <w:rPr>
          <w:rFonts w:ascii="宋体" w:hAnsi="宋体"/>
          <w:szCs w:val="21"/>
        </w:rPr>
      </w:pPr>
      <w:r>
        <w:rPr>
          <w:rFonts w:hint="eastAsia" w:ascii="宋体" w:hAnsi="宋体"/>
          <w:szCs w:val="21"/>
          <w:lang w:val="en-US" w:eastAsia="zh-CN"/>
        </w:rPr>
        <w:t>8</w:t>
      </w:r>
      <w:r>
        <w:rPr>
          <w:rFonts w:hint="eastAsia" w:ascii="宋体" w:hAnsi="宋体"/>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54ABC307">
      <w:pPr>
        <w:ind w:firstLine="420" w:firstLineChars="200"/>
        <w:rPr>
          <w:rFonts w:ascii="宋体" w:hAnsi="宋体"/>
          <w:szCs w:val="21"/>
        </w:rPr>
      </w:pPr>
      <w:r>
        <w:rPr>
          <w:rFonts w:hint="eastAsia" w:ascii="宋体" w:hAnsi="宋体"/>
          <w:szCs w:val="21"/>
          <w:lang w:val="en-US" w:eastAsia="zh-CN"/>
        </w:rPr>
        <w:t>9</w:t>
      </w:r>
      <w:r>
        <w:rPr>
          <w:rFonts w:hint="eastAsia" w:ascii="宋体" w:hAnsi="宋体"/>
          <w:szCs w:val="21"/>
        </w:rPr>
        <w:t>.我单位承诺中标后项目不转包，未经采购人同意不进行分包。</w:t>
      </w:r>
    </w:p>
    <w:p w14:paraId="1460BBFE">
      <w:pPr>
        <w:ind w:firstLine="420" w:firstLineChars="200"/>
        <w:rPr>
          <w:rFonts w:ascii="宋体" w:hAnsi="宋体"/>
        </w:rPr>
      </w:pPr>
      <w:r>
        <w:rPr>
          <w:rFonts w:hint="eastAsia" w:ascii="宋体" w:hAnsi="宋体"/>
          <w:szCs w:val="21"/>
          <w:lang w:val="en-US" w:eastAsia="zh-CN"/>
        </w:rPr>
        <w:t>10</w:t>
      </w:r>
      <w:r>
        <w:rPr>
          <w:rFonts w:ascii="宋体" w:hAnsi="宋体"/>
          <w:szCs w:val="21"/>
        </w:rPr>
        <w:t>.</w:t>
      </w:r>
      <w:r>
        <w:rPr>
          <w:rFonts w:hint="eastAsia" w:ascii="宋体" w:hAnsi="宋体"/>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7127D8C9">
      <w:pPr>
        <w:ind w:firstLine="420" w:firstLineChars="200"/>
        <w:rPr>
          <w:rFonts w:hint="eastAsia" w:ascii="宋体" w:hAnsi="宋体" w:eastAsia="宋体"/>
          <w:lang w:val="en-US" w:eastAsia="zh-CN"/>
        </w:rPr>
      </w:pPr>
      <w:r>
        <w:rPr>
          <w:rFonts w:hint="eastAsia" w:ascii="宋体" w:hAnsi="宋体"/>
        </w:rPr>
        <w:t>1</w:t>
      </w:r>
      <w:r>
        <w:rPr>
          <w:rFonts w:hint="eastAsia" w:ascii="宋体" w:hAnsi="宋体"/>
          <w:lang w:val="en-US" w:eastAsia="zh-CN"/>
        </w:rPr>
        <w:t>1</w:t>
      </w:r>
      <w:r>
        <w:rPr>
          <w:rFonts w:ascii="宋体" w:hAnsi="宋体"/>
        </w:rPr>
        <w:t>.</w:t>
      </w:r>
      <w:r>
        <w:rPr>
          <w:rFonts w:hint="eastAsia" w:ascii="宋体" w:hAnsi="宋体"/>
        </w:rPr>
        <w:t>我单位保证，若所投货物涉及</w:t>
      </w:r>
      <w:r>
        <w:rPr>
          <w:rFonts w:ascii="宋体" w:hAnsi="宋体"/>
        </w:rPr>
        <w:t>《</w:t>
      </w:r>
      <w:r>
        <w:rPr>
          <w:rFonts w:hint="eastAsia" w:ascii="宋体" w:hAnsi="宋体"/>
        </w:rPr>
        <w:t>财政部生态环境部关于印发节能产品政府采购品目清单的通知》（财库〔20</w:t>
      </w:r>
      <w:r>
        <w:rPr>
          <w:rFonts w:ascii="宋体" w:hAnsi="宋体"/>
        </w:rPr>
        <w:t>19</w:t>
      </w:r>
      <w:r>
        <w:rPr>
          <w:rFonts w:hint="eastAsia" w:ascii="宋体" w:hAnsi="宋体"/>
        </w:rPr>
        <w:t>〕</w:t>
      </w:r>
      <w:r>
        <w:rPr>
          <w:rFonts w:ascii="宋体" w:hAnsi="宋体"/>
        </w:rPr>
        <w:t>19</w:t>
      </w:r>
      <w:r>
        <w:rPr>
          <w:rFonts w:hint="eastAsia" w:ascii="宋体" w:hAnsi="宋体"/>
        </w:rPr>
        <w:t>号）列明的政府采购强制产品，则所投该产品符合节能产品的认证要求。</w:t>
      </w:r>
      <w:r>
        <w:rPr>
          <w:rFonts w:hint="eastAsia" w:ascii="宋体" w:hAnsi="宋体"/>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hint="eastAsia"/>
          <w:lang w:eastAsia="zh-CN"/>
        </w:rPr>
        <w:t>（</w:t>
      </w:r>
      <w:r>
        <w:rPr>
          <w:rFonts w:hint="eastAsia"/>
        </w:rPr>
        <w:t>财库〔2023〕7号）</w:t>
      </w:r>
      <w:r>
        <w:rPr>
          <w:rFonts w:hint="eastAsia"/>
          <w:lang w:val="en-US" w:eastAsia="zh-CN"/>
        </w:rPr>
        <w:t>要求。若所投产品涉及国家强制性标准的，所投产品应符合国家强制性标准相关要求。</w:t>
      </w:r>
    </w:p>
    <w:p w14:paraId="5612A80F">
      <w:pPr>
        <w:ind w:firstLine="420" w:firstLineChars="200"/>
        <w:rPr>
          <w:rFonts w:ascii="宋体" w:hAnsi="宋体"/>
          <w:b w:val="0"/>
          <w:bCs/>
        </w:rPr>
      </w:pPr>
      <w:r>
        <w:rPr>
          <w:rFonts w:hint="eastAsia" w:ascii="宋体" w:hAnsi="宋体" w:cs="宋体"/>
          <w:b w:val="0"/>
          <w:bCs/>
          <w:kern w:val="0"/>
          <w:szCs w:val="21"/>
        </w:rPr>
        <w:t>1</w:t>
      </w:r>
      <w:r>
        <w:rPr>
          <w:rFonts w:hint="eastAsia" w:ascii="宋体" w:hAnsi="宋体" w:cs="宋体"/>
          <w:b w:val="0"/>
          <w:bCs/>
          <w:kern w:val="0"/>
          <w:szCs w:val="21"/>
          <w:lang w:val="en-US" w:eastAsia="zh-CN"/>
        </w:rPr>
        <w:t>2</w:t>
      </w:r>
      <w:r>
        <w:rPr>
          <w:rFonts w:hint="eastAsia" w:ascii="宋体" w:hAnsi="宋体" w:cs="宋体"/>
          <w:b w:val="0"/>
          <w:bCs/>
          <w:kern w:val="0"/>
          <w:szCs w:val="21"/>
        </w:rPr>
        <w:t>.</w:t>
      </w:r>
      <w:r>
        <w:rPr>
          <w:rFonts w:hint="eastAsia" w:ascii="宋体" w:hAnsi="宋体"/>
          <w:b w:val="0"/>
          <w:bCs/>
        </w:rPr>
        <w:t>我单位已知悉并同意中标（成交）结果信息公示（公开）的内容。</w:t>
      </w:r>
    </w:p>
    <w:p w14:paraId="270B3317">
      <w:pPr>
        <w:ind w:firstLine="420" w:firstLineChars="200"/>
        <w:rPr>
          <w:rFonts w:hint="eastAsia" w:ascii="宋体" w:hAnsi="宋体" w:eastAsia="宋体" w:cs="宋体"/>
          <w:b/>
          <w:color w:val="FF0000"/>
          <w:kern w:val="0"/>
          <w:szCs w:val="21"/>
          <w:lang w:eastAsia="zh-CN"/>
        </w:rPr>
      </w:pPr>
      <w:r>
        <w:rPr>
          <w:rFonts w:hint="eastAsia" w:ascii="宋体" w:hAnsi="宋体"/>
          <w:b w:val="0"/>
          <w:bCs/>
        </w:rPr>
        <w:t>1</w:t>
      </w:r>
      <w:r>
        <w:rPr>
          <w:rFonts w:hint="eastAsia" w:ascii="宋体" w:hAnsi="宋体"/>
          <w:b w:val="0"/>
          <w:bCs/>
          <w:lang w:val="en-US" w:eastAsia="zh-CN"/>
        </w:rPr>
        <w:t>3</w:t>
      </w:r>
      <w:r>
        <w:rPr>
          <w:rFonts w:ascii="宋体" w:hAnsi="宋体"/>
          <w:b w:val="0"/>
          <w:bCs/>
        </w:rPr>
        <w:t>.我单位保证，符合《中华人民共和国政府采购法实施条例》第十八条规定，与其他投标供应商不存在单位负责人为同一人或者存在直接控股</w:t>
      </w:r>
      <w:r>
        <w:rPr>
          <w:rFonts w:ascii="宋体" w:hAnsi="宋体"/>
          <w:b w:val="0"/>
          <w:bCs/>
          <w:color w:val="auto"/>
        </w:rPr>
        <w:t>、管理关系；</w:t>
      </w:r>
      <w:r>
        <w:rPr>
          <w:rFonts w:hint="eastAsia" w:ascii="宋体" w:hAnsi="宋体"/>
          <w:b w:val="0"/>
          <w:bCs/>
          <w:color w:val="auto"/>
          <w:lang w:val="en-US" w:eastAsia="zh-CN"/>
        </w:rPr>
        <w:t>不存在为</w:t>
      </w:r>
      <w:r>
        <w:rPr>
          <w:rFonts w:ascii="宋体" w:hAnsi="宋体"/>
          <w:b w:val="0"/>
          <w:bCs/>
          <w:color w:val="auto"/>
        </w:rPr>
        <w:t>本次采购项目提供整体设计、规范编制或者项目管理、监理、检测等服务的情形。</w:t>
      </w:r>
      <w:r>
        <w:rPr>
          <w:rFonts w:hint="eastAsia" w:ascii="宋体" w:hAnsi="宋体"/>
          <w:b w:val="0"/>
          <w:bCs/>
          <w:color w:val="auto"/>
          <w:lang w:val="en-US" w:eastAsia="zh-CN"/>
        </w:rPr>
        <w:t>若</w:t>
      </w:r>
      <w:r>
        <w:rPr>
          <w:rFonts w:hint="eastAsia" w:ascii="宋体" w:hAnsi="宋体"/>
          <w:b w:val="0"/>
          <w:bCs/>
          <w:color w:val="auto"/>
        </w:rPr>
        <w:t>存在“不同供应商的董事、股东或其他高级管理人员为同一人的”情形的，</w:t>
      </w:r>
      <w:r>
        <w:rPr>
          <w:rFonts w:hint="eastAsia" w:ascii="宋体" w:hAnsi="宋体"/>
          <w:b w:val="0"/>
          <w:bCs/>
          <w:color w:val="auto"/>
          <w:lang w:val="en-US" w:eastAsia="zh-CN"/>
        </w:rPr>
        <w:t>我单位保证</w:t>
      </w:r>
      <w:r>
        <w:rPr>
          <w:rFonts w:hint="eastAsia" w:ascii="宋体" w:hAnsi="宋体"/>
          <w:b w:val="0"/>
          <w:bCs/>
          <w:color w:val="auto"/>
        </w:rPr>
        <w:t>不存在串通投标、恶意串通或者视为串通投标的情形</w:t>
      </w:r>
      <w:r>
        <w:rPr>
          <w:rFonts w:hint="eastAsia" w:ascii="宋体" w:hAnsi="宋体"/>
          <w:b w:val="0"/>
          <w:bCs/>
          <w:color w:val="auto"/>
          <w:lang w:eastAsia="zh-CN"/>
        </w:rPr>
        <w:t>。</w:t>
      </w:r>
    </w:p>
    <w:p w14:paraId="4A8D8EB6">
      <w:pPr>
        <w:ind w:firstLine="422" w:firstLineChars="200"/>
        <w:rPr>
          <w:rFonts w:hint="default" w:ascii="宋体" w:hAnsi="宋体"/>
          <w:b/>
          <w:szCs w:val="21"/>
          <w:lang w:val="en-US"/>
        </w:rPr>
      </w:pPr>
      <w:r>
        <w:rPr>
          <w:rFonts w:hint="eastAsia" w:ascii="宋体" w:hAnsi="宋体"/>
          <w:b/>
          <w:lang w:val="en-US" w:eastAsia="zh-CN"/>
        </w:rPr>
        <w:t>14.我单位清楚，如存在违反投标承诺行为情节严重的，将根据《深圳市财政局关于印发&lt;深圳市财政局政府采购供应商信用信息管理办法&gt;的通知》，依法被列入失信信息。</w:t>
      </w:r>
    </w:p>
    <w:p w14:paraId="3DEEFDC5">
      <w:pPr>
        <w:ind w:firstLine="420" w:firstLineChars="200"/>
        <w:rPr>
          <w:rFonts w:hint="default" w:ascii="宋体" w:hAnsi="宋体" w:eastAsia="宋体" w:cs="Times New Roman"/>
          <w:bCs/>
          <w:highlight w:val="none"/>
          <w:lang w:val="en-US"/>
        </w:rPr>
      </w:pPr>
      <w:r>
        <w:rPr>
          <w:rFonts w:hint="default" w:ascii="宋体" w:hAnsi="宋体" w:eastAsia="宋体" w:cs="Times New Roman"/>
          <w:b w:val="0"/>
          <w:bCs/>
          <w:highlight w:val="none"/>
          <w:lang w:val="en-US" w:eastAsia="zh-CN"/>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14:paraId="3A146DB2">
      <w:pPr>
        <w:pStyle w:val="2"/>
      </w:pPr>
    </w:p>
    <w:p w14:paraId="408F812A">
      <w:pPr>
        <w:ind w:firstLine="420" w:firstLineChars="200"/>
        <w:rPr>
          <w:rFonts w:ascii="宋体" w:hAnsi="宋体"/>
          <w:szCs w:val="21"/>
        </w:rPr>
      </w:pPr>
      <w:r>
        <w:rPr>
          <w:rFonts w:hint="eastAsia" w:ascii="宋体" w:hAnsi="宋体"/>
          <w:szCs w:val="21"/>
        </w:rPr>
        <w:t>以上承诺，如有违反，愿依照国家相关法律法规处理，并承担由此给采购人带来的损失。</w:t>
      </w:r>
    </w:p>
    <w:p w14:paraId="06C08B69">
      <w:pPr>
        <w:spacing w:before="60" w:beforeLines="25" w:after="60" w:afterLines="25"/>
        <w:ind w:firstLine="5460" w:firstLineChars="2600"/>
        <w:rPr>
          <w:rFonts w:ascii="宋体" w:hAnsi="宋体"/>
          <w:szCs w:val="21"/>
        </w:rPr>
      </w:pPr>
      <w:r>
        <w:rPr>
          <w:rFonts w:hint="eastAsia" w:ascii="宋体" w:hAnsi="宋体"/>
          <w:szCs w:val="21"/>
        </w:rPr>
        <w:t xml:space="preserve">                                    </w:t>
      </w:r>
    </w:p>
    <w:bookmarkEnd w:id="78"/>
    <w:p w14:paraId="14E1247A">
      <w:pPr>
        <w:spacing w:before="60" w:beforeLines="25" w:after="60" w:afterLines="25"/>
        <w:ind w:firstLine="5460" w:firstLineChars="2600"/>
        <w:rPr>
          <w:rFonts w:hint="eastAsia" w:eastAsia="宋体"/>
          <w:color w:val="FF0000"/>
          <w:u w:val="none"/>
          <w:lang w:eastAsia="zh-CN"/>
        </w:rPr>
      </w:pPr>
      <w:r>
        <w:rPr>
          <w:rFonts w:hint="eastAsia"/>
          <w:color w:val="FF0000"/>
          <w:szCs w:val="21"/>
        </w:rPr>
        <w:t>投标人</w:t>
      </w:r>
      <w:r>
        <w:rPr>
          <w:rFonts w:hint="eastAsia"/>
          <w:color w:val="FF0000"/>
          <w:szCs w:val="21"/>
          <w:u w:val="none"/>
        </w:rPr>
        <w:t>：</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color w:val="FF0000"/>
          <w:szCs w:val="21"/>
          <w:u w:val="none"/>
          <w:lang w:val="en-US" w:eastAsia="zh-CN"/>
        </w:rPr>
        <w:t>.</w:t>
      </w:r>
    </w:p>
    <w:p w14:paraId="357FB585">
      <w:pPr>
        <w:ind w:firstLine="645"/>
        <w:rPr>
          <w:rFonts w:ascii="宋体" w:hAnsi="宋体"/>
          <w:color w:val="FF0000"/>
          <w:szCs w:val="21"/>
        </w:rPr>
      </w:pPr>
      <w:r>
        <w:rPr>
          <w:rFonts w:hint="eastAsia" w:ascii="宋体" w:hAnsi="宋体"/>
          <w:color w:val="FF0000"/>
          <w:szCs w:val="21"/>
        </w:rPr>
        <w:t xml:space="preserve">                                              日期：</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ascii="宋体" w:hAnsi="宋体"/>
          <w:color w:val="FF0000"/>
          <w:szCs w:val="21"/>
        </w:rPr>
        <w:t>年</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ascii="宋体" w:hAnsi="宋体"/>
          <w:color w:val="FF0000"/>
          <w:szCs w:val="21"/>
        </w:rPr>
        <w:t>月</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ascii="宋体" w:hAnsi="宋体"/>
          <w:color w:val="FF0000"/>
          <w:szCs w:val="21"/>
        </w:rPr>
        <w:t>日</w:t>
      </w:r>
    </w:p>
    <w:p w14:paraId="04C57D6C">
      <w:pPr>
        <w:rPr>
          <w:rFonts w:ascii="宋体"/>
          <w:b/>
          <w:szCs w:val="21"/>
        </w:rPr>
      </w:pPr>
    </w:p>
    <w:p w14:paraId="41EF037C">
      <w:pPr>
        <w:ind w:firstLine="482" w:firstLineChars="200"/>
        <w:jc w:val="center"/>
        <w:rPr>
          <w:rFonts w:hAnsi="宋体"/>
          <w:b/>
          <w:bCs/>
          <w:sz w:val="24"/>
        </w:rPr>
      </w:pPr>
    </w:p>
    <w:p w14:paraId="4CEB8AC5">
      <w:pPr>
        <w:pStyle w:val="4"/>
        <w:jc w:val="center"/>
        <w:rPr>
          <w:rFonts w:ascii="黑体" w:eastAsia="黑体"/>
          <w:b w:val="0"/>
          <w:sz w:val="24"/>
          <w:szCs w:val="24"/>
        </w:rPr>
      </w:pPr>
      <w:r>
        <w:rPr>
          <w:rFonts w:hint="eastAsia" w:ascii="黑体" w:eastAsia="黑体"/>
          <w:b w:val="0"/>
          <w:sz w:val="24"/>
          <w:szCs w:val="24"/>
        </w:rPr>
        <w:t>三、投标人情况及资格证明文件</w:t>
      </w:r>
    </w:p>
    <w:p w14:paraId="2DE70956">
      <w:pPr>
        <w:rPr>
          <w:b/>
          <w:bCs/>
          <w:sz w:val="24"/>
        </w:rPr>
      </w:pPr>
    </w:p>
    <w:p w14:paraId="173735D0">
      <w:pPr>
        <w:ind w:firstLine="2640" w:firstLineChars="1100"/>
        <w:outlineLvl w:val="3"/>
        <w:rPr>
          <w:rFonts w:ascii="黑体" w:hAnsi="宋体" w:eastAsia="黑体"/>
          <w:bCs/>
          <w:kern w:val="0"/>
          <w:sz w:val="24"/>
          <w:szCs w:val="32"/>
        </w:rPr>
      </w:pPr>
      <w:bookmarkStart w:id="81" w:name="_Hlk72257590"/>
      <w:r>
        <w:rPr>
          <w:rFonts w:hint="eastAsia" w:ascii="黑体" w:hAnsi="宋体" w:eastAsia="黑体"/>
          <w:bCs/>
          <w:kern w:val="0"/>
          <w:sz w:val="24"/>
          <w:szCs w:val="32"/>
        </w:rPr>
        <w:t>（一）投标人资格证明文件</w:t>
      </w:r>
    </w:p>
    <w:p w14:paraId="40A3EC73">
      <w:pPr>
        <w:spacing w:before="120" w:beforeLines="50"/>
        <w:ind w:firstLine="422" w:firstLineChars="200"/>
        <w:rPr>
          <w:b/>
          <w:bCs/>
          <w:color w:val="FF0000"/>
        </w:rPr>
      </w:pPr>
      <w:r>
        <w:rPr>
          <w:rFonts w:hint="eastAsia"/>
          <w:b/>
          <w:bCs/>
          <w:color w:val="FF0000"/>
        </w:rPr>
        <w:t>（特别提示：投标人须按本招标文件第一册第一章招标公告“申请人的资格要求”（即投标人资格要求）提供相关的资格证明资料，未提供或提供不完整、不符合要求的，将作投标无效处理</w:t>
      </w:r>
      <w:r>
        <w:rPr>
          <w:rFonts w:hint="eastAsia"/>
          <w:b/>
          <w:bCs/>
          <w:color w:val="FF0000"/>
          <w:lang w:eastAsia="zh-CN"/>
        </w:rPr>
        <w:t>，</w:t>
      </w:r>
      <w:r>
        <w:rPr>
          <w:rFonts w:hint="eastAsia"/>
          <w:b/>
          <w:bCs/>
          <w:color w:val="FF0000"/>
          <w:lang w:val="en-US" w:eastAsia="zh-CN"/>
        </w:rPr>
        <w:t>其中要求提供《政府采购投标及履约承诺函》《供应商基本情况表》且已在规定章节中提供的，此处不重复提供</w:t>
      </w:r>
      <w:r>
        <w:rPr>
          <w:rFonts w:hint="eastAsia"/>
          <w:b/>
          <w:bCs/>
          <w:color w:val="FF0000"/>
        </w:rPr>
        <w:t>。）</w:t>
      </w:r>
    </w:p>
    <w:p w14:paraId="6BDEABFE">
      <w:pPr>
        <w:rPr>
          <w:b/>
          <w:bCs/>
          <w:sz w:val="24"/>
        </w:rPr>
      </w:pPr>
    </w:p>
    <w:p w14:paraId="1604CC25">
      <w:pPr>
        <w:ind w:firstLine="480" w:firstLineChars="200"/>
        <w:outlineLvl w:val="3"/>
        <w:rPr>
          <w:rFonts w:ascii="黑体" w:hAnsi="宋体" w:eastAsia="黑体"/>
          <w:bCs/>
          <w:kern w:val="0"/>
          <w:sz w:val="24"/>
          <w:szCs w:val="32"/>
        </w:rPr>
      </w:pPr>
      <w:bookmarkStart w:id="82" w:name="_Hlk72257908"/>
      <w:r>
        <w:rPr>
          <w:rFonts w:hint="eastAsia" w:ascii="黑体" w:hAnsi="宋体" w:eastAsia="黑体"/>
          <w:bCs/>
          <w:kern w:val="0"/>
          <w:sz w:val="24"/>
          <w:szCs w:val="32"/>
        </w:rPr>
        <w:t>（二）中小企业声明函、残疾人福利性单位声明函及监狱企业声明函</w:t>
      </w:r>
    </w:p>
    <w:bookmarkEnd w:id="81"/>
    <w:p w14:paraId="67CA1251">
      <w:pPr>
        <w:jc w:val="left"/>
        <w:outlineLvl w:val="3"/>
        <w:rPr>
          <w:rFonts w:ascii="黑体" w:hAnsi="宋体" w:eastAsia="黑体"/>
          <w:bCs/>
          <w:kern w:val="0"/>
          <w:sz w:val="24"/>
          <w:szCs w:val="32"/>
        </w:rPr>
      </w:pPr>
    </w:p>
    <w:p w14:paraId="6F0C67D1">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填写指引：</w:t>
      </w:r>
    </w:p>
    <w:p w14:paraId="1C92B4C7">
      <w:pPr>
        <w:ind w:firstLine="420" w:firstLineChars="200"/>
        <w:outlineLvl w:val="3"/>
        <w:rPr>
          <w:rFonts w:ascii="黑体" w:hAnsi="黑体" w:eastAsia="黑体"/>
          <w:color w:val="FF0000"/>
          <w:szCs w:val="21"/>
        </w:rPr>
      </w:pPr>
      <w:r>
        <w:rPr>
          <w:rFonts w:hint="eastAsia" w:ascii="黑体" w:hAnsi="宋体" w:eastAsia="黑体"/>
          <w:bCs/>
          <w:color w:val="FF0000"/>
          <w:kern w:val="0"/>
          <w:szCs w:val="21"/>
        </w:rPr>
        <w:t>1、该部分内容由投标人根据自身实际情况填写，不符合要求的投标人可以不填写或直接删除相应的声明函。</w:t>
      </w:r>
      <w:r>
        <w:rPr>
          <w:rFonts w:hint="eastAsia" w:ascii="黑体" w:hAnsi="黑体" w:eastAsia="黑体"/>
          <w:color w:val="FF0000"/>
          <w:szCs w:val="21"/>
        </w:rPr>
        <w:t>投标人提供的声明函不属实的，属于提供虚假资料谋取中标，依照《中华人民共和国政府采购法》等国家有关规定追究相应责任。</w:t>
      </w:r>
    </w:p>
    <w:p w14:paraId="7375F43D">
      <w:pPr>
        <w:ind w:firstLine="420" w:firstLineChars="200"/>
        <w:outlineLvl w:val="3"/>
        <w:rPr>
          <w:rFonts w:ascii="黑体" w:hAnsi="黑体" w:eastAsia="黑体"/>
          <w:color w:val="FF0000"/>
          <w:szCs w:val="21"/>
        </w:rPr>
      </w:pPr>
      <w:r>
        <w:rPr>
          <w:rFonts w:hint="eastAsia" w:ascii="黑体" w:hAnsi="黑体" w:eastAsia="黑体"/>
          <w:color w:val="FF0000"/>
          <w:szCs w:val="21"/>
        </w:rPr>
        <w:t>2、该部分内容填写需要参考的相关文件：</w:t>
      </w:r>
    </w:p>
    <w:p w14:paraId="6FDA22F1">
      <w:pPr>
        <w:ind w:firstLine="420" w:firstLineChars="200"/>
        <w:outlineLvl w:val="3"/>
        <w:rPr>
          <w:rFonts w:hint="eastAsia" w:ascii="黑体" w:hAnsi="黑体" w:eastAsia="黑体"/>
          <w:color w:val="FF0000"/>
          <w:szCs w:val="21"/>
        </w:rPr>
      </w:pPr>
      <w:r>
        <w:rPr>
          <w:rFonts w:hint="eastAsia" w:ascii="黑体" w:hAnsi="黑体" w:eastAsia="黑体"/>
          <w:color w:val="FF0000"/>
          <w:szCs w:val="21"/>
        </w:rPr>
        <w:t>(</w:t>
      </w:r>
      <w:r>
        <w:rPr>
          <w:rFonts w:ascii="黑体" w:hAnsi="黑体" w:eastAsia="黑体"/>
          <w:color w:val="FF0000"/>
          <w:szCs w:val="21"/>
        </w:rPr>
        <w:t>1</w:t>
      </w:r>
      <w:r>
        <w:rPr>
          <w:rFonts w:hint="eastAsia" w:ascii="黑体" w:hAnsi="黑体" w:eastAsia="黑体"/>
          <w:color w:val="FF0000"/>
          <w:szCs w:val="21"/>
        </w:rPr>
        <w:t>)财政部《政府采购促进中小企业发展管理办法》（财库〔2020〕46号）；</w:t>
      </w:r>
    </w:p>
    <w:p w14:paraId="191AF3C9">
      <w:pPr>
        <w:ind w:firstLine="420" w:firstLineChars="200"/>
        <w:outlineLvl w:val="3"/>
        <w:rPr>
          <w:rFonts w:hint="eastAsia" w:ascii="黑体" w:hAnsi="黑体" w:eastAsia="黑体"/>
          <w:color w:val="FF0000"/>
          <w:szCs w:val="21"/>
        </w:rPr>
      </w:pPr>
      <w:r>
        <w:rPr>
          <w:rFonts w:hint="eastAsia" w:ascii="黑体" w:hAnsi="黑体" w:eastAsia="黑体"/>
          <w:color w:val="FF0000"/>
          <w:szCs w:val="21"/>
        </w:rPr>
        <w:t>(</w:t>
      </w:r>
      <w:r>
        <w:rPr>
          <w:rFonts w:ascii="黑体" w:hAnsi="黑体" w:eastAsia="黑体"/>
          <w:color w:val="FF0000"/>
          <w:szCs w:val="21"/>
        </w:rPr>
        <w:t>2</w:t>
      </w:r>
      <w:r>
        <w:rPr>
          <w:rFonts w:hint="eastAsia" w:ascii="黑体" w:hAnsi="黑体" w:eastAsia="黑体"/>
          <w:color w:val="FF0000"/>
          <w:szCs w:val="21"/>
        </w:rPr>
        <w:t>)《工业和信息化部、国家统计局、国家发展和改革委员会、财政部关于印发中小企业划型标准规定的通知》（工信部联企业〔2011〕300号）</w:t>
      </w:r>
      <w:r>
        <w:rPr>
          <w:rFonts w:hint="eastAsia" w:ascii="黑体" w:hAnsi="黑体" w:eastAsia="黑体"/>
          <w:color w:val="FF0000"/>
          <w:szCs w:val="21"/>
          <w:lang w:eastAsia="zh-CN"/>
        </w:rPr>
        <w:t>；</w:t>
      </w:r>
    </w:p>
    <w:p w14:paraId="70642BE4">
      <w:pPr>
        <w:ind w:firstLine="420" w:firstLineChars="200"/>
        <w:outlineLvl w:val="3"/>
        <w:rPr>
          <w:rFonts w:hint="eastAsia" w:ascii="黑体" w:hAnsi="黑体" w:eastAsia="黑体"/>
          <w:color w:val="FF0000"/>
          <w:szCs w:val="21"/>
          <w:lang w:eastAsia="zh-CN"/>
        </w:rPr>
      </w:pPr>
      <w:r>
        <w:rPr>
          <w:rFonts w:hint="eastAsia" w:ascii="黑体" w:hAnsi="黑体" w:eastAsia="黑体"/>
          <w:color w:val="FF0000"/>
          <w:szCs w:val="21"/>
        </w:rPr>
        <w:t>(3)《统计上大中小微型企业划分办法(2017)》（国统字〔2017〕213号）</w:t>
      </w:r>
      <w:r>
        <w:rPr>
          <w:rFonts w:hint="eastAsia" w:ascii="黑体" w:hAnsi="黑体" w:eastAsia="黑体"/>
          <w:color w:val="FF0000"/>
          <w:szCs w:val="21"/>
          <w:lang w:eastAsia="zh-CN"/>
        </w:rPr>
        <w:t>；</w:t>
      </w:r>
    </w:p>
    <w:p w14:paraId="3832CCFB">
      <w:pPr>
        <w:ind w:firstLine="420" w:firstLineChars="200"/>
        <w:outlineLvl w:val="3"/>
        <w:rPr>
          <w:rFonts w:hint="eastAsia" w:ascii="黑体" w:hAnsi="黑体" w:eastAsia="黑体"/>
          <w:color w:val="FF0000"/>
          <w:szCs w:val="21"/>
          <w:lang w:eastAsia="zh-CN"/>
        </w:rPr>
      </w:pPr>
      <w:r>
        <w:rPr>
          <w:rFonts w:hint="eastAsia" w:ascii="黑体" w:hAnsi="黑体" w:eastAsia="黑体"/>
          <w:color w:val="FF0000"/>
          <w:szCs w:val="21"/>
        </w:rPr>
        <w:t>(4)《关于促进残疾人就业政府采购政策的通知》（财库〔2017〕141号）</w:t>
      </w:r>
      <w:r>
        <w:rPr>
          <w:rFonts w:hint="eastAsia" w:ascii="黑体" w:hAnsi="黑体" w:eastAsia="黑体"/>
          <w:color w:val="FF0000"/>
          <w:szCs w:val="21"/>
          <w:lang w:eastAsia="zh-CN"/>
        </w:rPr>
        <w:t>；</w:t>
      </w:r>
    </w:p>
    <w:p w14:paraId="1B24F099">
      <w:pPr>
        <w:ind w:firstLine="420" w:firstLineChars="200"/>
        <w:outlineLvl w:val="3"/>
        <w:rPr>
          <w:rFonts w:ascii="黑体" w:hAnsi="黑体" w:eastAsia="黑体"/>
          <w:color w:val="FF0000"/>
          <w:szCs w:val="21"/>
        </w:rPr>
      </w:pPr>
      <w:r>
        <w:rPr>
          <w:rFonts w:hint="eastAsia" w:ascii="黑体" w:hAnsi="黑体" w:eastAsia="黑体"/>
          <w:color w:val="FF0000"/>
          <w:szCs w:val="21"/>
        </w:rPr>
        <w:t>(5)《关于政府采购支持监狱企业发展有关问题的通知》（财库〔2014〕68号）</w:t>
      </w:r>
    </w:p>
    <w:p w14:paraId="47D45577">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3、请依照提供的格式和内容填写声明函，不要随意变更格式；声明函不需要盖章或签字；</w:t>
      </w:r>
      <w:r>
        <w:rPr>
          <w:rFonts w:hint="eastAsia" w:ascii="黑体" w:hAnsi="黑体" w:eastAsia="黑体"/>
          <w:color w:val="FF0000"/>
          <w:szCs w:val="21"/>
        </w:rPr>
        <w:t>满足多项优惠政策的投标人，不重复享受多项价格扣除政策。</w:t>
      </w:r>
    </w:p>
    <w:p w14:paraId="43F399E3">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4、声明函具体填写要求：</w:t>
      </w:r>
    </w:p>
    <w:p w14:paraId="0C69920E">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（1）声明是中小企业须填写《中小企业声明函》的以下内容：</w:t>
      </w:r>
    </w:p>
    <w:p w14:paraId="271E57CE">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第一处，在“单位名称”下划线处如实填写采购人名称（深圳公共资源交易中心不是本项目的采购人，而是组织实施机构）；</w:t>
      </w:r>
    </w:p>
    <w:p w14:paraId="31E57E46">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第二处，在“项目名称”下划线处如实填写采购</w:t>
      </w:r>
      <w:r>
        <w:rPr>
          <w:rFonts w:hint="eastAsia" w:ascii="黑体" w:hAnsi="宋体" w:eastAsia="黑体"/>
          <w:bCs/>
          <w:color w:val="FF0000"/>
          <w:kern w:val="0"/>
          <w:szCs w:val="21"/>
          <w:lang w:val="en-US" w:eastAsia="zh-CN"/>
        </w:rPr>
        <w:t>文件中确定的</w:t>
      </w:r>
      <w:r>
        <w:rPr>
          <w:rFonts w:hint="eastAsia" w:ascii="黑体" w:hAnsi="宋体" w:eastAsia="黑体"/>
          <w:bCs/>
          <w:color w:val="FF0000"/>
          <w:kern w:val="0"/>
          <w:szCs w:val="21"/>
        </w:rPr>
        <w:t>项目名称</w:t>
      </w:r>
      <w:r>
        <w:rPr>
          <w:rFonts w:hint="eastAsia" w:ascii="黑体" w:hAnsi="宋体" w:eastAsia="黑体"/>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hint="eastAsia" w:ascii="黑体" w:hAnsi="宋体" w:eastAsia="黑体"/>
          <w:bCs/>
          <w:color w:val="FF0000"/>
          <w:kern w:val="0"/>
          <w:szCs w:val="21"/>
        </w:rPr>
        <w:t>；</w:t>
      </w:r>
    </w:p>
    <w:p w14:paraId="5EEC7B73">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对于分包方式面向中小企业采购的项目</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14:paraId="451F742B">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第四处，在“</w:t>
      </w:r>
      <w:r>
        <w:rPr>
          <w:rFonts w:hint="eastAsia" w:ascii="黑体" w:hAnsi="宋体" w:eastAsia="黑体"/>
          <w:bCs/>
          <w:color w:val="FF0000"/>
          <w:kern w:val="0"/>
          <w:szCs w:val="21"/>
          <w:lang w:val="en-US" w:eastAsia="zh-CN"/>
        </w:rPr>
        <w:t>采购</w:t>
      </w:r>
      <w:r>
        <w:rPr>
          <w:rFonts w:hint="eastAsia" w:ascii="黑体" w:hAnsi="宋体" w:eastAsia="黑体"/>
          <w:bCs/>
          <w:color w:val="FF0000"/>
          <w:kern w:val="0"/>
          <w:szCs w:val="21"/>
        </w:rPr>
        <w:t>文件中明确的所属行业”下划线处填写采购标的对应的中小企业划分标准所属行业（所属行业以招标文件第一册第三章用户需求书“货物清单明细”的“</w:t>
      </w:r>
      <w:r>
        <w:rPr>
          <w:rFonts w:hint="eastAsia" w:ascii="黑体" w:hAnsi="宋体" w:eastAsia="黑体"/>
          <w:bCs/>
          <w:color w:val="FF0000"/>
          <w:kern w:val="0"/>
          <w:szCs w:val="21"/>
          <w:lang w:val="en-US" w:eastAsia="zh-CN"/>
        </w:rPr>
        <w:t>标的所属行业</w:t>
      </w:r>
      <w:r>
        <w:rPr>
          <w:rFonts w:hint="eastAsia" w:ascii="黑体" w:hAnsi="宋体" w:eastAsia="黑体"/>
          <w:bCs/>
          <w:color w:val="FF0000"/>
          <w:kern w:val="0"/>
          <w:szCs w:val="21"/>
        </w:rPr>
        <w:t>”一栏为准）</w:t>
      </w:r>
      <w:r>
        <w:rPr>
          <w:rFonts w:hint="eastAsia" w:ascii="黑体" w:hAnsi="宋体" w:eastAsia="黑体"/>
          <w:bCs/>
          <w:color w:val="FF0000"/>
          <w:kern w:val="0"/>
          <w:szCs w:val="21"/>
          <w:lang w:eastAsia="zh-CN"/>
        </w:rPr>
        <w:t>，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联合体部分采购标的涉及的货物制造商本身的所属行业保持一致；</w:t>
      </w:r>
    </w:p>
    <w:p w14:paraId="7BD8FB1D">
      <w:pPr>
        <w:ind w:firstLine="420" w:firstLineChars="200"/>
        <w:outlineLvl w:val="3"/>
        <w:rPr>
          <w:rFonts w:hint="eastAsia" w:ascii="黑体" w:hAnsi="宋体" w:eastAsia="黑体"/>
          <w:bCs/>
          <w:color w:val="FF0000"/>
          <w:kern w:val="0"/>
          <w:szCs w:val="21"/>
          <w:lang w:eastAsia="zh-CN"/>
        </w:rPr>
      </w:pPr>
      <w:r>
        <w:rPr>
          <w:rFonts w:hint="eastAsia" w:ascii="黑体" w:hAnsi="宋体" w:eastAsia="黑体"/>
          <w:bCs/>
          <w:color w:val="FF0000"/>
          <w:kern w:val="0"/>
          <w:szCs w:val="21"/>
        </w:rPr>
        <w:t>第五处，在“企业名称”下划线处如实填写</w:t>
      </w:r>
      <w:r>
        <w:rPr>
          <w:rFonts w:hint="eastAsia" w:ascii="黑体" w:hAnsi="宋体" w:eastAsia="黑体"/>
          <w:b/>
          <w:bCs w:val="0"/>
          <w:color w:val="FF0000"/>
          <w:kern w:val="0"/>
          <w:szCs w:val="21"/>
          <w:lang w:val="en-US" w:eastAsia="zh-CN"/>
        </w:rPr>
        <w:t>货物</w:t>
      </w:r>
      <w:r>
        <w:rPr>
          <w:rFonts w:hint="eastAsia" w:ascii="黑体" w:hAnsi="宋体" w:eastAsia="黑体"/>
          <w:b/>
          <w:bCs w:val="0"/>
          <w:color w:val="FF0000"/>
          <w:kern w:val="0"/>
          <w:szCs w:val="21"/>
        </w:rPr>
        <w:t>制造商名称</w:t>
      </w:r>
      <w:r>
        <w:rPr>
          <w:rFonts w:hint="eastAsia" w:ascii="黑体" w:hAnsi="宋体" w:eastAsia="黑体"/>
          <w:b/>
          <w:bCs w:val="0"/>
          <w:color w:val="FF0000"/>
          <w:kern w:val="0"/>
          <w:szCs w:val="21"/>
          <w:lang w:eastAsia="zh-CN"/>
        </w:rPr>
        <w:t>。</w:t>
      </w:r>
      <w:r>
        <w:rPr>
          <w:rFonts w:hint="eastAsia" w:ascii="黑体" w:hAnsi="宋体" w:eastAsia="黑体"/>
          <w:bCs/>
          <w:color w:val="FF0000"/>
          <w:kern w:val="0"/>
          <w:szCs w:val="21"/>
          <w:lang w:eastAsia="zh-CN"/>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14:paraId="6D85AA6D">
      <w:pPr>
        <w:numPr>
          <w:ilvl w:val="0"/>
          <w:numId w:val="0"/>
        </w:numPr>
        <w:ind w:firstLine="420" w:firstLineChars="200"/>
        <w:outlineLvl w:val="3"/>
        <w:rPr>
          <w:rFonts w:hint="eastAsia" w:ascii="黑体" w:hAnsi="宋体" w:eastAsia="黑体"/>
          <w:bCs/>
          <w:color w:val="FF0000"/>
          <w:kern w:val="0"/>
          <w:szCs w:val="21"/>
        </w:rPr>
      </w:pPr>
      <w:r>
        <w:rPr>
          <w:rFonts w:hint="eastAsia" w:ascii="黑体" w:hAnsi="宋体" w:eastAsia="黑体" w:cs="Times New Roman"/>
          <w:bCs/>
          <w:color w:val="FF0000"/>
          <w:kern w:val="0"/>
          <w:sz w:val="21"/>
          <w:szCs w:val="21"/>
          <w:lang w:val="en-US" w:eastAsia="zh-CN" w:bidi="ar-SA"/>
        </w:rPr>
        <w:t>第六、</w:t>
      </w:r>
      <w:r>
        <w:rPr>
          <w:rFonts w:hint="eastAsia" w:ascii="黑体" w:hAnsi="宋体" w:eastAsia="黑体"/>
          <w:bCs/>
          <w:color w:val="FF0000"/>
          <w:kern w:val="0"/>
          <w:szCs w:val="21"/>
          <w:lang w:val="en-US" w:eastAsia="zh-CN"/>
        </w:rPr>
        <w:t>七、八处，</w:t>
      </w:r>
      <w:r>
        <w:rPr>
          <w:rFonts w:hint="eastAsia" w:ascii="黑体" w:hAnsi="宋体" w:eastAsia="黑体"/>
          <w:bCs/>
          <w:color w:val="FF0000"/>
          <w:kern w:val="0"/>
          <w:szCs w:val="21"/>
        </w:rPr>
        <w:t>在“从业人员”、“营业收入”、“资产总额”下划线处如实填写从业人员、营业收入、资产总额</w:t>
      </w:r>
      <w:r>
        <w:rPr>
          <w:rFonts w:hint="eastAsia" w:ascii="黑体" w:hAnsi="宋体" w:eastAsia="黑体"/>
          <w:bCs/>
          <w:color w:val="FF0000"/>
          <w:kern w:val="0"/>
          <w:szCs w:val="21"/>
          <w:lang w:eastAsia="zh-CN"/>
        </w:rPr>
        <w:t>。从业人员、资产总额指标以上年度末数据为依据，营业收入指标以上年度累计数据为依据。无上年度数据的新成立企业可不填报。</w:t>
      </w:r>
    </w:p>
    <w:p w14:paraId="45673E68">
      <w:pPr>
        <w:numPr>
          <w:ilvl w:val="0"/>
          <w:numId w:val="0"/>
        </w:numPr>
        <w:ind w:firstLine="420" w:firstLineChars="200"/>
        <w:outlineLvl w:val="3"/>
        <w:rPr>
          <w:rFonts w:hint="eastAsia" w:ascii="黑体" w:hAnsi="宋体" w:eastAsia="黑体"/>
          <w:bCs/>
          <w:color w:val="FF0000"/>
          <w:kern w:val="0"/>
          <w:szCs w:val="21"/>
        </w:rPr>
      </w:pPr>
      <w:r>
        <w:rPr>
          <w:rFonts w:hint="eastAsia" w:ascii="黑体" w:hAnsi="宋体" w:eastAsia="黑体"/>
          <w:bCs/>
          <w:color w:val="FF0000"/>
          <w:kern w:val="0"/>
          <w:szCs w:val="21"/>
          <w:lang w:val="en-US" w:eastAsia="zh-CN"/>
        </w:rPr>
        <w:t>第九处，</w:t>
      </w:r>
      <w:r>
        <w:rPr>
          <w:rFonts w:hint="eastAsia" w:ascii="黑体" w:hAnsi="宋体" w:eastAsia="黑体"/>
          <w:bCs/>
          <w:color w:val="FF0000"/>
          <w:kern w:val="0"/>
          <w:szCs w:val="21"/>
        </w:rPr>
        <w:t>在“中型企业、小型企业、微型企业”下划线处应依据企业上年度从业人员、营业收入、资产总额等指标</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按照《中小企业划型标准规定》（工信部联企业〔2011〕300号）、《金融业企业划型标准规定》（银发〔2015〕309号）</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判断《中小企业声明函》载明的货物制造商是否属于采购文件所属行业的中型企业/小型企业/微型企业。</w:t>
      </w:r>
    </w:p>
    <w:p w14:paraId="5BB1B701">
      <w:pPr>
        <w:pStyle w:val="61"/>
        <w:ind w:firstLine="420" w:firstLineChars="200"/>
        <w:rPr>
          <w:rFonts w:hint="eastAsia" w:ascii="黑体" w:hAnsi="宋体" w:eastAsia="黑体"/>
          <w:bCs/>
          <w:color w:val="FF0000"/>
          <w:kern w:val="0"/>
          <w:szCs w:val="21"/>
          <w:lang w:eastAsia="zh-CN"/>
        </w:rPr>
      </w:pPr>
      <w:r>
        <w:rPr>
          <w:rFonts w:hint="eastAsia" w:ascii="黑体" w:hAnsi="宋体" w:eastAsia="黑体"/>
          <w:bCs/>
          <w:color w:val="FF0000"/>
          <w:kern w:val="0"/>
          <w:szCs w:val="21"/>
          <w:lang w:eastAsia="zh-CN"/>
        </w:rPr>
        <w:t>（</w:t>
      </w:r>
      <w:r>
        <w:rPr>
          <w:rFonts w:hint="eastAsia" w:ascii="黑体" w:hAnsi="宋体" w:eastAsia="黑体"/>
          <w:bCs/>
          <w:color w:val="FF0000"/>
          <w:kern w:val="0"/>
          <w:szCs w:val="21"/>
          <w:lang w:val="en-US" w:eastAsia="zh-CN"/>
        </w:rPr>
        <w:t>2</w:t>
      </w:r>
      <w:r>
        <w:rPr>
          <w:rFonts w:hint="eastAsia" w:ascii="黑体" w:hAnsi="宋体" w:eastAsia="黑体"/>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14:paraId="495CAB2B">
      <w:pPr>
        <w:numPr>
          <w:ilvl w:val="0"/>
          <w:numId w:val="0"/>
        </w:num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lang w:eastAsia="zh-CN"/>
        </w:rPr>
        <w:t>（</w:t>
      </w:r>
      <w:r>
        <w:rPr>
          <w:rFonts w:hint="eastAsia" w:ascii="黑体" w:hAnsi="宋体" w:eastAsia="黑体"/>
          <w:bCs/>
          <w:color w:val="FF0000"/>
          <w:kern w:val="0"/>
          <w:szCs w:val="21"/>
          <w:lang w:val="en-US" w:eastAsia="zh-CN"/>
        </w:rPr>
        <w:t>3</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事业单位、社会组织等非企业主体不享受中小企业扶持政策，但事业单位、社会组织等非企业主体提供全部由中小企业制造的货物参加货物采购项目的除外。</w:t>
      </w:r>
    </w:p>
    <w:p w14:paraId="6FCFA091">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w:t>
      </w:r>
      <w:r>
        <w:rPr>
          <w:rFonts w:hint="eastAsia" w:ascii="黑体" w:hAnsi="宋体" w:eastAsia="黑体"/>
          <w:bCs/>
          <w:color w:val="FF0000"/>
          <w:kern w:val="0"/>
          <w:szCs w:val="21"/>
          <w:lang w:val="en-US" w:eastAsia="zh-CN"/>
        </w:rPr>
        <w:t>4</w:t>
      </w:r>
      <w:r>
        <w:rPr>
          <w:rFonts w:hint="eastAsia" w:ascii="黑体" w:hAnsi="宋体" w:eastAsia="黑体"/>
          <w:bCs/>
          <w:color w:val="FF0000"/>
          <w:kern w:val="0"/>
          <w:szCs w:val="21"/>
        </w:rPr>
        <w:t>）声明是残疾人福利性单位须填写《残疾人福利性单位声明函》的相关内容，具体参照以上《中小企业声明函》填写要求执行。</w:t>
      </w:r>
    </w:p>
    <w:p w14:paraId="62713F1B">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w:t>
      </w:r>
      <w:r>
        <w:rPr>
          <w:rFonts w:hint="eastAsia" w:ascii="黑体" w:hAnsi="宋体" w:eastAsia="黑体"/>
          <w:bCs/>
          <w:color w:val="FF0000"/>
          <w:kern w:val="0"/>
          <w:szCs w:val="21"/>
          <w:lang w:val="en-US" w:eastAsia="zh-CN"/>
        </w:rPr>
        <w:t>5</w:t>
      </w:r>
      <w:r>
        <w:rPr>
          <w:rFonts w:hint="eastAsia" w:ascii="黑体" w:hAnsi="宋体" w:eastAsia="黑体"/>
          <w:bCs/>
          <w:color w:val="FF0000"/>
          <w:kern w:val="0"/>
          <w:szCs w:val="21"/>
        </w:rPr>
        <w:t>）声明是监狱企业须填写《监狱企业声明函》的三项内容（填写位置的字体已加粗），具体参照以上《中小企业声明函》填写要求执行。</w:t>
      </w:r>
    </w:p>
    <w:p w14:paraId="4CCCC52D">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5、若本项目属于</w:t>
      </w:r>
      <w:commentRangeStart w:id="38"/>
      <w:r>
        <w:rPr>
          <w:rFonts w:hint="eastAsia" w:ascii="黑体" w:hAnsi="宋体" w:eastAsia="黑体"/>
          <w:bCs/>
          <w:color w:val="FF0000"/>
          <w:kern w:val="0"/>
          <w:szCs w:val="21"/>
        </w:rPr>
        <w:t>专门面向中小企业</w:t>
      </w:r>
      <w:commentRangeEnd w:id="38"/>
      <w:r>
        <w:commentReference w:id="38"/>
      </w:r>
      <w:r>
        <w:rPr>
          <w:rFonts w:hint="eastAsia" w:ascii="黑体" w:hAnsi="宋体" w:eastAsia="黑体"/>
          <w:bCs/>
          <w:color w:val="FF0000"/>
          <w:kern w:val="0"/>
          <w:szCs w:val="21"/>
        </w:rPr>
        <w:t>、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3D0A5262">
      <w:pPr>
        <w:pStyle w:val="61"/>
        <w:ind w:firstLine="420" w:firstLineChars="200"/>
        <w:rPr>
          <w:rFonts w:hint="eastAsia" w:eastAsia="黑体"/>
          <w:lang w:val="en-US" w:eastAsia="zh-CN"/>
        </w:rPr>
      </w:pPr>
      <w:r>
        <w:rPr>
          <w:rFonts w:hint="eastAsia" w:ascii="黑体" w:hAnsi="宋体" w:eastAsia="黑体"/>
          <w:bCs/>
          <w:color w:val="FF0000"/>
          <w:kern w:val="0"/>
          <w:szCs w:val="21"/>
          <w:lang w:val="en-US" w:eastAsia="zh-CN"/>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14:paraId="678DFAE5">
      <w:pPr>
        <w:ind w:firstLine="420" w:firstLineChars="200"/>
      </w:pPr>
    </w:p>
    <w:p w14:paraId="4793BDCA">
      <w:pPr>
        <w:numPr>
          <w:ilvl w:val="0"/>
          <w:numId w:val="9"/>
        </w:numPr>
        <w:jc w:val="center"/>
        <w:outlineLvl w:val="3"/>
        <w:rPr>
          <w:b/>
          <w:sz w:val="24"/>
        </w:rPr>
      </w:pPr>
      <w:r>
        <w:rPr>
          <w:b/>
          <w:sz w:val="24"/>
        </w:rPr>
        <w:t>中小企业声明函（货物）</w:t>
      </w:r>
    </w:p>
    <w:p w14:paraId="5CF8F099">
      <w:pPr>
        <w:pStyle w:val="2"/>
        <w:widowControl w:val="0"/>
        <w:numPr>
          <w:ilvl w:val="0"/>
          <w:numId w:val="0"/>
        </w:numPr>
        <w:spacing w:line="360" w:lineRule="auto"/>
        <w:jc w:val="both"/>
      </w:pPr>
    </w:p>
    <w:p w14:paraId="2EBA25EF">
      <w:pPr>
        <w:pStyle w:val="36"/>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本公司（联合体）郑重声明，根据《政府采购促进中小企业发展管理办法》（财库﹝2020﹞46号）的规定，本公司（联合体）参加</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（单位名称）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的</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（项目名称）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采购活动，提供的货物全部由符合政策要求的中小企业制造。相关企业（含联合体中的中小企业、签订分包意向协议的中小企业）的具体情况如下：</w:t>
      </w:r>
    </w:p>
    <w:p w14:paraId="3E6E6936">
      <w:pPr>
        <w:pStyle w:val="36"/>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1.</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（标的名称）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sz w:val="21"/>
          <w:szCs w:val="21"/>
        </w:rPr>
        <w:t>，属于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（采购文件中明确的所属行业）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行业；制造商为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（企业名称</w:t>
      </w:r>
      <w:r>
        <w:rPr>
          <w:rFonts w:hint="eastAsia" w:asciiTheme="minorEastAsia" w:hAnsiTheme="minorEastAsia" w:eastAsiaTheme="minorEastAsia" w:cstheme="minorEastAsia"/>
          <w:b/>
          <w:bCs/>
          <w:i/>
          <w:iCs/>
          <w:sz w:val="21"/>
          <w:szCs w:val="21"/>
          <w:u w:val="single"/>
          <w:lang w:eastAsia="zh-CN"/>
        </w:rPr>
        <w:t>，要求制造商</w:t>
      </w:r>
      <w:r>
        <w:rPr>
          <w:rFonts w:hint="eastAsia" w:asciiTheme="minorEastAsia" w:hAnsiTheme="minorEastAsia" w:eastAsiaTheme="minorEastAsia" w:cstheme="minorEastAsia"/>
          <w:b/>
          <w:bCs/>
          <w:i/>
          <w:iCs/>
          <w:sz w:val="21"/>
          <w:szCs w:val="21"/>
          <w:u w:val="single"/>
          <w:lang w:val="en-US" w:eastAsia="zh-CN"/>
        </w:rPr>
        <w:t>本身</w:t>
      </w:r>
      <w:r>
        <w:rPr>
          <w:rFonts w:hint="eastAsia" w:asciiTheme="minorEastAsia" w:hAnsiTheme="minorEastAsia" w:eastAsiaTheme="minorEastAsia" w:cstheme="minorEastAsia"/>
          <w:b/>
          <w:bCs/>
          <w:i/>
          <w:iCs/>
          <w:sz w:val="21"/>
          <w:szCs w:val="21"/>
          <w:u w:val="single"/>
          <w:lang w:eastAsia="zh-CN"/>
        </w:rPr>
        <w:t>所属行业应当与招标文件要求的行业相一致</w:t>
      </w:r>
      <w:r>
        <w:rPr>
          <w:rFonts w:hint="eastAsia" w:asciiTheme="minorEastAsia" w:hAnsiTheme="minorEastAsia" w:eastAsiaTheme="minorEastAsia" w:cstheme="minorEastAsia"/>
          <w:b/>
          <w:bCs/>
          <w:i/>
          <w:iCs/>
          <w:sz w:val="21"/>
          <w:szCs w:val="21"/>
          <w:u w:val="single"/>
        </w:rPr>
        <w:t>）</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，从业人员</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人，营业收入为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万元，资产总额为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（中型企业、小型企业、微型企业）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i w:val="0"/>
          <w:iCs w:val="0"/>
          <w:sz w:val="21"/>
          <w:szCs w:val="21"/>
          <w:u w:val="none"/>
          <w:lang w:val="en-US" w:eastAsia="zh-CN"/>
        </w:rPr>
        <w:t>；</w:t>
      </w:r>
    </w:p>
    <w:p w14:paraId="54D3ACE9">
      <w:pPr>
        <w:pStyle w:val="36"/>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2.</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（标的名称）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sz w:val="21"/>
          <w:szCs w:val="21"/>
        </w:rPr>
        <w:t>，属于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（采购文件中明确的所属行业）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行业；制造商为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（企业名称</w:t>
      </w:r>
      <w:r>
        <w:rPr>
          <w:rFonts w:hint="eastAsia" w:asciiTheme="minorEastAsia" w:hAnsiTheme="minorEastAsia" w:eastAsiaTheme="minorEastAsia" w:cstheme="minorEastAsia"/>
          <w:b/>
          <w:bCs/>
          <w:i/>
          <w:iCs/>
          <w:sz w:val="21"/>
          <w:szCs w:val="21"/>
          <w:u w:val="single"/>
          <w:lang w:eastAsia="zh-CN"/>
        </w:rPr>
        <w:t>，要求制造商</w:t>
      </w:r>
      <w:r>
        <w:rPr>
          <w:rFonts w:hint="eastAsia" w:asciiTheme="minorEastAsia" w:hAnsiTheme="minorEastAsia" w:eastAsiaTheme="minorEastAsia" w:cstheme="minorEastAsia"/>
          <w:b/>
          <w:bCs/>
          <w:i/>
          <w:iCs/>
          <w:sz w:val="21"/>
          <w:szCs w:val="21"/>
          <w:u w:val="single"/>
          <w:lang w:val="en-US" w:eastAsia="zh-CN"/>
        </w:rPr>
        <w:t>本身</w:t>
      </w:r>
      <w:r>
        <w:rPr>
          <w:rFonts w:hint="eastAsia" w:asciiTheme="minorEastAsia" w:hAnsiTheme="minorEastAsia" w:eastAsiaTheme="minorEastAsia" w:cstheme="minorEastAsia"/>
          <w:b/>
          <w:bCs/>
          <w:i/>
          <w:iCs/>
          <w:sz w:val="21"/>
          <w:szCs w:val="21"/>
          <w:u w:val="single"/>
          <w:lang w:eastAsia="zh-CN"/>
        </w:rPr>
        <w:t>所属行业应当与招标文件要求的行业相一致</w:t>
      </w:r>
      <w:r>
        <w:rPr>
          <w:rFonts w:hint="eastAsia" w:asciiTheme="minorEastAsia" w:hAnsiTheme="minorEastAsia" w:eastAsiaTheme="minorEastAsia" w:cstheme="minorEastAsia"/>
          <w:b/>
          <w:bCs/>
          <w:i/>
          <w:iCs/>
          <w:sz w:val="21"/>
          <w:szCs w:val="21"/>
          <w:u w:val="single"/>
        </w:rPr>
        <w:t>）</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，从业人员</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人，营业收入为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万元，资产总额为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（中型企业、小型企业、微型企业）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i w:val="0"/>
          <w:iCs w:val="0"/>
          <w:sz w:val="21"/>
          <w:szCs w:val="21"/>
          <w:u w:val="none"/>
          <w:lang w:val="en-US" w:eastAsia="zh-CN"/>
        </w:rPr>
        <w:t>；</w:t>
      </w:r>
    </w:p>
    <w:p w14:paraId="16C2EEF2">
      <w:pPr>
        <w:pStyle w:val="36"/>
        <w:ind w:firstLine="420" w:firstLineChars="20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p w14:paraId="0C3A6C5D">
      <w:pPr>
        <w:pStyle w:val="36"/>
        <w:ind w:firstLine="420" w:firstLineChars="200"/>
        <w:rPr>
          <w:rFonts w:hint="eastAsia" w:asciiTheme="minorEastAsia" w:hAnsiTheme="minorEastAsia" w:eastAsiaTheme="minorEastAsia" w:cstheme="minorEastAsia"/>
          <w:sz w:val="21"/>
          <w:szCs w:val="21"/>
          <w:lang w:val="en-US" w:eastAsia="zh-CN"/>
        </w:rPr>
      </w:pPr>
    </w:p>
    <w:p w14:paraId="7F9B38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以上企业，不属于大企业的分支机构，不存在控股股东为大企业的情形，也不存在与大企业的负责人为同一人的情形。</w:t>
      </w:r>
    </w:p>
    <w:p w14:paraId="4DB9F1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bookmarkStart w:id="83" w:name="_Hlk73562203"/>
      <w:r>
        <w:rPr>
          <w:rFonts w:hint="eastAsia" w:asciiTheme="minorEastAsia" w:hAnsiTheme="minorEastAsia" w:eastAsiaTheme="minorEastAsia" w:cstheme="minorEastAsia"/>
          <w:kern w:val="2"/>
          <w:sz w:val="21"/>
          <w:szCs w:val="21"/>
          <w:lang w:val="en-US" w:eastAsia="zh-CN" w:bidi="ar-SA"/>
        </w:rPr>
        <w:t>本投标人对上述声明内容的真实性负责。如有虚假，将依法承担相应责任。</w:t>
      </w:r>
    </w:p>
    <w:p w14:paraId="6E19BB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kern w:val="2"/>
          <w:sz w:val="24"/>
          <w:szCs w:val="24"/>
          <w:lang w:val="en-US" w:eastAsia="zh-CN" w:bidi="ar-SA"/>
        </w:rPr>
      </w:pPr>
      <w:r>
        <w:rPr>
          <w:rFonts w:hint="eastAsia" w:asciiTheme="minorEastAsia" w:hAnsiTheme="minorEastAsia" w:eastAsiaTheme="minorEastAsia" w:cstheme="minorEastAsia"/>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83"/>
    </w:p>
    <w:p w14:paraId="3C615309">
      <w:pPr>
        <w:ind w:firstLine="420" w:firstLineChars="200"/>
        <w:outlineLvl w:val="3"/>
        <w:rPr>
          <w:rFonts w:ascii="宋体" w:hAnsi="宋体"/>
          <w:bCs/>
          <w:color w:val="FF0000"/>
          <w:kern w:val="0"/>
          <w:szCs w:val="21"/>
        </w:rPr>
      </w:pPr>
    </w:p>
    <w:p w14:paraId="0E3D82D6"/>
    <w:p w14:paraId="6E19BD65">
      <w:pPr>
        <w:ind w:firstLine="420" w:firstLineChars="200"/>
      </w:pPr>
    </w:p>
    <w:p w14:paraId="7D0FB529">
      <w:pPr>
        <w:jc w:val="center"/>
        <w:outlineLvl w:val="3"/>
        <w:rPr>
          <w:b/>
          <w:sz w:val="24"/>
        </w:rPr>
      </w:pPr>
      <w:r>
        <w:rPr>
          <w:rFonts w:hint="eastAsia"/>
          <w:b/>
          <w:sz w:val="24"/>
        </w:rPr>
        <w:t>2、残疾人福利性单位声明函（货物类）</w:t>
      </w:r>
    </w:p>
    <w:p w14:paraId="59995540">
      <w:pPr>
        <w:rPr>
          <w:b/>
          <w:bCs/>
        </w:rPr>
      </w:pPr>
    </w:p>
    <w:p w14:paraId="20EF70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bookmarkStart w:id="84" w:name="_Hlk73562331"/>
      <w:bookmarkStart w:id="85" w:name="_Hlk73562245"/>
      <w:r>
        <w:rPr>
          <w:rFonts w:hint="eastAsia" w:asciiTheme="minorEastAsia" w:hAnsiTheme="minorEastAsia" w:eastAsiaTheme="minorEastAsia" w:cstheme="minor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（单位名称）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单位的</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（项目名称）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14:paraId="34CE57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本单位对上述声明的真实性负责。如有虚假，将依法承担相应责任。</w:t>
      </w:r>
    </w:p>
    <w:p w14:paraId="74D7B1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84"/>
    </w:p>
    <w:bookmarkEnd w:id="85"/>
    <w:p w14:paraId="1C222D0D">
      <w:pPr>
        <w:ind w:firstLine="420" w:firstLineChars="200"/>
        <w:rPr>
          <w:rFonts w:ascii="宋体" w:hAnsi="宋体"/>
          <w:szCs w:val="21"/>
        </w:rPr>
      </w:pPr>
    </w:p>
    <w:p w14:paraId="5D9B6FF1">
      <w:pPr>
        <w:ind w:firstLine="420" w:firstLineChars="200"/>
        <w:rPr>
          <w:rFonts w:ascii="宋体" w:hAnsi="宋体"/>
          <w:szCs w:val="21"/>
        </w:rPr>
      </w:pPr>
    </w:p>
    <w:p w14:paraId="03A588C4">
      <w:pPr>
        <w:jc w:val="center"/>
        <w:outlineLvl w:val="3"/>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14:paraId="35C76D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hint="eastAsia" w:ascii="宋体" w:hAnsi="宋体"/>
          <w:sz w:val="21"/>
          <w:szCs w:val="21"/>
        </w:rPr>
        <w:t>本投标人郑重声明，根据《财政部司法部关于政府采购支持监狱企业发展有关问题的通知》（财库〔</w:t>
      </w:r>
      <w:r>
        <w:rPr>
          <w:rFonts w:ascii="宋体" w:hAnsi="宋体"/>
          <w:sz w:val="21"/>
          <w:szCs w:val="21"/>
        </w:rPr>
        <w:t>2014</w:t>
      </w:r>
      <w:r>
        <w:rPr>
          <w:rFonts w:hint="eastAsia" w:ascii="宋体" w:hAnsi="宋体"/>
          <w:sz w:val="21"/>
          <w:szCs w:val="21"/>
        </w:rPr>
        <w:t>〕</w:t>
      </w:r>
      <w:r>
        <w:rPr>
          <w:rFonts w:ascii="宋体" w:hAnsi="宋体"/>
          <w:sz w:val="21"/>
          <w:szCs w:val="21"/>
        </w:rPr>
        <w:t>68</w:t>
      </w:r>
      <w:r>
        <w:rPr>
          <w:rFonts w:hint="eastAsia" w:ascii="宋体" w:hAnsi="宋体"/>
          <w:sz w:val="21"/>
          <w:szCs w:val="21"/>
        </w:rPr>
        <w:t>号）的规定，本投标人</w:t>
      </w:r>
      <w:r>
        <w:rPr>
          <w:rFonts w:ascii="宋体" w:hAnsi="宋体" w:cstheme="minorBidi"/>
          <w:sz w:val="21"/>
          <w:szCs w:val="21"/>
        </w:rPr>
        <w:t>参加</w:t>
      </w:r>
      <w:r>
        <w:rPr>
          <w:rFonts w:ascii="宋体" w:hAnsi="宋体"/>
          <w:b/>
          <w:bCs/>
          <w:i/>
          <w:iCs/>
          <w:sz w:val="21"/>
          <w:szCs w:val="21"/>
          <w:u w:val="single"/>
        </w:rPr>
        <w:t>（</w:t>
      </w:r>
      <w:r>
        <w:rPr>
          <w:rFonts w:hint="eastAsia" w:ascii="宋体" w:hAnsi="宋体"/>
          <w:b/>
          <w:bCs/>
          <w:i/>
          <w:iCs/>
          <w:sz w:val="21"/>
          <w:szCs w:val="21"/>
          <w:u w:val="single"/>
        </w:rPr>
        <w:t>采购人</w:t>
      </w:r>
      <w:r>
        <w:rPr>
          <w:rFonts w:ascii="宋体" w:hAnsi="宋体"/>
          <w:b/>
          <w:bCs/>
          <w:i/>
          <w:iCs/>
          <w:sz w:val="21"/>
          <w:szCs w:val="21"/>
          <w:u w:val="single"/>
        </w:rPr>
        <w:t>名称）</w:t>
      </w:r>
      <w:r>
        <w:rPr>
          <w:rFonts w:ascii="宋体" w:hAnsi="宋体"/>
          <w:sz w:val="21"/>
          <w:szCs w:val="21"/>
        </w:rPr>
        <w:t>的</w:t>
      </w:r>
      <w:r>
        <w:rPr>
          <w:rFonts w:ascii="宋体" w:hAnsi="宋体"/>
          <w:b/>
          <w:bCs/>
          <w:i/>
          <w:iCs/>
          <w:sz w:val="21"/>
          <w:szCs w:val="21"/>
          <w:u w:val="single"/>
        </w:rPr>
        <w:t>（项目名称）</w:t>
      </w:r>
      <w:r>
        <w:rPr>
          <w:rFonts w:ascii="宋体" w:hAnsi="宋体"/>
          <w:sz w:val="21"/>
          <w:szCs w:val="21"/>
        </w:rPr>
        <w:t>采购活动，提供的货物全部由符合政策要求的</w:t>
      </w:r>
      <w:r>
        <w:rPr>
          <w:rFonts w:hint="eastAsia" w:ascii="宋体" w:hAnsi="宋体"/>
          <w:sz w:val="21"/>
          <w:szCs w:val="21"/>
        </w:rPr>
        <w:t>监狱企业</w:t>
      </w:r>
      <w:r>
        <w:rPr>
          <w:rFonts w:ascii="宋体" w:hAnsi="宋体"/>
          <w:sz w:val="21"/>
          <w:szCs w:val="21"/>
        </w:rPr>
        <w:t>制造。相关</w:t>
      </w:r>
      <w:r>
        <w:rPr>
          <w:rFonts w:hint="eastAsia" w:ascii="宋体" w:hAnsi="宋体"/>
          <w:sz w:val="21"/>
          <w:szCs w:val="21"/>
        </w:rPr>
        <w:t>监狱企业</w:t>
      </w:r>
      <w:r>
        <w:rPr>
          <w:rFonts w:ascii="宋体" w:hAnsi="宋体"/>
          <w:sz w:val="21"/>
          <w:szCs w:val="21"/>
        </w:rPr>
        <w:t>的具体情况如下：</w:t>
      </w:r>
    </w:p>
    <w:p w14:paraId="1313E0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1.</w:t>
      </w:r>
      <w:r>
        <w:rPr>
          <w:rFonts w:ascii="宋体" w:hAnsi="宋体"/>
          <w:b/>
          <w:bCs/>
          <w:i/>
          <w:iCs/>
          <w:sz w:val="21"/>
          <w:szCs w:val="21"/>
          <w:u w:val="single"/>
        </w:rPr>
        <w:t xml:space="preserve"> </w:t>
      </w:r>
      <w:r>
        <w:rPr>
          <w:rFonts w:hint="eastAsia" w:ascii="宋体" w:hAnsi="宋体"/>
          <w:b/>
          <w:bCs/>
          <w:i/>
          <w:iCs/>
          <w:sz w:val="21"/>
          <w:szCs w:val="21"/>
          <w:u w:val="single"/>
          <w:lang w:val="en-US" w:eastAsia="zh-CN"/>
        </w:rPr>
        <w:t xml:space="preserve">   </w:t>
      </w:r>
      <w:r>
        <w:rPr>
          <w:rFonts w:ascii="宋体" w:hAnsi="宋体"/>
          <w:b/>
          <w:bCs/>
          <w:i/>
          <w:iCs/>
          <w:sz w:val="21"/>
          <w:szCs w:val="21"/>
          <w:u w:val="single"/>
        </w:rPr>
        <w:t>（标的名称）</w:t>
      </w:r>
      <w:r>
        <w:rPr>
          <w:rFonts w:hint="eastAsia" w:ascii="宋体" w:hAnsi="宋体"/>
          <w:b/>
          <w:bCs/>
          <w:i/>
          <w:iCs/>
          <w:sz w:val="21"/>
          <w:szCs w:val="21"/>
          <w:u w:val="single"/>
          <w:lang w:val="en-US" w:eastAsia="zh-CN"/>
        </w:rPr>
        <w:t xml:space="preserve">    </w:t>
      </w:r>
      <w:r>
        <w:rPr>
          <w:rFonts w:hint="eastAsia" w:ascii="宋体" w:hAnsi="宋体"/>
          <w:sz w:val="21"/>
          <w:szCs w:val="21"/>
        </w:rPr>
        <w:t>，</w:t>
      </w:r>
      <w:r>
        <w:rPr>
          <w:rFonts w:ascii="宋体" w:hAnsi="宋体"/>
          <w:sz w:val="21"/>
          <w:szCs w:val="21"/>
        </w:rPr>
        <w:t>制造商为</w:t>
      </w:r>
      <w:r>
        <w:rPr>
          <w:rFonts w:hint="eastAsia" w:ascii="宋体" w:hAnsi="宋体"/>
          <w:sz w:val="21"/>
          <w:szCs w:val="21"/>
          <w:u w:val="single"/>
          <w:lang w:val="en-US" w:eastAsia="zh-CN"/>
        </w:rPr>
        <w:t xml:space="preserve">    </w:t>
      </w:r>
      <w:r>
        <w:rPr>
          <w:rFonts w:ascii="宋体" w:hAnsi="宋体"/>
          <w:b/>
          <w:bCs/>
          <w:i/>
          <w:iCs/>
          <w:sz w:val="21"/>
          <w:szCs w:val="21"/>
          <w:u w:val="single"/>
        </w:rPr>
        <w:t>（</w:t>
      </w:r>
      <w:r>
        <w:rPr>
          <w:rFonts w:hint="eastAsia" w:ascii="宋体" w:hAnsi="宋体"/>
          <w:b/>
          <w:bCs/>
          <w:i/>
          <w:iCs/>
          <w:sz w:val="21"/>
          <w:szCs w:val="21"/>
          <w:u w:val="single"/>
        </w:rPr>
        <w:t>企业</w:t>
      </w:r>
      <w:r>
        <w:rPr>
          <w:rFonts w:ascii="宋体" w:hAnsi="宋体"/>
          <w:b/>
          <w:bCs/>
          <w:i/>
          <w:iCs/>
          <w:sz w:val="21"/>
          <w:szCs w:val="21"/>
          <w:u w:val="single"/>
        </w:rPr>
        <w:t>名称）</w:t>
      </w:r>
      <w:r>
        <w:rPr>
          <w:rFonts w:hint="eastAsia" w:ascii="宋体" w:hAnsi="宋体"/>
          <w:b/>
          <w:bCs/>
          <w:i/>
          <w:iCs/>
          <w:sz w:val="21"/>
          <w:szCs w:val="21"/>
          <w:u w:val="single"/>
          <w:lang w:val="en-US" w:eastAsia="zh-CN"/>
        </w:rPr>
        <w:t xml:space="preserve">    </w:t>
      </w:r>
      <w:r>
        <w:rPr>
          <w:rFonts w:ascii="宋体" w:hAnsi="宋体"/>
          <w:sz w:val="21"/>
          <w:szCs w:val="21"/>
        </w:rPr>
        <w:t>，属于</w:t>
      </w:r>
      <w:r>
        <w:rPr>
          <w:rFonts w:hint="eastAsia" w:ascii="宋体" w:hAnsi="宋体"/>
          <w:sz w:val="21"/>
          <w:szCs w:val="21"/>
          <w:u w:val="single"/>
          <w:lang w:val="en-US" w:eastAsia="zh-CN"/>
        </w:rPr>
        <w:t xml:space="preserve">  </w:t>
      </w:r>
      <w:r>
        <w:rPr>
          <w:rFonts w:hint="eastAsia" w:ascii="宋体" w:hAnsi="宋体"/>
          <w:b/>
          <w:bCs/>
          <w:sz w:val="21"/>
          <w:szCs w:val="21"/>
          <w:u w:val="single"/>
        </w:rPr>
        <w:t>监狱企业</w:t>
      </w:r>
      <w:r>
        <w:rPr>
          <w:rFonts w:hint="eastAsia" w:ascii="宋体" w:hAnsi="宋体"/>
          <w:b/>
          <w:bCs/>
          <w:sz w:val="21"/>
          <w:szCs w:val="21"/>
          <w:u w:val="single"/>
          <w:lang w:val="en-US" w:eastAsia="zh-CN"/>
        </w:rPr>
        <w:t xml:space="preserve">  </w:t>
      </w:r>
      <w:r>
        <w:rPr>
          <w:rFonts w:ascii="宋体" w:hAnsi="宋体"/>
          <w:sz w:val="21"/>
          <w:szCs w:val="21"/>
        </w:rPr>
        <w:t>；</w:t>
      </w:r>
    </w:p>
    <w:p w14:paraId="1A9E46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2.</w:t>
      </w:r>
      <w:r>
        <w:rPr>
          <w:rFonts w:ascii="宋体" w:hAnsi="宋体"/>
          <w:b/>
          <w:bCs/>
          <w:i/>
          <w:iCs/>
          <w:sz w:val="21"/>
          <w:szCs w:val="21"/>
          <w:u w:val="single"/>
        </w:rPr>
        <w:t xml:space="preserve"> </w:t>
      </w:r>
      <w:r>
        <w:rPr>
          <w:rFonts w:hint="eastAsia" w:ascii="宋体" w:hAnsi="宋体"/>
          <w:b/>
          <w:bCs/>
          <w:i/>
          <w:iCs/>
          <w:sz w:val="21"/>
          <w:szCs w:val="21"/>
          <w:u w:val="single"/>
          <w:lang w:val="en-US" w:eastAsia="zh-CN"/>
        </w:rPr>
        <w:t xml:space="preserve">   </w:t>
      </w:r>
      <w:r>
        <w:rPr>
          <w:rFonts w:ascii="宋体" w:hAnsi="宋体"/>
          <w:b/>
          <w:bCs/>
          <w:i/>
          <w:iCs/>
          <w:sz w:val="21"/>
          <w:szCs w:val="21"/>
          <w:u w:val="single"/>
        </w:rPr>
        <w:t>（标的名称）</w:t>
      </w:r>
      <w:r>
        <w:rPr>
          <w:rFonts w:hint="eastAsia" w:ascii="宋体" w:hAnsi="宋体"/>
          <w:b/>
          <w:bCs/>
          <w:i/>
          <w:iCs/>
          <w:sz w:val="21"/>
          <w:szCs w:val="21"/>
          <w:u w:val="single"/>
          <w:lang w:val="en-US" w:eastAsia="zh-CN"/>
        </w:rPr>
        <w:t xml:space="preserve">    </w:t>
      </w:r>
      <w:r>
        <w:rPr>
          <w:rFonts w:hint="eastAsia" w:ascii="宋体" w:hAnsi="宋体"/>
          <w:sz w:val="21"/>
          <w:szCs w:val="21"/>
        </w:rPr>
        <w:t>，</w:t>
      </w:r>
      <w:r>
        <w:rPr>
          <w:rFonts w:ascii="宋体" w:hAnsi="宋体"/>
          <w:sz w:val="21"/>
          <w:szCs w:val="21"/>
        </w:rPr>
        <w:t>制造商为</w:t>
      </w:r>
      <w:r>
        <w:rPr>
          <w:rFonts w:hint="eastAsia" w:ascii="宋体" w:hAnsi="宋体"/>
          <w:sz w:val="21"/>
          <w:szCs w:val="21"/>
          <w:u w:val="single"/>
          <w:lang w:val="en-US" w:eastAsia="zh-CN"/>
        </w:rPr>
        <w:t xml:space="preserve">    </w:t>
      </w:r>
      <w:r>
        <w:rPr>
          <w:rFonts w:ascii="宋体" w:hAnsi="宋体"/>
          <w:b/>
          <w:bCs/>
          <w:i/>
          <w:iCs/>
          <w:sz w:val="21"/>
          <w:szCs w:val="21"/>
          <w:u w:val="single"/>
        </w:rPr>
        <w:t>（</w:t>
      </w:r>
      <w:r>
        <w:rPr>
          <w:rFonts w:hint="eastAsia" w:ascii="宋体" w:hAnsi="宋体"/>
          <w:b/>
          <w:bCs/>
          <w:i/>
          <w:iCs/>
          <w:sz w:val="21"/>
          <w:szCs w:val="21"/>
          <w:u w:val="single"/>
        </w:rPr>
        <w:t>企业</w:t>
      </w:r>
      <w:r>
        <w:rPr>
          <w:rFonts w:ascii="宋体" w:hAnsi="宋体"/>
          <w:b/>
          <w:bCs/>
          <w:i/>
          <w:iCs/>
          <w:sz w:val="21"/>
          <w:szCs w:val="21"/>
          <w:u w:val="single"/>
        </w:rPr>
        <w:t>名称）</w:t>
      </w:r>
      <w:r>
        <w:rPr>
          <w:rFonts w:hint="eastAsia" w:ascii="宋体" w:hAnsi="宋体"/>
          <w:b/>
          <w:bCs/>
          <w:i/>
          <w:iCs/>
          <w:sz w:val="21"/>
          <w:szCs w:val="21"/>
          <w:u w:val="single"/>
          <w:lang w:val="en-US" w:eastAsia="zh-CN"/>
        </w:rPr>
        <w:t xml:space="preserve">    </w:t>
      </w:r>
      <w:r>
        <w:rPr>
          <w:rFonts w:ascii="宋体" w:hAnsi="宋体"/>
          <w:sz w:val="21"/>
          <w:szCs w:val="21"/>
        </w:rPr>
        <w:t>，属于</w:t>
      </w:r>
      <w:r>
        <w:rPr>
          <w:rFonts w:hint="eastAsia" w:ascii="宋体" w:hAnsi="宋体"/>
          <w:sz w:val="21"/>
          <w:szCs w:val="21"/>
          <w:u w:val="single"/>
          <w:lang w:val="en-US" w:eastAsia="zh-CN"/>
        </w:rPr>
        <w:t xml:space="preserve">  </w:t>
      </w:r>
      <w:r>
        <w:rPr>
          <w:rFonts w:hint="eastAsia" w:ascii="宋体" w:hAnsi="宋体"/>
          <w:b/>
          <w:bCs/>
          <w:sz w:val="21"/>
          <w:szCs w:val="21"/>
          <w:u w:val="single"/>
        </w:rPr>
        <w:t>监狱企业</w:t>
      </w:r>
      <w:r>
        <w:rPr>
          <w:rFonts w:hint="eastAsia" w:ascii="宋体" w:hAnsi="宋体"/>
          <w:b/>
          <w:bCs/>
          <w:sz w:val="21"/>
          <w:szCs w:val="21"/>
          <w:u w:val="single"/>
          <w:lang w:val="en-US" w:eastAsia="zh-CN"/>
        </w:rPr>
        <w:t xml:space="preserve">  </w:t>
      </w:r>
      <w:r>
        <w:rPr>
          <w:rFonts w:hint="eastAsia" w:ascii="宋体" w:hAnsi="宋体"/>
          <w:sz w:val="21"/>
          <w:szCs w:val="21"/>
        </w:rPr>
        <w:t>。</w:t>
      </w:r>
    </w:p>
    <w:p w14:paraId="7A0F5D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hAnsi="宋体"/>
          <w:sz w:val="21"/>
          <w:szCs w:val="21"/>
        </w:rPr>
      </w:pPr>
      <w:r>
        <w:rPr>
          <w:rFonts w:ascii="宋体" w:hAnsi="宋体"/>
          <w:sz w:val="21"/>
          <w:szCs w:val="21"/>
        </w:rPr>
        <w:t xml:space="preserve">…… </w:t>
      </w:r>
    </w:p>
    <w:p w14:paraId="56C4ED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cstheme="minorBidi"/>
          <w:sz w:val="21"/>
          <w:szCs w:val="21"/>
        </w:rPr>
        <w:t>本</w:t>
      </w:r>
      <w:r>
        <w:rPr>
          <w:rFonts w:hint="eastAsia" w:ascii="宋体" w:hAnsi="宋体" w:cstheme="minorBidi"/>
          <w:sz w:val="21"/>
          <w:szCs w:val="21"/>
        </w:rPr>
        <w:t>投标人</w:t>
      </w:r>
      <w:r>
        <w:rPr>
          <w:rFonts w:ascii="宋体" w:hAnsi="宋体"/>
          <w:sz w:val="21"/>
          <w:szCs w:val="21"/>
        </w:rPr>
        <w:t>对上述声明内容的真实性负责。如有虚假，将依法承担相应责任。</w:t>
      </w:r>
    </w:p>
    <w:p w14:paraId="4585F3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b/>
          <w:bCs/>
          <w:color w:val="FF0000"/>
          <w:sz w:val="21"/>
          <w:szCs w:val="21"/>
        </w:rPr>
      </w:pPr>
      <w:r>
        <w:rPr>
          <w:rFonts w:hint="eastAsia" w:ascii="宋体" w:hAnsi="宋体"/>
          <w:sz w:val="21"/>
          <w:szCs w:val="21"/>
        </w:rPr>
        <w:t>附：省级以上监狱管理局、戒毒管理局（含新疆生产建设兵团）出具的监狱企业证明文件。</w:t>
      </w:r>
      <w:bookmarkEnd w:id="82"/>
    </w:p>
    <w:p w14:paraId="1DAEC6D8">
      <w:pPr>
        <w:pStyle w:val="4"/>
        <w:jc w:val="center"/>
        <w:rPr>
          <w:rFonts w:ascii="黑体" w:eastAsia="黑体"/>
          <w:b w:val="0"/>
          <w:sz w:val="24"/>
          <w:szCs w:val="24"/>
        </w:rPr>
      </w:pPr>
      <w:bookmarkStart w:id="86" w:name="_Hlk72259976"/>
      <w:r>
        <w:rPr>
          <w:rFonts w:hint="eastAsia" w:ascii="黑体" w:eastAsia="黑体"/>
          <w:b w:val="0"/>
          <w:sz w:val="24"/>
          <w:szCs w:val="24"/>
        </w:rPr>
        <w:t>四、项目详细报价</w:t>
      </w:r>
    </w:p>
    <w:p w14:paraId="497F0A0B">
      <w:pPr>
        <w:tabs>
          <w:tab w:val="left" w:pos="720"/>
        </w:tabs>
        <w:ind w:firstLine="3132" w:firstLineChars="1300"/>
        <w:rPr>
          <w:b/>
          <w:sz w:val="24"/>
        </w:rPr>
      </w:pPr>
      <w:r>
        <w:rPr>
          <w:rFonts w:hint="eastAsia"/>
          <w:b/>
          <w:sz w:val="24"/>
        </w:rPr>
        <w:t>（一）分项报价表</w:t>
      </w:r>
      <w:r>
        <w:commentReference w:id="39"/>
      </w:r>
    </w:p>
    <w:tbl>
      <w:tblPr>
        <w:tblStyle w:val="43"/>
        <w:tblW w:w="8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14:paraId="5AAD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0A855E54">
            <w:pPr>
              <w:jc w:val="center"/>
              <w:rPr>
                <w:rFonts w:ascii="Times New Roman" w:hAnsi="Times New Roman" w:eastAsia="宋体" w:cs="Times New Roman"/>
                <w:bCs/>
                <w:szCs w:val="21"/>
              </w:rPr>
            </w:pPr>
            <w:r>
              <w:rPr>
                <w:rFonts w:hint="eastAsia" w:ascii="Times New Roman" w:hAnsi="Times New Roman" w:eastAsia="宋体" w:cs="Times New Roman"/>
                <w:bCs/>
                <w:szCs w:val="21"/>
              </w:rPr>
              <w:t>序号</w:t>
            </w:r>
          </w:p>
        </w:tc>
        <w:tc>
          <w:tcPr>
            <w:tcW w:w="1485" w:type="dxa"/>
            <w:vAlign w:val="center"/>
          </w:tcPr>
          <w:p w14:paraId="07A42106">
            <w:pPr>
              <w:jc w:val="center"/>
              <w:rPr>
                <w:rFonts w:ascii="Times New Roman" w:hAnsi="Times New Roman" w:eastAsia="宋体" w:cs="Times New Roman"/>
                <w:bCs/>
                <w:szCs w:val="21"/>
              </w:rPr>
            </w:pPr>
            <w:r>
              <w:rPr>
                <w:rFonts w:hint="eastAsia" w:ascii="Times New Roman" w:hAnsi="Times New Roman" w:eastAsia="宋体" w:cs="Times New Roman"/>
                <w:szCs w:val="21"/>
              </w:rPr>
              <w:t>采购计划编号</w:t>
            </w:r>
          </w:p>
        </w:tc>
        <w:tc>
          <w:tcPr>
            <w:tcW w:w="1147" w:type="dxa"/>
            <w:vAlign w:val="center"/>
          </w:tcPr>
          <w:p w14:paraId="34BBF99B">
            <w:pPr>
              <w:jc w:val="center"/>
              <w:rPr>
                <w:rFonts w:ascii="Times New Roman" w:hAnsi="Times New Roman" w:eastAsia="宋体" w:cs="Times New Roman"/>
                <w:bCs/>
                <w:szCs w:val="21"/>
              </w:rPr>
            </w:pPr>
            <w:r>
              <w:rPr>
                <w:rFonts w:hint="eastAsia" w:ascii="Times New Roman" w:hAnsi="Times New Roman" w:eastAsia="宋体" w:cs="Times New Roman"/>
                <w:bCs/>
                <w:szCs w:val="21"/>
              </w:rPr>
              <w:t>货物名称</w:t>
            </w:r>
          </w:p>
        </w:tc>
        <w:tc>
          <w:tcPr>
            <w:tcW w:w="703" w:type="dxa"/>
            <w:vAlign w:val="center"/>
          </w:tcPr>
          <w:p w14:paraId="609708B2">
            <w:pPr>
              <w:jc w:val="center"/>
              <w:rPr>
                <w:rFonts w:hint="eastAsia" w:ascii="Times New Roman" w:hAnsi="Times New Roman" w:eastAsia="宋体" w:cs="Times New Roman"/>
                <w:bCs/>
                <w:szCs w:val="21"/>
              </w:rPr>
            </w:pPr>
            <w:r>
              <w:rPr>
                <w:rFonts w:hint="eastAsia" w:ascii="Times New Roman" w:hAnsi="Times New Roman" w:eastAsia="宋体" w:cs="Times New Roman"/>
                <w:szCs w:val="21"/>
              </w:rPr>
              <w:t>品牌</w:t>
            </w:r>
          </w:p>
        </w:tc>
        <w:tc>
          <w:tcPr>
            <w:tcW w:w="703" w:type="dxa"/>
            <w:vAlign w:val="center"/>
          </w:tcPr>
          <w:p w14:paraId="7A418E7F">
            <w:pPr>
              <w:jc w:val="center"/>
              <w:rPr>
                <w:rFonts w:ascii="Times New Roman" w:hAnsi="Times New Roman" w:eastAsia="宋体" w:cs="Times New Roman"/>
                <w:bCs/>
                <w:szCs w:val="21"/>
              </w:rPr>
            </w:pPr>
            <w:r>
              <w:rPr>
                <w:rFonts w:hint="eastAsia" w:ascii="Times New Roman" w:hAnsi="Times New Roman" w:eastAsia="宋体" w:cs="Times New Roman"/>
                <w:szCs w:val="21"/>
              </w:rPr>
              <w:t>规格/型号</w:t>
            </w:r>
          </w:p>
        </w:tc>
        <w:tc>
          <w:tcPr>
            <w:tcW w:w="612" w:type="dxa"/>
            <w:vAlign w:val="center"/>
          </w:tcPr>
          <w:p w14:paraId="0E2E6249">
            <w:pPr>
              <w:jc w:val="center"/>
              <w:rPr>
                <w:rFonts w:ascii="Times New Roman" w:hAnsi="Times New Roman" w:eastAsia="宋体" w:cs="Times New Roman"/>
                <w:bCs/>
                <w:szCs w:val="21"/>
              </w:rPr>
            </w:pPr>
            <w:r>
              <w:rPr>
                <w:rFonts w:hint="eastAsia" w:ascii="Times New Roman" w:hAnsi="Times New Roman" w:eastAsia="宋体" w:cs="Times New Roman"/>
                <w:b/>
                <w:color w:val="FF0000"/>
                <w:szCs w:val="21"/>
              </w:rPr>
              <w:t>原产地</w:t>
            </w:r>
          </w:p>
        </w:tc>
        <w:tc>
          <w:tcPr>
            <w:tcW w:w="726" w:type="dxa"/>
            <w:vAlign w:val="center"/>
          </w:tcPr>
          <w:p w14:paraId="042D7EE3">
            <w:pPr>
              <w:jc w:val="center"/>
              <w:rPr>
                <w:rFonts w:ascii="Times New Roman" w:hAnsi="Times New Roman" w:eastAsia="宋体" w:cs="Times New Roman"/>
                <w:bCs/>
                <w:szCs w:val="21"/>
              </w:rPr>
            </w:pPr>
            <w:r>
              <w:rPr>
                <w:rFonts w:hint="eastAsia" w:ascii="Times New Roman" w:hAnsi="Times New Roman" w:eastAsia="宋体" w:cs="Times New Roman"/>
                <w:szCs w:val="21"/>
              </w:rPr>
              <w:t>制造商名称</w:t>
            </w:r>
          </w:p>
        </w:tc>
        <w:tc>
          <w:tcPr>
            <w:tcW w:w="462" w:type="dxa"/>
            <w:vAlign w:val="center"/>
          </w:tcPr>
          <w:p w14:paraId="7F501D32">
            <w:pPr>
              <w:jc w:val="center"/>
              <w:rPr>
                <w:rFonts w:ascii="Times New Roman" w:hAnsi="Times New Roman" w:eastAsia="宋体" w:cs="Times New Roman"/>
                <w:bCs/>
                <w:szCs w:val="21"/>
              </w:rPr>
            </w:pPr>
            <w:r>
              <w:rPr>
                <w:rFonts w:hint="eastAsia" w:ascii="Times New Roman" w:hAnsi="Times New Roman" w:eastAsia="宋体" w:cs="Times New Roman"/>
                <w:bCs/>
                <w:szCs w:val="21"/>
              </w:rPr>
              <w:t>数量</w:t>
            </w:r>
          </w:p>
        </w:tc>
        <w:tc>
          <w:tcPr>
            <w:tcW w:w="427" w:type="dxa"/>
            <w:vAlign w:val="center"/>
          </w:tcPr>
          <w:p w14:paraId="23E5DAE1">
            <w:pPr>
              <w:jc w:val="center"/>
              <w:rPr>
                <w:rFonts w:ascii="Times New Roman" w:hAnsi="Times New Roman" w:eastAsia="宋体" w:cs="Times New Roman"/>
                <w:bCs/>
                <w:szCs w:val="21"/>
              </w:rPr>
            </w:pPr>
            <w:r>
              <w:rPr>
                <w:rFonts w:hint="eastAsia" w:ascii="Times New Roman" w:hAnsi="Times New Roman" w:eastAsia="宋体" w:cs="Times New Roman"/>
                <w:bCs/>
                <w:szCs w:val="21"/>
              </w:rPr>
              <w:t>单位</w:t>
            </w:r>
          </w:p>
        </w:tc>
        <w:tc>
          <w:tcPr>
            <w:tcW w:w="571" w:type="dxa"/>
            <w:vAlign w:val="center"/>
          </w:tcPr>
          <w:p w14:paraId="4636ABE8">
            <w:pPr>
              <w:jc w:val="center"/>
              <w:rPr>
                <w:rFonts w:ascii="Times New Roman" w:hAnsi="Times New Roman" w:eastAsia="宋体" w:cs="Times New Roman"/>
                <w:bCs/>
                <w:szCs w:val="21"/>
              </w:rPr>
            </w:pPr>
            <w:r>
              <w:rPr>
                <w:rFonts w:hint="eastAsia" w:ascii="Times New Roman" w:hAnsi="Times New Roman" w:eastAsia="宋体" w:cs="Times New Roman"/>
                <w:szCs w:val="21"/>
              </w:rPr>
              <w:t>单价(元)</w:t>
            </w:r>
          </w:p>
        </w:tc>
        <w:tc>
          <w:tcPr>
            <w:tcW w:w="563" w:type="dxa"/>
            <w:vAlign w:val="center"/>
          </w:tcPr>
          <w:p w14:paraId="58A64F8D">
            <w:pPr>
              <w:jc w:val="center"/>
              <w:rPr>
                <w:rFonts w:ascii="Times New Roman" w:hAnsi="Times New Roman" w:eastAsia="宋体" w:cs="Times New Roman"/>
                <w:bCs/>
                <w:szCs w:val="21"/>
              </w:rPr>
            </w:pPr>
            <w:r>
              <w:rPr>
                <w:rFonts w:hint="eastAsia" w:ascii="Times New Roman" w:hAnsi="Times New Roman" w:eastAsia="宋体" w:cs="Times New Roman"/>
                <w:szCs w:val="21"/>
              </w:rPr>
              <w:t>合价(元)</w:t>
            </w:r>
          </w:p>
        </w:tc>
        <w:tc>
          <w:tcPr>
            <w:tcW w:w="703" w:type="dxa"/>
            <w:vAlign w:val="center"/>
          </w:tcPr>
          <w:p w14:paraId="63B17DC1">
            <w:pPr>
              <w:jc w:val="center"/>
              <w:rPr>
                <w:rFonts w:ascii="Times New Roman" w:hAnsi="Times New Roman" w:eastAsia="宋体" w:cs="Times New Roman"/>
                <w:szCs w:val="21"/>
              </w:rPr>
            </w:pPr>
            <w:r>
              <w:rPr>
                <w:rFonts w:hint="eastAsia" w:ascii="Times New Roman" w:hAnsi="Times New Roman" w:eastAsia="宋体" w:cs="Times New Roman"/>
                <w:szCs w:val="21"/>
              </w:rPr>
              <w:t>预算金额（元）</w:t>
            </w:r>
          </w:p>
        </w:tc>
      </w:tr>
      <w:tr w14:paraId="500E0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48EE4130">
            <w:pPr>
              <w:jc w:val="center"/>
              <w:rPr>
                <w:rFonts w:ascii="Times New Roman" w:hAnsi="Times New Roman" w:eastAsia="宋体" w:cs="Times New Roman"/>
                <w:bCs/>
                <w:szCs w:val="21"/>
              </w:rPr>
            </w:pPr>
            <w:r>
              <w:rPr>
                <w:rFonts w:hint="eastAsia" w:ascii="Times New Roman" w:hAnsi="Times New Roman" w:eastAsia="宋体" w:cs="Times New Roman"/>
                <w:bCs/>
                <w:szCs w:val="21"/>
              </w:rPr>
              <w:t>1</w:t>
            </w:r>
          </w:p>
        </w:tc>
        <w:tc>
          <w:tcPr>
            <w:tcW w:w="1485" w:type="dxa"/>
            <w:vMerge w:val="restart"/>
            <w:vAlign w:val="center"/>
          </w:tcPr>
          <w:p w14:paraId="70083998">
            <w:pPr>
              <w:jc w:val="center"/>
              <w:rPr>
                <w:rFonts w:ascii="Times New Roman" w:hAnsi="Times New Roman" w:eastAsia="宋体" w:cs="Times New Roman"/>
                <w:bCs/>
                <w:szCs w:val="21"/>
              </w:rPr>
            </w:pPr>
            <w:r>
              <w:rPr>
                <w:rFonts w:hint="eastAsia" w:ascii="Times New Roman" w:hAnsi="Times New Roman" w:eastAsia="宋体" w:cs="Times New Roman"/>
                <w:bCs/>
                <w:szCs w:val="21"/>
              </w:rPr>
              <w:t>PLAN-2021</w:t>
            </w:r>
            <w:r>
              <w:rPr>
                <w:rFonts w:ascii="Times New Roman" w:hAnsi="Times New Roman" w:eastAsia="宋体" w:cs="Times New Roman"/>
                <w:bCs/>
                <w:szCs w:val="21"/>
              </w:rPr>
              <w:t>***</w:t>
            </w:r>
          </w:p>
        </w:tc>
        <w:tc>
          <w:tcPr>
            <w:tcW w:w="1147" w:type="dxa"/>
            <w:vAlign w:val="center"/>
          </w:tcPr>
          <w:p w14:paraId="07A65FA5">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r>
              <w:rPr>
                <w:rFonts w:ascii="Times New Roman" w:hAnsi="Times New Roman" w:eastAsia="宋体" w:cs="Times New Roman"/>
                <w:bCs/>
                <w:szCs w:val="21"/>
              </w:rPr>
              <w:t>**</w:t>
            </w:r>
            <w:r>
              <w:rPr>
                <w:rFonts w:hint="eastAsia" w:ascii="Times New Roman" w:hAnsi="Times New Roman" w:eastAsia="宋体" w:cs="Times New Roman"/>
                <w:bCs/>
                <w:szCs w:val="21"/>
              </w:rPr>
              <w:t>（填写相关内容）</w:t>
            </w:r>
          </w:p>
        </w:tc>
        <w:tc>
          <w:tcPr>
            <w:tcW w:w="703" w:type="dxa"/>
            <w:vAlign w:val="center"/>
          </w:tcPr>
          <w:p w14:paraId="38CAC5A0">
            <w:pPr>
              <w:jc w:val="center"/>
              <w:rPr>
                <w:rFonts w:hint="eastAsia" w:ascii="Times New Roman" w:hAnsi="Times New Roman" w:eastAsia="宋体" w:cs="Times New Roman"/>
                <w:bCs/>
                <w:szCs w:val="21"/>
              </w:rPr>
            </w:pPr>
          </w:p>
        </w:tc>
        <w:tc>
          <w:tcPr>
            <w:tcW w:w="703" w:type="dxa"/>
            <w:vAlign w:val="center"/>
          </w:tcPr>
          <w:p w14:paraId="39FF423F">
            <w:pPr>
              <w:jc w:val="center"/>
              <w:rPr>
                <w:rFonts w:ascii="Times New Roman" w:hAnsi="Times New Roman" w:eastAsia="宋体" w:cs="Times New Roman"/>
                <w:bCs/>
                <w:szCs w:val="21"/>
              </w:rPr>
            </w:pPr>
          </w:p>
        </w:tc>
        <w:tc>
          <w:tcPr>
            <w:tcW w:w="612" w:type="dxa"/>
            <w:vAlign w:val="center"/>
          </w:tcPr>
          <w:p w14:paraId="59092BFF">
            <w:pPr>
              <w:jc w:val="center"/>
              <w:rPr>
                <w:rFonts w:ascii="Times New Roman" w:hAnsi="Times New Roman" w:eastAsia="宋体" w:cs="Times New Roman"/>
                <w:bCs/>
                <w:szCs w:val="21"/>
              </w:rPr>
            </w:pPr>
          </w:p>
        </w:tc>
        <w:tc>
          <w:tcPr>
            <w:tcW w:w="726" w:type="dxa"/>
            <w:vAlign w:val="center"/>
          </w:tcPr>
          <w:p w14:paraId="18D8C33D">
            <w:pPr>
              <w:jc w:val="center"/>
              <w:rPr>
                <w:rFonts w:ascii="Times New Roman" w:hAnsi="Times New Roman" w:eastAsia="宋体" w:cs="Times New Roman"/>
                <w:bCs/>
                <w:szCs w:val="21"/>
              </w:rPr>
            </w:pPr>
          </w:p>
        </w:tc>
        <w:tc>
          <w:tcPr>
            <w:tcW w:w="462" w:type="dxa"/>
            <w:vAlign w:val="center"/>
          </w:tcPr>
          <w:p w14:paraId="797B5F56">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427" w:type="dxa"/>
            <w:vAlign w:val="center"/>
          </w:tcPr>
          <w:p w14:paraId="2998FB84">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571" w:type="dxa"/>
            <w:vAlign w:val="center"/>
          </w:tcPr>
          <w:p w14:paraId="41CD934A">
            <w:pPr>
              <w:jc w:val="center"/>
              <w:rPr>
                <w:rFonts w:ascii="Times New Roman" w:hAnsi="Times New Roman" w:eastAsia="宋体" w:cs="Times New Roman"/>
                <w:bCs/>
                <w:szCs w:val="21"/>
              </w:rPr>
            </w:pPr>
          </w:p>
        </w:tc>
        <w:tc>
          <w:tcPr>
            <w:tcW w:w="563" w:type="dxa"/>
            <w:vAlign w:val="center"/>
          </w:tcPr>
          <w:p w14:paraId="5B376D3D">
            <w:pPr>
              <w:jc w:val="center"/>
              <w:rPr>
                <w:rFonts w:ascii="Times New Roman" w:hAnsi="Times New Roman" w:eastAsia="宋体" w:cs="Times New Roman"/>
                <w:bCs/>
                <w:szCs w:val="21"/>
              </w:rPr>
            </w:pPr>
          </w:p>
        </w:tc>
        <w:tc>
          <w:tcPr>
            <w:tcW w:w="703" w:type="dxa"/>
            <w:vMerge w:val="restart"/>
            <w:vAlign w:val="center"/>
          </w:tcPr>
          <w:p w14:paraId="4B0392A2">
            <w:pPr>
              <w:jc w:val="center"/>
              <w:rPr>
                <w:rFonts w:ascii="Times New Roman" w:hAnsi="Times New Roman" w:eastAsia="宋体" w:cs="Times New Roman"/>
                <w:b/>
                <w:bCs/>
                <w:szCs w:val="21"/>
              </w:rPr>
            </w:pPr>
            <w:r>
              <w:rPr>
                <w:rFonts w:ascii="Times New Roman" w:hAnsi="Times New Roman" w:eastAsia="宋体" w:cs="Times New Roman"/>
                <w:bCs/>
                <w:szCs w:val="21"/>
              </w:rPr>
              <w:t>******</w:t>
            </w:r>
          </w:p>
        </w:tc>
      </w:tr>
      <w:tr w14:paraId="5272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7FE995CB">
            <w:pPr>
              <w:jc w:val="center"/>
              <w:rPr>
                <w:rFonts w:ascii="Times New Roman" w:hAnsi="Times New Roman" w:eastAsia="宋体" w:cs="Times New Roman"/>
                <w:bCs/>
                <w:szCs w:val="21"/>
              </w:rPr>
            </w:pPr>
            <w:r>
              <w:rPr>
                <w:rFonts w:hint="eastAsia" w:ascii="Times New Roman" w:hAnsi="Times New Roman" w:eastAsia="宋体" w:cs="Times New Roman"/>
                <w:bCs/>
                <w:szCs w:val="21"/>
              </w:rPr>
              <w:t>2</w:t>
            </w:r>
          </w:p>
        </w:tc>
        <w:tc>
          <w:tcPr>
            <w:tcW w:w="1485" w:type="dxa"/>
            <w:vMerge w:val="continue"/>
            <w:vAlign w:val="center"/>
          </w:tcPr>
          <w:p w14:paraId="7C1CA166">
            <w:pPr>
              <w:jc w:val="center"/>
              <w:rPr>
                <w:rFonts w:ascii="Times New Roman" w:hAnsi="Times New Roman" w:eastAsia="宋体" w:cs="Times New Roman"/>
                <w:bCs/>
                <w:szCs w:val="21"/>
              </w:rPr>
            </w:pPr>
          </w:p>
        </w:tc>
        <w:tc>
          <w:tcPr>
            <w:tcW w:w="1147" w:type="dxa"/>
            <w:vAlign w:val="center"/>
          </w:tcPr>
          <w:p w14:paraId="72368A49">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r>
              <w:rPr>
                <w:rFonts w:ascii="Times New Roman" w:hAnsi="Times New Roman" w:eastAsia="宋体" w:cs="Times New Roman"/>
                <w:bCs/>
                <w:szCs w:val="21"/>
              </w:rPr>
              <w:t>**</w:t>
            </w:r>
          </w:p>
        </w:tc>
        <w:tc>
          <w:tcPr>
            <w:tcW w:w="703" w:type="dxa"/>
            <w:vAlign w:val="center"/>
          </w:tcPr>
          <w:p w14:paraId="523686D8">
            <w:pPr>
              <w:jc w:val="center"/>
              <w:rPr>
                <w:rFonts w:hint="eastAsia" w:ascii="Times New Roman" w:hAnsi="Times New Roman" w:eastAsia="宋体" w:cs="Times New Roman"/>
                <w:bCs/>
                <w:szCs w:val="21"/>
              </w:rPr>
            </w:pPr>
          </w:p>
        </w:tc>
        <w:tc>
          <w:tcPr>
            <w:tcW w:w="703" w:type="dxa"/>
            <w:vAlign w:val="center"/>
          </w:tcPr>
          <w:p w14:paraId="2A31F568">
            <w:pPr>
              <w:jc w:val="center"/>
              <w:rPr>
                <w:rFonts w:ascii="Times New Roman" w:hAnsi="Times New Roman" w:eastAsia="宋体" w:cs="Times New Roman"/>
                <w:bCs/>
                <w:szCs w:val="21"/>
              </w:rPr>
            </w:pPr>
          </w:p>
        </w:tc>
        <w:tc>
          <w:tcPr>
            <w:tcW w:w="612" w:type="dxa"/>
            <w:vAlign w:val="center"/>
          </w:tcPr>
          <w:p w14:paraId="363125F6">
            <w:pPr>
              <w:jc w:val="center"/>
              <w:rPr>
                <w:rFonts w:ascii="Times New Roman" w:hAnsi="Times New Roman" w:eastAsia="宋体" w:cs="Times New Roman"/>
                <w:bCs/>
                <w:szCs w:val="21"/>
              </w:rPr>
            </w:pPr>
          </w:p>
        </w:tc>
        <w:tc>
          <w:tcPr>
            <w:tcW w:w="726" w:type="dxa"/>
            <w:vAlign w:val="center"/>
          </w:tcPr>
          <w:p w14:paraId="739A3075">
            <w:pPr>
              <w:jc w:val="center"/>
              <w:rPr>
                <w:rFonts w:ascii="Times New Roman" w:hAnsi="Times New Roman" w:eastAsia="宋体" w:cs="Times New Roman"/>
                <w:bCs/>
                <w:szCs w:val="21"/>
              </w:rPr>
            </w:pPr>
          </w:p>
        </w:tc>
        <w:tc>
          <w:tcPr>
            <w:tcW w:w="462" w:type="dxa"/>
            <w:vAlign w:val="center"/>
          </w:tcPr>
          <w:p w14:paraId="33988A4C">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427" w:type="dxa"/>
            <w:vAlign w:val="center"/>
          </w:tcPr>
          <w:p w14:paraId="4994E9C7">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571" w:type="dxa"/>
            <w:vAlign w:val="center"/>
          </w:tcPr>
          <w:p w14:paraId="6B1928B4">
            <w:pPr>
              <w:jc w:val="center"/>
              <w:rPr>
                <w:rFonts w:ascii="Times New Roman" w:hAnsi="Times New Roman" w:eastAsia="宋体" w:cs="Times New Roman"/>
                <w:bCs/>
                <w:szCs w:val="21"/>
              </w:rPr>
            </w:pPr>
          </w:p>
        </w:tc>
        <w:tc>
          <w:tcPr>
            <w:tcW w:w="563" w:type="dxa"/>
            <w:vAlign w:val="center"/>
          </w:tcPr>
          <w:p w14:paraId="4E39253A">
            <w:pPr>
              <w:jc w:val="center"/>
              <w:rPr>
                <w:rFonts w:ascii="Times New Roman" w:hAnsi="Times New Roman" w:eastAsia="宋体" w:cs="Times New Roman"/>
                <w:bCs/>
                <w:szCs w:val="21"/>
              </w:rPr>
            </w:pPr>
          </w:p>
        </w:tc>
        <w:tc>
          <w:tcPr>
            <w:tcW w:w="703" w:type="dxa"/>
            <w:vMerge w:val="continue"/>
            <w:vAlign w:val="center"/>
          </w:tcPr>
          <w:p w14:paraId="37BC3839">
            <w:pPr>
              <w:jc w:val="center"/>
              <w:rPr>
                <w:rFonts w:ascii="Times New Roman" w:hAnsi="Times New Roman" w:eastAsia="宋体" w:cs="Times New Roman"/>
                <w:b/>
                <w:bCs/>
                <w:color w:val="FF0000"/>
                <w:szCs w:val="21"/>
              </w:rPr>
            </w:pPr>
          </w:p>
        </w:tc>
      </w:tr>
      <w:tr w14:paraId="486E0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030D20A9">
            <w:pPr>
              <w:jc w:val="center"/>
              <w:rPr>
                <w:rFonts w:ascii="Times New Roman" w:hAnsi="Times New Roman" w:eastAsia="宋体" w:cs="Times New Roman"/>
                <w:bCs/>
                <w:szCs w:val="21"/>
              </w:rPr>
            </w:pPr>
            <w:r>
              <w:rPr>
                <w:rFonts w:hint="eastAsia" w:ascii="Times New Roman" w:hAnsi="Times New Roman" w:eastAsia="宋体" w:cs="Times New Roman"/>
                <w:bCs/>
                <w:szCs w:val="21"/>
              </w:rPr>
              <w:t>3</w:t>
            </w:r>
          </w:p>
        </w:tc>
        <w:tc>
          <w:tcPr>
            <w:tcW w:w="1485" w:type="dxa"/>
            <w:vMerge w:val="continue"/>
            <w:vAlign w:val="center"/>
          </w:tcPr>
          <w:p w14:paraId="207EAFF5">
            <w:pPr>
              <w:jc w:val="center"/>
              <w:rPr>
                <w:rFonts w:ascii="Times New Roman" w:hAnsi="Times New Roman" w:eastAsia="宋体" w:cs="Times New Roman"/>
                <w:bCs/>
                <w:szCs w:val="21"/>
              </w:rPr>
            </w:pPr>
          </w:p>
        </w:tc>
        <w:tc>
          <w:tcPr>
            <w:tcW w:w="1147" w:type="dxa"/>
            <w:vAlign w:val="center"/>
          </w:tcPr>
          <w:p w14:paraId="692178B3">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r>
              <w:rPr>
                <w:rFonts w:ascii="Times New Roman" w:hAnsi="Times New Roman" w:eastAsia="宋体" w:cs="Times New Roman"/>
                <w:bCs/>
                <w:szCs w:val="21"/>
              </w:rPr>
              <w:t>**</w:t>
            </w:r>
          </w:p>
        </w:tc>
        <w:tc>
          <w:tcPr>
            <w:tcW w:w="703" w:type="dxa"/>
            <w:vAlign w:val="center"/>
          </w:tcPr>
          <w:p w14:paraId="6504C8BC">
            <w:pPr>
              <w:jc w:val="center"/>
              <w:rPr>
                <w:rFonts w:hint="eastAsia" w:ascii="Times New Roman" w:hAnsi="Times New Roman" w:eastAsia="宋体" w:cs="Times New Roman"/>
                <w:bCs/>
                <w:szCs w:val="21"/>
              </w:rPr>
            </w:pPr>
          </w:p>
        </w:tc>
        <w:tc>
          <w:tcPr>
            <w:tcW w:w="703" w:type="dxa"/>
            <w:vAlign w:val="center"/>
          </w:tcPr>
          <w:p w14:paraId="08123B7D">
            <w:pPr>
              <w:jc w:val="center"/>
              <w:rPr>
                <w:rFonts w:ascii="Times New Roman" w:hAnsi="Times New Roman" w:eastAsia="宋体" w:cs="Times New Roman"/>
                <w:bCs/>
                <w:szCs w:val="21"/>
              </w:rPr>
            </w:pPr>
          </w:p>
        </w:tc>
        <w:tc>
          <w:tcPr>
            <w:tcW w:w="612" w:type="dxa"/>
            <w:vAlign w:val="center"/>
          </w:tcPr>
          <w:p w14:paraId="01239F87">
            <w:pPr>
              <w:jc w:val="center"/>
              <w:rPr>
                <w:rFonts w:ascii="Times New Roman" w:hAnsi="Times New Roman" w:eastAsia="宋体" w:cs="Times New Roman"/>
                <w:bCs/>
                <w:szCs w:val="21"/>
              </w:rPr>
            </w:pPr>
          </w:p>
        </w:tc>
        <w:tc>
          <w:tcPr>
            <w:tcW w:w="726" w:type="dxa"/>
            <w:vAlign w:val="center"/>
          </w:tcPr>
          <w:p w14:paraId="342E87B1">
            <w:pPr>
              <w:jc w:val="center"/>
              <w:rPr>
                <w:rFonts w:ascii="Times New Roman" w:hAnsi="Times New Roman" w:eastAsia="宋体" w:cs="Times New Roman"/>
                <w:bCs/>
                <w:szCs w:val="21"/>
              </w:rPr>
            </w:pPr>
          </w:p>
        </w:tc>
        <w:tc>
          <w:tcPr>
            <w:tcW w:w="462" w:type="dxa"/>
            <w:vAlign w:val="center"/>
          </w:tcPr>
          <w:p w14:paraId="27C8EB21">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427" w:type="dxa"/>
            <w:vAlign w:val="center"/>
          </w:tcPr>
          <w:p w14:paraId="25FCAFAB">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571" w:type="dxa"/>
            <w:vAlign w:val="center"/>
          </w:tcPr>
          <w:p w14:paraId="6D73CD8C">
            <w:pPr>
              <w:jc w:val="center"/>
              <w:rPr>
                <w:rFonts w:ascii="Times New Roman" w:hAnsi="Times New Roman" w:eastAsia="宋体" w:cs="Times New Roman"/>
                <w:bCs/>
                <w:szCs w:val="21"/>
              </w:rPr>
            </w:pPr>
          </w:p>
        </w:tc>
        <w:tc>
          <w:tcPr>
            <w:tcW w:w="563" w:type="dxa"/>
            <w:vAlign w:val="center"/>
          </w:tcPr>
          <w:p w14:paraId="0A5BE98B">
            <w:pPr>
              <w:jc w:val="center"/>
              <w:rPr>
                <w:rFonts w:ascii="Times New Roman" w:hAnsi="Times New Roman" w:eastAsia="宋体" w:cs="Times New Roman"/>
                <w:bCs/>
                <w:szCs w:val="21"/>
              </w:rPr>
            </w:pPr>
          </w:p>
        </w:tc>
        <w:tc>
          <w:tcPr>
            <w:tcW w:w="703" w:type="dxa"/>
            <w:vMerge w:val="continue"/>
            <w:vAlign w:val="center"/>
          </w:tcPr>
          <w:p w14:paraId="17EF0CB5">
            <w:pPr>
              <w:jc w:val="center"/>
              <w:rPr>
                <w:rFonts w:ascii="Times New Roman" w:hAnsi="Times New Roman" w:eastAsia="宋体" w:cs="Times New Roman"/>
                <w:b/>
                <w:bCs/>
                <w:szCs w:val="21"/>
              </w:rPr>
            </w:pPr>
          </w:p>
        </w:tc>
      </w:tr>
      <w:tr w14:paraId="24676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57DD28BE">
            <w:pPr>
              <w:jc w:val="center"/>
              <w:rPr>
                <w:rFonts w:ascii="Times New Roman" w:hAnsi="Times New Roman" w:eastAsia="宋体" w:cs="Times New Roman"/>
                <w:bCs/>
                <w:szCs w:val="21"/>
              </w:rPr>
            </w:pPr>
            <w:r>
              <w:rPr>
                <w:rFonts w:hint="eastAsia" w:ascii="Times New Roman" w:hAnsi="Times New Roman" w:eastAsia="宋体" w:cs="Times New Roman"/>
                <w:bCs/>
                <w:szCs w:val="21"/>
              </w:rPr>
              <w:t>4</w:t>
            </w:r>
          </w:p>
        </w:tc>
        <w:tc>
          <w:tcPr>
            <w:tcW w:w="1485" w:type="dxa"/>
            <w:vMerge w:val="continue"/>
            <w:vAlign w:val="center"/>
          </w:tcPr>
          <w:p w14:paraId="4DD4D728">
            <w:pPr>
              <w:jc w:val="center"/>
              <w:rPr>
                <w:rFonts w:ascii="Times New Roman" w:hAnsi="Times New Roman" w:eastAsia="宋体" w:cs="Times New Roman"/>
                <w:bCs/>
                <w:szCs w:val="21"/>
              </w:rPr>
            </w:pPr>
          </w:p>
        </w:tc>
        <w:tc>
          <w:tcPr>
            <w:tcW w:w="1147" w:type="dxa"/>
            <w:vAlign w:val="center"/>
          </w:tcPr>
          <w:p w14:paraId="5C6FDBD4">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r>
              <w:rPr>
                <w:rFonts w:ascii="Times New Roman" w:hAnsi="Times New Roman" w:eastAsia="宋体" w:cs="Times New Roman"/>
                <w:bCs/>
                <w:szCs w:val="21"/>
              </w:rPr>
              <w:t>**</w:t>
            </w:r>
          </w:p>
        </w:tc>
        <w:tc>
          <w:tcPr>
            <w:tcW w:w="703" w:type="dxa"/>
            <w:vAlign w:val="center"/>
          </w:tcPr>
          <w:p w14:paraId="1536CC29">
            <w:pPr>
              <w:jc w:val="center"/>
              <w:rPr>
                <w:rFonts w:hint="eastAsia" w:ascii="Times New Roman" w:hAnsi="Times New Roman" w:eastAsia="宋体" w:cs="Times New Roman"/>
                <w:bCs/>
                <w:szCs w:val="21"/>
              </w:rPr>
            </w:pPr>
          </w:p>
        </w:tc>
        <w:tc>
          <w:tcPr>
            <w:tcW w:w="703" w:type="dxa"/>
            <w:vAlign w:val="center"/>
          </w:tcPr>
          <w:p w14:paraId="59863C28">
            <w:pPr>
              <w:jc w:val="center"/>
              <w:rPr>
                <w:rFonts w:ascii="Times New Roman" w:hAnsi="Times New Roman" w:eastAsia="宋体" w:cs="Times New Roman"/>
                <w:bCs/>
                <w:szCs w:val="21"/>
              </w:rPr>
            </w:pPr>
          </w:p>
        </w:tc>
        <w:tc>
          <w:tcPr>
            <w:tcW w:w="612" w:type="dxa"/>
            <w:vAlign w:val="center"/>
          </w:tcPr>
          <w:p w14:paraId="40EF27BA">
            <w:pPr>
              <w:jc w:val="center"/>
              <w:rPr>
                <w:rFonts w:ascii="Times New Roman" w:hAnsi="Times New Roman" w:eastAsia="宋体" w:cs="Times New Roman"/>
                <w:bCs/>
                <w:szCs w:val="21"/>
              </w:rPr>
            </w:pPr>
          </w:p>
        </w:tc>
        <w:tc>
          <w:tcPr>
            <w:tcW w:w="726" w:type="dxa"/>
            <w:vAlign w:val="center"/>
          </w:tcPr>
          <w:p w14:paraId="2A9D8160">
            <w:pPr>
              <w:jc w:val="center"/>
              <w:rPr>
                <w:rFonts w:ascii="Times New Roman" w:hAnsi="Times New Roman" w:eastAsia="宋体" w:cs="Times New Roman"/>
                <w:bCs/>
                <w:szCs w:val="21"/>
              </w:rPr>
            </w:pPr>
          </w:p>
        </w:tc>
        <w:tc>
          <w:tcPr>
            <w:tcW w:w="462" w:type="dxa"/>
            <w:vAlign w:val="center"/>
          </w:tcPr>
          <w:p w14:paraId="78FD92A1">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427" w:type="dxa"/>
            <w:vAlign w:val="center"/>
          </w:tcPr>
          <w:p w14:paraId="1BDEAFB2">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571" w:type="dxa"/>
            <w:vAlign w:val="center"/>
          </w:tcPr>
          <w:p w14:paraId="344061E4">
            <w:pPr>
              <w:jc w:val="center"/>
              <w:rPr>
                <w:rFonts w:ascii="Times New Roman" w:hAnsi="Times New Roman" w:eastAsia="宋体" w:cs="Times New Roman"/>
                <w:bCs/>
                <w:szCs w:val="21"/>
              </w:rPr>
            </w:pPr>
          </w:p>
        </w:tc>
        <w:tc>
          <w:tcPr>
            <w:tcW w:w="563" w:type="dxa"/>
            <w:vAlign w:val="center"/>
          </w:tcPr>
          <w:p w14:paraId="11310325">
            <w:pPr>
              <w:jc w:val="center"/>
              <w:rPr>
                <w:rFonts w:ascii="Times New Roman" w:hAnsi="Times New Roman" w:eastAsia="宋体" w:cs="Times New Roman"/>
                <w:bCs/>
                <w:szCs w:val="21"/>
              </w:rPr>
            </w:pPr>
          </w:p>
        </w:tc>
        <w:tc>
          <w:tcPr>
            <w:tcW w:w="703" w:type="dxa"/>
            <w:vMerge w:val="continue"/>
            <w:vAlign w:val="center"/>
          </w:tcPr>
          <w:p w14:paraId="279826C7">
            <w:pPr>
              <w:jc w:val="center"/>
              <w:rPr>
                <w:rFonts w:ascii="Times New Roman" w:hAnsi="Times New Roman" w:eastAsia="宋体" w:cs="Times New Roman"/>
                <w:b/>
                <w:bCs/>
                <w:szCs w:val="21"/>
              </w:rPr>
            </w:pPr>
          </w:p>
        </w:tc>
      </w:tr>
      <w:tr w14:paraId="5CE71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24B677C2">
            <w:pPr>
              <w:jc w:val="center"/>
              <w:rPr>
                <w:rFonts w:ascii="Times New Roman" w:hAnsi="Times New Roman" w:eastAsia="宋体" w:cs="Times New Roman"/>
                <w:bCs/>
                <w:szCs w:val="21"/>
              </w:rPr>
            </w:pPr>
            <w:r>
              <w:rPr>
                <w:rFonts w:ascii="Times New Roman" w:hAnsi="Times New Roman" w:eastAsia="宋体" w:cs="Times New Roman"/>
                <w:bCs/>
                <w:szCs w:val="21"/>
              </w:rPr>
              <w:t>5</w:t>
            </w:r>
          </w:p>
        </w:tc>
        <w:tc>
          <w:tcPr>
            <w:tcW w:w="1485" w:type="dxa"/>
            <w:vMerge w:val="continue"/>
            <w:vAlign w:val="center"/>
          </w:tcPr>
          <w:p w14:paraId="43006C97">
            <w:pPr>
              <w:jc w:val="center"/>
              <w:rPr>
                <w:rFonts w:ascii="Times New Roman" w:hAnsi="Times New Roman" w:eastAsia="宋体" w:cs="Times New Roman"/>
                <w:bCs/>
                <w:szCs w:val="21"/>
              </w:rPr>
            </w:pPr>
          </w:p>
        </w:tc>
        <w:tc>
          <w:tcPr>
            <w:tcW w:w="1147" w:type="dxa"/>
            <w:vAlign w:val="center"/>
          </w:tcPr>
          <w:p w14:paraId="13994FA6">
            <w:pPr>
              <w:jc w:val="center"/>
              <w:rPr>
                <w:rFonts w:ascii="Times New Roman" w:hAnsi="Times New Roman" w:eastAsia="宋体" w:cs="Times New Roman"/>
                <w:bCs/>
                <w:szCs w:val="21"/>
              </w:rPr>
            </w:pPr>
            <w:r>
              <w:rPr>
                <w:rFonts w:hint="eastAsia" w:ascii="宋体" w:hAnsi="宋体" w:eastAsia="宋体" w:cs="Times New Roman"/>
                <w:bCs/>
                <w:szCs w:val="21"/>
              </w:rPr>
              <w:t>……</w:t>
            </w:r>
          </w:p>
        </w:tc>
        <w:tc>
          <w:tcPr>
            <w:tcW w:w="703" w:type="dxa"/>
            <w:vAlign w:val="center"/>
          </w:tcPr>
          <w:p w14:paraId="510D5B44">
            <w:pPr>
              <w:jc w:val="center"/>
              <w:rPr>
                <w:rFonts w:hint="eastAsia" w:ascii="宋体" w:hAnsi="宋体" w:eastAsia="宋体" w:cs="Times New Roman"/>
                <w:bCs/>
                <w:szCs w:val="21"/>
              </w:rPr>
            </w:pPr>
          </w:p>
        </w:tc>
        <w:tc>
          <w:tcPr>
            <w:tcW w:w="703" w:type="dxa"/>
            <w:vAlign w:val="center"/>
          </w:tcPr>
          <w:p w14:paraId="5A842126">
            <w:pPr>
              <w:jc w:val="center"/>
              <w:rPr>
                <w:rFonts w:ascii="Times New Roman" w:hAnsi="Times New Roman" w:eastAsia="宋体" w:cs="Times New Roman"/>
                <w:bCs/>
                <w:szCs w:val="21"/>
              </w:rPr>
            </w:pPr>
          </w:p>
        </w:tc>
        <w:tc>
          <w:tcPr>
            <w:tcW w:w="612" w:type="dxa"/>
            <w:vAlign w:val="center"/>
          </w:tcPr>
          <w:p w14:paraId="0F64F161">
            <w:pPr>
              <w:jc w:val="center"/>
              <w:rPr>
                <w:rFonts w:ascii="Times New Roman" w:hAnsi="Times New Roman" w:eastAsia="宋体" w:cs="Times New Roman"/>
                <w:bCs/>
                <w:szCs w:val="21"/>
              </w:rPr>
            </w:pPr>
          </w:p>
        </w:tc>
        <w:tc>
          <w:tcPr>
            <w:tcW w:w="726" w:type="dxa"/>
            <w:vAlign w:val="center"/>
          </w:tcPr>
          <w:p w14:paraId="2951EE9A">
            <w:pPr>
              <w:jc w:val="center"/>
              <w:rPr>
                <w:rFonts w:ascii="Times New Roman" w:hAnsi="Times New Roman" w:eastAsia="宋体" w:cs="Times New Roman"/>
                <w:bCs/>
                <w:szCs w:val="21"/>
              </w:rPr>
            </w:pPr>
          </w:p>
        </w:tc>
        <w:tc>
          <w:tcPr>
            <w:tcW w:w="462" w:type="dxa"/>
            <w:vAlign w:val="center"/>
          </w:tcPr>
          <w:p w14:paraId="0FA23F96">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427" w:type="dxa"/>
            <w:vAlign w:val="center"/>
          </w:tcPr>
          <w:p w14:paraId="07969680">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571" w:type="dxa"/>
            <w:vAlign w:val="center"/>
          </w:tcPr>
          <w:p w14:paraId="77B5CF90">
            <w:pPr>
              <w:jc w:val="center"/>
              <w:rPr>
                <w:rFonts w:ascii="Times New Roman" w:hAnsi="Times New Roman" w:eastAsia="宋体" w:cs="Times New Roman"/>
                <w:bCs/>
                <w:szCs w:val="21"/>
              </w:rPr>
            </w:pPr>
          </w:p>
        </w:tc>
        <w:tc>
          <w:tcPr>
            <w:tcW w:w="563" w:type="dxa"/>
            <w:vAlign w:val="center"/>
          </w:tcPr>
          <w:p w14:paraId="6912BAB1">
            <w:pPr>
              <w:jc w:val="center"/>
              <w:rPr>
                <w:rFonts w:ascii="Times New Roman" w:hAnsi="Times New Roman" w:eastAsia="宋体" w:cs="Times New Roman"/>
                <w:bCs/>
                <w:szCs w:val="21"/>
              </w:rPr>
            </w:pPr>
          </w:p>
        </w:tc>
        <w:tc>
          <w:tcPr>
            <w:tcW w:w="703" w:type="dxa"/>
            <w:vMerge w:val="continue"/>
            <w:vAlign w:val="center"/>
          </w:tcPr>
          <w:p w14:paraId="23308092">
            <w:pPr>
              <w:jc w:val="center"/>
              <w:rPr>
                <w:rFonts w:ascii="Times New Roman" w:hAnsi="Times New Roman" w:eastAsia="宋体" w:cs="Times New Roman"/>
                <w:b/>
                <w:bCs/>
                <w:color w:val="FF0000"/>
                <w:szCs w:val="21"/>
              </w:rPr>
            </w:pPr>
          </w:p>
        </w:tc>
      </w:tr>
      <w:tr w14:paraId="625F7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529" w:type="dxa"/>
            <w:gridSpan w:val="12"/>
            <w:vAlign w:val="center"/>
          </w:tcPr>
          <w:p w14:paraId="7AF5D132">
            <w:pPr>
              <w:jc w:val="left"/>
              <w:rPr>
                <w:rFonts w:hint="eastAsia" w:ascii="Times New Roman" w:hAnsi="Times New Roman" w:eastAsia="宋体" w:cs="Times New Roman"/>
                <w:bCs/>
                <w:szCs w:val="21"/>
              </w:rPr>
            </w:pPr>
            <w:r>
              <w:rPr>
                <w:rFonts w:hint="eastAsia" w:ascii="Times New Roman" w:hAnsi="Times New Roman" w:eastAsia="宋体" w:cs="Times New Roman"/>
                <w:bCs/>
                <w:szCs w:val="21"/>
              </w:rPr>
              <w:t>合计（即投标总价；币种：人民币；单位：元） 小写：            大写：</w:t>
            </w:r>
          </w:p>
        </w:tc>
      </w:tr>
    </w:tbl>
    <w:p w14:paraId="6B8EFDB0">
      <w:pPr>
        <w:ind w:firstLine="482" w:firstLineChars="200"/>
        <w:rPr>
          <w:rFonts w:hint="eastAsia" w:ascii="宋体" w:hAnsi="宋体"/>
          <w:b/>
          <w:sz w:val="24"/>
        </w:rPr>
      </w:pPr>
    </w:p>
    <w:p w14:paraId="07F29456">
      <w:pPr>
        <w:ind w:firstLine="482" w:firstLineChars="200"/>
        <w:rPr>
          <w:rFonts w:ascii="宋体" w:hAnsi="宋体"/>
          <w:b/>
          <w:sz w:val="24"/>
        </w:rPr>
      </w:pPr>
      <w:r>
        <w:rPr>
          <w:rFonts w:hint="eastAsia" w:ascii="宋体" w:hAnsi="宋体"/>
          <w:b/>
          <w:sz w:val="24"/>
        </w:rPr>
        <w:t>注：1.本表可按同样格式扩展。</w:t>
      </w:r>
    </w:p>
    <w:p w14:paraId="4E176051">
      <w:pPr>
        <w:ind w:firstLine="472" w:firstLineChars="196"/>
        <w:rPr>
          <w:rFonts w:hint="default" w:ascii="宋体" w:hAnsi="宋体" w:eastAsia="宋体"/>
          <w:b/>
          <w:sz w:val="24"/>
          <w:lang w:val="en-US" w:eastAsia="zh-CN"/>
        </w:rPr>
      </w:pPr>
      <w:r>
        <w:rPr>
          <w:rFonts w:hint="eastAsia" w:ascii="宋体" w:hAnsi="宋体"/>
          <w:b/>
          <w:sz w:val="24"/>
        </w:rPr>
        <w:t>2</w:t>
      </w:r>
      <w:r>
        <w:rPr>
          <w:rFonts w:ascii="宋体" w:hAnsi="宋体"/>
          <w:b/>
          <w:sz w:val="24"/>
        </w:rPr>
        <w:t>.</w:t>
      </w:r>
      <w:r>
        <w:rPr>
          <w:rFonts w:hint="eastAsia" w:ascii="宋体" w:hAnsi="宋体"/>
          <w:b/>
          <w:sz w:val="24"/>
          <w:lang w:eastAsia="zh-CN"/>
        </w:rPr>
        <w:t>“</w:t>
      </w:r>
      <w:r>
        <w:rPr>
          <w:rFonts w:hint="eastAsia" w:ascii="宋体" w:hAnsi="宋体"/>
          <w:b/>
          <w:sz w:val="24"/>
          <w:lang w:val="en-US" w:eastAsia="zh-CN"/>
        </w:rPr>
        <w:t>品牌</w:t>
      </w:r>
      <w:r>
        <w:rPr>
          <w:rFonts w:hint="eastAsia" w:ascii="宋体" w:hAnsi="宋体"/>
          <w:b/>
          <w:sz w:val="24"/>
          <w:lang w:eastAsia="zh-CN"/>
        </w:rPr>
        <w:t>”</w:t>
      </w:r>
      <w:r>
        <w:rPr>
          <w:rFonts w:hint="eastAsia" w:ascii="宋体" w:hAnsi="宋体"/>
          <w:b/>
          <w:sz w:val="24"/>
          <w:lang w:val="en-US" w:eastAsia="zh-CN"/>
        </w:rPr>
        <w:t>可以与商标一致，也可以填写便于区分其他公司商品的制造商简称或者制造商认可的品牌名称</w:t>
      </w:r>
      <w:r>
        <w:rPr>
          <w:rFonts w:hint="eastAsia" w:ascii="宋体" w:hAnsi="宋体"/>
          <w:b/>
          <w:sz w:val="24"/>
        </w:rPr>
        <w:t>。此类填写错误或缺漏的不利后果由供应商承担。经评审委员会认定，在使用综合评分法的项目中一项此类填写错误或缺漏将按照一项普通招标技术要求（一般参数/普通参数）负偏离扣分处理。</w:t>
      </w:r>
    </w:p>
    <w:p w14:paraId="13AC09C9">
      <w:pPr>
        <w:ind w:firstLine="472" w:firstLineChars="196"/>
        <w:rPr>
          <w:rFonts w:hint="eastAsia"/>
          <w:b/>
          <w:sz w:val="24"/>
        </w:rPr>
      </w:pPr>
      <w:r>
        <w:rPr>
          <w:rFonts w:hint="eastAsia" w:ascii="宋体" w:hAnsi="宋体"/>
          <w:b/>
          <w:sz w:val="24"/>
          <w:lang w:val="en-US" w:eastAsia="zh-CN"/>
        </w:rPr>
        <w:t>3.</w:t>
      </w:r>
      <w:r>
        <w:rPr>
          <w:rFonts w:hint="eastAsia" w:ascii="宋体" w:hAnsi="宋体"/>
          <w:b/>
          <w:sz w:val="24"/>
        </w:rPr>
        <w:t>如所投货物属于定制类的非量产货物或无具体型号的货物，可以在“规格/型号”</w:t>
      </w:r>
      <w:r>
        <w:rPr>
          <w:rFonts w:hint="eastAsia" w:ascii="宋体" w:hAnsi="宋体"/>
          <w:b/>
          <w:sz w:val="24"/>
          <w:lang w:val="en-US" w:eastAsia="zh-CN"/>
        </w:rPr>
        <w:t>栏目</w:t>
      </w:r>
      <w:r>
        <w:rPr>
          <w:rFonts w:hint="eastAsia" w:ascii="宋体" w:hAnsi="宋体"/>
          <w:b/>
          <w:sz w:val="24"/>
        </w:rPr>
        <w:t>仅填写规格信息而不填型号信息（型号信息用“定制”描述即可）；</w:t>
      </w:r>
      <w:bookmarkStart w:id="87" w:name="_Hlk73646428"/>
      <w:r>
        <w:rPr>
          <w:rFonts w:hint="eastAsia" w:ascii="宋体" w:hAnsi="宋体"/>
          <w:b/>
          <w:sz w:val="24"/>
        </w:rPr>
        <w:t>此类填写错误</w:t>
      </w:r>
      <w:r>
        <w:rPr>
          <w:rFonts w:hint="eastAsia" w:ascii="宋体" w:hAnsi="宋体"/>
          <w:b/>
          <w:sz w:val="24"/>
          <w:lang w:val="en-US" w:eastAsia="zh-CN"/>
        </w:rPr>
        <w:t>或缺漏</w:t>
      </w:r>
      <w:r>
        <w:rPr>
          <w:rFonts w:hint="eastAsia" w:ascii="宋体" w:hAnsi="宋体"/>
          <w:b/>
          <w:sz w:val="24"/>
        </w:rPr>
        <w:t>（所投货物为定制类的非量产货物但供应商却错误填报了型号）的不利后果</w:t>
      </w:r>
      <w:r>
        <w:rPr>
          <w:rFonts w:hint="eastAsia"/>
          <w:b/>
          <w:sz w:val="24"/>
        </w:rPr>
        <w:t>由供应商承担</w:t>
      </w:r>
      <w:r>
        <w:rPr>
          <w:rFonts w:hint="eastAsia"/>
          <w:b/>
          <w:sz w:val="24"/>
          <w:lang w:eastAsia="zh-CN"/>
        </w:rPr>
        <w:t>。</w:t>
      </w:r>
      <w:r>
        <w:rPr>
          <w:rFonts w:hint="eastAsia"/>
          <w:b/>
          <w:sz w:val="24"/>
        </w:rPr>
        <w:t>经评审委员会认定，在使用综合评分法的项目中一项此类填写错误</w:t>
      </w:r>
      <w:r>
        <w:rPr>
          <w:rFonts w:hint="eastAsia"/>
          <w:b/>
          <w:sz w:val="24"/>
          <w:lang w:val="en-US" w:eastAsia="zh-CN"/>
        </w:rPr>
        <w:t>或缺漏</w:t>
      </w:r>
      <w:r>
        <w:rPr>
          <w:rFonts w:hint="eastAsia"/>
          <w:b/>
          <w:sz w:val="24"/>
        </w:rPr>
        <w:t>将按照一项</w:t>
      </w:r>
      <w:r>
        <w:rPr>
          <w:rFonts w:hint="eastAsia"/>
          <w:b/>
          <w:sz w:val="24"/>
          <w:lang w:val="en-US" w:eastAsia="zh-CN"/>
        </w:rPr>
        <w:t>普通招标技术要求（一般参数/普通参数）</w:t>
      </w:r>
      <w:r>
        <w:rPr>
          <w:rFonts w:hint="eastAsia"/>
          <w:b/>
          <w:sz w:val="24"/>
        </w:rPr>
        <w:t>负偏离扣分处理。</w:t>
      </w:r>
      <w:bookmarkEnd w:id="87"/>
    </w:p>
    <w:p w14:paraId="6B6B9D83">
      <w:pPr>
        <w:ind w:firstLine="472" w:firstLineChars="196"/>
        <w:rPr>
          <w:rFonts w:ascii="宋体" w:hAnsi="宋体"/>
          <w:b/>
          <w:sz w:val="24"/>
        </w:rPr>
      </w:pPr>
      <w:r>
        <w:rPr>
          <w:rFonts w:ascii="宋体" w:hAnsi="宋体"/>
          <w:b/>
          <w:sz w:val="24"/>
        </w:rPr>
        <w:t>3</w:t>
      </w:r>
      <w:r>
        <w:rPr>
          <w:rFonts w:hint="eastAsia" w:ascii="宋体" w:hAnsi="宋体"/>
          <w:b/>
          <w:sz w:val="24"/>
        </w:rPr>
        <w:t>.“原产地”是指货物的实际生产加工地，非品牌所在地</w:t>
      </w:r>
    </w:p>
    <w:p w14:paraId="1107D0A7">
      <w:pPr>
        <w:ind w:firstLine="472" w:firstLineChars="196"/>
        <w:rPr>
          <w:rFonts w:ascii="宋体" w:hAnsi="宋体"/>
          <w:b/>
          <w:sz w:val="24"/>
        </w:rPr>
      </w:pPr>
      <w:r>
        <w:rPr>
          <w:rFonts w:ascii="宋体" w:hAnsi="宋体"/>
          <w:b/>
          <w:sz w:val="24"/>
        </w:rPr>
        <w:t>4</w:t>
      </w:r>
      <w:r>
        <w:rPr>
          <w:rFonts w:hint="eastAsia" w:ascii="宋体" w:hAnsi="宋体"/>
          <w:b/>
          <w:sz w:val="24"/>
        </w:rPr>
        <w:t>.所投货物均应填写制造商名称</w:t>
      </w:r>
      <w:r>
        <w:rPr>
          <w:rFonts w:hint="eastAsia" w:ascii="宋体" w:hAnsi="宋体"/>
          <w:b/>
          <w:sz w:val="24"/>
          <w:lang w:eastAsia="zh-CN"/>
        </w:rPr>
        <w:t>，</w:t>
      </w:r>
      <w:r>
        <w:rPr>
          <w:rFonts w:hint="eastAsia" w:ascii="宋体" w:hAnsi="宋体"/>
          <w:b/>
          <w:sz w:val="24"/>
        </w:rPr>
        <w:t>“制造商”是指产品品牌厂商，产品代工制造的，应填写接受委托生产制造的制造商。</w:t>
      </w:r>
    </w:p>
    <w:p w14:paraId="09542B3C">
      <w:pPr>
        <w:ind w:firstLine="482" w:firstLineChars="200"/>
        <w:rPr>
          <w:rFonts w:ascii="宋体" w:hAnsi="宋体"/>
          <w:b/>
          <w:sz w:val="24"/>
        </w:rPr>
      </w:pPr>
      <w:r>
        <w:rPr>
          <w:rFonts w:ascii="宋体" w:hAnsi="宋体"/>
          <w:b/>
          <w:sz w:val="24"/>
        </w:rPr>
        <w:t>5</w:t>
      </w:r>
      <w:r>
        <w:rPr>
          <w:rFonts w:hint="eastAsia" w:ascii="宋体" w:hAnsi="宋体"/>
          <w:b/>
          <w:sz w:val="24"/>
        </w:rPr>
        <w:t>.以上分项报价表的投标总价应当与开标一览表的投标总价一致。</w:t>
      </w:r>
    </w:p>
    <w:p w14:paraId="29808264">
      <w:pPr>
        <w:ind w:firstLine="482" w:firstLineChars="200"/>
        <w:rPr>
          <w:rFonts w:ascii="宋体" w:hAnsi="宋体"/>
          <w:b/>
          <w:sz w:val="24"/>
        </w:rPr>
      </w:pPr>
      <w:r>
        <w:rPr>
          <w:rFonts w:ascii="宋体" w:hAnsi="宋体"/>
          <w:b/>
          <w:sz w:val="24"/>
        </w:rPr>
        <w:t>6</w:t>
      </w:r>
      <w:r>
        <w:rPr>
          <w:rFonts w:hint="eastAsia" w:ascii="宋体" w:hAnsi="宋体"/>
          <w:b/>
          <w:sz w:val="24"/>
        </w:rPr>
        <w:t>.单价、合价和投标总价为包干价，即三者均应包含货物的价款、包装、运输、装卸、安装、调试、技术指导、培训、咨询、服务、保险、税费、检测、验收合格交付使用之前以及技术和售后服务等其他各项有关费用。</w:t>
      </w:r>
    </w:p>
    <w:p w14:paraId="692D4732">
      <w:pPr>
        <w:ind w:firstLine="482" w:firstLineChars="200"/>
        <w:rPr>
          <w:rFonts w:ascii="宋体" w:hAnsi="宋体"/>
          <w:b/>
          <w:sz w:val="24"/>
        </w:rPr>
      </w:pPr>
      <w:r>
        <w:rPr>
          <w:rFonts w:ascii="宋体" w:hAnsi="宋体"/>
          <w:b/>
          <w:sz w:val="24"/>
        </w:rPr>
        <w:t>7</w:t>
      </w:r>
      <w:r>
        <w:rPr>
          <w:rFonts w:hint="eastAsia" w:ascii="宋体" w:hAnsi="宋体"/>
          <w:b/>
          <w:sz w:val="24"/>
        </w:rPr>
        <w:t>.所有价格应按“招标文件”中规定的货币单位填写；投标总价应为以上各分项价格之和；投标总价和项目报价表中单个采购预算条目报价均不得超过对应的财政预算限额，否则将导致投标无效。</w:t>
      </w:r>
    </w:p>
    <w:p w14:paraId="5DF224C3">
      <w:pPr>
        <w:ind w:firstLine="482" w:firstLineChars="200"/>
        <w:rPr>
          <w:rFonts w:ascii="宋体" w:hAnsi="宋体"/>
          <w:b/>
          <w:color w:val="FF0000"/>
          <w:sz w:val="24"/>
        </w:rPr>
      </w:pPr>
    </w:p>
    <w:p w14:paraId="14FD30A0">
      <w:pPr>
        <w:ind w:firstLine="482" w:firstLineChars="200"/>
        <w:rPr>
          <w:rFonts w:ascii="宋体" w:hAnsi="宋体"/>
          <w:b/>
          <w:color w:val="FF0000"/>
          <w:sz w:val="24"/>
        </w:rPr>
      </w:pPr>
    </w:p>
    <w:p w14:paraId="38967ABE">
      <w:pPr>
        <w:tabs>
          <w:tab w:val="left" w:pos="720"/>
        </w:tabs>
        <w:jc w:val="center"/>
        <w:rPr>
          <w:b/>
          <w:sz w:val="24"/>
        </w:rPr>
      </w:pPr>
      <w:r>
        <w:rPr>
          <w:rFonts w:hint="eastAsia"/>
          <w:b/>
          <w:sz w:val="24"/>
        </w:rPr>
        <w:t>（二）核心产品品牌</w:t>
      </w:r>
    </w:p>
    <w:p w14:paraId="4034F482">
      <w:pPr>
        <w:ind w:firstLine="482"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14:paraId="42B3BE2C">
      <w:pPr>
        <w:ind w:firstLine="480" w:firstLineChars="200"/>
        <w:rPr>
          <w:rFonts w:hint="default" w:ascii="宋体" w:hAnsi="宋体" w:eastAsia="宋体"/>
          <w:sz w:val="24"/>
          <w:lang w:val="en-US" w:eastAsia="zh-CN"/>
        </w:rPr>
      </w:pPr>
      <w:r>
        <w:rPr>
          <w:rFonts w:hint="eastAsia" w:ascii="宋体" w:hAnsi="宋体"/>
          <w:sz w:val="24"/>
        </w:rPr>
        <w:t>备注：</w:t>
      </w:r>
      <w:r>
        <w:rPr>
          <w:rFonts w:hint="eastAsia" w:ascii="宋体" w:hAnsi="宋体"/>
          <w:sz w:val="24"/>
          <w:lang w:val="en-US" w:eastAsia="zh-CN"/>
        </w:rPr>
        <w:t>单一产品采购项目，核心产品即为该单一产品。</w:t>
      </w:r>
    </w:p>
    <w:p w14:paraId="7A1D9DFF">
      <w:pPr>
        <w:rPr>
          <w:b/>
          <w:sz w:val="24"/>
        </w:rPr>
      </w:pPr>
    </w:p>
    <w:p w14:paraId="1A9B6843">
      <w:pPr>
        <w:tabs>
          <w:tab w:val="left" w:pos="720"/>
        </w:tabs>
        <w:ind w:firstLine="1928" w:firstLineChars="800"/>
        <w:rPr>
          <w:b/>
          <w:sz w:val="24"/>
        </w:rPr>
      </w:pPr>
      <w:r>
        <w:rPr>
          <w:rFonts w:hint="eastAsia"/>
          <w:b/>
          <w:sz w:val="24"/>
        </w:rPr>
        <w:t>（三）可选配件报价清单（不包括在总报价内）</w:t>
      </w:r>
    </w:p>
    <w:p w14:paraId="067E1E3C">
      <w:pPr>
        <w:ind w:firstLine="422" w:firstLineChars="200"/>
        <w:rPr>
          <w:rFonts w:hAnsi="宋体"/>
          <w:b/>
          <w:bCs/>
          <w:szCs w:val="21"/>
        </w:rPr>
      </w:pPr>
      <w:r>
        <w:rPr>
          <w:rFonts w:hint="eastAsia" w:hAnsi="宋体"/>
          <w:b/>
          <w:bCs/>
          <w:szCs w:val="21"/>
        </w:rPr>
        <w:t>注：格式可以参照《（一）分项报价表》表格，并提供相应的品牌/规格/型号、原产地、制造商信息（没有品牌、型号的，用“定制”描述即可）、单价等详细信息</w:t>
      </w:r>
    </w:p>
    <w:p w14:paraId="148BEE1D">
      <w:pPr>
        <w:ind w:firstLine="482" w:firstLineChars="200"/>
        <w:rPr>
          <w:rFonts w:hAnsi="宋体"/>
          <w:b/>
          <w:bCs/>
          <w:sz w:val="24"/>
        </w:rPr>
      </w:pPr>
    </w:p>
    <w:p w14:paraId="13962C3C">
      <w:pPr>
        <w:tabs>
          <w:tab w:val="left" w:pos="720"/>
        </w:tabs>
        <w:jc w:val="center"/>
        <w:rPr>
          <w:b/>
          <w:sz w:val="24"/>
        </w:rPr>
      </w:pPr>
      <w:r>
        <w:rPr>
          <w:rFonts w:hint="eastAsia"/>
          <w:b/>
          <w:sz w:val="24"/>
        </w:rPr>
        <w:t>（四）</w:t>
      </w:r>
      <w:bookmarkStart w:id="88" w:name="_Hlk72073235"/>
      <w:r>
        <w:rPr>
          <w:rFonts w:hint="eastAsia"/>
          <w:b/>
          <w:sz w:val="24"/>
        </w:rPr>
        <w:t>投标人认为需要涉及的其他内容报价清单</w:t>
      </w:r>
      <w:bookmarkEnd w:id="88"/>
    </w:p>
    <w:p w14:paraId="74F4AA37">
      <w:pPr>
        <w:rPr>
          <w:b/>
          <w:bCs/>
        </w:rPr>
      </w:pPr>
    </w:p>
    <w:p w14:paraId="1C2F1B94">
      <w:pPr>
        <w:rPr>
          <w:rFonts w:ascii="Times New Roman" w:hAnsi="Times New Roman" w:eastAsia="宋体" w:cs="Times New Roman"/>
          <w:highlight w:val="yellow"/>
        </w:rPr>
      </w:pPr>
    </w:p>
    <w:p w14:paraId="6CD5127F">
      <w:pPr>
        <w:jc w:val="center"/>
        <w:outlineLvl w:val="3"/>
        <w:rPr>
          <w:rFonts w:hint="eastAsia" w:ascii="黑体" w:hAnsi="宋体" w:eastAsia="黑体" w:cs="Times New Roman"/>
          <w:bCs/>
          <w:kern w:val="0"/>
          <w:sz w:val="24"/>
          <w:szCs w:val="32"/>
          <w:highlight w:val="none"/>
          <w:lang w:eastAsia="zh-CN"/>
        </w:rPr>
      </w:pPr>
      <w:r>
        <w:rPr>
          <w:rFonts w:hint="eastAsia" w:ascii="Times New Roman" w:hAnsi="Times New Roman" w:eastAsia="宋体" w:cs="Times New Roman"/>
          <w:highlight w:val="none"/>
        </w:rPr>
        <w:t xml:space="preserve"> </w:t>
      </w:r>
      <w:commentRangeStart w:id="40"/>
      <w:r>
        <w:rPr>
          <w:rFonts w:hint="eastAsia" w:ascii="黑体" w:hAnsi="宋体" w:eastAsia="黑体" w:cs="Times New Roman"/>
          <w:bCs/>
          <w:kern w:val="0"/>
          <w:sz w:val="24"/>
          <w:szCs w:val="32"/>
          <w:highlight w:val="none"/>
        </w:rPr>
        <w:t>五、</w:t>
      </w:r>
      <w:r>
        <w:rPr>
          <w:rFonts w:hint="eastAsia" w:ascii="黑体" w:hAnsi="宋体" w:eastAsia="黑体" w:cs="Times New Roman"/>
          <w:bCs/>
          <w:kern w:val="0"/>
          <w:sz w:val="24"/>
          <w:szCs w:val="32"/>
          <w:highlight w:val="none"/>
          <w:lang w:eastAsia="zh-CN"/>
        </w:rPr>
        <w:t>供应商认证情况（格式自定）</w:t>
      </w:r>
    </w:p>
    <w:p w14:paraId="068CAA9A">
      <w:pPr>
        <w:rPr>
          <w:rFonts w:ascii="Times New Roman" w:hAnsi="Times New Roman" w:eastAsia="宋体" w:cs="Times New Roman"/>
          <w:b/>
          <w:bCs/>
          <w:color w:val="FF0000"/>
          <w:highlight w:val="none"/>
        </w:rPr>
      </w:pPr>
      <w:r>
        <w:rPr>
          <w:rFonts w:hint="eastAsia" w:ascii="Times New Roman" w:hAnsi="Times New Roman" w:eastAsia="宋体" w:cs="Times New Roman"/>
          <w:b/>
          <w:bCs/>
          <w:color w:val="FF0000"/>
          <w:highlight w:val="none"/>
        </w:rPr>
        <w:t>（特别提示：投标人须按本招标文件评标信息中这一评审因素要求，提供详细证明资料）</w:t>
      </w:r>
    </w:p>
    <w:p w14:paraId="13E4C25F">
      <w:pPr>
        <w:rPr>
          <w:rFonts w:ascii="Times New Roman" w:hAnsi="Times New Roman" w:eastAsia="宋体" w:cs="Times New Roman"/>
          <w:b/>
          <w:bCs/>
          <w:color w:val="FF0000"/>
          <w:highlight w:val="none"/>
        </w:rPr>
      </w:pPr>
    </w:p>
    <w:p w14:paraId="52C4719A">
      <w:pPr>
        <w:jc w:val="center"/>
        <w:outlineLvl w:val="3"/>
        <w:rPr>
          <w:rFonts w:ascii="黑体" w:hAnsi="宋体" w:eastAsia="黑体" w:cs="Times New Roman"/>
          <w:bCs/>
          <w:kern w:val="0"/>
          <w:sz w:val="24"/>
          <w:szCs w:val="32"/>
          <w:highlight w:val="none"/>
        </w:rPr>
      </w:pPr>
      <w:r>
        <w:rPr>
          <w:rFonts w:hint="eastAsia" w:ascii="黑体" w:hAnsi="宋体" w:eastAsia="黑体" w:cs="Times New Roman"/>
          <w:bCs/>
          <w:kern w:val="0"/>
          <w:sz w:val="24"/>
          <w:szCs w:val="32"/>
          <w:highlight w:val="none"/>
        </w:rPr>
        <w:t>六、奖项（格式自定）</w:t>
      </w:r>
    </w:p>
    <w:p w14:paraId="69D8E46E">
      <w:pPr>
        <w:rPr>
          <w:rFonts w:ascii="Times New Roman" w:hAnsi="Times New Roman" w:eastAsia="宋体" w:cs="Times New Roman"/>
          <w:b/>
          <w:bCs/>
          <w:color w:val="FF0000"/>
          <w:highlight w:val="none"/>
        </w:rPr>
      </w:pPr>
      <w:r>
        <w:rPr>
          <w:rFonts w:hint="eastAsia" w:ascii="Times New Roman" w:hAnsi="Times New Roman" w:eastAsia="宋体" w:cs="Times New Roman"/>
          <w:b/>
          <w:bCs/>
          <w:color w:val="FF0000"/>
          <w:highlight w:val="none"/>
        </w:rPr>
        <w:t>（特别提示：投标人须按本招标文件评标信息中这一评审因素要求，提供详细证明资料）</w:t>
      </w:r>
    </w:p>
    <w:p w14:paraId="3E3E1406">
      <w:pPr>
        <w:rPr>
          <w:rFonts w:ascii="Times New Roman" w:hAnsi="Times New Roman" w:eastAsia="宋体" w:cs="Times New Roman"/>
          <w:b/>
          <w:bCs/>
          <w:color w:val="FF0000"/>
          <w:highlight w:val="none"/>
        </w:rPr>
      </w:pPr>
    </w:p>
    <w:p w14:paraId="2E552A79">
      <w:pPr>
        <w:jc w:val="center"/>
        <w:outlineLvl w:val="3"/>
        <w:rPr>
          <w:rFonts w:ascii="黑体" w:hAnsi="宋体" w:eastAsia="黑体" w:cs="Times New Roman"/>
          <w:bCs/>
          <w:kern w:val="0"/>
          <w:sz w:val="24"/>
          <w:szCs w:val="32"/>
          <w:highlight w:val="none"/>
        </w:rPr>
      </w:pPr>
      <w:r>
        <w:rPr>
          <w:rFonts w:hint="eastAsia" w:ascii="黑体" w:hAnsi="宋体" w:eastAsia="黑体" w:cs="Times New Roman"/>
          <w:bCs/>
          <w:kern w:val="0"/>
          <w:sz w:val="24"/>
          <w:szCs w:val="32"/>
          <w:highlight w:val="none"/>
        </w:rPr>
        <w:t>七、</w:t>
      </w:r>
      <w:commentRangeEnd w:id="40"/>
      <w:r>
        <w:rPr>
          <w:rFonts w:ascii="Times New Roman" w:hAnsi="Times New Roman" w:eastAsia="宋体" w:cs="Times New Roman"/>
          <w:highlight w:val="none"/>
        </w:rPr>
        <w:commentReference w:id="40"/>
      </w:r>
      <w:r>
        <w:rPr>
          <w:rFonts w:hint="eastAsia" w:ascii="黑体" w:hAnsi="宋体" w:eastAsia="黑体" w:cs="Times New Roman"/>
          <w:bCs/>
          <w:kern w:val="0"/>
          <w:sz w:val="24"/>
          <w:szCs w:val="32"/>
          <w:highlight w:val="none"/>
          <w:lang w:eastAsia="zh-CN"/>
        </w:rPr>
        <w:t>供应商同类业绩</w:t>
      </w:r>
    </w:p>
    <w:tbl>
      <w:tblPr>
        <w:tblStyle w:val="43"/>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418"/>
        <w:gridCol w:w="1986"/>
        <w:gridCol w:w="849"/>
        <w:gridCol w:w="993"/>
        <w:gridCol w:w="2183"/>
      </w:tblGrid>
      <w:tr w14:paraId="17EB53E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075A790F">
            <w:pPr>
              <w:jc w:val="center"/>
              <w:rPr>
                <w:rFonts w:ascii="宋体" w:hAnsi="宋体" w:eastAsia="宋体" w:cs="Times New Roman"/>
                <w:sz w:val="20"/>
                <w:szCs w:val="21"/>
                <w:highlight w:val="none"/>
              </w:rPr>
            </w:pPr>
            <w:r>
              <w:rPr>
                <w:rFonts w:hint="eastAsia" w:ascii="宋体" w:hAnsi="宋体" w:eastAsia="宋体" w:cs="Times New Roman"/>
                <w:sz w:val="20"/>
                <w:szCs w:val="21"/>
                <w:highlight w:val="none"/>
              </w:rPr>
              <w:t>采购人</w:t>
            </w:r>
          </w:p>
        </w:tc>
        <w:tc>
          <w:tcPr>
            <w:tcW w:w="831" w:type="pct"/>
            <w:vAlign w:val="center"/>
          </w:tcPr>
          <w:p w14:paraId="4DE94A71">
            <w:pPr>
              <w:jc w:val="center"/>
              <w:rPr>
                <w:rFonts w:ascii="宋体" w:hAnsi="宋体" w:eastAsia="宋体" w:cs="Times New Roman"/>
                <w:sz w:val="20"/>
                <w:szCs w:val="21"/>
                <w:highlight w:val="none"/>
              </w:rPr>
            </w:pPr>
            <w:r>
              <w:rPr>
                <w:rFonts w:hint="eastAsia" w:ascii="宋体" w:hAnsi="宋体" w:eastAsia="宋体" w:cs="Times New Roman"/>
                <w:sz w:val="20"/>
                <w:szCs w:val="21"/>
                <w:highlight w:val="none"/>
              </w:rPr>
              <w:t>项目名称</w:t>
            </w:r>
          </w:p>
        </w:tc>
        <w:tc>
          <w:tcPr>
            <w:tcW w:w="1164" w:type="pct"/>
            <w:vAlign w:val="center"/>
          </w:tcPr>
          <w:p w14:paraId="4848B857">
            <w:pPr>
              <w:jc w:val="center"/>
              <w:rPr>
                <w:rFonts w:ascii="宋体" w:hAnsi="宋体" w:eastAsia="宋体" w:cs="Times New Roman"/>
                <w:sz w:val="20"/>
                <w:szCs w:val="21"/>
                <w:highlight w:val="none"/>
              </w:rPr>
            </w:pPr>
            <w:r>
              <w:rPr>
                <w:rFonts w:hint="eastAsia" w:ascii="宋体" w:hAnsi="宋体" w:eastAsia="宋体" w:cs="Times New Roman"/>
                <w:sz w:val="20"/>
                <w:szCs w:val="21"/>
                <w:highlight w:val="none"/>
              </w:rPr>
              <w:t>项目规模（金额）</w:t>
            </w:r>
          </w:p>
        </w:tc>
        <w:tc>
          <w:tcPr>
            <w:tcW w:w="498" w:type="pct"/>
            <w:vAlign w:val="center"/>
          </w:tcPr>
          <w:p w14:paraId="7E9E124B">
            <w:pPr>
              <w:jc w:val="center"/>
              <w:rPr>
                <w:rFonts w:ascii="宋体" w:hAnsi="宋体" w:eastAsia="宋体" w:cs="Times New Roman"/>
                <w:sz w:val="20"/>
                <w:szCs w:val="21"/>
                <w:highlight w:val="none"/>
              </w:rPr>
            </w:pPr>
            <w:r>
              <w:rPr>
                <w:rFonts w:hint="eastAsia" w:ascii="宋体" w:hAnsi="宋体" w:eastAsia="宋体" w:cs="Times New Roman"/>
                <w:sz w:val="20"/>
                <w:szCs w:val="21"/>
                <w:highlight w:val="none"/>
              </w:rPr>
              <w:t>合同签订日期</w:t>
            </w:r>
          </w:p>
        </w:tc>
        <w:tc>
          <w:tcPr>
            <w:tcW w:w="582" w:type="pct"/>
            <w:vAlign w:val="center"/>
          </w:tcPr>
          <w:p w14:paraId="4D1B6125">
            <w:pPr>
              <w:jc w:val="center"/>
              <w:rPr>
                <w:rFonts w:ascii="宋体" w:hAnsi="宋体" w:eastAsia="宋体" w:cs="Times New Roman"/>
                <w:sz w:val="20"/>
                <w:szCs w:val="21"/>
                <w:highlight w:val="none"/>
              </w:rPr>
            </w:pPr>
            <w:r>
              <w:rPr>
                <w:rFonts w:hint="eastAsia" w:ascii="宋体" w:hAnsi="宋体" w:eastAsia="宋体" w:cs="Times New Roman"/>
                <w:sz w:val="20"/>
                <w:szCs w:val="21"/>
                <w:highlight w:val="none"/>
              </w:rPr>
              <w:t>履约验收时间</w:t>
            </w:r>
          </w:p>
        </w:tc>
        <w:tc>
          <w:tcPr>
            <w:tcW w:w="1280" w:type="pct"/>
            <w:vAlign w:val="center"/>
          </w:tcPr>
          <w:p w14:paraId="79B1FD9F">
            <w:pPr>
              <w:jc w:val="center"/>
              <w:rPr>
                <w:rFonts w:ascii="宋体" w:hAnsi="宋体" w:eastAsia="宋体" w:cs="Times New Roman"/>
                <w:sz w:val="20"/>
                <w:szCs w:val="21"/>
                <w:highlight w:val="none"/>
              </w:rPr>
            </w:pPr>
            <w:r>
              <w:rPr>
                <w:rFonts w:hint="eastAsia" w:ascii="宋体" w:hAnsi="宋体" w:eastAsia="宋体" w:cs="Times New Roman"/>
                <w:sz w:val="20"/>
                <w:szCs w:val="21"/>
                <w:highlight w:val="none"/>
              </w:rPr>
              <w:t>完成质量情况（以履约验收报告为准）</w:t>
            </w:r>
          </w:p>
        </w:tc>
      </w:tr>
      <w:tr w14:paraId="28C0507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433F1615">
            <w:pPr>
              <w:ind w:firstLine="400" w:firstLineChars="200"/>
              <w:rPr>
                <w:rFonts w:ascii="宋体" w:hAnsi="宋体" w:eastAsia="宋体" w:cs="Times New Roman"/>
                <w:sz w:val="20"/>
                <w:szCs w:val="21"/>
                <w:highlight w:val="none"/>
              </w:rPr>
            </w:pPr>
            <w:r>
              <w:rPr>
                <w:rFonts w:ascii="宋体" w:hAnsi="宋体" w:eastAsia="宋体" w:cs="Times New Roman"/>
                <w:sz w:val="20"/>
                <w:szCs w:val="21"/>
                <w:highlight w:val="none"/>
              </w:rPr>
              <w:t>……</w:t>
            </w:r>
          </w:p>
        </w:tc>
        <w:tc>
          <w:tcPr>
            <w:tcW w:w="831" w:type="pct"/>
            <w:vAlign w:val="center"/>
          </w:tcPr>
          <w:p w14:paraId="4ACF9D3A">
            <w:pPr>
              <w:ind w:firstLine="400" w:firstLineChars="200"/>
              <w:rPr>
                <w:rFonts w:ascii="宋体" w:hAnsi="宋体" w:eastAsia="宋体" w:cs="Times New Roman"/>
                <w:sz w:val="20"/>
                <w:szCs w:val="21"/>
                <w:highlight w:val="none"/>
              </w:rPr>
            </w:pPr>
          </w:p>
        </w:tc>
        <w:tc>
          <w:tcPr>
            <w:tcW w:w="1164" w:type="pct"/>
            <w:vAlign w:val="center"/>
          </w:tcPr>
          <w:p w14:paraId="0E89A16E">
            <w:pPr>
              <w:ind w:firstLine="400" w:firstLineChars="200"/>
              <w:rPr>
                <w:rFonts w:ascii="宋体" w:hAnsi="宋体" w:eastAsia="宋体" w:cs="Times New Roman"/>
                <w:sz w:val="20"/>
                <w:szCs w:val="21"/>
                <w:highlight w:val="none"/>
              </w:rPr>
            </w:pPr>
          </w:p>
        </w:tc>
        <w:tc>
          <w:tcPr>
            <w:tcW w:w="498" w:type="pct"/>
            <w:vAlign w:val="center"/>
          </w:tcPr>
          <w:p w14:paraId="2C481756">
            <w:pPr>
              <w:ind w:firstLine="400" w:firstLineChars="200"/>
              <w:rPr>
                <w:rFonts w:ascii="宋体" w:hAnsi="宋体" w:eastAsia="宋体" w:cs="Times New Roman"/>
                <w:sz w:val="20"/>
                <w:szCs w:val="21"/>
                <w:highlight w:val="none"/>
              </w:rPr>
            </w:pPr>
          </w:p>
        </w:tc>
        <w:tc>
          <w:tcPr>
            <w:tcW w:w="582" w:type="pct"/>
            <w:vAlign w:val="center"/>
          </w:tcPr>
          <w:p w14:paraId="71D121C8">
            <w:pPr>
              <w:ind w:firstLine="400" w:firstLineChars="200"/>
              <w:rPr>
                <w:rFonts w:ascii="宋体" w:hAnsi="宋体" w:eastAsia="宋体" w:cs="Times New Roman"/>
                <w:sz w:val="20"/>
                <w:szCs w:val="21"/>
                <w:highlight w:val="none"/>
              </w:rPr>
            </w:pPr>
          </w:p>
        </w:tc>
        <w:tc>
          <w:tcPr>
            <w:tcW w:w="1280" w:type="pct"/>
            <w:vAlign w:val="center"/>
          </w:tcPr>
          <w:p w14:paraId="49B2C8B6">
            <w:pPr>
              <w:ind w:firstLine="400" w:firstLineChars="200"/>
              <w:rPr>
                <w:rFonts w:ascii="宋体" w:hAnsi="宋体" w:eastAsia="宋体" w:cs="Times New Roman"/>
                <w:sz w:val="20"/>
                <w:szCs w:val="21"/>
                <w:highlight w:val="none"/>
              </w:rPr>
            </w:pPr>
          </w:p>
        </w:tc>
      </w:tr>
      <w:tr w14:paraId="5A38176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048AAF6A">
            <w:pPr>
              <w:ind w:firstLine="400" w:firstLineChars="200"/>
              <w:rPr>
                <w:rFonts w:ascii="宋体" w:hAnsi="宋体" w:eastAsia="宋体" w:cs="Times New Roman"/>
                <w:sz w:val="20"/>
                <w:szCs w:val="21"/>
                <w:highlight w:val="none"/>
              </w:rPr>
            </w:pPr>
          </w:p>
        </w:tc>
        <w:tc>
          <w:tcPr>
            <w:tcW w:w="831" w:type="pct"/>
            <w:vAlign w:val="center"/>
          </w:tcPr>
          <w:p w14:paraId="4E895B16">
            <w:pPr>
              <w:ind w:firstLine="400" w:firstLineChars="200"/>
              <w:rPr>
                <w:rFonts w:ascii="宋体" w:hAnsi="宋体" w:eastAsia="宋体" w:cs="Times New Roman"/>
                <w:sz w:val="20"/>
                <w:szCs w:val="21"/>
                <w:highlight w:val="none"/>
              </w:rPr>
            </w:pPr>
          </w:p>
        </w:tc>
        <w:tc>
          <w:tcPr>
            <w:tcW w:w="1164" w:type="pct"/>
            <w:vAlign w:val="center"/>
          </w:tcPr>
          <w:p w14:paraId="7830C141">
            <w:pPr>
              <w:ind w:firstLine="400" w:firstLineChars="200"/>
              <w:rPr>
                <w:rFonts w:ascii="宋体" w:hAnsi="宋体" w:eastAsia="宋体" w:cs="Times New Roman"/>
                <w:sz w:val="20"/>
                <w:szCs w:val="21"/>
                <w:highlight w:val="none"/>
              </w:rPr>
            </w:pPr>
          </w:p>
        </w:tc>
        <w:tc>
          <w:tcPr>
            <w:tcW w:w="498" w:type="pct"/>
            <w:vAlign w:val="center"/>
          </w:tcPr>
          <w:p w14:paraId="2C0C10F3">
            <w:pPr>
              <w:ind w:firstLine="400" w:firstLineChars="200"/>
              <w:rPr>
                <w:rFonts w:ascii="宋体" w:hAnsi="宋体" w:eastAsia="宋体" w:cs="Times New Roman"/>
                <w:sz w:val="20"/>
                <w:szCs w:val="21"/>
                <w:highlight w:val="none"/>
              </w:rPr>
            </w:pPr>
          </w:p>
        </w:tc>
        <w:tc>
          <w:tcPr>
            <w:tcW w:w="582" w:type="pct"/>
            <w:vAlign w:val="center"/>
          </w:tcPr>
          <w:p w14:paraId="5C60AC87">
            <w:pPr>
              <w:ind w:firstLine="400" w:firstLineChars="200"/>
              <w:rPr>
                <w:rFonts w:ascii="宋体" w:hAnsi="宋体" w:eastAsia="宋体" w:cs="Times New Roman"/>
                <w:sz w:val="20"/>
                <w:szCs w:val="21"/>
                <w:highlight w:val="none"/>
              </w:rPr>
            </w:pPr>
          </w:p>
        </w:tc>
        <w:tc>
          <w:tcPr>
            <w:tcW w:w="1280" w:type="pct"/>
            <w:vAlign w:val="center"/>
          </w:tcPr>
          <w:p w14:paraId="700673A6">
            <w:pPr>
              <w:ind w:firstLine="400" w:firstLineChars="200"/>
              <w:rPr>
                <w:rFonts w:ascii="宋体" w:hAnsi="宋体" w:eastAsia="宋体" w:cs="Times New Roman"/>
                <w:sz w:val="20"/>
                <w:szCs w:val="21"/>
                <w:highlight w:val="none"/>
              </w:rPr>
            </w:pPr>
          </w:p>
        </w:tc>
      </w:tr>
      <w:tr w14:paraId="5675AB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18F99FC2">
            <w:pPr>
              <w:ind w:firstLine="400" w:firstLineChars="200"/>
              <w:rPr>
                <w:rFonts w:ascii="宋体" w:hAnsi="宋体" w:eastAsia="宋体" w:cs="Times New Roman"/>
                <w:sz w:val="20"/>
                <w:szCs w:val="21"/>
                <w:highlight w:val="none"/>
              </w:rPr>
            </w:pPr>
          </w:p>
        </w:tc>
        <w:tc>
          <w:tcPr>
            <w:tcW w:w="831" w:type="pct"/>
            <w:vAlign w:val="center"/>
          </w:tcPr>
          <w:p w14:paraId="0C7A1451">
            <w:pPr>
              <w:ind w:firstLine="400" w:firstLineChars="200"/>
              <w:rPr>
                <w:rFonts w:ascii="宋体" w:hAnsi="宋体" w:eastAsia="宋体" w:cs="Times New Roman"/>
                <w:sz w:val="20"/>
                <w:szCs w:val="21"/>
                <w:highlight w:val="none"/>
              </w:rPr>
            </w:pPr>
          </w:p>
        </w:tc>
        <w:tc>
          <w:tcPr>
            <w:tcW w:w="1164" w:type="pct"/>
            <w:vAlign w:val="center"/>
          </w:tcPr>
          <w:p w14:paraId="66245273">
            <w:pPr>
              <w:ind w:firstLine="400" w:firstLineChars="200"/>
              <w:rPr>
                <w:rFonts w:ascii="宋体" w:hAnsi="宋体" w:eastAsia="宋体" w:cs="Times New Roman"/>
                <w:sz w:val="20"/>
                <w:szCs w:val="21"/>
                <w:highlight w:val="none"/>
              </w:rPr>
            </w:pPr>
          </w:p>
        </w:tc>
        <w:tc>
          <w:tcPr>
            <w:tcW w:w="498" w:type="pct"/>
            <w:vAlign w:val="center"/>
          </w:tcPr>
          <w:p w14:paraId="59303C47">
            <w:pPr>
              <w:ind w:firstLine="400" w:firstLineChars="200"/>
              <w:rPr>
                <w:rFonts w:ascii="宋体" w:hAnsi="宋体" w:eastAsia="宋体" w:cs="Times New Roman"/>
                <w:sz w:val="20"/>
                <w:szCs w:val="21"/>
                <w:highlight w:val="none"/>
              </w:rPr>
            </w:pPr>
          </w:p>
        </w:tc>
        <w:tc>
          <w:tcPr>
            <w:tcW w:w="582" w:type="pct"/>
            <w:vAlign w:val="center"/>
          </w:tcPr>
          <w:p w14:paraId="30ED57EB">
            <w:pPr>
              <w:ind w:firstLine="400" w:firstLineChars="200"/>
              <w:rPr>
                <w:rFonts w:ascii="宋体" w:hAnsi="宋体" w:eastAsia="宋体" w:cs="Times New Roman"/>
                <w:sz w:val="20"/>
                <w:szCs w:val="21"/>
                <w:highlight w:val="none"/>
              </w:rPr>
            </w:pPr>
          </w:p>
          <w:p w14:paraId="3A2E667F">
            <w:pPr>
              <w:rPr>
                <w:rFonts w:ascii="Times New Roman" w:hAnsi="Times New Roman" w:eastAsia="宋体" w:cs="Times New Roman"/>
                <w:highlight w:val="none"/>
              </w:rPr>
            </w:pPr>
          </w:p>
        </w:tc>
        <w:tc>
          <w:tcPr>
            <w:tcW w:w="1280" w:type="pct"/>
            <w:vAlign w:val="center"/>
          </w:tcPr>
          <w:p w14:paraId="69FFAB46">
            <w:pPr>
              <w:ind w:firstLine="400" w:firstLineChars="200"/>
              <w:rPr>
                <w:rFonts w:ascii="宋体" w:hAnsi="宋体" w:eastAsia="宋体" w:cs="Times New Roman"/>
                <w:sz w:val="20"/>
                <w:szCs w:val="21"/>
                <w:highlight w:val="none"/>
              </w:rPr>
            </w:pPr>
          </w:p>
        </w:tc>
      </w:tr>
    </w:tbl>
    <w:p w14:paraId="4DB28D69">
      <w:pPr>
        <w:rPr>
          <w:rFonts w:ascii="Times New Roman" w:hAnsi="Times New Roman" w:eastAsia="宋体" w:cs="Times New Roman"/>
          <w:b/>
          <w:bCs/>
          <w:color w:val="FF0000"/>
          <w:highlight w:val="none"/>
        </w:rPr>
      </w:pPr>
      <w:r>
        <w:rPr>
          <w:rFonts w:hint="eastAsia" w:ascii="Times New Roman" w:hAnsi="Times New Roman" w:eastAsia="宋体" w:cs="Times New Roman"/>
          <w:b/>
          <w:bCs/>
          <w:color w:val="FF0000"/>
          <w:highlight w:val="none"/>
        </w:rPr>
        <w:t>（特别提示：投标人须按本招标文件评标信息中这一评审因素要求，提供详细证明资料）</w:t>
      </w:r>
    </w:p>
    <w:p w14:paraId="1CC860ED">
      <w:pPr>
        <w:widowControl w:val="0"/>
        <w:spacing w:line="360" w:lineRule="auto"/>
        <w:jc w:val="both"/>
        <w:rPr>
          <w:rFonts w:hint="eastAsia" w:ascii="Times New Roman" w:hAnsi="Times New Roman" w:eastAsia="宋体" w:cs="Times New Roman"/>
          <w:b/>
          <w:bCs/>
          <w:kern w:val="2"/>
          <w:sz w:val="24"/>
          <w:szCs w:val="24"/>
          <w:highlight w:val="none"/>
          <w:lang w:val="en-US" w:eastAsia="zh-CN" w:bidi="ar-SA"/>
        </w:rPr>
      </w:pPr>
    </w:p>
    <w:p w14:paraId="18B5C73D"/>
    <w:p w14:paraId="463E2AB0">
      <w:pPr>
        <w:ind w:firstLine="723" w:firstLineChars="300"/>
        <w:rPr>
          <w:b/>
          <w:color w:val="FF0000"/>
          <w:sz w:val="24"/>
        </w:rPr>
      </w:pPr>
      <w:r>
        <w:rPr>
          <w:rFonts w:hint="eastAsia"/>
          <w:b/>
          <w:color w:val="FF0000"/>
          <w:sz w:val="24"/>
        </w:rPr>
        <w:t>（信息公开部分的内容到此为止！以下为信息不公开部分。）</w:t>
      </w:r>
    </w:p>
    <w:bookmarkEnd w:id="86"/>
    <w:p w14:paraId="50ADADF8">
      <w:r>
        <w:br w:type="page"/>
      </w:r>
    </w:p>
    <w:p w14:paraId="4CACE2B0">
      <w:pPr>
        <w:outlineLvl w:val="1"/>
        <w:rPr>
          <w:rFonts w:hint="eastAsia" w:ascii="宋体" w:hAnsi="宋体"/>
          <w:b/>
          <w:color w:val="FF0000"/>
          <w:sz w:val="28"/>
          <w:szCs w:val="28"/>
        </w:rPr>
      </w:pPr>
      <w:bookmarkStart w:id="89" w:name="_Hlk72260530"/>
      <w:r>
        <w:rPr>
          <w:rFonts w:hint="eastAsia" w:ascii="宋体" w:hAnsi="宋体"/>
          <w:b/>
          <w:color w:val="FF0000"/>
          <w:sz w:val="28"/>
          <w:szCs w:val="28"/>
        </w:rPr>
        <w:t>投标文件附件（信息不公开部分）</w:t>
      </w:r>
    </w:p>
    <w:p w14:paraId="7A190E03">
      <w:pPr>
        <w:pStyle w:val="61"/>
        <w:rPr>
          <w:rFonts w:hint="eastAsia" w:ascii="宋体" w:hAnsi="宋体"/>
          <w:b/>
          <w:color w:val="FF0000"/>
          <w:sz w:val="28"/>
          <w:szCs w:val="28"/>
        </w:rPr>
      </w:pPr>
    </w:p>
    <w:p w14:paraId="1A137089">
      <w:pPr>
        <w:widowControl w:val="0"/>
        <w:snapToGrid w:val="0"/>
        <w:spacing w:before="0" w:after="0" w:line="240" w:lineRule="auto"/>
        <w:jc w:val="center"/>
        <w:outlineLvl w:val="0"/>
        <w:rPr>
          <w:rFonts w:hint="eastAsia" w:ascii="黑体" w:hAnsi="宋体" w:eastAsia="黑体" w:cs="Times New Roman"/>
          <w:b w:val="0"/>
          <w:bCs/>
          <w:kern w:val="2"/>
          <w:sz w:val="24"/>
          <w:szCs w:val="32"/>
          <w:lang w:val="en-US" w:eastAsia="zh-CN" w:bidi="ar-SA"/>
        </w:rPr>
      </w:pPr>
      <w:r>
        <w:rPr>
          <w:rFonts w:hint="eastAsia" w:ascii="黑体" w:hAnsi="宋体" w:eastAsia="黑体" w:cs="Times New Roman"/>
          <w:b w:val="0"/>
          <w:bCs/>
          <w:kern w:val="2"/>
          <w:sz w:val="24"/>
          <w:szCs w:val="32"/>
          <w:lang w:val="en-US" w:eastAsia="zh-CN" w:bidi="ar-SA"/>
        </w:rPr>
        <w:t>一、供应商基本情况表</w:t>
      </w:r>
    </w:p>
    <w:tbl>
      <w:tblPr>
        <w:tblStyle w:val="4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645"/>
        <w:gridCol w:w="1530"/>
        <w:gridCol w:w="904"/>
        <w:gridCol w:w="752"/>
        <w:gridCol w:w="1146"/>
        <w:gridCol w:w="1429"/>
        <w:gridCol w:w="1420"/>
      </w:tblGrid>
      <w:tr w14:paraId="40C2C96A">
        <w:tblPrEx>
          <w:tblCellMar>
            <w:top w:w="0" w:type="dxa"/>
            <w:left w:w="108" w:type="dxa"/>
            <w:bottom w:w="0" w:type="dxa"/>
            <w:right w:w="108" w:type="dxa"/>
          </w:tblCellMar>
        </w:tblPrEx>
        <w:trPr>
          <w:jc w:val="center"/>
        </w:trPr>
        <w:tc>
          <w:tcPr>
            <w:tcW w:w="789" w:type="pct"/>
            <w:gridSpan w:val="2"/>
            <w:noWrap w:val="0"/>
            <w:vAlign w:val="center"/>
          </w:tcPr>
          <w:p w14:paraId="079C7127">
            <w:pPr>
              <w:jc w:val="both"/>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投标（响应）供应商</w:t>
            </w:r>
          </w:p>
        </w:tc>
        <w:tc>
          <w:tcPr>
            <w:tcW w:w="1427" w:type="pct"/>
            <w:gridSpan w:val="2"/>
            <w:noWrap w:val="0"/>
            <w:vAlign w:val="center"/>
          </w:tcPr>
          <w:p w14:paraId="46F478CF">
            <w:pPr>
              <w:jc w:val="center"/>
              <w:rPr>
                <w:rFonts w:hint="eastAsia" w:ascii="宋体" w:hAnsi="宋体" w:eastAsia="宋体" w:cs="宋体"/>
                <w:color w:val="auto"/>
                <w:sz w:val="21"/>
                <w:szCs w:val="21"/>
                <w:vertAlign w:val="baseline"/>
                <w:lang w:val="en-US" w:eastAsia="zh-CN"/>
              </w:rPr>
            </w:pPr>
          </w:p>
        </w:tc>
        <w:tc>
          <w:tcPr>
            <w:tcW w:w="1113" w:type="pct"/>
            <w:gridSpan w:val="2"/>
            <w:noWrap w:val="0"/>
            <w:vAlign w:val="center"/>
          </w:tcPr>
          <w:p w14:paraId="37FDC2C6">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项目名称及编号</w:t>
            </w:r>
          </w:p>
        </w:tc>
        <w:tc>
          <w:tcPr>
            <w:tcW w:w="1669" w:type="pct"/>
            <w:gridSpan w:val="2"/>
            <w:noWrap w:val="0"/>
            <w:vAlign w:val="center"/>
          </w:tcPr>
          <w:p w14:paraId="7E187059">
            <w:pPr>
              <w:jc w:val="center"/>
              <w:rPr>
                <w:rFonts w:hint="eastAsia" w:ascii="宋体" w:hAnsi="宋体" w:eastAsia="宋体" w:cs="宋体"/>
                <w:color w:val="auto"/>
                <w:sz w:val="21"/>
                <w:szCs w:val="21"/>
                <w:vertAlign w:val="baseline"/>
                <w:lang w:val="en-US" w:eastAsia="zh-CN"/>
              </w:rPr>
            </w:pPr>
          </w:p>
        </w:tc>
      </w:tr>
      <w:tr w14:paraId="017DA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8"/>
            <w:noWrap w:val="0"/>
            <w:vAlign w:val="center"/>
          </w:tcPr>
          <w:p w14:paraId="7E2FC8E8">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投标（响应）供应商相关人员情况</w:t>
            </w:r>
          </w:p>
        </w:tc>
      </w:tr>
      <w:tr w14:paraId="032E2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bottom w:val="single" w:color="auto" w:sz="4" w:space="0"/>
            </w:tcBorders>
            <w:noWrap w:val="0"/>
            <w:vAlign w:val="center"/>
          </w:tcPr>
          <w:p w14:paraId="4E1ABE79">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序号</w:t>
            </w:r>
          </w:p>
        </w:tc>
        <w:tc>
          <w:tcPr>
            <w:tcW w:w="1275" w:type="pct"/>
            <w:gridSpan w:val="2"/>
            <w:tcBorders>
              <w:bottom w:val="single" w:color="auto" w:sz="4" w:space="0"/>
            </w:tcBorders>
            <w:noWrap w:val="0"/>
            <w:vAlign w:val="center"/>
          </w:tcPr>
          <w:p w14:paraId="2D356E3C">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职务</w:t>
            </w:r>
          </w:p>
        </w:tc>
        <w:tc>
          <w:tcPr>
            <w:tcW w:w="529" w:type="pct"/>
            <w:tcBorders>
              <w:bottom w:val="single" w:color="auto" w:sz="4" w:space="0"/>
            </w:tcBorders>
            <w:noWrap w:val="0"/>
            <w:vAlign w:val="center"/>
          </w:tcPr>
          <w:p w14:paraId="361F8272">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姓名</w:t>
            </w:r>
          </w:p>
        </w:tc>
        <w:tc>
          <w:tcPr>
            <w:tcW w:w="1113" w:type="pct"/>
            <w:gridSpan w:val="2"/>
            <w:tcBorders>
              <w:bottom w:val="single" w:color="auto" w:sz="4" w:space="0"/>
            </w:tcBorders>
            <w:noWrap w:val="0"/>
            <w:vAlign w:val="center"/>
          </w:tcPr>
          <w:p w14:paraId="4F890730">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身份证号码</w:t>
            </w:r>
          </w:p>
        </w:tc>
        <w:tc>
          <w:tcPr>
            <w:tcW w:w="838" w:type="pct"/>
            <w:tcBorders>
              <w:bottom w:val="single" w:color="auto" w:sz="4" w:space="0"/>
            </w:tcBorders>
            <w:noWrap w:val="0"/>
            <w:vAlign w:val="center"/>
          </w:tcPr>
          <w:p w14:paraId="4291691B">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劳动合同</w:t>
            </w:r>
          </w:p>
          <w:p w14:paraId="29186DEE">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关系单位</w:t>
            </w:r>
          </w:p>
        </w:tc>
        <w:tc>
          <w:tcPr>
            <w:tcW w:w="830" w:type="pct"/>
            <w:tcBorders>
              <w:bottom w:val="single" w:color="auto" w:sz="4" w:space="0"/>
            </w:tcBorders>
            <w:noWrap w:val="0"/>
            <w:vAlign w:val="center"/>
          </w:tcPr>
          <w:p w14:paraId="39F68FD9">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缴纳社会</w:t>
            </w:r>
          </w:p>
          <w:p w14:paraId="1A61881A">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保险单位</w:t>
            </w:r>
          </w:p>
        </w:tc>
      </w:tr>
      <w:tr w14:paraId="76036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7D143152">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1</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6E74B563">
            <w:pPr>
              <w:spacing w:line="460" w:lineRule="exact"/>
              <w:jc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法定代表人</w:t>
            </w:r>
            <w:r>
              <w:rPr>
                <w:rFonts w:hint="eastAsia" w:ascii="宋体" w:hAnsi="宋体" w:eastAsia="宋体" w:cs="宋体"/>
                <w:color w:val="auto"/>
                <w:sz w:val="21"/>
                <w:szCs w:val="21"/>
                <w:highlight w:val="none"/>
                <w:lang w:val="en-US" w:eastAsia="zh-CN"/>
              </w:rPr>
              <w:t>/单位负责人/主要经营负责人</w:t>
            </w:r>
          </w:p>
        </w:tc>
        <w:tc>
          <w:tcPr>
            <w:tcW w:w="529" w:type="pct"/>
            <w:tcBorders>
              <w:top w:val="single" w:color="auto" w:sz="4" w:space="0"/>
              <w:left w:val="single" w:color="auto" w:sz="4" w:space="0"/>
              <w:bottom w:val="single" w:color="auto" w:sz="4" w:space="0"/>
              <w:right w:val="single" w:color="auto" w:sz="4" w:space="0"/>
            </w:tcBorders>
            <w:noWrap w:val="0"/>
            <w:vAlign w:val="center"/>
          </w:tcPr>
          <w:p w14:paraId="4621C76B">
            <w:pPr>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left w:val="single" w:color="auto" w:sz="4" w:space="0"/>
              <w:bottom w:val="single" w:color="auto" w:sz="4" w:space="0"/>
              <w:right w:val="single" w:color="auto" w:sz="4" w:space="0"/>
            </w:tcBorders>
            <w:noWrap w:val="0"/>
            <w:vAlign w:val="center"/>
          </w:tcPr>
          <w:p w14:paraId="4D84F2E0">
            <w:pPr>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left w:val="single" w:color="auto" w:sz="4" w:space="0"/>
              <w:bottom w:val="single" w:color="auto" w:sz="4" w:space="0"/>
              <w:right w:val="single" w:color="auto" w:sz="4" w:space="0"/>
            </w:tcBorders>
            <w:noWrap w:val="0"/>
            <w:vAlign w:val="center"/>
          </w:tcPr>
          <w:p w14:paraId="4E39FC1A">
            <w:pPr>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left w:val="single" w:color="auto" w:sz="4" w:space="0"/>
              <w:bottom w:val="single" w:color="auto" w:sz="4" w:space="0"/>
              <w:right w:val="single" w:color="auto" w:sz="4" w:space="0"/>
            </w:tcBorders>
            <w:noWrap w:val="0"/>
            <w:vAlign w:val="center"/>
          </w:tcPr>
          <w:p w14:paraId="729B30F6">
            <w:pPr>
              <w:jc w:val="center"/>
              <w:rPr>
                <w:rFonts w:hint="eastAsia" w:ascii="宋体" w:hAnsi="宋体" w:eastAsia="宋体" w:cs="宋体"/>
                <w:color w:val="auto"/>
                <w:sz w:val="21"/>
                <w:szCs w:val="21"/>
                <w:vertAlign w:val="baseline"/>
                <w:lang w:val="en-US" w:eastAsia="zh-CN"/>
              </w:rPr>
            </w:pPr>
          </w:p>
        </w:tc>
      </w:tr>
      <w:tr w14:paraId="1DDF3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11C05288">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rPr>
              <w:t>2</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6A651FAF">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项目投标授权代表人</w:t>
            </w:r>
          </w:p>
        </w:tc>
        <w:tc>
          <w:tcPr>
            <w:tcW w:w="529" w:type="pct"/>
            <w:tcBorders>
              <w:top w:val="single" w:color="auto" w:sz="4" w:space="0"/>
              <w:left w:val="single" w:color="auto" w:sz="4" w:space="0"/>
              <w:bottom w:val="single" w:color="auto" w:sz="4" w:space="0"/>
              <w:right w:val="single" w:color="auto" w:sz="4" w:space="0"/>
            </w:tcBorders>
            <w:noWrap w:val="0"/>
            <w:vAlign w:val="center"/>
          </w:tcPr>
          <w:p w14:paraId="46D2B8D6">
            <w:pPr>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left w:val="single" w:color="auto" w:sz="4" w:space="0"/>
              <w:bottom w:val="single" w:color="auto" w:sz="4" w:space="0"/>
              <w:right w:val="single" w:color="auto" w:sz="4" w:space="0"/>
            </w:tcBorders>
            <w:noWrap w:val="0"/>
            <w:vAlign w:val="center"/>
          </w:tcPr>
          <w:p w14:paraId="09C627D0">
            <w:pPr>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left w:val="single" w:color="auto" w:sz="4" w:space="0"/>
              <w:bottom w:val="single" w:color="auto" w:sz="4" w:space="0"/>
              <w:right w:val="single" w:color="auto" w:sz="4" w:space="0"/>
            </w:tcBorders>
            <w:noWrap w:val="0"/>
            <w:vAlign w:val="center"/>
          </w:tcPr>
          <w:p w14:paraId="6976A876">
            <w:pPr>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left w:val="single" w:color="auto" w:sz="4" w:space="0"/>
              <w:bottom w:val="single" w:color="auto" w:sz="4" w:space="0"/>
              <w:right w:val="single" w:color="auto" w:sz="4" w:space="0"/>
            </w:tcBorders>
            <w:noWrap w:val="0"/>
            <w:vAlign w:val="center"/>
          </w:tcPr>
          <w:p w14:paraId="1A3C99D8">
            <w:pPr>
              <w:jc w:val="center"/>
              <w:rPr>
                <w:rFonts w:hint="eastAsia" w:ascii="宋体" w:hAnsi="宋体" w:eastAsia="宋体" w:cs="宋体"/>
                <w:color w:val="auto"/>
                <w:sz w:val="21"/>
                <w:szCs w:val="21"/>
                <w:vertAlign w:val="baseline"/>
                <w:lang w:val="en-US" w:eastAsia="zh-CN"/>
              </w:rPr>
            </w:pPr>
          </w:p>
        </w:tc>
      </w:tr>
      <w:tr w14:paraId="7012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tcBorders>
            <w:noWrap w:val="0"/>
            <w:vAlign w:val="center"/>
          </w:tcPr>
          <w:p w14:paraId="6DF18F98">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lang w:bidi="ar"/>
              </w:rPr>
              <w:t>3</w:t>
            </w:r>
          </w:p>
        </w:tc>
        <w:tc>
          <w:tcPr>
            <w:tcW w:w="1275" w:type="pct"/>
            <w:gridSpan w:val="2"/>
            <w:tcBorders>
              <w:top w:val="single" w:color="auto" w:sz="4" w:space="0"/>
            </w:tcBorders>
            <w:noWrap w:val="0"/>
            <w:vAlign w:val="center"/>
          </w:tcPr>
          <w:p w14:paraId="01274606">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项目负责人</w:t>
            </w:r>
          </w:p>
        </w:tc>
        <w:tc>
          <w:tcPr>
            <w:tcW w:w="529" w:type="pct"/>
            <w:tcBorders>
              <w:top w:val="single" w:color="auto" w:sz="4" w:space="0"/>
            </w:tcBorders>
            <w:noWrap w:val="0"/>
            <w:vAlign w:val="center"/>
          </w:tcPr>
          <w:p w14:paraId="6C76D89D">
            <w:pPr>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tcBorders>
            <w:noWrap w:val="0"/>
            <w:vAlign w:val="center"/>
          </w:tcPr>
          <w:p w14:paraId="47E3F675">
            <w:pPr>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tcBorders>
            <w:noWrap w:val="0"/>
            <w:vAlign w:val="center"/>
          </w:tcPr>
          <w:p w14:paraId="7B7877F3">
            <w:pPr>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tcBorders>
            <w:noWrap w:val="0"/>
            <w:vAlign w:val="center"/>
          </w:tcPr>
          <w:p w14:paraId="020548A4">
            <w:pPr>
              <w:jc w:val="center"/>
              <w:rPr>
                <w:rFonts w:hint="eastAsia" w:ascii="宋体" w:hAnsi="宋体" w:eastAsia="宋体" w:cs="宋体"/>
                <w:color w:val="auto"/>
                <w:sz w:val="21"/>
                <w:szCs w:val="21"/>
                <w:vertAlign w:val="baseline"/>
                <w:lang w:val="en-US" w:eastAsia="zh-CN"/>
              </w:rPr>
            </w:pPr>
          </w:p>
        </w:tc>
      </w:tr>
      <w:tr w14:paraId="3BA2E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noWrap w:val="0"/>
            <w:vAlign w:val="center"/>
          </w:tcPr>
          <w:p w14:paraId="4784F808">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lang w:bidi="ar"/>
              </w:rPr>
              <w:t>4</w:t>
            </w:r>
          </w:p>
        </w:tc>
        <w:tc>
          <w:tcPr>
            <w:tcW w:w="1275" w:type="pct"/>
            <w:gridSpan w:val="2"/>
            <w:noWrap w:val="0"/>
            <w:vAlign w:val="center"/>
          </w:tcPr>
          <w:p w14:paraId="7224B186">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主要技术人员</w:t>
            </w:r>
          </w:p>
        </w:tc>
        <w:tc>
          <w:tcPr>
            <w:tcW w:w="529" w:type="pct"/>
            <w:noWrap w:val="0"/>
            <w:vAlign w:val="center"/>
          </w:tcPr>
          <w:p w14:paraId="68FB634C">
            <w:pPr>
              <w:jc w:val="center"/>
              <w:rPr>
                <w:rFonts w:hint="eastAsia" w:ascii="宋体" w:hAnsi="宋体" w:eastAsia="宋体" w:cs="宋体"/>
                <w:color w:val="auto"/>
                <w:sz w:val="21"/>
                <w:szCs w:val="21"/>
                <w:vertAlign w:val="baseline"/>
                <w:lang w:val="en-US" w:eastAsia="zh-CN"/>
              </w:rPr>
            </w:pPr>
          </w:p>
        </w:tc>
        <w:tc>
          <w:tcPr>
            <w:tcW w:w="1113" w:type="pct"/>
            <w:gridSpan w:val="2"/>
            <w:noWrap w:val="0"/>
            <w:vAlign w:val="center"/>
          </w:tcPr>
          <w:p w14:paraId="5B35B98A">
            <w:pPr>
              <w:jc w:val="center"/>
              <w:rPr>
                <w:rFonts w:hint="eastAsia" w:ascii="宋体" w:hAnsi="宋体" w:eastAsia="宋体" w:cs="宋体"/>
                <w:color w:val="auto"/>
                <w:sz w:val="21"/>
                <w:szCs w:val="21"/>
                <w:vertAlign w:val="baseline"/>
                <w:lang w:val="en-US" w:eastAsia="zh-CN"/>
              </w:rPr>
            </w:pPr>
          </w:p>
        </w:tc>
        <w:tc>
          <w:tcPr>
            <w:tcW w:w="838" w:type="pct"/>
            <w:noWrap w:val="0"/>
            <w:vAlign w:val="center"/>
          </w:tcPr>
          <w:p w14:paraId="63A8BB83">
            <w:pPr>
              <w:jc w:val="center"/>
              <w:rPr>
                <w:rFonts w:hint="eastAsia" w:ascii="宋体" w:hAnsi="宋体" w:eastAsia="宋体" w:cs="宋体"/>
                <w:color w:val="auto"/>
                <w:sz w:val="21"/>
                <w:szCs w:val="21"/>
                <w:vertAlign w:val="baseline"/>
                <w:lang w:val="en-US" w:eastAsia="zh-CN"/>
              </w:rPr>
            </w:pPr>
          </w:p>
        </w:tc>
        <w:tc>
          <w:tcPr>
            <w:tcW w:w="830" w:type="pct"/>
            <w:noWrap w:val="0"/>
            <w:vAlign w:val="center"/>
          </w:tcPr>
          <w:p w14:paraId="7FF85070">
            <w:pPr>
              <w:jc w:val="center"/>
              <w:rPr>
                <w:rFonts w:hint="eastAsia" w:ascii="宋体" w:hAnsi="宋体" w:eastAsia="宋体" w:cs="宋体"/>
                <w:color w:val="auto"/>
                <w:sz w:val="21"/>
                <w:szCs w:val="21"/>
                <w:vertAlign w:val="baseline"/>
                <w:lang w:val="en-US" w:eastAsia="zh-CN"/>
              </w:rPr>
            </w:pPr>
          </w:p>
        </w:tc>
      </w:tr>
      <w:tr w14:paraId="7DCF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noWrap w:val="0"/>
            <w:vAlign w:val="center"/>
          </w:tcPr>
          <w:p w14:paraId="720FA715">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lang w:bidi="ar"/>
              </w:rPr>
              <w:t>5</w:t>
            </w:r>
          </w:p>
        </w:tc>
        <w:tc>
          <w:tcPr>
            <w:tcW w:w="1275" w:type="pct"/>
            <w:gridSpan w:val="2"/>
            <w:noWrap w:val="0"/>
            <w:vAlign w:val="center"/>
          </w:tcPr>
          <w:p w14:paraId="1DBCF636">
            <w:pPr>
              <w:widowControl w:val="0"/>
              <w:snapToGrid w:val="0"/>
              <w:ind w:left="0" w:leftChars="0" w:firstLine="0" w:firstLineChars="0"/>
              <w:jc w:val="center"/>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highlight w:val="none"/>
                <w:lang w:val="en-US" w:eastAsia="zh-CN" w:bidi="ar-SA"/>
              </w:rPr>
              <w:t>投标文件编制人员</w:t>
            </w:r>
          </w:p>
        </w:tc>
        <w:tc>
          <w:tcPr>
            <w:tcW w:w="529" w:type="pct"/>
            <w:noWrap w:val="0"/>
            <w:vAlign w:val="center"/>
          </w:tcPr>
          <w:p w14:paraId="71BA521D">
            <w:pPr>
              <w:jc w:val="center"/>
              <w:rPr>
                <w:rFonts w:hint="eastAsia" w:ascii="宋体" w:hAnsi="宋体" w:eastAsia="宋体" w:cs="宋体"/>
                <w:color w:val="auto"/>
                <w:sz w:val="21"/>
                <w:szCs w:val="21"/>
                <w:vertAlign w:val="baseline"/>
                <w:lang w:val="en-US" w:eastAsia="zh-CN"/>
              </w:rPr>
            </w:pPr>
          </w:p>
        </w:tc>
        <w:tc>
          <w:tcPr>
            <w:tcW w:w="1113" w:type="pct"/>
            <w:gridSpan w:val="2"/>
            <w:noWrap w:val="0"/>
            <w:vAlign w:val="center"/>
          </w:tcPr>
          <w:p w14:paraId="41D98258">
            <w:pPr>
              <w:jc w:val="center"/>
              <w:rPr>
                <w:rFonts w:hint="eastAsia" w:ascii="宋体" w:hAnsi="宋体" w:eastAsia="宋体" w:cs="宋体"/>
                <w:color w:val="auto"/>
                <w:sz w:val="21"/>
                <w:szCs w:val="21"/>
                <w:vertAlign w:val="baseline"/>
                <w:lang w:val="en-US" w:eastAsia="zh-CN"/>
              </w:rPr>
            </w:pPr>
          </w:p>
        </w:tc>
        <w:tc>
          <w:tcPr>
            <w:tcW w:w="838" w:type="pct"/>
            <w:noWrap w:val="0"/>
            <w:vAlign w:val="center"/>
          </w:tcPr>
          <w:p w14:paraId="350F4A42">
            <w:pPr>
              <w:jc w:val="center"/>
              <w:rPr>
                <w:rFonts w:hint="eastAsia" w:ascii="宋体" w:hAnsi="宋体" w:eastAsia="宋体" w:cs="宋体"/>
                <w:color w:val="auto"/>
                <w:sz w:val="21"/>
                <w:szCs w:val="21"/>
                <w:vertAlign w:val="baseline"/>
                <w:lang w:val="en-US" w:eastAsia="zh-CN"/>
              </w:rPr>
            </w:pPr>
          </w:p>
        </w:tc>
        <w:tc>
          <w:tcPr>
            <w:tcW w:w="830" w:type="pct"/>
            <w:noWrap w:val="0"/>
            <w:vAlign w:val="center"/>
          </w:tcPr>
          <w:p w14:paraId="5A71857D">
            <w:pPr>
              <w:jc w:val="center"/>
              <w:rPr>
                <w:rFonts w:hint="eastAsia" w:ascii="宋体" w:hAnsi="宋体" w:eastAsia="宋体" w:cs="宋体"/>
                <w:color w:val="auto"/>
                <w:sz w:val="21"/>
                <w:szCs w:val="21"/>
                <w:vertAlign w:val="baseline"/>
                <w:lang w:val="en-US" w:eastAsia="zh-CN"/>
              </w:rPr>
            </w:pPr>
          </w:p>
        </w:tc>
      </w:tr>
      <w:tr w14:paraId="6D49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8"/>
            <w:noWrap w:val="0"/>
            <w:vAlign w:val="center"/>
          </w:tcPr>
          <w:p w14:paraId="43836493">
            <w:pPr>
              <w:jc w:val="both"/>
              <w:rPr>
                <w:rFonts w:hint="eastAsia" w:ascii="宋体" w:hAnsi="宋体" w:eastAsia="宋体" w:cs="宋体"/>
                <w:color w:val="auto"/>
                <w:sz w:val="21"/>
                <w:szCs w:val="21"/>
                <w:vertAlign w:val="baseline"/>
                <w:lang w:val="en-US" w:eastAsia="zh-CN"/>
              </w:rPr>
            </w:pPr>
            <w:r>
              <w:rPr>
                <w:rFonts w:hint="eastAsia" w:ascii="宋体" w:hAnsi="宋体" w:eastAsia="宋体" w:cs="宋体"/>
                <w:b/>
                <w:bCs/>
                <w:color w:val="auto"/>
                <w:sz w:val="21"/>
                <w:szCs w:val="21"/>
                <w:highlight w:val="none"/>
                <w:vertAlign w:val="baseline"/>
                <w:lang w:val="en-US" w:eastAsia="zh-CN"/>
              </w:rPr>
              <w:t>说明：同一职务有多人担任（如主要技术人员），应分行填写。</w:t>
            </w:r>
          </w:p>
        </w:tc>
      </w:tr>
      <w:tr w14:paraId="42429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5000" w:type="pct"/>
            <w:gridSpan w:val="8"/>
            <w:noWrap w:val="0"/>
            <w:vAlign w:val="center"/>
          </w:tcPr>
          <w:p w14:paraId="75A34787">
            <w:pPr>
              <w:jc w:val="center"/>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投标（响应）供应商关联关系情况</w:t>
            </w:r>
          </w:p>
        </w:tc>
      </w:tr>
      <w:tr w14:paraId="4D8F6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bottom w:val="single" w:color="auto" w:sz="4" w:space="0"/>
            </w:tcBorders>
            <w:noWrap w:val="0"/>
            <w:vAlign w:val="center"/>
          </w:tcPr>
          <w:p w14:paraId="0D3F8D66">
            <w:pPr>
              <w:jc w:val="center"/>
              <w:rPr>
                <w:rFonts w:hint="eastAsia" w:ascii="宋体" w:hAnsi="宋体" w:eastAsia="宋体" w:cs="宋体"/>
                <w:color w:val="auto"/>
                <w:sz w:val="21"/>
                <w:szCs w:val="21"/>
                <w:vertAlign w:val="baseline"/>
                <w:lang w:val="en-US" w:eastAsia="zh-CN" w:bidi="ar"/>
              </w:rPr>
            </w:pPr>
            <w:r>
              <w:rPr>
                <w:rFonts w:hint="eastAsia" w:ascii="宋体" w:hAnsi="宋体" w:eastAsia="宋体" w:cs="宋体"/>
                <w:color w:val="auto"/>
                <w:sz w:val="21"/>
                <w:szCs w:val="21"/>
                <w:vertAlign w:val="baseline"/>
                <w:lang w:val="en-US" w:eastAsia="zh-CN" w:bidi="ar"/>
              </w:rPr>
              <w:t>序号</w:t>
            </w:r>
          </w:p>
        </w:tc>
        <w:tc>
          <w:tcPr>
            <w:tcW w:w="1275" w:type="pct"/>
            <w:gridSpan w:val="2"/>
            <w:tcBorders>
              <w:bottom w:val="single" w:color="auto" w:sz="4" w:space="0"/>
            </w:tcBorders>
            <w:noWrap w:val="0"/>
            <w:vAlign w:val="center"/>
          </w:tcPr>
          <w:p w14:paraId="7855430F">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vertAlign w:val="baseline"/>
                <w:lang w:val="en-US" w:eastAsia="zh-CN"/>
              </w:rPr>
              <w:t>关联关系类型</w:t>
            </w:r>
          </w:p>
        </w:tc>
        <w:tc>
          <w:tcPr>
            <w:tcW w:w="971" w:type="pct"/>
            <w:gridSpan w:val="2"/>
            <w:tcBorders>
              <w:bottom w:val="single" w:color="auto" w:sz="4" w:space="0"/>
            </w:tcBorders>
            <w:noWrap w:val="0"/>
            <w:vAlign w:val="center"/>
          </w:tcPr>
          <w:p w14:paraId="3DF3A63B">
            <w:pPr>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关联主体名称</w:t>
            </w:r>
          </w:p>
        </w:tc>
        <w:tc>
          <w:tcPr>
            <w:tcW w:w="2340" w:type="pct"/>
            <w:gridSpan w:val="3"/>
            <w:tcBorders>
              <w:bottom w:val="single" w:color="auto" w:sz="4" w:space="0"/>
            </w:tcBorders>
            <w:noWrap w:val="0"/>
            <w:vAlign w:val="center"/>
          </w:tcPr>
          <w:p w14:paraId="67411CBB">
            <w:pPr>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备注</w:t>
            </w:r>
          </w:p>
        </w:tc>
      </w:tr>
      <w:tr w14:paraId="444DE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52A28E66">
            <w:pPr>
              <w:jc w:val="center"/>
              <w:rPr>
                <w:rFonts w:hint="eastAsia" w:ascii="宋体" w:hAnsi="宋体" w:eastAsia="宋体" w:cs="宋体"/>
                <w:color w:val="auto"/>
                <w:sz w:val="21"/>
                <w:szCs w:val="21"/>
                <w:vertAlign w:val="baseline"/>
                <w:lang w:val="en-US" w:eastAsia="zh-CN" w:bidi="ar"/>
              </w:rPr>
            </w:pPr>
            <w:r>
              <w:rPr>
                <w:rFonts w:hint="eastAsia" w:ascii="宋体" w:hAnsi="宋体" w:eastAsia="宋体" w:cs="宋体"/>
                <w:color w:val="auto"/>
                <w:sz w:val="21"/>
                <w:szCs w:val="21"/>
                <w:vertAlign w:val="baseline"/>
                <w:lang w:val="en-US" w:eastAsia="zh-CN" w:bidi="ar"/>
              </w:rPr>
              <w:t>1</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43E91D1C">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控股股东</w:t>
            </w:r>
          </w:p>
        </w:tc>
        <w:tc>
          <w:tcPr>
            <w:tcW w:w="971" w:type="pct"/>
            <w:gridSpan w:val="2"/>
            <w:tcBorders>
              <w:top w:val="single" w:color="auto" w:sz="4" w:space="0"/>
              <w:left w:val="single" w:color="auto" w:sz="4" w:space="0"/>
              <w:bottom w:val="single" w:color="auto" w:sz="4" w:space="0"/>
              <w:right w:val="single" w:color="auto" w:sz="4" w:space="0"/>
            </w:tcBorders>
            <w:noWrap w:val="0"/>
            <w:vAlign w:val="center"/>
          </w:tcPr>
          <w:p w14:paraId="42335282">
            <w:pPr>
              <w:jc w:val="center"/>
              <w:rPr>
                <w:rFonts w:hint="eastAsia" w:ascii="宋体" w:hAnsi="宋体" w:eastAsia="宋体" w:cs="宋体"/>
                <w:color w:val="auto"/>
                <w:sz w:val="21"/>
                <w:szCs w:val="21"/>
                <w:highlight w:val="none"/>
                <w:vertAlign w:val="baseline"/>
                <w:lang w:val="en-US" w:eastAsia="zh-CN"/>
              </w:rPr>
            </w:pPr>
          </w:p>
        </w:tc>
        <w:tc>
          <w:tcPr>
            <w:tcW w:w="2340" w:type="pct"/>
            <w:gridSpan w:val="3"/>
            <w:tcBorders>
              <w:top w:val="single" w:color="auto" w:sz="4" w:space="0"/>
              <w:left w:val="single" w:color="auto" w:sz="4" w:space="0"/>
              <w:bottom w:val="single" w:color="auto" w:sz="4" w:space="0"/>
              <w:right w:val="single" w:color="auto" w:sz="4" w:space="0"/>
            </w:tcBorders>
            <w:noWrap w:val="0"/>
            <w:vAlign w:val="center"/>
          </w:tcPr>
          <w:p w14:paraId="3F81D3D6">
            <w:pPr>
              <w:snapToGrid w:val="0"/>
              <w:jc w:val="both"/>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14:paraId="37574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0095A4D3">
            <w:pPr>
              <w:jc w:val="center"/>
              <w:rPr>
                <w:rFonts w:hint="eastAsia" w:ascii="宋体" w:hAnsi="宋体" w:eastAsia="宋体" w:cs="宋体"/>
                <w:color w:val="auto"/>
                <w:sz w:val="21"/>
                <w:szCs w:val="21"/>
                <w:vertAlign w:val="baseline"/>
                <w:lang w:val="en-US" w:eastAsia="zh-CN" w:bidi="ar"/>
              </w:rPr>
            </w:pPr>
            <w:r>
              <w:rPr>
                <w:rFonts w:hint="eastAsia" w:ascii="宋体" w:hAnsi="宋体" w:eastAsia="宋体" w:cs="宋体"/>
                <w:color w:val="auto"/>
                <w:sz w:val="21"/>
                <w:szCs w:val="21"/>
                <w:vertAlign w:val="baseline"/>
                <w:lang w:val="en-US" w:eastAsia="zh-CN" w:bidi="ar"/>
              </w:rPr>
              <w:t>2</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01AE3396">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管理关系</w:t>
            </w:r>
          </w:p>
        </w:tc>
        <w:tc>
          <w:tcPr>
            <w:tcW w:w="971" w:type="pct"/>
            <w:gridSpan w:val="2"/>
            <w:tcBorders>
              <w:top w:val="single" w:color="auto" w:sz="4" w:space="0"/>
              <w:left w:val="single" w:color="auto" w:sz="4" w:space="0"/>
              <w:bottom w:val="single" w:color="auto" w:sz="4" w:space="0"/>
              <w:right w:val="single" w:color="auto" w:sz="4" w:space="0"/>
            </w:tcBorders>
            <w:noWrap w:val="0"/>
            <w:vAlign w:val="center"/>
          </w:tcPr>
          <w:p w14:paraId="16A5EF13">
            <w:pPr>
              <w:jc w:val="center"/>
              <w:rPr>
                <w:rFonts w:hint="eastAsia" w:ascii="宋体" w:hAnsi="宋体" w:eastAsia="宋体" w:cs="宋体"/>
                <w:color w:val="auto"/>
                <w:sz w:val="21"/>
                <w:szCs w:val="21"/>
                <w:highlight w:val="none"/>
                <w:vertAlign w:val="baseline"/>
                <w:lang w:val="en-US" w:eastAsia="zh-CN"/>
              </w:rPr>
            </w:pPr>
          </w:p>
        </w:tc>
        <w:tc>
          <w:tcPr>
            <w:tcW w:w="2340" w:type="pct"/>
            <w:gridSpan w:val="3"/>
            <w:tcBorders>
              <w:top w:val="single" w:color="auto" w:sz="4" w:space="0"/>
              <w:left w:val="single" w:color="auto" w:sz="4" w:space="0"/>
              <w:bottom w:val="single" w:color="auto" w:sz="4" w:space="0"/>
              <w:right w:val="single" w:color="auto" w:sz="4" w:space="0"/>
            </w:tcBorders>
            <w:noWrap w:val="0"/>
            <w:vAlign w:val="center"/>
          </w:tcPr>
          <w:p w14:paraId="24BB9D89">
            <w:pPr>
              <w:snapToGrid w:val="0"/>
              <w:jc w:val="both"/>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指对投标（响应）供应商不具有出资持股关系，但对其存在管理关系的主体。</w:t>
            </w:r>
          </w:p>
        </w:tc>
      </w:tr>
      <w:tr w14:paraId="6B981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5000" w:type="pct"/>
            <w:gridSpan w:val="8"/>
            <w:tcBorders>
              <w:top w:val="single" w:color="auto" w:sz="4" w:space="0"/>
              <w:left w:val="single" w:color="auto" w:sz="4" w:space="0"/>
              <w:bottom w:val="single" w:color="auto" w:sz="4" w:space="0"/>
              <w:right w:val="single" w:color="auto" w:sz="4" w:space="0"/>
            </w:tcBorders>
            <w:noWrap w:val="0"/>
            <w:vAlign w:val="center"/>
          </w:tcPr>
          <w:p w14:paraId="72889C1E">
            <w:pPr>
              <w:snapToGrid w:val="0"/>
              <w:jc w:val="both"/>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说明：同一关联关系类型有多个主体的，应分行填写。</w:t>
            </w:r>
          </w:p>
        </w:tc>
      </w:tr>
    </w:tbl>
    <w:p w14:paraId="0AD7719A">
      <w:pPr>
        <w:pStyle w:val="61"/>
        <w:rPr>
          <w:rFonts w:hint="eastAsia" w:ascii="宋体" w:hAnsi="宋体"/>
          <w:b/>
          <w:color w:val="FF0000"/>
          <w:sz w:val="28"/>
          <w:szCs w:val="28"/>
        </w:rPr>
      </w:pPr>
    </w:p>
    <w:p w14:paraId="3E9E336D">
      <w:pPr>
        <w:pStyle w:val="4"/>
        <w:jc w:val="center"/>
        <w:rPr>
          <w:rFonts w:ascii="黑体" w:eastAsia="黑体"/>
          <w:b w:val="0"/>
          <w:sz w:val="24"/>
        </w:rPr>
      </w:pPr>
      <w:r>
        <w:rPr>
          <w:rFonts w:hint="eastAsia" w:ascii="黑体" w:eastAsia="黑体"/>
          <w:b w:val="0"/>
          <w:sz w:val="24"/>
          <w:lang w:val="en-US" w:eastAsia="zh-CN"/>
        </w:rPr>
        <w:t>二</w:t>
      </w:r>
      <w:r>
        <w:rPr>
          <w:rFonts w:hint="eastAsia" w:ascii="黑体" w:eastAsia="黑体"/>
          <w:b w:val="0"/>
          <w:sz w:val="24"/>
        </w:rPr>
        <w:t>、</w:t>
      </w:r>
      <w:bookmarkStart w:id="90" w:name="_Hlk72092499"/>
      <w:r>
        <w:rPr>
          <w:rFonts w:hint="eastAsia" w:ascii="黑体" w:eastAsia="黑体"/>
          <w:b w:val="0"/>
          <w:sz w:val="24"/>
        </w:rPr>
        <w:t>法定代表人（负责人）证明书</w:t>
      </w:r>
      <w:bookmarkEnd w:id="90"/>
    </w:p>
    <w:p w14:paraId="2ECD4813">
      <w:pPr>
        <w:rPr>
          <w:sz w:val="24"/>
        </w:rPr>
      </w:pPr>
    </w:p>
    <w:p w14:paraId="72B1773D">
      <w:pPr>
        <w:spacing w:line="360" w:lineRule="auto"/>
        <w:ind w:firstLine="420" w:firstLineChars="200"/>
        <w:rPr>
          <w:rFonts w:hint="default" w:eastAsia="宋体"/>
          <w:szCs w:val="21"/>
          <w:lang w:val="en-US" w:eastAsia="zh-CN"/>
        </w:rPr>
      </w:pP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single"/>
          <w:lang w:val="en-US" w:eastAsia="zh-CN"/>
        </w:rPr>
        <w:t xml:space="preserve">   </w:t>
      </w:r>
      <w:r>
        <w:rPr>
          <w:rFonts w:hint="eastAsia"/>
          <w:szCs w:val="21"/>
          <w:u w:val="none"/>
          <w:lang w:eastAsia="zh-CN"/>
        </w:rPr>
        <w:t>（</w:t>
      </w:r>
      <w:r>
        <w:rPr>
          <w:rFonts w:hint="eastAsia"/>
          <w:szCs w:val="21"/>
          <w:u w:val="none"/>
          <w:lang w:val="en-US" w:eastAsia="zh-CN"/>
        </w:rPr>
        <w:t>姓名</w:t>
      </w:r>
      <w:r>
        <w:rPr>
          <w:rFonts w:hint="eastAsia"/>
          <w:szCs w:val="21"/>
          <w:u w:val="none"/>
          <w:lang w:eastAsia="zh-CN"/>
        </w:rPr>
        <w:t>）</w:t>
      </w:r>
      <w:r>
        <w:rPr>
          <w:rFonts w:hint="eastAsia"/>
          <w:szCs w:val="21"/>
        </w:rPr>
        <w:t>，现任我单位</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szCs w:val="21"/>
          <w:lang w:val="en-US" w:eastAsia="zh-CN"/>
        </w:rPr>
        <w:t>身份证件</w:t>
      </w:r>
      <w:r>
        <w:rPr>
          <w:rFonts w:hint="eastAsia"/>
          <w:szCs w:val="21"/>
        </w:rPr>
        <w:t>号</w:t>
      </w:r>
      <w:r>
        <w:rPr>
          <w:rFonts w:hint="eastAsia"/>
          <w:szCs w:val="21"/>
          <w:lang w:val="en-US" w:eastAsia="zh-CN"/>
        </w:rPr>
        <w:t>为</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联系电话：</w:t>
      </w:r>
      <w:r>
        <w:rPr>
          <w:rFonts w:hint="eastAsia"/>
          <w:szCs w:val="21"/>
          <w:u w:val="single"/>
          <w:lang w:val="en-US" w:eastAsia="zh-CN"/>
        </w:rPr>
        <w:t xml:space="preserve">                </w:t>
      </w:r>
      <w:r>
        <w:rPr>
          <w:rFonts w:hint="eastAsia"/>
          <w:szCs w:val="21"/>
          <w:lang w:val="en-US" w:eastAsia="zh-CN"/>
        </w:rPr>
        <w:t>。</w:t>
      </w:r>
    </w:p>
    <w:p w14:paraId="263460A0">
      <w:pPr>
        <w:spacing w:line="360" w:lineRule="auto"/>
        <w:ind w:firstLine="420" w:firstLineChars="200"/>
        <w:rPr>
          <w:szCs w:val="21"/>
        </w:rPr>
      </w:pPr>
      <w:r>
        <w:rPr>
          <w:rFonts w:hint="eastAsia"/>
          <w:szCs w:val="21"/>
        </w:rPr>
        <w:t>特此证明。</w:t>
      </w:r>
    </w:p>
    <w:p w14:paraId="2D1EF68B">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14:paraId="2974FE7C">
      <w:pPr>
        <w:numPr>
          <w:ilvl w:val="0"/>
          <w:numId w:val="10"/>
        </w:numPr>
        <w:spacing w:line="360" w:lineRule="auto"/>
        <w:ind w:firstLine="420" w:firstLineChars="200"/>
        <w:rPr>
          <w:rFonts w:hint="eastAsia"/>
          <w:color w:val="auto"/>
          <w:szCs w:val="21"/>
          <w:lang w:val="en-US" w:eastAsia="zh-CN"/>
        </w:rPr>
      </w:pPr>
      <w:r>
        <w:rPr>
          <w:rFonts w:hint="eastAsia"/>
          <w:color w:val="auto"/>
          <w:szCs w:val="21"/>
          <w:lang w:eastAsia="zh-Hans"/>
        </w:rPr>
        <w:t>本证明书要供法定代表人（负责人）</w:t>
      </w:r>
      <w:r>
        <w:rPr>
          <w:rFonts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14:paraId="0BB15260">
      <w:pPr>
        <w:numPr>
          <w:ilvl w:val="0"/>
          <w:numId w:val="10"/>
        </w:numPr>
        <w:spacing w:line="360" w:lineRule="auto"/>
        <w:ind w:firstLine="420" w:firstLineChars="200"/>
        <w:rPr>
          <w:szCs w:val="21"/>
        </w:rPr>
      </w:pPr>
      <w:r>
        <w:rPr>
          <w:rFonts w:hint="eastAsia"/>
          <w:color w:val="auto"/>
          <w:szCs w:val="21"/>
          <w:lang w:eastAsia="zh-Hans"/>
        </w:rPr>
        <w:t>本项目投标授权代表为法定代表人（负责人）的，无需提供</w:t>
      </w:r>
      <w:r>
        <w:rPr>
          <w:rFonts w:hint="eastAsia"/>
          <w:color w:val="auto"/>
          <w:szCs w:val="21"/>
        </w:rPr>
        <w:t>《投标文件签署授权委托书》</w:t>
      </w:r>
      <w:r>
        <w:rPr>
          <w:rFonts w:hint="eastAsia"/>
          <w:color w:val="auto"/>
          <w:szCs w:val="21"/>
          <w:lang w:eastAsia="zh-Hans"/>
        </w:rPr>
        <w:t>。</w:t>
      </w:r>
    </w:p>
    <w:p w14:paraId="0AE8AF6F">
      <w:pPr>
        <w:numPr>
          <w:ilvl w:val="0"/>
          <w:numId w:val="10"/>
        </w:numPr>
        <w:spacing w:line="360" w:lineRule="auto"/>
        <w:ind w:firstLine="420" w:firstLineChars="200"/>
        <w:rPr>
          <w:szCs w:val="21"/>
        </w:rPr>
      </w:pPr>
      <w:r>
        <w:rPr>
          <w:rFonts w:hint="eastAsia"/>
          <w:szCs w:val="21"/>
        </w:rPr>
        <w:t>内容必须填写真实、清楚，涂改无效，不得转让、买卖。</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0E6E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1198AB21">
            <w:pPr>
              <w:jc w:val="center"/>
              <w:rPr>
                <w:rFonts w:hint="eastAsia"/>
                <w:lang w:val="en-US" w:eastAsia="zh-CN"/>
              </w:rPr>
            </w:pPr>
            <w:r>
              <w:rPr>
                <w:rFonts w:hint="eastAsia"/>
                <w:lang w:val="en-US" w:eastAsia="zh-CN"/>
              </w:rPr>
              <w:t>证件扫描件正面</w:t>
            </w:r>
          </w:p>
          <w:p w14:paraId="5EA26376">
            <w:pPr>
              <w:pStyle w:val="2"/>
              <w:jc w:val="center"/>
              <w:rPr>
                <w:rFonts w:hint="eastAsia"/>
                <w:lang w:val="en-US" w:eastAsia="zh-CN"/>
              </w:rPr>
            </w:pPr>
          </w:p>
          <w:p w14:paraId="1ABF9A11">
            <w:pPr>
              <w:pStyle w:val="36"/>
              <w:jc w:val="center"/>
              <w:rPr>
                <w:rFonts w:hint="default"/>
                <w:lang w:val="en-US" w:eastAsia="zh-CN"/>
              </w:rPr>
            </w:pPr>
          </w:p>
          <w:p w14:paraId="2AE9B887">
            <w:pPr>
              <w:pStyle w:val="36"/>
              <w:jc w:val="center"/>
              <w:rPr>
                <w:rFonts w:hint="default"/>
                <w:lang w:val="en-US" w:eastAsia="zh-CN"/>
              </w:rPr>
            </w:pPr>
          </w:p>
          <w:p w14:paraId="3CA4CF04">
            <w:pPr>
              <w:pStyle w:val="36"/>
              <w:jc w:val="center"/>
              <w:rPr>
                <w:rFonts w:hint="default"/>
                <w:lang w:val="en-US" w:eastAsia="zh-CN"/>
              </w:rPr>
            </w:pPr>
          </w:p>
        </w:tc>
        <w:tc>
          <w:tcPr>
            <w:tcW w:w="4265" w:type="dxa"/>
            <w:vAlign w:val="top"/>
          </w:tcPr>
          <w:p w14:paraId="2754C916">
            <w:pPr>
              <w:jc w:val="center"/>
              <w:rPr>
                <w:rFonts w:hint="eastAsia"/>
                <w:lang w:val="en-US" w:eastAsia="zh-CN"/>
              </w:rPr>
            </w:pPr>
            <w:r>
              <w:rPr>
                <w:rFonts w:hint="eastAsia"/>
                <w:lang w:val="en-US" w:eastAsia="zh-CN"/>
              </w:rPr>
              <w:t>证件扫描件反面</w:t>
            </w:r>
          </w:p>
          <w:p w14:paraId="1F6A0E57">
            <w:pPr>
              <w:pStyle w:val="2"/>
              <w:jc w:val="center"/>
              <w:rPr>
                <w:rFonts w:hint="eastAsia"/>
                <w:lang w:val="en-US" w:eastAsia="zh-CN"/>
              </w:rPr>
            </w:pPr>
          </w:p>
          <w:p w14:paraId="0243F9B2">
            <w:pPr>
              <w:pStyle w:val="36"/>
              <w:jc w:val="center"/>
              <w:rPr>
                <w:rFonts w:hint="eastAsia"/>
                <w:sz w:val="24"/>
                <w:vertAlign w:val="baseline"/>
                <w:lang w:val="en-US" w:eastAsia="zh-CN"/>
              </w:rPr>
            </w:pPr>
          </w:p>
        </w:tc>
      </w:tr>
    </w:tbl>
    <w:p w14:paraId="251DD46B">
      <w:pPr>
        <w:rPr>
          <w:sz w:val="24"/>
        </w:rPr>
      </w:pPr>
    </w:p>
    <w:p w14:paraId="29075CE1">
      <w:pPr>
        <w:pStyle w:val="61"/>
        <w:rPr>
          <w:sz w:val="24"/>
        </w:rPr>
      </w:pPr>
      <w:r>
        <w:rPr>
          <w:rFonts w:hint="eastAsia" w:ascii="黑体" w:hAnsi="黑体" w:eastAsia="黑体" w:cs="黑体"/>
          <w:b/>
          <w:bCs/>
          <w:color w:val="auto"/>
          <w:sz w:val="24"/>
          <w:szCs w:val="24"/>
          <w:u w:val="none"/>
          <w:lang w:val="en-US" w:eastAsia="zh-CN"/>
        </w:rPr>
        <w:t>温馨提示</w:t>
      </w:r>
      <w:r>
        <w:rPr>
          <w:rFonts w:hint="eastAsia" w:ascii="黑体" w:hAnsi="黑体" w:eastAsia="黑体" w:cs="黑体"/>
          <w:color w:val="auto"/>
          <w:sz w:val="24"/>
          <w:szCs w:val="24"/>
          <w:u w:val="none"/>
          <w:lang w:val="en-US" w:eastAsia="zh-CN"/>
        </w:rPr>
        <w:t>：</w:t>
      </w:r>
      <w:r>
        <w:rPr>
          <w:rFonts w:hint="eastAsia" w:ascii="Times New Roman" w:hAnsi="Times New Roman" w:eastAsia="宋体" w:cs="Times New Roman"/>
          <w:kern w:val="2"/>
          <w:sz w:val="21"/>
          <w:szCs w:val="21"/>
          <w:lang w:val="en-US" w:eastAsia="zh-CN" w:bidi="ar-SA"/>
        </w:rPr>
        <w:t>为避免出现《深圳经济特区政府采购条例实施细则》第七十五条第二项所列情形，请投标供应商核实</w:t>
      </w:r>
      <w:r>
        <w:rPr>
          <w:rFonts w:hint="eastAsia" w:ascii="Times New Roman" w:hAnsi="Times New Roman"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法定代表人、本项目投标授权代表人、项目负责人（如有）、主要技术人员（如有）等是否在</w:t>
      </w:r>
      <w:r>
        <w:rPr>
          <w:rFonts w:hint="eastAsia" w:ascii="Times New Roman" w:hAnsi="Times New Roman"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缴纳社会保险。</w:t>
      </w:r>
    </w:p>
    <w:p w14:paraId="5DFE3917">
      <w:pPr>
        <w:pStyle w:val="61"/>
        <w:rPr>
          <w:sz w:val="24"/>
        </w:rPr>
      </w:pPr>
    </w:p>
    <w:p w14:paraId="0667CF4B">
      <w:pPr>
        <w:pStyle w:val="61"/>
        <w:rPr>
          <w:sz w:val="24"/>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p w14:paraId="22138459">
      <w:pPr>
        <w:pStyle w:val="61"/>
        <w:rPr>
          <w:sz w:val="24"/>
        </w:rPr>
      </w:pPr>
    </w:p>
    <w:p w14:paraId="48F01C02">
      <w:pPr>
        <w:pStyle w:val="4"/>
        <w:spacing w:before="120" w:after="120"/>
        <w:jc w:val="center"/>
        <w:rPr>
          <w:rFonts w:ascii="黑体" w:eastAsia="黑体"/>
          <w:b w:val="0"/>
          <w:sz w:val="24"/>
        </w:rPr>
      </w:pPr>
      <w:r>
        <w:rPr>
          <w:rFonts w:hint="eastAsia" w:ascii="黑体" w:eastAsia="黑体"/>
          <w:b w:val="0"/>
          <w:sz w:val="24"/>
          <w:lang w:val="en-US" w:eastAsia="zh-CN"/>
        </w:rPr>
        <w:t>三</w:t>
      </w:r>
      <w:r>
        <w:rPr>
          <w:rFonts w:hint="eastAsia" w:ascii="黑体" w:eastAsia="黑体"/>
          <w:b w:val="0"/>
          <w:sz w:val="24"/>
        </w:rPr>
        <w:t>、投标文件签署授权委托书</w:t>
      </w:r>
    </w:p>
    <w:p w14:paraId="531CD94E">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14:paraId="06C9DA0C">
      <w:pPr>
        <w:spacing w:line="360" w:lineRule="auto"/>
        <w:ind w:firstLine="420" w:firstLineChars="200"/>
        <w:rPr>
          <w:rFonts w:hint="eastAsia"/>
          <w:szCs w:val="21"/>
        </w:rPr>
      </w:pPr>
      <w:r>
        <w:rPr>
          <w:rFonts w:hint="eastAsia"/>
          <w:szCs w:val="21"/>
        </w:rPr>
        <w:t>代理人无转委托权，特此委托。</w:t>
      </w:r>
    </w:p>
    <w:p w14:paraId="1D51C199">
      <w:pPr>
        <w:spacing w:line="360" w:lineRule="auto"/>
        <w:ind w:firstLine="420" w:firstLineChars="200"/>
        <w:rPr>
          <w:rFonts w:hint="eastAsia"/>
          <w:szCs w:val="21"/>
        </w:rPr>
      </w:pPr>
    </w:p>
    <w:p w14:paraId="5BD8D3AB">
      <w:pPr>
        <w:spacing w:line="360" w:lineRule="auto"/>
        <w:ind w:firstLine="420" w:firstLineChars="200"/>
        <w:rPr>
          <w:rFonts w:hint="eastAsia"/>
          <w:szCs w:val="21"/>
          <w:u w:val="none"/>
          <w:lang w:eastAsia="zh-CN"/>
        </w:rPr>
      </w:pPr>
      <w:r>
        <w:rPr>
          <w:rFonts w:hint="eastAsia"/>
          <w:szCs w:val="21"/>
        </w:rPr>
        <w:t>代理人</w:t>
      </w:r>
      <w:r>
        <w:rPr>
          <w:rFonts w:hint="eastAsia"/>
          <w:szCs w:val="21"/>
          <w:lang w:eastAsia="zh-CN"/>
        </w:rPr>
        <w:t>：</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14:paraId="493069A9">
      <w:pPr>
        <w:spacing w:line="360" w:lineRule="auto"/>
        <w:ind w:firstLine="420" w:firstLineChars="200"/>
        <w:rPr>
          <w:rFonts w:hint="eastAsia"/>
          <w:szCs w:val="21"/>
          <w:u w:val="none"/>
          <w:lang w:eastAsia="zh-CN"/>
        </w:rPr>
      </w:pPr>
      <w:r>
        <w:rPr>
          <w:rFonts w:hint="eastAsia"/>
          <w:szCs w:val="21"/>
        </w:rPr>
        <w:t>身份</w:t>
      </w:r>
      <w:r>
        <w:rPr>
          <w:rFonts w:hint="eastAsia"/>
          <w:szCs w:val="21"/>
          <w:lang w:val="en-US" w:eastAsia="zh-CN"/>
        </w:rPr>
        <w:t>证件号</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职务：</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14:paraId="2EA21A78">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szCs w:val="21"/>
          <w:lang w:eastAsia="zh-CN"/>
        </w:rPr>
        <w:t>，</w:t>
      </w:r>
      <w:r>
        <w:rPr>
          <w:rFonts w:hint="eastAsia"/>
          <w:szCs w:val="21"/>
        </w:rPr>
        <w:t>手机：</w:t>
      </w:r>
      <w:r>
        <w:rPr>
          <w:rFonts w:hint="eastAsia"/>
          <w:szCs w:val="21"/>
          <w:u w:val="single"/>
        </w:rPr>
        <w:t xml:space="preserve">                   </w:t>
      </w:r>
      <w:r>
        <w:rPr>
          <w:rFonts w:hint="eastAsia"/>
          <w:szCs w:val="21"/>
          <w:u w:val="none"/>
          <w:lang w:eastAsia="zh-CN"/>
        </w:rPr>
        <w:t>，</w:t>
      </w:r>
      <w:r>
        <w:rPr>
          <w:rFonts w:hint="eastAsia"/>
          <w:szCs w:val="21"/>
          <w:u w:val="none"/>
          <w:lang w:val="en-US" w:eastAsia="zh-CN"/>
        </w:rPr>
        <w:t>电子邮箱：</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eastAsia="宋体"/>
          <w:szCs w:val="21"/>
          <w:u w:val="none"/>
          <w:lang w:eastAsia="zh-CN"/>
        </w:rPr>
        <w:t>；</w:t>
      </w:r>
    </w:p>
    <w:p w14:paraId="5DF6DE84">
      <w:pPr>
        <w:spacing w:line="360" w:lineRule="auto"/>
        <w:ind w:firstLine="420" w:firstLineChars="200"/>
        <w:rPr>
          <w:rFonts w:hint="eastAsia" w:eastAsia="宋体"/>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szCs w:val="21"/>
          <w:lang w:eastAsia="zh-CN"/>
        </w:rPr>
        <w:t>。</w:t>
      </w:r>
    </w:p>
    <w:p w14:paraId="68E303FF">
      <w:pPr>
        <w:spacing w:line="360" w:lineRule="auto"/>
        <w:ind w:firstLine="422"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728A0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3B2C80E9">
            <w:pPr>
              <w:jc w:val="center"/>
              <w:rPr>
                <w:rFonts w:hint="eastAsia"/>
                <w:lang w:val="en-US" w:eastAsia="zh-CN"/>
              </w:rPr>
            </w:pPr>
            <w:r>
              <w:rPr>
                <w:rFonts w:hint="eastAsia" w:ascii="Times New Roman" w:eastAsia="宋体"/>
                <w:lang w:val="en-US" w:eastAsia="zh-CN"/>
              </w:rPr>
              <w:t>证件扫描件正面</w:t>
            </w:r>
          </w:p>
          <w:p w14:paraId="175DFC09">
            <w:pPr>
              <w:pStyle w:val="2"/>
              <w:jc w:val="center"/>
              <w:rPr>
                <w:rFonts w:hint="eastAsia"/>
                <w:lang w:val="en-US" w:eastAsia="zh-CN"/>
              </w:rPr>
            </w:pPr>
          </w:p>
          <w:p w14:paraId="55F9D637">
            <w:pPr>
              <w:pStyle w:val="36"/>
              <w:jc w:val="center"/>
              <w:rPr>
                <w:rFonts w:hint="default"/>
                <w:lang w:val="en-US" w:eastAsia="zh-CN"/>
              </w:rPr>
            </w:pPr>
          </w:p>
          <w:p w14:paraId="74E2C056">
            <w:pPr>
              <w:pStyle w:val="36"/>
              <w:jc w:val="center"/>
              <w:rPr>
                <w:rFonts w:hint="default"/>
                <w:lang w:val="en-US" w:eastAsia="zh-CN"/>
              </w:rPr>
            </w:pPr>
          </w:p>
          <w:p w14:paraId="479B8A42">
            <w:pPr>
              <w:pStyle w:val="36"/>
              <w:jc w:val="center"/>
              <w:rPr>
                <w:rFonts w:hint="default"/>
                <w:lang w:val="en-US" w:eastAsia="zh-CN"/>
              </w:rPr>
            </w:pPr>
          </w:p>
        </w:tc>
        <w:tc>
          <w:tcPr>
            <w:tcW w:w="4265" w:type="dxa"/>
            <w:vAlign w:val="top"/>
          </w:tcPr>
          <w:p w14:paraId="10E9A284">
            <w:pPr>
              <w:jc w:val="center"/>
              <w:rPr>
                <w:rFonts w:hint="eastAsia"/>
                <w:lang w:val="en-US" w:eastAsia="zh-CN"/>
              </w:rPr>
            </w:pPr>
            <w:r>
              <w:rPr>
                <w:rFonts w:hint="eastAsia" w:ascii="Times New Roman" w:eastAsia="宋体"/>
                <w:lang w:val="en-US" w:eastAsia="zh-CN"/>
              </w:rPr>
              <w:t>证件扫描件反面</w:t>
            </w:r>
          </w:p>
          <w:p w14:paraId="56C6002A">
            <w:pPr>
              <w:pStyle w:val="2"/>
              <w:jc w:val="center"/>
              <w:rPr>
                <w:rFonts w:hint="eastAsia"/>
                <w:lang w:val="en-US" w:eastAsia="zh-CN"/>
              </w:rPr>
            </w:pPr>
          </w:p>
          <w:p w14:paraId="2029252A">
            <w:pPr>
              <w:pStyle w:val="36"/>
              <w:jc w:val="center"/>
              <w:rPr>
                <w:rFonts w:hint="eastAsia"/>
                <w:sz w:val="24"/>
                <w:vertAlign w:val="baseline"/>
                <w:lang w:val="en-US" w:eastAsia="zh-CN"/>
              </w:rPr>
            </w:pPr>
          </w:p>
        </w:tc>
      </w:tr>
    </w:tbl>
    <w:p w14:paraId="2AF8262D">
      <w:pPr>
        <w:widowControl w:val="0"/>
        <w:jc w:val="both"/>
        <w:rPr>
          <w:rFonts w:hint="eastAsia" w:ascii="黑体" w:hAnsi="黑体" w:eastAsia="黑体" w:cs="黑体"/>
          <w:b/>
          <w:bCs/>
          <w:color w:val="auto"/>
          <w:kern w:val="2"/>
          <w:sz w:val="24"/>
          <w:szCs w:val="24"/>
          <w:u w:val="none"/>
          <w:lang w:val="en-US" w:eastAsia="zh-CN" w:bidi="ar-SA"/>
        </w:rPr>
      </w:pPr>
    </w:p>
    <w:p w14:paraId="7972327A">
      <w:pPr>
        <w:widowControl w:val="0"/>
        <w:jc w:val="both"/>
        <w:rPr>
          <w:rFonts w:hint="eastAsia" w:ascii="Calibri" w:hAnsi="Calibri" w:eastAsia="宋体" w:cs="Times New Roman"/>
          <w:kern w:val="2"/>
          <w:sz w:val="21"/>
          <w:szCs w:val="22"/>
          <w:lang w:val="en-US" w:eastAsia="zh-CN" w:bidi="ar-SA"/>
        </w:rPr>
      </w:pPr>
      <w:r>
        <w:rPr>
          <w:rFonts w:hint="eastAsia" w:ascii="黑体" w:hAnsi="黑体" w:eastAsia="黑体" w:cs="黑体"/>
          <w:b/>
          <w:bCs/>
          <w:color w:val="auto"/>
          <w:kern w:val="2"/>
          <w:sz w:val="24"/>
          <w:szCs w:val="24"/>
          <w:u w:val="none"/>
          <w:lang w:val="en-US" w:eastAsia="zh-CN" w:bidi="ar-SA"/>
        </w:rPr>
        <w:t>温馨提示</w:t>
      </w:r>
      <w:r>
        <w:rPr>
          <w:rFonts w:hint="eastAsia" w:ascii="黑体" w:hAnsi="黑体" w:eastAsia="黑体" w:cs="黑体"/>
          <w:color w:val="auto"/>
          <w:kern w:val="2"/>
          <w:sz w:val="24"/>
          <w:szCs w:val="24"/>
          <w:u w:val="none"/>
          <w:lang w:val="en-US" w:eastAsia="zh-CN" w:bidi="ar-SA"/>
        </w:rPr>
        <w:t>：</w:t>
      </w:r>
      <w:r>
        <w:rPr>
          <w:rFonts w:hint="eastAsia" w:ascii="Times New Roman" w:hAnsi="Times New Roman" w:eastAsia="宋体" w:cs="Times New Roman"/>
          <w:kern w:val="2"/>
          <w:sz w:val="21"/>
          <w:szCs w:val="21"/>
          <w:lang w:val="en-US" w:eastAsia="zh-CN" w:bidi="ar-SA"/>
        </w:rPr>
        <w:t>为避免出现《深圳经济特区政府采购条例实施细则》第七十五条第二项所列情形，请投标供应商核实</w:t>
      </w:r>
      <w:r>
        <w:rPr>
          <w:rFonts w:hint="eastAsia" w:ascii="Times New Roman" w:hAnsi="Times New Roman"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法定代表人、本项目投标授权代表人、项目负责人（如有）、主要技术人员（如有）等是否在</w:t>
      </w:r>
      <w:r>
        <w:rPr>
          <w:rFonts w:hint="eastAsia"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缴纳社会保险。</w:t>
      </w:r>
    </w:p>
    <w:p w14:paraId="450E4C7E">
      <w:pPr>
        <w:rPr>
          <w:rFonts w:hint="eastAsia" w:ascii="黑体" w:eastAsia="黑体"/>
          <w:b w:val="0"/>
          <w:kern w:val="0"/>
          <w:sz w:val="24"/>
          <w:szCs w:val="24"/>
        </w:rPr>
      </w:pPr>
    </w:p>
    <w:p w14:paraId="4D080953">
      <w:pPr>
        <w:pStyle w:val="61"/>
        <w:rPr>
          <w:rFonts w:hint="eastAsia" w:ascii="黑体" w:eastAsia="黑体"/>
          <w:b w:val="0"/>
          <w:kern w:val="0"/>
          <w:sz w:val="24"/>
          <w:szCs w:val="24"/>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p w14:paraId="47E9EC17">
      <w:pPr>
        <w:pStyle w:val="4"/>
        <w:jc w:val="center"/>
        <w:rPr>
          <w:rFonts w:ascii="黑体" w:eastAsia="黑体"/>
          <w:b w:val="0"/>
          <w:kern w:val="0"/>
          <w:sz w:val="24"/>
          <w:szCs w:val="24"/>
        </w:rPr>
      </w:pPr>
      <w:r>
        <w:rPr>
          <w:rFonts w:hint="eastAsia" w:ascii="黑体" w:eastAsia="黑体"/>
          <w:b w:val="0"/>
          <w:kern w:val="0"/>
          <w:sz w:val="24"/>
          <w:szCs w:val="24"/>
          <w:lang w:val="en-US" w:eastAsia="zh-CN"/>
        </w:rPr>
        <w:t>四</w:t>
      </w:r>
      <w:r>
        <w:rPr>
          <w:rFonts w:hint="eastAsia" w:ascii="黑体" w:eastAsia="黑体"/>
          <w:b w:val="0"/>
          <w:kern w:val="0"/>
          <w:sz w:val="24"/>
          <w:szCs w:val="24"/>
        </w:rPr>
        <w:t>、</w:t>
      </w:r>
      <w:bookmarkStart w:id="91" w:name="_Hlk72092634"/>
      <w:r>
        <w:rPr>
          <w:rFonts w:hint="eastAsia" w:ascii="黑体" w:eastAsia="黑体"/>
          <w:b w:val="0"/>
          <w:kern w:val="0"/>
          <w:sz w:val="24"/>
          <w:szCs w:val="24"/>
        </w:rPr>
        <w:t>实质性条款响应情况表</w:t>
      </w:r>
      <w:bookmarkEnd w:id="91"/>
    </w:p>
    <w:tbl>
      <w:tblPr>
        <w:tblStyle w:val="43"/>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664"/>
        <w:gridCol w:w="1588"/>
        <w:gridCol w:w="1842"/>
        <w:gridCol w:w="1418"/>
      </w:tblGrid>
      <w:tr w14:paraId="4FA78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14:paraId="1EA5B654">
            <w:pPr>
              <w:adjustRightInd w:val="0"/>
              <w:snapToGrid w:val="0"/>
              <w:spacing w:line="360" w:lineRule="auto"/>
              <w:jc w:val="center"/>
              <w:rPr>
                <w:rFonts w:ascii="宋体" w:hAnsi="宋体"/>
                <w:kern w:val="0"/>
                <w:szCs w:val="21"/>
              </w:rPr>
            </w:pPr>
            <w:bookmarkStart w:id="92" w:name="_Hlk72092651"/>
            <w:r>
              <w:rPr>
                <w:rFonts w:hint="eastAsia" w:ascii="宋体" w:hAnsi="宋体"/>
                <w:kern w:val="0"/>
                <w:szCs w:val="21"/>
              </w:rPr>
              <w:t>序号</w:t>
            </w:r>
          </w:p>
        </w:tc>
        <w:tc>
          <w:tcPr>
            <w:tcW w:w="2664" w:type="dxa"/>
            <w:vAlign w:val="center"/>
          </w:tcPr>
          <w:p w14:paraId="58736A78">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p>
        </w:tc>
        <w:tc>
          <w:tcPr>
            <w:tcW w:w="1588" w:type="dxa"/>
            <w:vAlign w:val="center"/>
          </w:tcPr>
          <w:p w14:paraId="183CE4F5">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14:paraId="734AA0EB">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14:paraId="4DD4E2D9">
            <w:pPr>
              <w:adjustRightInd w:val="0"/>
              <w:snapToGrid w:val="0"/>
              <w:spacing w:line="360" w:lineRule="auto"/>
              <w:jc w:val="center"/>
              <w:rPr>
                <w:rFonts w:ascii="宋体" w:hAnsi="宋体"/>
                <w:kern w:val="0"/>
                <w:szCs w:val="21"/>
              </w:rPr>
            </w:pPr>
            <w:r>
              <w:rPr>
                <w:rFonts w:hint="eastAsia"/>
              </w:rPr>
              <w:t>说明</w:t>
            </w:r>
          </w:p>
        </w:tc>
      </w:tr>
      <w:bookmarkEnd w:id="92"/>
      <w:tr w14:paraId="358A9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5F8C9956">
            <w:pPr>
              <w:adjustRightInd w:val="0"/>
              <w:snapToGrid w:val="0"/>
              <w:spacing w:line="360" w:lineRule="auto"/>
              <w:rPr>
                <w:rFonts w:ascii="宋体" w:hAnsi="宋体"/>
                <w:kern w:val="0"/>
                <w:szCs w:val="21"/>
              </w:rPr>
            </w:pPr>
            <w:r>
              <w:rPr>
                <w:rFonts w:hint="eastAsia" w:ascii="宋体" w:hAnsi="宋体"/>
                <w:kern w:val="0"/>
                <w:szCs w:val="21"/>
              </w:rPr>
              <w:t>1</w:t>
            </w:r>
          </w:p>
        </w:tc>
        <w:tc>
          <w:tcPr>
            <w:tcW w:w="2664" w:type="dxa"/>
            <w:vAlign w:val="center"/>
          </w:tcPr>
          <w:p w14:paraId="10F7DC00">
            <w:pPr>
              <w:adjustRightInd w:val="0"/>
              <w:snapToGrid w:val="0"/>
              <w:spacing w:line="360" w:lineRule="auto"/>
              <w:jc w:val="center"/>
              <w:rPr>
                <w:rFonts w:hAnsi="宋体"/>
                <w:kern w:val="0"/>
                <w:szCs w:val="21"/>
              </w:rPr>
            </w:pPr>
            <w:r>
              <w:rPr>
                <w:rFonts w:hint="eastAsia"/>
              </w:rPr>
              <w:t>具体以采购文件第三章 用户需求书中带“★”的需求项为准。</w:t>
            </w:r>
          </w:p>
        </w:tc>
        <w:tc>
          <w:tcPr>
            <w:tcW w:w="1588" w:type="dxa"/>
          </w:tcPr>
          <w:p w14:paraId="16FBB242">
            <w:pPr>
              <w:adjustRightInd w:val="0"/>
              <w:snapToGrid w:val="0"/>
              <w:spacing w:line="360" w:lineRule="auto"/>
              <w:rPr>
                <w:rFonts w:ascii="宋体" w:hAnsi="宋体"/>
                <w:kern w:val="0"/>
                <w:szCs w:val="21"/>
              </w:rPr>
            </w:pPr>
          </w:p>
        </w:tc>
        <w:tc>
          <w:tcPr>
            <w:tcW w:w="1842" w:type="dxa"/>
          </w:tcPr>
          <w:p w14:paraId="3D05EF7B">
            <w:pPr>
              <w:adjustRightInd w:val="0"/>
              <w:snapToGrid w:val="0"/>
              <w:spacing w:line="360" w:lineRule="auto"/>
              <w:rPr>
                <w:rFonts w:ascii="宋体" w:hAnsi="宋体"/>
                <w:kern w:val="0"/>
                <w:szCs w:val="21"/>
              </w:rPr>
            </w:pPr>
          </w:p>
        </w:tc>
        <w:tc>
          <w:tcPr>
            <w:tcW w:w="1418" w:type="dxa"/>
          </w:tcPr>
          <w:p w14:paraId="5159FD1A">
            <w:pPr>
              <w:adjustRightInd w:val="0"/>
              <w:snapToGrid w:val="0"/>
              <w:spacing w:line="360" w:lineRule="auto"/>
              <w:rPr>
                <w:rFonts w:ascii="宋体" w:hAnsi="宋体"/>
                <w:kern w:val="0"/>
                <w:szCs w:val="21"/>
              </w:rPr>
            </w:pPr>
          </w:p>
        </w:tc>
      </w:tr>
      <w:tr w14:paraId="07D2C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5DF04775">
            <w:pPr>
              <w:adjustRightInd w:val="0"/>
              <w:snapToGrid w:val="0"/>
              <w:spacing w:line="360" w:lineRule="auto"/>
              <w:rPr>
                <w:rFonts w:ascii="宋体" w:hAnsi="宋体"/>
                <w:kern w:val="0"/>
                <w:szCs w:val="21"/>
              </w:rPr>
            </w:pPr>
            <w:r>
              <w:rPr>
                <w:rFonts w:hint="eastAsia" w:ascii="宋体" w:hAnsi="宋体"/>
                <w:kern w:val="0"/>
                <w:szCs w:val="21"/>
              </w:rPr>
              <w:t>2</w:t>
            </w:r>
          </w:p>
        </w:tc>
        <w:tc>
          <w:tcPr>
            <w:tcW w:w="2664" w:type="dxa"/>
            <w:vAlign w:val="center"/>
          </w:tcPr>
          <w:p w14:paraId="23A409DC">
            <w:pPr>
              <w:adjustRightInd w:val="0"/>
              <w:snapToGrid w:val="0"/>
              <w:spacing w:line="360" w:lineRule="auto"/>
              <w:jc w:val="center"/>
              <w:rPr>
                <w:rFonts w:hAnsi="宋体"/>
                <w:kern w:val="0"/>
                <w:szCs w:val="21"/>
              </w:rPr>
            </w:pPr>
            <w:commentRangeStart w:id="41"/>
            <w:r>
              <w:rPr>
                <w:rFonts w:hint="eastAsia" w:hAnsi="宋体"/>
                <w:kern w:val="0"/>
                <w:szCs w:val="21"/>
              </w:rPr>
              <w:t>（填写相关内容）</w:t>
            </w:r>
            <w:commentRangeEnd w:id="41"/>
            <w:r>
              <w:commentReference w:id="41"/>
            </w:r>
          </w:p>
        </w:tc>
        <w:tc>
          <w:tcPr>
            <w:tcW w:w="1588" w:type="dxa"/>
          </w:tcPr>
          <w:p w14:paraId="21BE67B9">
            <w:pPr>
              <w:adjustRightInd w:val="0"/>
              <w:snapToGrid w:val="0"/>
              <w:spacing w:line="360" w:lineRule="auto"/>
              <w:rPr>
                <w:rFonts w:ascii="宋体" w:hAnsi="宋体"/>
                <w:kern w:val="0"/>
                <w:szCs w:val="21"/>
              </w:rPr>
            </w:pPr>
          </w:p>
        </w:tc>
        <w:tc>
          <w:tcPr>
            <w:tcW w:w="1842" w:type="dxa"/>
          </w:tcPr>
          <w:p w14:paraId="33A88422">
            <w:pPr>
              <w:adjustRightInd w:val="0"/>
              <w:snapToGrid w:val="0"/>
              <w:spacing w:line="360" w:lineRule="auto"/>
              <w:rPr>
                <w:rFonts w:ascii="宋体" w:hAnsi="宋体"/>
                <w:kern w:val="0"/>
                <w:szCs w:val="21"/>
              </w:rPr>
            </w:pPr>
          </w:p>
        </w:tc>
        <w:tc>
          <w:tcPr>
            <w:tcW w:w="1418" w:type="dxa"/>
          </w:tcPr>
          <w:p w14:paraId="6EBC4473">
            <w:pPr>
              <w:adjustRightInd w:val="0"/>
              <w:snapToGrid w:val="0"/>
              <w:spacing w:line="360" w:lineRule="auto"/>
              <w:rPr>
                <w:rFonts w:ascii="宋体" w:hAnsi="宋体"/>
                <w:kern w:val="0"/>
                <w:szCs w:val="21"/>
              </w:rPr>
            </w:pPr>
          </w:p>
        </w:tc>
      </w:tr>
      <w:tr w14:paraId="560CE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7CDCABCB">
            <w:pPr>
              <w:adjustRightInd w:val="0"/>
              <w:snapToGrid w:val="0"/>
              <w:spacing w:line="360" w:lineRule="auto"/>
              <w:rPr>
                <w:rFonts w:ascii="宋体" w:hAnsi="宋体"/>
                <w:kern w:val="0"/>
                <w:szCs w:val="21"/>
              </w:rPr>
            </w:pPr>
            <w:r>
              <w:rPr>
                <w:rFonts w:hint="eastAsia" w:ascii="宋体" w:hAnsi="宋体"/>
                <w:kern w:val="0"/>
                <w:szCs w:val="21"/>
              </w:rPr>
              <w:t>3</w:t>
            </w:r>
          </w:p>
        </w:tc>
        <w:tc>
          <w:tcPr>
            <w:tcW w:w="2664" w:type="dxa"/>
            <w:vAlign w:val="center"/>
          </w:tcPr>
          <w:p w14:paraId="46C4CF69">
            <w:pPr>
              <w:adjustRightInd w:val="0"/>
              <w:snapToGrid w:val="0"/>
              <w:spacing w:line="360" w:lineRule="auto"/>
              <w:jc w:val="center"/>
              <w:rPr>
                <w:rFonts w:ascii="宋体" w:hAnsi="宋体"/>
                <w:kern w:val="0"/>
                <w:szCs w:val="21"/>
              </w:rPr>
            </w:pPr>
            <w:r>
              <w:rPr>
                <w:rFonts w:hint="eastAsia" w:ascii="宋体" w:hAnsi="宋体"/>
                <w:kern w:val="0"/>
                <w:szCs w:val="21"/>
              </w:rPr>
              <w:t>…………</w:t>
            </w:r>
          </w:p>
        </w:tc>
        <w:tc>
          <w:tcPr>
            <w:tcW w:w="1588" w:type="dxa"/>
          </w:tcPr>
          <w:p w14:paraId="23838AE0">
            <w:pPr>
              <w:adjustRightInd w:val="0"/>
              <w:snapToGrid w:val="0"/>
              <w:spacing w:line="360" w:lineRule="auto"/>
              <w:rPr>
                <w:rFonts w:ascii="宋体" w:hAnsi="宋体"/>
                <w:kern w:val="0"/>
                <w:szCs w:val="21"/>
              </w:rPr>
            </w:pPr>
          </w:p>
        </w:tc>
        <w:tc>
          <w:tcPr>
            <w:tcW w:w="1842" w:type="dxa"/>
          </w:tcPr>
          <w:p w14:paraId="35EFCA7A">
            <w:pPr>
              <w:adjustRightInd w:val="0"/>
              <w:snapToGrid w:val="0"/>
              <w:spacing w:line="360" w:lineRule="auto"/>
              <w:rPr>
                <w:rFonts w:ascii="宋体" w:hAnsi="宋体"/>
                <w:kern w:val="0"/>
                <w:szCs w:val="21"/>
              </w:rPr>
            </w:pPr>
          </w:p>
        </w:tc>
        <w:tc>
          <w:tcPr>
            <w:tcW w:w="1418" w:type="dxa"/>
          </w:tcPr>
          <w:p w14:paraId="487DA630">
            <w:pPr>
              <w:adjustRightInd w:val="0"/>
              <w:snapToGrid w:val="0"/>
              <w:spacing w:line="360" w:lineRule="auto"/>
              <w:rPr>
                <w:rFonts w:ascii="宋体" w:hAnsi="宋体"/>
                <w:kern w:val="0"/>
                <w:szCs w:val="21"/>
              </w:rPr>
            </w:pPr>
          </w:p>
        </w:tc>
      </w:tr>
    </w:tbl>
    <w:p w14:paraId="5CC8FE31">
      <w:pPr>
        <w:ind w:firstLine="482" w:firstLineChars="200"/>
        <w:rPr>
          <w:b/>
          <w:sz w:val="24"/>
          <w:szCs w:val="22"/>
        </w:rPr>
      </w:pPr>
      <w:r>
        <w:rPr>
          <w:rFonts w:hint="eastAsia"/>
          <w:b/>
          <w:sz w:val="24"/>
          <w:szCs w:val="22"/>
        </w:rPr>
        <w:t>注：1.上表所列各项均为不可负偏离条款。</w:t>
      </w:r>
    </w:p>
    <w:p w14:paraId="26D24A77">
      <w:pPr>
        <w:ind w:firstLine="482" w:firstLineChars="200"/>
        <w:rPr>
          <w:b/>
          <w:sz w:val="24"/>
          <w:szCs w:val="22"/>
        </w:rPr>
      </w:pPr>
      <w:r>
        <w:rPr>
          <w:rFonts w:hint="eastAsia"/>
          <w:b/>
          <w:sz w:val="24"/>
          <w:szCs w:val="22"/>
        </w:rPr>
        <w:t>2.“投标响应”一栏应当详细填写投标人自身响应情况，而不能不合理照搬照抄招实质性条款具体内容。</w:t>
      </w:r>
    </w:p>
    <w:p w14:paraId="373C3C5E">
      <w:pPr>
        <w:ind w:firstLine="482"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14:paraId="3DD70ABF">
      <w:pPr>
        <w:ind w:firstLine="482" w:firstLineChars="200"/>
        <w:rPr>
          <w:b/>
          <w:sz w:val="24"/>
        </w:rPr>
      </w:pPr>
      <w:r>
        <w:rPr>
          <w:b/>
          <w:sz w:val="24"/>
        </w:rPr>
        <w:t>4.</w:t>
      </w:r>
      <w:r>
        <w:rPr>
          <w:rFonts w:hint="eastAsia"/>
          <w:b/>
          <w:sz w:val="24"/>
        </w:rPr>
        <w:t>评审委员会有权对投标响应情况作出判断（作出评审结论）。</w:t>
      </w:r>
    </w:p>
    <w:p w14:paraId="5E41AF9B">
      <w:pPr>
        <w:ind w:firstLine="482"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bookmarkEnd w:id="89"/>
    </w:p>
    <w:p w14:paraId="497B459F">
      <w:pPr>
        <w:ind w:firstLine="482" w:firstLineChars="200"/>
        <w:rPr>
          <w:b/>
          <w:sz w:val="24"/>
          <w:szCs w:val="22"/>
        </w:rPr>
      </w:pPr>
      <w:r>
        <w:rPr>
          <w:rFonts w:hint="eastAsia"/>
          <w:b/>
          <w:sz w:val="24"/>
          <w:szCs w:val="22"/>
        </w:rPr>
        <w:t>6.要求提供证明资料，在“说明”一栏中列明证明资料的位置,以便评审；未要求提供证明材料的，投标人可以不提供。</w:t>
      </w:r>
    </w:p>
    <w:p w14:paraId="5A9B9C51"/>
    <w:p w14:paraId="677D5C2C">
      <w:pPr>
        <w:pStyle w:val="4"/>
        <w:jc w:val="center"/>
        <w:rPr>
          <w:sz w:val="24"/>
        </w:rPr>
      </w:pPr>
      <w:r>
        <w:rPr>
          <w:rFonts w:hint="eastAsia" w:ascii="黑体" w:eastAsia="黑体"/>
          <w:b w:val="0"/>
          <w:sz w:val="24"/>
          <w:szCs w:val="24"/>
          <w:lang w:val="en-US" w:eastAsia="zh-CN"/>
        </w:rPr>
        <w:t>五</w:t>
      </w:r>
      <w:r>
        <w:rPr>
          <w:rFonts w:hint="eastAsia" w:ascii="黑体" w:eastAsia="黑体"/>
          <w:b w:val="0"/>
          <w:sz w:val="24"/>
          <w:szCs w:val="24"/>
        </w:rPr>
        <w:t>、技术要求偏离表</w:t>
      </w:r>
    </w:p>
    <w:tbl>
      <w:tblPr>
        <w:tblStyle w:val="43"/>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5446"/>
        <w:gridCol w:w="972"/>
        <w:gridCol w:w="710"/>
        <w:gridCol w:w="390"/>
      </w:tblGrid>
      <w:tr w14:paraId="094D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14:paraId="4947FCE8">
            <w:pPr>
              <w:jc w:val="center"/>
              <w:rPr>
                <w:color w:val="000000" w:themeColor="text1"/>
                <w:szCs w:val="21"/>
                <w14:textFill>
                  <w14:solidFill>
                    <w14:schemeClr w14:val="tx1"/>
                  </w14:solidFill>
                </w14:textFill>
              </w:rPr>
            </w:pPr>
            <w:r>
              <w:rPr>
                <w:rFonts w:hint="eastAsia"/>
                <w:sz w:val="24"/>
              </w:rPr>
              <w:t>序号</w:t>
            </w:r>
          </w:p>
        </w:tc>
        <w:tc>
          <w:tcPr>
            <w:tcW w:w="772" w:type="dxa"/>
            <w:vAlign w:val="center"/>
          </w:tcPr>
          <w:p w14:paraId="1641A565">
            <w:pPr>
              <w:jc w:val="center"/>
              <w:rPr>
                <w:color w:val="000000" w:themeColor="text1"/>
                <w:szCs w:val="21"/>
                <w14:textFill>
                  <w14:solidFill>
                    <w14:schemeClr w14:val="tx1"/>
                  </w14:solidFill>
                </w14:textFill>
              </w:rPr>
            </w:pPr>
            <w:r>
              <w:rPr>
                <w:rFonts w:hint="eastAsia"/>
                <w:sz w:val="24"/>
              </w:rPr>
              <w:t>货物名称</w:t>
            </w:r>
          </w:p>
        </w:tc>
        <w:tc>
          <w:tcPr>
            <w:tcW w:w="5446" w:type="dxa"/>
            <w:vAlign w:val="center"/>
          </w:tcPr>
          <w:p w14:paraId="7ED1E61C">
            <w:pPr>
              <w:jc w:val="center"/>
              <w:rPr>
                <w:color w:val="000000" w:themeColor="text1"/>
                <w:szCs w:val="21"/>
                <w14:textFill>
                  <w14:solidFill>
                    <w14:schemeClr w14:val="tx1"/>
                  </w14:solidFill>
                </w14:textFill>
              </w:rPr>
            </w:pPr>
            <w:r>
              <w:rPr>
                <w:rFonts w:hint="eastAsia"/>
                <w:sz w:val="24"/>
              </w:rPr>
              <w:t>招标技术要求</w:t>
            </w:r>
          </w:p>
        </w:tc>
        <w:tc>
          <w:tcPr>
            <w:tcW w:w="972" w:type="dxa"/>
            <w:vAlign w:val="center"/>
          </w:tcPr>
          <w:p w14:paraId="025F512E">
            <w:pPr>
              <w:jc w:val="center"/>
              <w:rPr>
                <w:color w:val="000000" w:themeColor="text1"/>
                <w:szCs w:val="21"/>
                <w14:textFill>
                  <w14:solidFill>
                    <w14:schemeClr w14:val="tx1"/>
                  </w14:solidFill>
                </w14:textFill>
              </w:rPr>
            </w:pPr>
            <w:r>
              <w:rPr>
                <w:rFonts w:hint="eastAsia"/>
                <w:sz w:val="24"/>
              </w:rPr>
              <w:t>投标技术响应</w:t>
            </w:r>
          </w:p>
        </w:tc>
        <w:tc>
          <w:tcPr>
            <w:tcW w:w="710" w:type="dxa"/>
            <w:vAlign w:val="center"/>
          </w:tcPr>
          <w:p w14:paraId="73A1316E">
            <w:pPr>
              <w:jc w:val="center"/>
              <w:rPr>
                <w:color w:val="000000" w:themeColor="text1"/>
                <w:szCs w:val="21"/>
                <w14:textFill>
                  <w14:solidFill>
                    <w14:schemeClr w14:val="tx1"/>
                  </w14:solidFill>
                </w14:textFill>
              </w:rPr>
            </w:pPr>
            <w:r>
              <w:rPr>
                <w:rFonts w:hint="eastAsia"/>
                <w:sz w:val="24"/>
              </w:rPr>
              <w:t>偏离情况</w:t>
            </w:r>
          </w:p>
        </w:tc>
        <w:tc>
          <w:tcPr>
            <w:tcW w:w="390" w:type="dxa"/>
            <w:vAlign w:val="center"/>
          </w:tcPr>
          <w:p w14:paraId="0A1BC7E8">
            <w:pPr>
              <w:jc w:val="center"/>
              <w:rPr>
                <w:color w:val="000000" w:themeColor="text1"/>
                <w:szCs w:val="21"/>
                <w14:textFill>
                  <w14:solidFill>
                    <w14:schemeClr w14:val="tx1"/>
                  </w14:solidFill>
                </w14:textFill>
              </w:rPr>
            </w:pPr>
            <w:r>
              <w:rPr>
                <w:rFonts w:hint="eastAsia"/>
                <w:sz w:val="24"/>
              </w:rPr>
              <w:t>说明</w:t>
            </w:r>
          </w:p>
        </w:tc>
      </w:tr>
      <w:tr w14:paraId="00CB5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14:paraId="041A9D7D">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p>
        </w:tc>
        <w:tc>
          <w:tcPr>
            <w:tcW w:w="772" w:type="dxa"/>
            <w:vMerge w:val="restart"/>
            <w:vAlign w:val="center"/>
          </w:tcPr>
          <w:p w14:paraId="46D10F94">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14:paraId="60576589">
            <w:pPr>
              <w:jc w:val="center"/>
              <w:rPr>
                <w:color w:val="000000" w:themeColor="text1"/>
                <w:szCs w:val="21"/>
                <w14:textFill>
                  <w14:solidFill>
                    <w14:schemeClr w14:val="tx1"/>
                  </w14:solidFill>
                </w14:textFill>
              </w:rPr>
            </w:pPr>
            <w:r>
              <w:rPr>
                <w:rFonts w:hint="eastAsia"/>
              </w:rPr>
              <w:t>（填写相关内容）</w:t>
            </w:r>
          </w:p>
        </w:tc>
        <w:tc>
          <w:tcPr>
            <w:tcW w:w="972" w:type="dxa"/>
          </w:tcPr>
          <w:p w14:paraId="3E58EDE9">
            <w:pPr>
              <w:rPr>
                <w:color w:val="000000" w:themeColor="text1"/>
                <w:szCs w:val="21"/>
                <w14:textFill>
                  <w14:solidFill>
                    <w14:schemeClr w14:val="tx1"/>
                  </w14:solidFill>
                </w14:textFill>
              </w:rPr>
            </w:pPr>
          </w:p>
        </w:tc>
        <w:tc>
          <w:tcPr>
            <w:tcW w:w="710" w:type="dxa"/>
          </w:tcPr>
          <w:p w14:paraId="7960D113">
            <w:pPr>
              <w:rPr>
                <w:color w:val="000000" w:themeColor="text1"/>
                <w:szCs w:val="21"/>
                <w14:textFill>
                  <w14:solidFill>
                    <w14:schemeClr w14:val="tx1"/>
                  </w14:solidFill>
                </w14:textFill>
              </w:rPr>
            </w:pPr>
          </w:p>
        </w:tc>
        <w:tc>
          <w:tcPr>
            <w:tcW w:w="390" w:type="dxa"/>
          </w:tcPr>
          <w:p w14:paraId="25033A14">
            <w:pPr>
              <w:rPr>
                <w:color w:val="000000" w:themeColor="text1"/>
                <w:szCs w:val="21"/>
                <w14:textFill>
                  <w14:solidFill>
                    <w14:schemeClr w14:val="tx1"/>
                  </w14:solidFill>
                </w14:textFill>
              </w:rPr>
            </w:pPr>
          </w:p>
        </w:tc>
      </w:tr>
      <w:tr w14:paraId="43029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1A368D86">
            <w:pPr>
              <w:jc w:val="center"/>
              <w:rPr>
                <w:color w:val="000000" w:themeColor="text1"/>
                <w:szCs w:val="21"/>
                <w14:textFill>
                  <w14:solidFill>
                    <w14:schemeClr w14:val="tx1"/>
                  </w14:solidFill>
                </w14:textFill>
              </w:rPr>
            </w:pPr>
          </w:p>
        </w:tc>
        <w:tc>
          <w:tcPr>
            <w:tcW w:w="772" w:type="dxa"/>
            <w:vMerge w:val="continue"/>
            <w:vAlign w:val="center"/>
          </w:tcPr>
          <w:p w14:paraId="1C272ED6">
            <w:pPr>
              <w:jc w:val="center"/>
              <w:rPr>
                <w:color w:val="000000" w:themeColor="text1"/>
                <w:szCs w:val="21"/>
                <w14:textFill>
                  <w14:solidFill>
                    <w14:schemeClr w14:val="tx1"/>
                  </w14:solidFill>
                </w14:textFill>
              </w:rPr>
            </w:pPr>
          </w:p>
        </w:tc>
        <w:tc>
          <w:tcPr>
            <w:tcW w:w="5446" w:type="dxa"/>
          </w:tcPr>
          <w:p w14:paraId="5A3E51C3">
            <w:pPr>
              <w:jc w:val="center"/>
              <w:rPr>
                <w:color w:val="000000" w:themeColor="text1"/>
                <w:szCs w:val="21"/>
                <w14:textFill>
                  <w14:solidFill>
                    <w14:schemeClr w14:val="tx1"/>
                  </w14:solidFill>
                </w14:textFill>
              </w:rPr>
            </w:pPr>
            <w:r>
              <w:rPr>
                <w:rFonts w:hint="eastAsia"/>
              </w:rPr>
              <w:t>（填写相关内容）</w:t>
            </w:r>
          </w:p>
        </w:tc>
        <w:tc>
          <w:tcPr>
            <w:tcW w:w="972" w:type="dxa"/>
          </w:tcPr>
          <w:p w14:paraId="1FF69808">
            <w:pPr>
              <w:rPr>
                <w:color w:val="000000" w:themeColor="text1"/>
                <w:szCs w:val="21"/>
                <w14:textFill>
                  <w14:solidFill>
                    <w14:schemeClr w14:val="tx1"/>
                  </w14:solidFill>
                </w14:textFill>
              </w:rPr>
            </w:pPr>
          </w:p>
        </w:tc>
        <w:tc>
          <w:tcPr>
            <w:tcW w:w="710" w:type="dxa"/>
          </w:tcPr>
          <w:p w14:paraId="155706BF">
            <w:pPr>
              <w:rPr>
                <w:color w:val="000000" w:themeColor="text1"/>
                <w:szCs w:val="21"/>
                <w14:textFill>
                  <w14:solidFill>
                    <w14:schemeClr w14:val="tx1"/>
                  </w14:solidFill>
                </w14:textFill>
              </w:rPr>
            </w:pPr>
          </w:p>
        </w:tc>
        <w:tc>
          <w:tcPr>
            <w:tcW w:w="390" w:type="dxa"/>
          </w:tcPr>
          <w:p w14:paraId="63DD7EE5">
            <w:pPr>
              <w:rPr>
                <w:color w:val="000000" w:themeColor="text1"/>
                <w:szCs w:val="21"/>
                <w14:textFill>
                  <w14:solidFill>
                    <w14:schemeClr w14:val="tx1"/>
                  </w14:solidFill>
                </w14:textFill>
              </w:rPr>
            </w:pPr>
          </w:p>
        </w:tc>
      </w:tr>
      <w:tr w14:paraId="1C482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39BA9422">
            <w:pPr>
              <w:jc w:val="center"/>
              <w:rPr>
                <w:color w:val="000000" w:themeColor="text1"/>
                <w:szCs w:val="21"/>
                <w14:textFill>
                  <w14:solidFill>
                    <w14:schemeClr w14:val="tx1"/>
                  </w14:solidFill>
                </w14:textFill>
              </w:rPr>
            </w:pPr>
          </w:p>
        </w:tc>
        <w:tc>
          <w:tcPr>
            <w:tcW w:w="772" w:type="dxa"/>
            <w:vMerge w:val="continue"/>
            <w:vAlign w:val="center"/>
          </w:tcPr>
          <w:p w14:paraId="6BB95F60">
            <w:pPr>
              <w:jc w:val="center"/>
              <w:rPr>
                <w:color w:val="000000" w:themeColor="text1"/>
                <w:szCs w:val="21"/>
                <w14:textFill>
                  <w14:solidFill>
                    <w14:schemeClr w14:val="tx1"/>
                  </w14:solidFill>
                </w14:textFill>
              </w:rPr>
            </w:pPr>
          </w:p>
        </w:tc>
        <w:tc>
          <w:tcPr>
            <w:tcW w:w="5446" w:type="dxa"/>
          </w:tcPr>
          <w:p w14:paraId="69373E56">
            <w:pPr>
              <w:jc w:val="center"/>
              <w:rPr>
                <w:color w:val="000000" w:themeColor="text1"/>
                <w:szCs w:val="21"/>
                <w14:textFill>
                  <w14:solidFill>
                    <w14:schemeClr w14:val="tx1"/>
                  </w14:solidFill>
                </w14:textFill>
              </w:rPr>
            </w:pPr>
            <w:r>
              <w:rPr>
                <w:rFonts w:hint="eastAsia"/>
              </w:rPr>
              <w:t>（填写相关内容）</w:t>
            </w:r>
          </w:p>
        </w:tc>
        <w:tc>
          <w:tcPr>
            <w:tcW w:w="972" w:type="dxa"/>
          </w:tcPr>
          <w:p w14:paraId="4E3821DC">
            <w:pPr>
              <w:rPr>
                <w:color w:val="000000" w:themeColor="text1"/>
                <w:szCs w:val="21"/>
                <w14:textFill>
                  <w14:solidFill>
                    <w14:schemeClr w14:val="tx1"/>
                  </w14:solidFill>
                </w14:textFill>
              </w:rPr>
            </w:pPr>
          </w:p>
        </w:tc>
        <w:tc>
          <w:tcPr>
            <w:tcW w:w="710" w:type="dxa"/>
          </w:tcPr>
          <w:p w14:paraId="022C682D">
            <w:pPr>
              <w:rPr>
                <w:color w:val="000000" w:themeColor="text1"/>
                <w:szCs w:val="21"/>
                <w14:textFill>
                  <w14:solidFill>
                    <w14:schemeClr w14:val="tx1"/>
                  </w14:solidFill>
                </w14:textFill>
              </w:rPr>
            </w:pPr>
          </w:p>
        </w:tc>
        <w:tc>
          <w:tcPr>
            <w:tcW w:w="390" w:type="dxa"/>
          </w:tcPr>
          <w:p w14:paraId="5F5581EA">
            <w:pPr>
              <w:rPr>
                <w:color w:val="000000" w:themeColor="text1"/>
                <w:szCs w:val="21"/>
                <w14:textFill>
                  <w14:solidFill>
                    <w14:schemeClr w14:val="tx1"/>
                  </w14:solidFill>
                </w14:textFill>
              </w:rPr>
            </w:pPr>
          </w:p>
        </w:tc>
      </w:tr>
      <w:tr w14:paraId="4336D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1C230435">
            <w:pPr>
              <w:jc w:val="center"/>
              <w:rPr>
                <w:color w:val="000000" w:themeColor="text1"/>
                <w:szCs w:val="21"/>
                <w14:textFill>
                  <w14:solidFill>
                    <w14:schemeClr w14:val="tx1"/>
                  </w14:solidFill>
                </w14:textFill>
              </w:rPr>
            </w:pPr>
          </w:p>
        </w:tc>
        <w:tc>
          <w:tcPr>
            <w:tcW w:w="772" w:type="dxa"/>
            <w:vMerge w:val="continue"/>
            <w:vAlign w:val="center"/>
          </w:tcPr>
          <w:p w14:paraId="0AC42617">
            <w:pPr>
              <w:jc w:val="center"/>
              <w:rPr>
                <w:color w:val="000000" w:themeColor="text1"/>
                <w:szCs w:val="21"/>
                <w14:textFill>
                  <w14:solidFill>
                    <w14:schemeClr w14:val="tx1"/>
                  </w14:solidFill>
                </w14:textFill>
              </w:rPr>
            </w:pPr>
          </w:p>
        </w:tc>
        <w:tc>
          <w:tcPr>
            <w:tcW w:w="5446" w:type="dxa"/>
          </w:tcPr>
          <w:p w14:paraId="13F45C56">
            <w:pPr>
              <w:jc w:val="center"/>
              <w:rPr>
                <w:color w:val="000000" w:themeColor="text1"/>
                <w:szCs w:val="21"/>
                <w14:textFill>
                  <w14:solidFill>
                    <w14:schemeClr w14:val="tx1"/>
                  </w14:solidFill>
                </w14:textFill>
              </w:rPr>
            </w:pPr>
            <w:r>
              <w:rPr>
                <w:rFonts w:hint="eastAsia"/>
              </w:rPr>
              <w:t>（填写相关内容）</w:t>
            </w:r>
          </w:p>
        </w:tc>
        <w:tc>
          <w:tcPr>
            <w:tcW w:w="972" w:type="dxa"/>
          </w:tcPr>
          <w:p w14:paraId="44D6EEBC">
            <w:pPr>
              <w:rPr>
                <w:color w:val="000000" w:themeColor="text1"/>
                <w:szCs w:val="21"/>
                <w14:textFill>
                  <w14:solidFill>
                    <w14:schemeClr w14:val="tx1"/>
                  </w14:solidFill>
                </w14:textFill>
              </w:rPr>
            </w:pPr>
          </w:p>
        </w:tc>
        <w:tc>
          <w:tcPr>
            <w:tcW w:w="710" w:type="dxa"/>
          </w:tcPr>
          <w:p w14:paraId="70922163">
            <w:pPr>
              <w:rPr>
                <w:color w:val="000000" w:themeColor="text1"/>
                <w:szCs w:val="21"/>
                <w14:textFill>
                  <w14:solidFill>
                    <w14:schemeClr w14:val="tx1"/>
                  </w14:solidFill>
                </w14:textFill>
              </w:rPr>
            </w:pPr>
          </w:p>
        </w:tc>
        <w:tc>
          <w:tcPr>
            <w:tcW w:w="390" w:type="dxa"/>
          </w:tcPr>
          <w:p w14:paraId="59C1432D">
            <w:pPr>
              <w:rPr>
                <w:color w:val="000000" w:themeColor="text1"/>
                <w:szCs w:val="21"/>
                <w14:textFill>
                  <w14:solidFill>
                    <w14:schemeClr w14:val="tx1"/>
                  </w14:solidFill>
                </w14:textFill>
              </w:rPr>
            </w:pPr>
          </w:p>
        </w:tc>
      </w:tr>
      <w:tr w14:paraId="644B6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2E71CC55">
            <w:pPr>
              <w:jc w:val="center"/>
              <w:rPr>
                <w:color w:val="000000" w:themeColor="text1"/>
                <w:szCs w:val="21"/>
                <w14:textFill>
                  <w14:solidFill>
                    <w14:schemeClr w14:val="tx1"/>
                  </w14:solidFill>
                </w14:textFill>
              </w:rPr>
            </w:pPr>
          </w:p>
        </w:tc>
        <w:tc>
          <w:tcPr>
            <w:tcW w:w="772" w:type="dxa"/>
            <w:vMerge w:val="continue"/>
            <w:vAlign w:val="center"/>
          </w:tcPr>
          <w:p w14:paraId="022F9377">
            <w:pPr>
              <w:jc w:val="center"/>
              <w:rPr>
                <w:color w:val="000000" w:themeColor="text1"/>
                <w:szCs w:val="21"/>
                <w14:textFill>
                  <w14:solidFill>
                    <w14:schemeClr w14:val="tx1"/>
                  </w14:solidFill>
                </w14:textFill>
              </w:rPr>
            </w:pPr>
          </w:p>
        </w:tc>
        <w:tc>
          <w:tcPr>
            <w:tcW w:w="5446" w:type="dxa"/>
          </w:tcPr>
          <w:p w14:paraId="7E35C019">
            <w:pPr>
              <w:jc w:val="center"/>
              <w:rPr>
                <w:color w:val="000000" w:themeColor="text1"/>
                <w:szCs w:val="21"/>
                <w14:textFill>
                  <w14:solidFill>
                    <w14:schemeClr w14:val="tx1"/>
                  </w14:solidFill>
                </w14:textFill>
              </w:rPr>
            </w:pPr>
            <w:r>
              <w:rPr>
                <w:rFonts w:hint="eastAsia"/>
              </w:rPr>
              <w:t>（填写相关内容）</w:t>
            </w:r>
          </w:p>
        </w:tc>
        <w:tc>
          <w:tcPr>
            <w:tcW w:w="972" w:type="dxa"/>
          </w:tcPr>
          <w:p w14:paraId="71E8101F">
            <w:pPr>
              <w:rPr>
                <w:rStyle w:val="47"/>
                <w:b w:val="0"/>
                <w:bCs w:val="0"/>
                <w:color w:val="000000" w:themeColor="text1"/>
                <w:szCs w:val="21"/>
                <w14:textFill>
                  <w14:solidFill>
                    <w14:schemeClr w14:val="tx1"/>
                  </w14:solidFill>
                </w14:textFill>
              </w:rPr>
            </w:pPr>
          </w:p>
        </w:tc>
        <w:tc>
          <w:tcPr>
            <w:tcW w:w="710" w:type="dxa"/>
          </w:tcPr>
          <w:p w14:paraId="16D45E78">
            <w:pPr>
              <w:rPr>
                <w:rStyle w:val="47"/>
                <w:b w:val="0"/>
                <w:bCs w:val="0"/>
                <w:color w:val="000000" w:themeColor="text1"/>
                <w:szCs w:val="21"/>
                <w14:textFill>
                  <w14:solidFill>
                    <w14:schemeClr w14:val="tx1"/>
                  </w14:solidFill>
                </w14:textFill>
              </w:rPr>
            </w:pPr>
          </w:p>
        </w:tc>
        <w:tc>
          <w:tcPr>
            <w:tcW w:w="390" w:type="dxa"/>
          </w:tcPr>
          <w:p w14:paraId="19963F3A">
            <w:pPr>
              <w:rPr>
                <w:rStyle w:val="47"/>
                <w:b w:val="0"/>
                <w:bCs w:val="0"/>
                <w:color w:val="000000" w:themeColor="text1"/>
                <w:szCs w:val="21"/>
                <w14:textFill>
                  <w14:solidFill>
                    <w14:schemeClr w14:val="tx1"/>
                  </w14:solidFill>
                </w14:textFill>
              </w:rPr>
            </w:pPr>
          </w:p>
        </w:tc>
      </w:tr>
      <w:tr w14:paraId="5DCC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223AFB4E">
            <w:pPr>
              <w:jc w:val="center"/>
              <w:rPr>
                <w:color w:val="000000" w:themeColor="text1"/>
                <w:szCs w:val="21"/>
                <w14:textFill>
                  <w14:solidFill>
                    <w14:schemeClr w14:val="tx1"/>
                  </w14:solidFill>
                </w14:textFill>
              </w:rPr>
            </w:pPr>
          </w:p>
        </w:tc>
        <w:tc>
          <w:tcPr>
            <w:tcW w:w="772" w:type="dxa"/>
            <w:vMerge w:val="continue"/>
            <w:vAlign w:val="center"/>
          </w:tcPr>
          <w:p w14:paraId="2EA66926">
            <w:pPr>
              <w:jc w:val="center"/>
              <w:rPr>
                <w:color w:val="000000" w:themeColor="text1"/>
                <w:szCs w:val="21"/>
                <w14:textFill>
                  <w14:solidFill>
                    <w14:schemeClr w14:val="tx1"/>
                  </w14:solidFill>
                </w14:textFill>
              </w:rPr>
            </w:pPr>
          </w:p>
        </w:tc>
        <w:tc>
          <w:tcPr>
            <w:tcW w:w="5446" w:type="dxa"/>
          </w:tcPr>
          <w:p w14:paraId="1EAB8643">
            <w:pPr>
              <w:jc w:val="center"/>
              <w:rPr>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14:paraId="0C1238C2">
            <w:pPr>
              <w:rPr>
                <w:color w:val="000000" w:themeColor="text1"/>
                <w:szCs w:val="21"/>
                <w14:textFill>
                  <w14:solidFill>
                    <w14:schemeClr w14:val="tx1"/>
                  </w14:solidFill>
                </w14:textFill>
              </w:rPr>
            </w:pPr>
          </w:p>
        </w:tc>
        <w:tc>
          <w:tcPr>
            <w:tcW w:w="710" w:type="dxa"/>
          </w:tcPr>
          <w:p w14:paraId="4F76984E">
            <w:pPr>
              <w:rPr>
                <w:color w:val="000000" w:themeColor="text1"/>
                <w:szCs w:val="21"/>
                <w14:textFill>
                  <w14:solidFill>
                    <w14:schemeClr w14:val="tx1"/>
                  </w14:solidFill>
                </w14:textFill>
              </w:rPr>
            </w:pPr>
          </w:p>
        </w:tc>
        <w:tc>
          <w:tcPr>
            <w:tcW w:w="390" w:type="dxa"/>
          </w:tcPr>
          <w:p w14:paraId="5C717156">
            <w:pPr>
              <w:rPr>
                <w:color w:val="000000" w:themeColor="text1"/>
                <w:szCs w:val="21"/>
                <w14:textFill>
                  <w14:solidFill>
                    <w14:schemeClr w14:val="tx1"/>
                  </w14:solidFill>
                </w14:textFill>
              </w:rPr>
            </w:pPr>
          </w:p>
        </w:tc>
      </w:tr>
      <w:tr w14:paraId="47FEC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1016C359">
            <w:pPr>
              <w:jc w:val="center"/>
              <w:rPr>
                <w:color w:val="000000" w:themeColor="text1"/>
                <w:szCs w:val="21"/>
                <w14:textFill>
                  <w14:solidFill>
                    <w14:schemeClr w14:val="tx1"/>
                  </w14:solidFill>
                </w14:textFill>
              </w:rPr>
            </w:pPr>
          </w:p>
        </w:tc>
        <w:tc>
          <w:tcPr>
            <w:tcW w:w="772" w:type="dxa"/>
            <w:vMerge w:val="continue"/>
            <w:vAlign w:val="center"/>
          </w:tcPr>
          <w:p w14:paraId="3E3DA752">
            <w:pPr>
              <w:jc w:val="center"/>
              <w:rPr>
                <w:color w:val="000000" w:themeColor="text1"/>
                <w:szCs w:val="21"/>
                <w14:textFill>
                  <w14:solidFill>
                    <w14:schemeClr w14:val="tx1"/>
                  </w14:solidFill>
                </w14:textFill>
              </w:rPr>
            </w:pPr>
          </w:p>
        </w:tc>
        <w:tc>
          <w:tcPr>
            <w:tcW w:w="5446" w:type="dxa"/>
          </w:tcPr>
          <w:p w14:paraId="08D76490">
            <w:pPr>
              <w:jc w:val="center"/>
              <w:rPr>
                <w:b/>
                <w:bCs/>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14:paraId="497A4EF3">
            <w:pPr>
              <w:rPr>
                <w:b/>
                <w:bCs/>
                <w:color w:val="FF0000"/>
                <w:szCs w:val="21"/>
              </w:rPr>
            </w:pPr>
          </w:p>
        </w:tc>
        <w:tc>
          <w:tcPr>
            <w:tcW w:w="710" w:type="dxa"/>
          </w:tcPr>
          <w:p w14:paraId="58277C08">
            <w:pPr>
              <w:rPr>
                <w:b/>
                <w:bCs/>
                <w:color w:val="FF0000"/>
                <w:szCs w:val="21"/>
              </w:rPr>
            </w:pPr>
          </w:p>
        </w:tc>
        <w:tc>
          <w:tcPr>
            <w:tcW w:w="390" w:type="dxa"/>
          </w:tcPr>
          <w:p w14:paraId="343F5763">
            <w:pPr>
              <w:rPr>
                <w:b/>
                <w:bCs/>
                <w:color w:val="FF0000"/>
                <w:szCs w:val="21"/>
              </w:rPr>
            </w:pPr>
          </w:p>
        </w:tc>
      </w:tr>
      <w:tr w14:paraId="6590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3B170958">
            <w:pPr>
              <w:jc w:val="center"/>
              <w:rPr>
                <w:color w:val="000000" w:themeColor="text1"/>
                <w:szCs w:val="21"/>
                <w14:textFill>
                  <w14:solidFill>
                    <w14:schemeClr w14:val="tx1"/>
                  </w14:solidFill>
                </w14:textFill>
              </w:rPr>
            </w:pPr>
          </w:p>
        </w:tc>
        <w:tc>
          <w:tcPr>
            <w:tcW w:w="772" w:type="dxa"/>
            <w:vMerge w:val="continue"/>
            <w:vAlign w:val="center"/>
          </w:tcPr>
          <w:p w14:paraId="042F7F39">
            <w:pPr>
              <w:jc w:val="center"/>
              <w:rPr>
                <w:color w:val="000000" w:themeColor="text1"/>
                <w:szCs w:val="21"/>
                <w14:textFill>
                  <w14:solidFill>
                    <w14:schemeClr w14:val="tx1"/>
                  </w14:solidFill>
                </w14:textFill>
              </w:rPr>
            </w:pPr>
          </w:p>
        </w:tc>
        <w:tc>
          <w:tcPr>
            <w:tcW w:w="5446" w:type="dxa"/>
          </w:tcPr>
          <w:p w14:paraId="03029E50">
            <w:pPr>
              <w:jc w:val="center"/>
              <w:rPr>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14:paraId="5F9C568E">
            <w:pPr>
              <w:rPr>
                <w:color w:val="000000" w:themeColor="text1"/>
                <w:szCs w:val="21"/>
                <w14:textFill>
                  <w14:solidFill>
                    <w14:schemeClr w14:val="tx1"/>
                  </w14:solidFill>
                </w14:textFill>
              </w:rPr>
            </w:pPr>
          </w:p>
        </w:tc>
        <w:tc>
          <w:tcPr>
            <w:tcW w:w="710" w:type="dxa"/>
          </w:tcPr>
          <w:p w14:paraId="38EA24B7">
            <w:pPr>
              <w:rPr>
                <w:color w:val="000000" w:themeColor="text1"/>
                <w:szCs w:val="21"/>
                <w14:textFill>
                  <w14:solidFill>
                    <w14:schemeClr w14:val="tx1"/>
                  </w14:solidFill>
                </w14:textFill>
              </w:rPr>
            </w:pPr>
          </w:p>
        </w:tc>
        <w:tc>
          <w:tcPr>
            <w:tcW w:w="390" w:type="dxa"/>
          </w:tcPr>
          <w:p w14:paraId="026D1F1E">
            <w:pPr>
              <w:rPr>
                <w:color w:val="000000" w:themeColor="text1"/>
                <w:szCs w:val="21"/>
                <w14:textFill>
                  <w14:solidFill>
                    <w14:schemeClr w14:val="tx1"/>
                  </w14:solidFill>
                </w14:textFill>
              </w:rPr>
            </w:pPr>
          </w:p>
        </w:tc>
      </w:tr>
      <w:tr w14:paraId="4AABC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14:paraId="4AD31558">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p>
        </w:tc>
        <w:tc>
          <w:tcPr>
            <w:tcW w:w="772" w:type="dxa"/>
            <w:vMerge w:val="restart"/>
            <w:vAlign w:val="center"/>
          </w:tcPr>
          <w:p w14:paraId="6A4EBB54">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14:paraId="34C96C49">
            <w:pPr>
              <w:jc w:val="center"/>
              <w:rPr>
                <w:b/>
                <w:bCs/>
                <w:color w:val="000000" w:themeColor="text1"/>
                <w:szCs w:val="21"/>
                <w14:textFill>
                  <w14:solidFill>
                    <w14:schemeClr w14:val="tx1"/>
                  </w14:solidFill>
                </w14:textFill>
              </w:rPr>
            </w:pPr>
            <w:r>
              <w:rPr>
                <w:rFonts w:hint="eastAsia"/>
              </w:rPr>
              <w:t>（填写相关内容）</w:t>
            </w:r>
          </w:p>
        </w:tc>
        <w:tc>
          <w:tcPr>
            <w:tcW w:w="972" w:type="dxa"/>
          </w:tcPr>
          <w:p w14:paraId="3B60A1D1">
            <w:pPr>
              <w:rPr>
                <w:b/>
                <w:bCs/>
                <w:color w:val="FF0000"/>
                <w:szCs w:val="21"/>
              </w:rPr>
            </w:pPr>
          </w:p>
        </w:tc>
        <w:tc>
          <w:tcPr>
            <w:tcW w:w="710" w:type="dxa"/>
          </w:tcPr>
          <w:p w14:paraId="19BC1874">
            <w:pPr>
              <w:rPr>
                <w:b/>
                <w:bCs/>
                <w:color w:val="FF0000"/>
                <w:szCs w:val="21"/>
              </w:rPr>
            </w:pPr>
          </w:p>
        </w:tc>
        <w:tc>
          <w:tcPr>
            <w:tcW w:w="390" w:type="dxa"/>
          </w:tcPr>
          <w:p w14:paraId="41E313CC">
            <w:pPr>
              <w:rPr>
                <w:b/>
                <w:bCs/>
                <w:color w:val="FF0000"/>
                <w:szCs w:val="21"/>
              </w:rPr>
            </w:pPr>
          </w:p>
        </w:tc>
      </w:tr>
      <w:tr w14:paraId="3F87B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14:paraId="10ED9F0E">
            <w:pPr>
              <w:jc w:val="center"/>
              <w:rPr>
                <w:color w:val="000000" w:themeColor="text1"/>
                <w:szCs w:val="21"/>
                <w14:textFill>
                  <w14:solidFill>
                    <w14:schemeClr w14:val="tx1"/>
                  </w14:solidFill>
                </w14:textFill>
              </w:rPr>
            </w:pPr>
          </w:p>
        </w:tc>
        <w:tc>
          <w:tcPr>
            <w:tcW w:w="772" w:type="dxa"/>
            <w:vMerge w:val="continue"/>
          </w:tcPr>
          <w:p w14:paraId="66A43D2F">
            <w:pPr>
              <w:rPr>
                <w:color w:val="000000" w:themeColor="text1"/>
                <w:szCs w:val="21"/>
                <w14:textFill>
                  <w14:solidFill>
                    <w14:schemeClr w14:val="tx1"/>
                  </w14:solidFill>
                </w14:textFill>
              </w:rPr>
            </w:pPr>
          </w:p>
        </w:tc>
        <w:tc>
          <w:tcPr>
            <w:tcW w:w="5446" w:type="dxa"/>
          </w:tcPr>
          <w:p w14:paraId="19C1759D">
            <w:pPr>
              <w:jc w:val="center"/>
              <w:rPr>
                <w:color w:val="000000" w:themeColor="text1"/>
                <w:szCs w:val="21"/>
                <w14:textFill>
                  <w14:solidFill>
                    <w14:schemeClr w14:val="tx1"/>
                  </w14:solidFill>
                </w14:textFill>
              </w:rPr>
            </w:pPr>
            <w:r>
              <w:rPr>
                <w:rFonts w:hint="eastAsia"/>
              </w:rPr>
              <w:t>（填写相关内容）</w:t>
            </w:r>
          </w:p>
        </w:tc>
        <w:tc>
          <w:tcPr>
            <w:tcW w:w="972" w:type="dxa"/>
          </w:tcPr>
          <w:p w14:paraId="0CA063C9">
            <w:pPr>
              <w:rPr>
                <w:color w:val="000000" w:themeColor="text1"/>
                <w:szCs w:val="21"/>
                <w14:textFill>
                  <w14:solidFill>
                    <w14:schemeClr w14:val="tx1"/>
                  </w14:solidFill>
                </w14:textFill>
              </w:rPr>
            </w:pPr>
          </w:p>
        </w:tc>
        <w:tc>
          <w:tcPr>
            <w:tcW w:w="710" w:type="dxa"/>
          </w:tcPr>
          <w:p w14:paraId="2C4C5435">
            <w:pPr>
              <w:rPr>
                <w:color w:val="000000" w:themeColor="text1"/>
                <w:szCs w:val="21"/>
                <w14:textFill>
                  <w14:solidFill>
                    <w14:schemeClr w14:val="tx1"/>
                  </w14:solidFill>
                </w14:textFill>
              </w:rPr>
            </w:pPr>
          </w:p>
        </w:tc>
        <w:tc>
          <w:tcPr>
            <w:tcW w:w="390" w:type="dxa"/>
          </w:tcPr>
          <w:p w14:paraId="67018236">
            <w:pPr>
              <w:rPr>
                <w:color w:val="000000" w:themeColor="text1"/>
                <w:szCs w:val="21"/>
                <w14:textFill>
                  <w14:solidFill>
                    <w14:schemeClr w14:val="tx1"/>
                  </w14:solidFill>
                </w14:textFill>
              </w:rPr>
            </w:pPr>
          </w:p>
        </w:tc>
      </w:tr>
      <w:tr w14:paraId="792C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14:paraId="6A16D624">
            <w:pPr>
              <w:jc w:val="center"/>
              <w:rPr>
                <w:color w:val="000000" w:themeColor="text1"/>
                <w:szCs w:val="21"/>
                <w14:textFill>
                  <w14:solidFill>
                    <w14:schemeClr w14:val="tx1"/>
                  </w14:solidFill>
                </w14:textFill>
              </w:rPr>
            </w:pPr>
          </w:p>
        </w:tc>
        <w:tc>
          <w:tcPr>
            <w:tcW w:w="772" w:type="dxa"/>
            <w:vMerge w:val="continue"/>
          </w:tcPr>
          <w:p w14:paraId="4864BBD9">
            <w:pPr>
              <w:rPr>
                <w:color w:val="000000" w:themeColor="text1"/>
                <w:szCs w:val="21"/>
                <w14:textFill>
                  <w14:solidFill>
                    <w14:schemeClr w14:val="tx1"/>
                  </w14:solidFill>
                </w14:textFill>
              </w:rPr>
            </w:pPr>
          </w:p>
        </w:tc>
        <w:tc>
          <w:tcPr>
            <w:tcW w:w="5446" w:type="dxa"/>
          </w:tcPr>
          <w:p w14:paraId="38035B9E">
            <w:pPr>
              <w:jc w:val="center"/>
              <w:rPr>
                <w:color w:val="000000" w:themeColor="text1"/>
                <w:szCs w:val="21"/>
                <w14:textFill>
                  <w14:solidFill>
                    <w14:schemeClr w14:val="tx1"/>
                  </w14:solidFill>
                </w14:textFill>
              </w:rPr>
            </w:pPr>
            <w:r>
              <w:rPr>
                <w:rFonts w:hint="eastAsia"/>
              </w:rPr>
              <w:t>（填写相关内容）</w:t>
            </w:r>
          </w:p>
        </w:tc>
        <w:tc>
          <w:tcPr>
            <w:tcW w:w="972" w:type="dxa"/>
          </w:tcPr>
          <w:p w14:paraId="4AC3E130">
            <w:pPr>
              <w:rPr>
                <w:color w:val="000000" w:themeColor="text1"/>
                <w:szCs w:val="21"/>
                <w14:textFill>
                  <w14:solidFill>
                    <w14:schemeClr w14:val="tx1"/>
                  </w14:solidFill>
                </w14:textFill>
              </w:rPr>
            </w:pPr>
          </w:p>
        </w:tc>
        <w:tc>
          <w:tcPr>
            <w:tcW w:w="710" w:type="dxa"/>
          </w:tcPr>
          <w:p w14:paraId="03179BFD">
            <w:pPr>
              <w:rPr>
                <w:color w:val="000000" w:themeColor="text1"/>
                <w:szCs w:val="21"/>
                <w14:textFill>
                  <w14:solidFill>
                    <w14:schemeClr w14:val="tx1"/>
                  </w14:solidFill>
                </w14:textFill>
              </w:rPr>
            </w:pPr>
          </w:p>
        </w:tc>
        <w:tc>
          <w:tcPr>
            <w:tcW w:w="390" w:type="dxa"/>
          </w:tcPr>
          <w:p w14:paraId="1C4D7877">
            <w:pPr>
              <w:rPr>
                <w:color w:val="000000" w:themeColor="text1"/>
                <w:szCs w:val="21"/>
                <w14:textFill>
                  <w14:solidFill>
                    <w14:schemeClr w14:val="tx1"/>
                  </w14:solidFill>
                </w14:textFill>
              </w:rPr>
            </w:pPr>
          </w:p>
        </w:tc>
      </w:tr>
      <w:tr w14:paraId="5FDAB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14:paraId="73FDDD8B">
            <w:pPr>
              <w:jc w:val="center"/>
              <w:rPr>
                <w:color w:val="000000" w:themeColor="text1"/>
                <w:szCs w:val="21"/>
                <w14:textFill>
                  <w14:solidFill>
                    <w14:schemeClr w14:val="tx1"/>
                  </w14:solidFill>
                </w14:textFill>
              </w:rPr>
            </w:pPr>
          </w:p>
        </w:tc>
        <w:tc>
          <w:tcPr>
            <w:tcW w:w="772" w:type="dxa"/>
            <w:vMerge w:val="continue"/>
          </w:tcPr>
          <w:p w14:paraId="1311F769">
            <w:pPr>
              <w:rPr>
                <w:color w:val="000000" w:themeColor="text1"/>
                <w:szCs w:val="21"/>
                <w14:textFill>
                  <w14:solidFill>
                    <w14:schemeClr w14:val="tx1"/>
                  </w14:solidFill>
                </w14:textFill>
              </w:rPr>
            </w:pPr>
          </w:p>
        </w:tc>
        <w:tc>
          <w:tcPr>
            <w:tcW w:w="5446" w:type="dxa"/>
          </w:tcPr>
          <w:p w14:paraId="39AF936F">
            <w:pPr>
              <w:jc w:val="center"/>
              <w:rPr>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14:paraId="17E21940">
            <w:pPr>
              <w:rPr>
                <w:color w:val="000000" w:themeColor="text1"/>
                <w:szCs w:val="21"/>
                <w14:textFill>
                  <w14:solidFill>
                    <w14:schemeClr w14:val="tx1"/>
                  </w14:solidFill>
                </w14:textFill>
              </w:rPr>
            </w:pPr>
          </w:p>
        </w:tc>
        <w:tc>
          <w:tcPr>
            <w:tcW w:w="710" w:type="dxa"/>
          </w:tcPr>
          <w:p w14:paraId="35AF1A2D">
            <w:pPr>
              <w:rPr>
                <w:color w:val="000000" w:themeColor="text1"/>
                <w:szCs w:val="21"/>
                <w14:textFill>
                  <w14:solidFill>
                    <w14:schemeClr w14:val="tx1"/>
                  </w14:solidFill>
                </w14:textFill>
              </w:rPr>
            </w:pPr>
          </w:p>
        </w:tc>
        <w:tc>
          <w:tcPr>
            <w:tcW w:w="390" w:type="dxa"/>
          </w:tcPr>
          <w:p w14:paraId="2B2534BF">
            <w:pPr>
              <w:rPr>
                <w:color w:val="000000" w:themeColor="text1"/>
                <w:szCs w:val="21"/>
                <w14:textFill>
                  <w14:solidFill>
                    <w14:schemeClr w14:val="tx1"/>
                  </w14:solidFill>
                </w14:textFill>
              </w:rPr>
            </w:pPr>
          </w:p>
        </w:tc>
      </w:tr>
    </w:tbl>
    <w:p w14:paraId="70111F7C">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rPr>
      </w:pPr>
      <w:bookmarkStart w:id="93" w:name="_Hlk72095977"/>
      <w:r>
        <w:rPr>
          <w:rFonts w:hint="eastAsia"/>
          <w:sz w:val="21"/>
          <w:szCs w:val="21"/>
        </w:rPr>
        <w:t>证明资料【如有的话，提供的证明资料应统一编号（排序），格式自定】</w:t>
      </w:r>
      <w:bookmarkEnd w:id="93"/>
      <w:r>
        <w:rPr>
          <w:rFonts w:hint="eastAsia"/>
          <w:sz w:val="21"/>
          <w:szCs w:val="21"/>
        </w:rPr>
        <w:t>：</w:t>
      </w:r>
    </w:p>
    <w:p w14:paraId="64727306">
      <w:pPr>
        <w:keepNext w:val="0"/>
        <w:keepLines w:val="0"/>
        <w:pageBreakBefore w:val="0"/>
        <w:kinsoku/>
        <w:wordWrap/>
        <w:overflowPunct/>
        <w:topLinePunct w:val="0"/>
        <w:autoSpaceDE/>
        <w:autoSpaceDN/>
        <w:bidi w:val="0"/>
        <w:adjustRightInd/>
        <w:snapToGrid/>
        <w:spacing w:beforeAutospacing="0" w:afterAutospacing="0"/>
        <w:ind w:firstLine="422" w:firstLineChars="200"/>
        <w:textAlignment w:val="auto"/>
        <w:rPr>
          <w:b/>
          <w:sz w:val="21"/>
          <w:szCs w:val="21"/>
        </w:rPr>
      </w:pPr>
    </w:p>
    <w:p w14:paraId="5F82DA1E">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《技术要求偏离表》编制指引：</w:t>
      </w:r>
    </w:p>
    <w:p w14:paraId="05C07DAF">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1、技术要求偏离表的序号、货物名称、招标技术要求等栏目</w:t>
      </w:r>
      <w:bookmarkStart w:id="94" w:name="_Hlk72094407"/>
      <w:r>
        <w:rPr>
          <w:rFonts w:hint="eastAsia"/>
          <w:b w:val="0"/>
          <w:bCs/>
          <w:sz w:val="21"/>
          <w:szCs w:val="21"/>
        </w:rPr>
        <w:t>对应“用户需求书”中的“技术要求”章节</w:t>
      </w:r>
      <w:bookmarkEnd w:id="94"/>
      <w:r>
        <w:rPr>
          <w:rFonts w:hint="eastAsia"/>
          <w:b w:val="0"/>
          <w:bCs/>
          <w:sz w:val="21"/>
          <w:szCs w:val="21"/>
        </w:rPr>
        <w:t>相关内容。</w:t>
      </w:r>
    </w:p>
    <w:p w14:paraId="01253677">
      <w:pPr>
        <w:pStyle w:val="38"/>
        <w:keepNext w:val="0"/>
        <w:keepLines w:val="0"/>
        <w:pageBreakBefore w:val="0"/>
        <w:widowControl/>
        <w:kinsoku/>
        <w:wordWrap/>
        <w:overflowPunct/>
        <w:topLinePunct w:val="0"/>
        <w:autoSpaceDE/>
        <w:autoSpaceDN/>
        <w:bidi w:val="0"/>
        <w:adjustRightInd/>
        <w:snapToGrid/>
        <w:spacing w:beforeAutospacing="0" w:afterAutospacing="0"/>
        <w:ind w:firstLine="420" w:firstLineChars="200"/>
        <w:jc w:val="both"/>
        <w:textAlignment w:val="auto"/>
        <w:outlineLvl w:val="1"/>
        <w:rPr>
          <w:rFonts w:hint="eastAsia" w:ascii="Times New Roman" w:hAnsi="Times New Roman" w:eastAsia="宋体" w:cs="Times New Roman"/>
          <w:b w:val="0"/>
          <w:bCs/>
          <w:color w:val="FF0000"/>
          <w:kern w:val="2"/>
          <w:sz w:val="21"/>
          <w:szCs w:val="21"/>
          <w:lang w:val="en-US" w:eastAsia="zh-CN"/>
        </w:rPr>
      </w:pPr>
      <w:r>
        <w:rPr>
          <w:b w:val="0"/>
          <w:bCs/>
          <w:sz w:val="21"/>
          <w:szCs w:val="21"/>
        </w:rPr>
        <w:t>2</w:t>
      </w:r>
      <w:r>
        <w:rPr>
          <w:rFonts w:hint="eastAsia"/>
          <w:b w:val="0"/>
          <w:bCs/>
          <w:sz w:val="21"/>
          <w:szCs w:val="21"/>
        </w:rPr>
        <w:t>、“投标技术响应”一栏必须一一对照“招标技术要求”，详细填写投标人自身投标货物的具体参数，而不能不合理照搬照抄招标文件的技术要求，以体现具体响应情况。</w:t>
      </w:r>
      <w:r>
        <w:rPr>
          <w:rFonts w:hint="eastAsia" w:ascii="Times New Roman" w:hAnsi="Times New Roman" w:eastAsia="宋体" w:cs="Times New Roman"/>
          <w:b w:val="0"/>
          <w:bCs/>
          <w:color w:val="FF0000"/>
          <w:kern w:val="2"/>
          <w:sz w:val="21"/>
          <w:szCs w:val="21"/>
          <w:u w:val="none"/>
          <w:lang w:val="en-US" w:eastAsia="zh-CN"/>
        </w:rPr>
        <w:t>“投标技术响应”必须与</w:t>
      </w:r>
      <w:r>
        <w:rPr>
          <w:rFonts w:hint="eastAsia" w:cs="Times New Roman"/>
          <w:b w:val="0"/>
          <w:bCs/>
          <w:color w:val="FF0000"/>
          <w:kern w:val="2"/>
          <w:sz w:val="21"/>
          <w:szCs w:val="21"/>
          <w:u w:val="none"/>
          <w:lang w:val="en-US" w:eastAsia="zh-CN"/>
        </w:rPr>
        <w:t>所投产品</w:t>
      </w:r>
      <w:r>
        <w:rPr>
          <w:rFonts w:hint="eastAsia" w:ascii="Times New Roman" w:hAnsi="Times New Roman" w:eastAsia="宋体" w:cs="Times New Roman"/>
          <w:b w:val="0"/>
          <w:bCs/>
          <w:color w:val="FF0000"/>
          <w:kern w:val="2"/>
          <w:sz w:val="21"/>
          <w:szCs w:val="21"/>
          <w:u w:val="none"/>
          <w:lang w:val="en-US" w:eastAsia="zh-CN"/>
        </w:rPr>
        <w:t>客观实际保持一致，响应不实且情节严重的，经查实，将依法记入供应商诚信档案或受到行政处罚。</w:t>
      </w:r>
    </w:p>
    <w:p w14:paraId="116C7EF3">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hint="eastAsia" w:ascii="Times New Roman" w:hAnsi="Times New Roman" w:eastAsia="宋体" w:cs="Times New Roman"/>
          <w:b w:val="0"/>
          <w:bCs/>
          <w:color w:val="FF0000"/>
          <w:kern w:val="2"/>
          <w:sz w:val="21"/>
          <w:szCs w:val="21"/>
          <w:u w:val="none"/>
          <w:lang w:val="en-US" w:eastAsia="zh-CN" w:bidi="ar-SA"/>
        </w:rPr>
      </w:pPr>
      <w:r>
        <w:rPr>
          <w:b w:val="0"/>
          <w:bCs/>
          <w:sz w:val="21"/>
          <w:szCs w:val="21"/>
        </w:rPr>
        <w:t>3</w:t>
      </w:r>
      <w:r>
        <w:rPr>
          <w:rFonts w:hint="eastAsia"/>
          <w:b w:val="0"/>
          <w:bCs/>
          <w:sz w:val="21"/>
          <w:szCs w:val="21"/>
        </w:rPr>
        <w:t>、</w:t>
      </w:r>
      <w:bookmarkStart w:id="95" w:name="_Hlk72158270"/>
      <w:r>
        <w:rPr>
          <w:rFonts w:hint="eastAsia"/>
          <w:b w:val="0"/>
          <w:bCs/>
          <w:sz w:val="21"/>
          <w:szCs w:val="21"/>
        </w:rPr>
        <w:t>“偏离情况”</w:t>
      </w:r>
      <w:bookmarkEnd w:id="95"/>
      <w:r>
        <w:rPr>
          <w:rFonts w:hint="eastAsia"/>
          <w:b w:val="0"/>
          <w:bCs/>
          <w:sz w:val="21"/>
          <w:szCs w:val="21"/>
        </w:rPr>
        <w:t>一栏填写如实填写“正偏离”、“负偏离”或“无偏离”，其中：</w:t>
      </w:r>
      <w:bookmarkStart w:id="96" w:name="_Hlk72093866"/>
      <w:r>
        <w:rPr>
          <w:rFonts w:hint="eastAsia"/>
          <w:b w:val="0"/>
          <w:bCs/>
          <w:sz w:val="21"/>
          <w:szCs w:val="21"/>
        </w:rPr>
        <w:t>“正偏离”表示“投标响应优于招标技术要求”，“负偏离”表示“投标响应不满足招标技术要求”，“无偏离”表示“投标响应与招标技术要求一致”</w:t>
      </w:r>
      <w:bookmarkEnd w:id="96"/>
      <w:r>
        <w:rPr>
          <w:rFonts w:hint="eastAsia"/>
          <w:b w:val="0"/>
          <w:bCs/>
          <w:sz w:val="21"/>
          <w:szCs w:val="21"/>
        </w:rPr>
        <w:t>。“投标技术响应”对比“招标技术要求”存在响应不全（包括未响应整项招标技术要求或者未响应一项招标技术要求的部分内容），均视为“负偏离”。带★号条款为不可</w:t>
      </w:r>
      <w:r>
        <w:rPr>
          <w:rFonts w:hint="eastAsia"/>
          <w:b w:val="0"/>
          <w:bCs/>
          <w:sz w:val="21"/>
          <w:szCs w:val="21"/>
          <w:lang w:val="en-US" w:eastAsia="zh-CN"/>
        </w:rPr>
        <w:t>负</w:t>
      </w:r>
      <w:r>
        <w:rPr>
          <w:rFonts w:hint="eastAsia"/>
          <w:b w:val="0"/>
          <w:bCs/>
          <w:sz w:val="21"/>
          <w:szCs w:val="21"/>
        </w:rPr>
        <w:t>偏离条款，不作为评分准则中的评分内容</w:t>
      </w:r>
      <w:r>
        <w:rPr>
          <w:rFonts w:hint="eastAsia" w:eastAsia="宋体"/>
          <w:b w:val="0"/>
          <w:bCs/>
          <w:sz w:val="21"/>
          <w:szCs w:val="21"/>
          <w:lang w:eastAsia="zh-CN"/>
        </w:rPr>
        <w:t>，</w:t>
      </w:r>
      <w:r>
        <w:rPr>
          <w:rFonts w:hint="eastAsia"/>
          <w:b w:val="0"/>
          <w:bCs/>
          <w:sz w:val="21"/>
          <w:szCs w:val="21"/>
        </w:rPr>
        <w:t>如未响应或出现负偏离的，将</w:t>
      </w:r>
      <w:r>
        <w:rPr>
          <w:rFonts w:hint="eastAsia"/>
          <w:b w:val="0"/>
          <w:bCs/>
          <w:sz w:val="21"/>
          <w:szCs w:val="21"/>
          <w:lang w:val="en-US" w:eastAsia="zh-CN"/>
        </w:rPr>
        <w:t>做</w:t>
      </w:r>
      <w:r>
        <w:rPr>
          <w:rFonts w:hint="eastAsia"/>
          <w:b w:val="0"/>
          <w:bCs/>
          <w:sz w:val="21"/>
          <w:szCs w:val="21"/>
        </w:rPr>
        <w:t>投标无效处理</w:t>
      </w:r>
      <w:r>
        <w:rPr>
          <w:rFonts w:hint="eastAsia"/>
          <w:b w:val="0"/>
          <w:bCs/>
          <w:sz w:val="21"/>
          <w:szCs w:val="21"/>
          <w:lang w:val="en-US" w:eastAsia="zh-CN"/>
        </w:rPr>
        <w:t>。</w:t>
      </w:r>
      <w:r>
        <w:rPr>
          <w:rFonts w:hint="eastAsia" w:ascii="Times New Roman" w:hAnsi="Times New Roman" w:eastAsia="宋体" w:cs="Times New Roman"/>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14:paraId="2030B375">
      <w:pPr>
        <w:ind w:firstLine="420" w:firstLineChars="200"/>
        <w:rPr>
          <w:b w:val="0"/>
          <w:bCs/>
          <w:sz w:val="21"/>
          <w:szCs w:val="21"/>
        </w:rPr>
      </w:pPr>
      <w:r>
        <w:rPr>
          <w:b w:val="0"/>
          <w:bCs/>
          <w:sz w:val="21"/>
          <w:szCs w:val="21"/>
        </w:rPr>
        <w:t>4</w:t>
      </w:r>
      <w:r>
        <w:rPr>
          <w:rFonts w:hint="eastAsia"/>
          <w:b w:val="0"/>
          <w:bCs/>
          <w:sz w:val="21"/>
          <w:szCs w:val="21"/>
        </w:rPr>
        <w:t>、未要求提供证明资料的招标技术要求，可以不提供证明资料（如实响应即可）。</w:t>
      </w:r>
    </w:p>
    <w:p w14:paraId="7EF40CCA">
      <w:pPr>
        <w:ind w:firstLine="420" w:firstLineChars="200"/>
        <w:rPr>
          <w:b w:val="0"/>
          <w:bCs/>
          <w:sz w:val="21"/>
          <w:szCs w:val="21"/>
        </w:rPr>
      </w:pPr>
      <w:r>
        <w:rPr>
          <w:rFonts w:hint="eastAsia"/>
          <w:b w:val="0"/>
          <w:bCs/>
          <w:sz w:val="21"/>
          <w:szCs w:val="21"/>
        </w:rPr>
        <w:t>5、</w:t>
      </w:r>
      <w:bookmarkStart w:id="97" w:name="_Hlk72096106"/>
      <w:r>
        <w:rPr>
          <w:rFonts w:hint="eastAsia"/>
          <w:b w:val="0"/>
          <w:bCs/>
          <w:sz w:val="21"/>
          <w:szCs w:val="21"/>
        </w:rPr>
        <w:t>证明资料条款响应要求</w:t>
      </w:r>
      <w:bookmarkEnd w:id="97"/>
      <w:r>
        <w:rPr>
          <w:rFonts w:hint="eastAsia"/>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98" w:name="_Hlk73558782"/>
      <w:r>
        <w:rPr>
          <w:rFonts w:hint="eastAsia"/>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99" w:name="_Hlk73558164"/>
      <w:r>
        <w:rPr>
          <w:rFonts w:hint="eastAsia"/>
          <w:b w:val="0"/>
          <w:bCs/>
          <w:sz w:val="21"/>
          <w:szCs w:val="21"/>
        </w:rPr>
        <w:t>且投标人在“偏离情况”一栏响应为“正偏离”或“无偏离”的，经评审委员会认定，将判定为负偏离。</w:t>
      </w:r>
      <w:bookmarkEnd w:id="98"/>
      <w:bookmarkEnd w:id="99"/>
    </w:p>
    <w:p w14:paraId="4505D026">
      <w:pPr>
        <w:ind w:firstLine="420" w:firstLineChars="200"/>
        <w:rPr>
          <w:b w:val="0"/>
          <w:bCs/>
          <w:sz w:val="21"/>
          <w:szCs w:val="21"/>
        </w:rPr>
      </w:pPr>
      <w:r>
        <w:rPr>
          <w:rFonts w:hint="eastAsia"/>
          <w:b w:val="0"/>
          <w:bCs/>
          <w:sz w:val="21"/>
          <w:szCs w:val="21"/>
        </w:rPr>
        <w:t>6、</w:t>
      </w:r>
      <w:bookmarkStart w:id="100" w:name="_Hlk72096137"/>
      <w:r>
        <w:rPr>
          <w:rFonts w:hint="eastAsia"/>
          <w:b w:val="0"/>
          <w:bCs/>
          <w:sz w:val="21"/>
          <w:szCs w:val="21"/>
        </w:rPr>
        <w:t>表后“证明资料”部分内容的编制</w:t>
      </w:r>
      <w:bookmarkEnd w:id="100"/>
      <w:r>
        <w:rPr>
          <w:rFonts w:hint="eastAsia"/>
          <w:b w:val="0"/>
          <w:bCs/>
          <w:sz w:val="21"/>
          <w:szCs w:val="21"/>
        </w:rPr>
        <w:t>：提供的所有证明资料应当统一编号（排序），且证明资料的编号（顺序）、数量和名称（形式）均应与“说明”一栏所填内容保持一致（一一对应），以便评审委员会查看。</w:t>
      </w:r>
      <w:bookmarkStart w:id="101" w:name="_Hlk73558180"/>
      <w:r>
        <w:rPr>
          <w:rFonts w:hint="eastAsia"/>
          <w:b w:val="0"/>
          <w:bCs/>
          <w:sz w:val="21"/>
          <w:szCs w:val="21"/>
        </w:rPr>
        <w:t>未按照招标文件要求在表后放置证明材料的供应商将承担不利后果，经评审委员会认定，相关技术要求将判定为负偏离。</w:t>
      </w:r>
      <w:bookmarkEnd w:id="101"/>
    </w:p>
    <w:p w14:paraId="1B0498F8">
      <w:pPr>
        <w:ind w:firstLine="420" w:firstLineChars="200"/>
        <w:rPr>
          <w:b w:val="0"/>
          <w:bCs/>
          <w:sz w:val="21"/>
          <w:szCs w:val="21"/>
        </w:rPr>
      </w:pPr>
      <w:r>
        <w:rPr>
          <w:rFonts w:hint="eastAsia"/>
          <w:b w:val="0"/>
          <w:bCs/>
          <w:sz w:val="21"/>
          <w:szCs w:val="21"/>
        </w:rPr>
        <w:t>7、</w:t>
      </w:r>
      <w:bookmarkStart w:id="102" w:name="_Hlk72096176"/>
      <w:r>
        <w:rPr>
          <w:rFonts w:hint="eastAsia"/>
          <w:b w:val="0"/>
          <w:bCs/>
          <w:sz w:val="21"/>
          <w:szCs w:val="21"/>
        </w:rPr>
        <w:t>证明资料的形式及其它具体要求</w:t>
      </w:r>
      <w:bookmarkEnd w:id="102"/>
      <w:r>
        <w:rPr>
          <w:rFonts w:hint="eastAsia"/>
          <w:b w:val="0"/>
          <w:bCs/>
          <w:sz w:val="21"/>
          <w:szCs w:val="21"/>
        </w:rPr>
        <w:t>：</w:t>
      </w:r>
    </w:p>
    <w:p w14:paraId="5C5D2697">
      <w:pPr>
        <w:ind w:firstLine="420" w:firstLineChars="200"/>
        <w:rPr>
          <w:b w:val="0"/>
          <w:bCs/>
          <w:sz w:val="21"/>
          <w:szCs w:val="21"/>
        </w:rPr>
      </w:pPr>
      <w:r>
        <w:rPr>
          <w:rFonts w:hint="eastAsia"/>
          <w:b w:val="0"/>
          <w:bCs/>
          <w:sz w:val="21"/>
          <w:szCs w:val="21"/>
        </w:rPr>
        <w:t>（1）除照片、图片（截图）及不需加盖公章的文字说明（技术说明）外，其它证明资料均要求为原件扫描件；</w:t>
      </w:r>
    </w:p>
    <w:p w14:paraId="62B51C1C">
      <w:pPr>
        <w:ind w:firstLine="420" w:firstLineChars="200"/>
        <w:rPr>
          <w:b w:val="0"/>
          <w:bCs/>
          <w:sz w:val="21"/>
          <w:szCs w:val="21"/>
        </w:rPr>
      </w:pPr>
      <w:r>
        <w:rPr>
          <w:rFonts w:hint="eastAsia"/>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14:paraId="248B6E88">
      <w:pPr>
        <w:ind w:firstLine="420" w:firstLineChars="200"/>
        <w:rPr>
          <w:b w:val="0"/>
          <w:bCs/>
          <w:sz w:val="21"/>
          <w:szCs w:val="21"/>
        </w:rPr>
      </w:pPr>
      <w:r>
        <w:rPr>
          <w:rFonts w:hint="eastAsia"/>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14:paraId="18AC779A">
      <w:pPr>
        <w:ind w:firstLine="420" w:firstLineChars="200"/>
        <w:rPr>
          <w:b w:val="0"/>
          <w:bCs/>
          <w:sz w:val="21"/>
          <w:szCs w:val="21"/>
        </w:rPr>
      </w:pPr>
      <w:r>
        <w:rPr>
          <w:rFonts w:hint="eastAsia"/>
          <w:b w:val="0"/>
          <w:bCs/>
          <w:sz w:val="21"/>
          <w:szCs w:val="21"/>
        </w:rPr>
        <w:t>我国政府机构出具的产品检验和核准证件应为证件正面、背面和附件标注的全部具体内容；产品检验和核准证件的尺寸和清晰度应该能够在电脑上被阅读、识别和判断；</w:t>
      </w:r>
    </w:p>
    <w:p w14:paraId="46239F60">
      <w:pPr>
        <w:ind w:firstLine="420" w:firstLineChars="200"/>
        <w:rPr>
          <w:b w:val="0"/>
          <w:bCs/>
          <w:sz w:val="21"/>
          <w:szCs w:val="21"/>
        </w:rPr>
      </w:pPr>
      <w:r>
        <w:rPr>
          <w:rFonts w:hint="eastAsia"/>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14:paraId="6F6E9693">
      <w:pPr>
        <w:ind w:firstLine="420" w:firstLineChars="200"/>
        <w:rPr>
          <w:b w:val="0"/>
          <w:bCs/>
          <w:sz w:val="21"/>
          <w:szCs w:val="21"/>
        </w:rPr>
      </w:pPr>
      <w:r>
        <w:rPr>
          <w:rFonts w:hint="eastAsia"/>
          <w:b w:val="0"/>
          <w:bCs/>
          <w:sz w:val="21"/>
          <w:szCs w:val="21"/>
        </w:rPr>
        <w:t>其它证明资料的形式要求参照以上要求执行；</w:t>
      </w:r>
    </w:p>
    <w:p w14:paraId="0385062F">
      <w:pPr>
        <w:ind w:firstLine="420" w:firstLineChars="200"/>
        <w:rPr>
          <w:b w:val="0"/>
          <w:bCs/>
          <w:sz w:val="21"/>
          <w:szCs w:val="21"/>
        </w:rPr>
      </w:pPr>
      <w:r>
        <w:rPr>
          <w:rFonts w:hint="eastAsia"/>
          <w:b w:val="0"/>
          <w:bCs/>
          <w:sz w:val="21"/>
          <w:szCs w:val="21"/>
        </w:rPr>
        <w:t>8、其它注意事项：</w:t>
      </w:r>
    </w:p>
    <w:p w14:paraId="13CBEF76">
      <w:pPr>
        <w:ind w:firstLine="420" w:firstLineChars="200"/>
        <w:rPr>
          <w:b w:val="0"/>
          <w:bCs/>
          <w:sz w:val="21"/>
          <w:szCs w:val="21"/>
        </w:rPr>
      </w:pPr>
      <w:r>
        <w:rPr>
          <w:rFonts w:hint="eastAsia"/>
          <w:b w:val="0"/>
          <w:bCs/>
          <w:sz w:val="21"/>
          <w:szCs w:val="21"/>
        </w:rPr>
        <w:t>（1）评审委员会有权对投标人的响应情况作出判断（评审结论）；</w:t>
      </w:r>
    </w:p>
    <w:p w14:paraId="545BF4B6">
      <w:pPr>
        <w:ind w:firstLine="420" w:firstLineChars="200"/>
        <w:rPr>
          <w:b w:val="0"/>
          <w:bCs/>
          <w:sz w:val="21"/>
          <w:szCs w:val="21"/>
        </w:rPr>
      </w:pPr>
      <w:r>
        <w:rPr>
          <w:rFonts w:hint="eastAsia"/>
          <w:b w:val="0"/>
          <w:bCs/>
          <w:sz w:val="21"/>
          <w:szCs w:val="21"/>
        </w:rPr>
        <w:t>（2）</w:t>
      </w:r>
      <w:bookmarkStart w:id="103" w:name="_Hlk72158213"/>
      <w:r>
        <w:rPr>
          <w:rFonts w:hint="eastAsia"/>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103"/>
    </w:p>
    <w:p w14:paraId="017B7F3E">
      <w:pPr>
        <w:ind w:firstLine="482" w:firstLineChars="200"/>
        <w:rPr>
          <w:b/>
          <w:sz w:val="24"/>
        </w:rPr>
      </w:pPr>
    </w:p>
    <w:p w14:paraId="266C2F78">
      <w:pPr>
        <w:rPr>
          <w:sz w:val="24"/>
        </w:rPr>
      </w:pPr>
    </w:p>
    <w:p w14:paraId="29DE0728">
      <w:pPr>
        <w:pStyle w:val="4"/>
        <w:jc w:val="center"/>
        <w:rPr>
          <w:sz w:val="24"/>
        </w:rPr>
      </w:pPr>
      <w:r>
        <w:rPr>
          <w:rFonts w:hint="eastAsia" w:ascii="黑体" w:eastAsia="黑体"/>
          <w:b w:val="0"/>
          <w:bCs w:val="0"/>
          <w:sz w:val="24"/>
          <w:szCs w:val="20"/>
          <w:lang w:val="en-US" w:eastAsia="zh-CN"/>
        </w:rPr>
        <w:t>六</w:t>
      </w:r>
      <w:r>
        <w:rPr>
          <w:rFonts w:hint="eastAsia" w:ascii="黑体" w:eastAsia="黑体"/>
          <w:b w:val="0"/>
          <w:bCs w:val="0"/>
          <w:sz w:val="24"/>
          <w:szCs w:val="20"/>
        </w:rPr>
        <w:t>、商务要求偏离表</w:t>
      </w:r>
    </w:p>
    <w:tbl>
      <w:tblPr>
        <w:tblStyle w:val="43"/>
        <w:tblW w:w="9091" w:type="dxa"/>
        <w:tblInd w:w="-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1408"/>
        <w:gridCol w:w="4918"/>
        <w:gridCol w:w="973"/>
        <w:gridCol w:w="642"/>
        <w:gridCol w:w="540"/>
      </w:tblGrid>
      <w:tr w14:paraId="07698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0" w:type="dxa"/>
            <w:vAlign w:val="center"/>
          </w:tcPr>
          <w:p w14:paraId="322FBD49">
            <w:pPr>
              <w:jc w:val="center"/>
              <w:rPr>
                <w:b/>
              </w:rPr>
            </w:pPr>
            <w:r>
              <w:rPr>
                <w:rFonts w:hint="eastAsia"/>
                <w:sz w:val="24"/>
              </w:rPr>
              <w:t>序号</w:t>
            </w:r>
          </w:p>
        </w:tc>
        <w:tc>
          <w:tcPr>
            <w:tcW w:w="1408" w:type="dxa"/>
            <w:vAlign w:val="center"/>
          </w:tcPr>
          <w:p w14:paraId="3AFEFFAD">
            <w:pPr>
              <w:jc w:val="center"/>
              <w:rPr>
                <w:b/>
              </w:rPr>
            </w:pPr>
            <w:r>
              <w:rPr>
                <w:rFonts w:hint="eastAsia"/>
                <w:b/>
              </w:rPr>
              <w:t>商务需求项</w:t>
            </w:r>
          </w:p>
        </w:tc>
        <w:tc>
          <w:tcPr>
            <w:tcW w:w="4918" w:type="dxa"/>
            <w:vAlign w:val="center"/>
          </w:tcPr>
          <w:p w14:paraId="71A2957F">
            <w:pPr>
              <w:jc w:val="center"/>
              <w:rPr>
                <w:b/>
              </w:rPr>
            </w:pPr>
            <w:r>
              <w:rPr>
                <w:rFonts w:hint="eastAsia"/>
                <w:sz w:val="24"/>
              </w:rPr>
              <w:t>招标商务要求</w:t>
            </w:r>
          </w:p>
        </w:tc>
        <w:tc>
          <w:tcPr>
            <w:tcW w:w="973" w:type="dxa"/>
            <w:vAlign w:val="center"/>
          </w:tcPr>
          <w:p w14:paraId="2EA234AD">
            <w:pPr>
              <w:jc w:val="center"/>
              <w:rPr>
                <w:b/>
              </w:rPr>
            </w:pPr>
            <w:r>
              <w:rPr>
                <w:rFonts w:hint="eastAsia"/>
                <w:sz w:val="24"/>
              </w:rPr>
              <w:t>投标商务响应</w:t>
            </w:r>
          </w:p>
        </w:tc>
        <w:tc>
          <w:tcPr>
            <w:tcW w:w="642" w:type="dxa"/>
            <w:vAlign w:val="center"/>
          </w:tcPr>
          <w:p w14:paraId="46B72EDF">
            <w:pPr>
              <w:jc w:val="center"/>
              <w:rPr>
                <w:b/>
              </w:rPr>
            </w:pPr>
            <w:r>
              <w:rPr>
                <w:rFonts w:hint="eastAsia"/>
              </w:rPr>
              <w:t>偏离情况</w:t>
            </w:r>
          </w:p>
        </w:tc>
        <w:tc>
          <w:tcPr>
            <w:tcW w:w="540" w:type="dxa"/>
            <w:vAlign w:val="center"/>
          </w:tcPr>
          <w:p w14:paraId="23B9DEF7">
            <w:pPr>
              <w:jc w:val="center"/>
              <w:rPr>
                <w:b/>
              </w:rPr>
            </w:pPr>
            <w:r>
              <w:rPr>
                <w:rFonts w:hint="eastAsia"/>
                <w:sz w:val="24"/>
              </w:rPr>
              <w:t>说明</w:t>
            </w:r>
          </w:p>
        </w:tc>
      </w:tr>
      <w:tr w14:paraId="2BD9D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091" w:type="dxa"/>
            <w:gridSpan w:val="6"/>
          </w:tcPr>
          <w:p w14:paraId="2D2BB377">
            <w:pPr>
              <w:rPr>
                <w:b/>
              </w:rPr>
            </w:pPr>
            <w:r>
              <w:rPr>
                <w:rFonts w:hint="eastAsia"/>
                <w:b/>
              </w:rPr>
              <w:t>（一）免费保修期内售后服务要求</w:t>
            </w:r>
          </w:p>
        </w:tc>
      </w:tr>
      <w:tr w14:paraId="2B692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3311E87D">
            <w:pPr>
              <w:jc w:val="center"/>
              <w:rPr>
                <w:bCs/>
              </w:rPr>
            </w:pPr>
            <w:r>
              <w:rPr>
                <w:rFonts w:hint="eastAsia"/>
                <w:bCs/>
              </w:rPr>
              <w:t>1</w:t>
            </w:r>
          </w:p>
        </w:tc>
        <w:tc>
          <w:tcPr>
            <w:tcW w:w="1408" w:type="dxa"/>
          </w:tcPr>
          <w:p w14:paraId="781402AC">
            <w:pPr>
              <w:jc w:val="center"/>
            </w:pPr>
            <w:r>
              <w:rPr>
                <w:rFonts w:hint="eastAsia"/>
              </w:rPr>
              <w:t>*</w:t>
            </w:r>
            <w:r>
              <w:t>***</w:t>
            </w:r>
          </w:p>
        </w:tc>
        <w:tc>
          <w:tcPr>
            <w:tcW w:w="4918" w:type="dxa"/>
          </w:tcPr>
          <w:p w14:paraId="025ECFFE">
            <w:pPr>
              <w:jc w:val="center"/>
              <w:rPr>
                <w:b/>
              </w:rPr>
            </w:pPr>
            <w:r>
              <w:rPr>
                <w:rFonts w:hint="eastAsia"/>
                <w:bCs/>
                <w:szCs w:val="21"/>
              </w:rPr>
              <w:t>（填写相关内容）</w:t>
            </w:r>
          </w:p>
        </w:tc>
        <w:tc>
          <w:tcPr>
            <w:tcW w:w="973" w:type="dxa"/>
          </w:tcPr>
          <w:p w14:paraId="36633E9B">
            <w:pPr>
              <w:rPr>
                <w:bCs/>
                <w:szCs w:val="21"/>
              </w:rPr>
            </w:pPr>
          </w:p>
        </w:tc>
        <w:tc>
          <w:tcPr>
            <w:tcW w:w="642" w:type="dxa"/>
          </w:tcPr>
          <w:p w14:paraId="01938F70">
            <w:pPr>
              <w:rPr>
                <w:bCs/>
                <w:szCs w:val="21"/>
              </w:rPr>
            </w:pPr>
          </w:p>
        </w:tc>
        <w:tc>
          <w:tcPr>
            <w:tcW w:w="540" w:type="dxa"/>
          </w:tcPr>
          <w:p w14:paraId="2664D84D">
            <w:pPr>
              <w:rPr>
                <w:bCs/>
                <w:szCs w:val="21"/>
              </w:rPr>
            </w:pPr>
          </w:p>
        </w:tc>
      </w:tr>
      <w:tr w14:paraId="09D45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3B7EC94A">
            <w:pPr>
              <w:jc w:val="center"/>
              <w:rPr>
                <w:bCs/>
              </w:rPr>
            </w:pPr>
            <w:r>
              <w:rPr>
                <w:bCs/>
              </w:rPr>
              <w:t>2</w:t>
            </w:r>
          </w:p>
        </w:tc>
        <w:tc>
          <w:tcPr>
            <w:tcW w:w="1408" w:type="dxa"/>
          </w:tcPr>
          <w:p w14:paraId="06E56EF5">
            <w:pPr>
              <w:jc w:val="center"/>
            </w:pPr>
            <w:r>
              <w:rPr>
                <w:rFonts w:hint="eastAsia"/>
              </w:rPr>
              <w:t>****</w:t>
            </w:r>
          </w:p>
        </w:tc>
        <w:tc>
          <w:tcPr>
            <w:tcW w:w="4918" w:type="dxa"/>
          </w:tcPr>
          <w:p w14:paraId="76FFB150">
            <w:pPr>
              <w:jc w:val="center"/>
              <w:rPr>
                <w:bCs/>
                <w:szCs w:val="21"/>
              </w:rPr>
            </w:pPr>
            <w:r>
              <w:rPr>
                <w:rFonts w:hint="eastAsia"/>
              </w:rPr>
              <w:t>（填写相关内容）</w:t>
            </w:r>
          </w:p>
        </w:tc>
        <w:tc>
          <w:tcPr>
            <w:tcW w:w="973" w:type="dxa"/>
          </w:tcPr>
          <w:p w14:paraId="01415400">
            <w:pPr>
              <w:rPr>
                <w:bCs/>
                <w:szCs w:val="21"/>
              </w:rPr>
            </w:pPr>
          </w:p>
        </w:tc>
        <w:tc>
          <w:tcPr>
            <w:tcW w:w="642" w:type="dxa"/>
          </w:tcPr>
          <w:p w14:paraId="25590DE9">
            <w:pPr>
              <w:rPr>
                <w:bCs/>
                <w:szCs w:val="21"/>
              </w:rPr>
            </w:pPr>
          </w:p>
        </w:tc>
        <w:tc>
          <w:tcPr>
            <w:tcW w:w="540" w:type="dxa"/>
          </w:tcPr>
          <w:p w14:paraId="3F586979">
            <w:pPr>
              <w:rPr>
                <w:bCs/>
                <w:szCs w:val="21"/>
              </w:rPr>
            </w:pPr>
          </w:p>
        </w:tc>
      </w:tr>
      <w:tr w14:paraId="0F73E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vAlign w:val="center"/>
          </w:tcPr>
          <w:p w14:paraId="20DD700E">
            <w:pPr>
              <w:rPr>
                <w:bCs/>
                <w:szCs w:val="21"/>
              </w:rPr>
            </w:pPr>
            <w:r>
              <w:rPr>
                <w:rFonts w:hint="eastAsia"/>
                <w:b/>
              </w:rPr>
              <w:t>（二）免费保修期外售后服务要求</w:t>
            </w:r>
          </w:p>
        </w:tc>
      </w:tr>
      <w:tr w14:paraId="09B43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3BDE7759">
            <w:pPr>
              <w:jc w:val="center"/>
              <w:rPr>
                <w:bCs/>
              </w:rPr>
            </w:pPr>
            <w:r>
              <w:rPr>
                <w:rFonts w:hint="eastAsia"/>
              </w:rPr>
              <w:t>1</w:t>
            </w:r>
          </w:p>
        </w:tc>
        <w:tc>
          <w:tcPr>
            <w:tcW w:w="1408" w:type="dxa"/>
          </w:tcPr>
          <w:p w14:paraId="41E60D7E">
            <w:pPr>
              <w:jc w:val="center"/>
            </w:pPr>
            <w:r>
              <w:rPr>
                <w:rFonts w:hint="eastAsia"/>
              </w:rPr>
              <w:t>****</w:t>
            </w:r>
          </w:p>
        </w:tc>
        <w:tc>
          <w:tcPr>
            <w:tcW w:w="4918" w:type="dxa"/>
          </w:tcPr>
          <w:p w14:paraId="13BE1F0D">
            <w:pPr>
              <w:jc w:val="center"/>
            </w:pPr>
            <w:r>
              <w:rPr>
                <w:rFonts w:hint="eastAsia"/>
              </w:rPr>
              <w:t>（填写相关内容）</w:t>
            </w:r>
          </w:p>
        </w:tc>
        <w:tc>
          <w:tcPr>
            <w:tcW w:w="973" w:type="dxa"/>
          </w:tcPr>
          <w:p w14:paraId="745BA056">
            <w:pPr>
              <w:rPr>
                <w:bCs/>
                <w:szCs w:val="21"/>
              </w:rPr>
            </w:pPr>
          </w:p>
        </w:tc>
        <w:tc>
          <w:tcPr>
            <w:tcW w:w="642" w:type="dxa"/>
          </w:tcPr>
          <w:p w14:paraId="21C7018A">
            <w:pPr>
              <w:rPr>
                <w:bCs/>
                <w:szCs w:val="21"/>
              </w:rPr>
            </w:pPr>
          </w:p>
        </w:tc>
        <w:tc>
          <w:tcPr>
            <w:tcW w:w="540" w:type="dxa"/>
          </w:tcPr>
          <w:p w14:paraId="4A0C7F82">
            <w:pPr>
              <w:rPr>
                <w:bCs/>
                <w:szCs w:val="21"/>
              </w:rPr>
            </w:pPr>
          </w:p>
        </w:tc>
      </w:tr>
      <w:tr w14:paraId="67382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tcPr>
          <w:p w14:paraId="503F17B4">
            <w:pPr>
              <w:rPr>
                <w:bCs/>
                <w:szCs w:val="21"/>
              </w:rPr>
            </w:pPr>
            <w:r>
              <w:rPr>
                <w:rFonts w:hint="eastAsia"/>
                <w:b/>
              </w:rPr>
              <w:t>（三）其他商务要求</w:t>
            </w:r>
          </w:p>
        </w:tc>
      </w:tr>
      <w:tr w14:paraId="3F770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2342361B">
            <w:pPr>
              <w:jc w:val="center"/>
            </w:pPr>
            <w:r>
              <w:rPr>
                <w:rFonts w:hint="eastAsia"/>
              </w:rPr>
              <w:t>1</w:t>
            </w:r>
          </w:p>
        </w:tc>
        <w:tc>
          <w:tcPr>
            <w:tcW w:w="1408" w:type="dxa"/>
          </w:tcPr>
          <w:p w14:paraId="7ED4B4A2">
            <w:pPr>
              <w:jc w:val="center"/>
            </w:pPr>
            <w:r>
              <w:rPr>
                <w:rFonts w:hint="eastAsia"/>
              </w:rPr>
              <w:t>****</w:t>
            </w:r>
          </w:p>
        </w:tc>
        <w:tc>
          <w:tcPr>
            <w:tcW w:w="4918" w:type="dxa"/>
          </w:tcPr>
          <w:p w14:paraId="090F5CFB">
            <w:pPr>
              <w:jc w:val="center"/>
            </w:pPr>
            <w:r>
              <w:rPr>
                <w:rFonts w:hint="eastAsia"/>
              </w:rPr>
              <w:t>（填写相关内容）</w:t>
            </w:r>
          </w:p>
        </w:tc>
        <w:tc>
          <w:tcPr>
            <w:tcW w:w="973" w:type="dxa"/>
          </w:tcPr>
          <w:p w14:paraId="0D4025CE">
            <w:pPr>
              <w:rPr>
                <w:bCs/>
                <w:szCs w:val="21"/>
              </w:rPr>
            </w:pPr>
          </w:p>
        </w:tc>
        <w:tc>
          <w:tcPr>
            <w:tcW w:w="642" w:type="dxa"/>
          </w:tcPr>
          <w:p w14:paraId="129D393C">
            <w:pPr>
              <w:rPr>
                <w:bCs/>
                <w:szCs w:val="21"/>
              </w:rPr>
            </w:pPr>
          </w:p>
        </w:tc>
        <w:tc>
          <w:tcPr>
            <w:tcW w:w="540" w:type="dxa"/>
          </w:tcPr>
          <w:p w14:paraId="204DD5DD">
            <w:pPr>
              <w:rPr>
                <w:bCs/>
                <w:szCs w:val="21"/>
              </w:rPr>
            </w:pPr>
          </w:p>
        </w:tc>
      </w:tr>
    </w:tbl>
    <w:p w14:paraId="5F32DF93">
      <w:pPr>
        <w:ind w:firstLine="420" w:firstLineChars="200"/>
        <w:rPr>
          <w:b w:val="0"/>
          <w:bCs/>
          <w:sz w:val="21"/>
          <w:szCs w:val="21"/>
        </w:rPr>
      </w:pPr>
      <w:r>
        <w:rPr>
          <w:rFonts w:hint="eastAsia"/>
          <w:b w:val="0"/>
          <w:bCs/>
          <w:sz w:val="21"/>
          <w:szCs w:val="21"/>
        </w:rPr>
        <w:t>《商务要求偏离表》编制指引：</w:t>
      </w:r>
    </w:p>
    <w:p w14:paraId="0BE099BB">
      <w:pPr>
        <w:ind w:firstLine="420" w:firstLineChars="200"/>
        <w:rPr>
          <w:b w:val="0"/>
          <w:bCs/>
          <w:sz w:val="21"/>
          <w:szCs w:val="21"/>
        </w:rPr>
      </w:pPr>
      <w:r>
        <w:rPr>
          <w:rFonts w:hint="eastAsia"/>
          <w:b w:val="0"/>
          <w:bCs/>
          <w:sz w:val="21"/>
          <w:szCs w:val="21"/>
        </w:rPr>
        <w:t>1、商务要求偏离表的序号、商务需求项、招标商务要求等栏目对应“用户需求书”中的“商务要求”章节相关内容。</w:t>
      </w:r>
    </w:p>
    <w:p w14:paraId="087103C3">
      <w:pPr>
        <w:ind w:firstLine="420" w:firstLineChars="200"/>
        <w:rPr>
          <w:b w:val="0"/>
          <w:bCs/>
          <w:sz w:val="21"/>
          <w:szCs w:val="21"/>
        </w:rPr>
      </w:pPr>
      <w:r>
        <w:rPr>
          <w:b w:val="0"/>
          <w:bCs/>
          <w:sz w:val="21"/>
          <w:szCs w:val="21"/>
        </w:rPr>
        <w:t>2</w:t>
      </w:r>
      <w:r>
        <w:rPr>
          <w:rFonts w:hint="eastAsia"/>
          <w:b w:val="0"/>
          <w:bCs/>
          <w:sz w:val="21"/>
          <w:szCs w:val="21"/>
        </w:rPr>
        <w:t>、“投标商务响应”一栏必须一一对照“招标商务要求”，详细填写自身响应情况，而不能不合理照搬照抄招标文件的商务要求，以体现具体响应情况。</w:t>
      </w:r>
    </w:p>
    <w:p w14:paraId="217BEF06">
      <w:pPr>
        <w:ind w:firstLine="420" w:firstLineChars="200"/>
        <w:rPr>
          <w:b w:val="0"/>
          <w:bCs/>
          <w:color w:val="FF0000"/>
          <w:sz w:val="21"/>
          <w:szCs w:val="21"/>
        </w:rPr>
      </w:pPr>
      <w:r>
        <w:rPr>
          <w:b w:val="0"/>
          <w:bCs/>
          <w:sz w:val="21"/>
          <w:szCs w:val="21"/>
        </w:rPr>
        <w:t>3</w:t>
      </w:r>
      <w:r>
        <w:rPr>
          <w:rFonts w:hint="eastAsia"/>
          <w:b w:val="0"/>
          <w:bCs/>
          <w:sz w:val="21"/>
          <w:szCs w:val="21"/>
        </w:rPr>
        <w:t>、“偏离情况”一栏填写如实填写“正偏离”、“负偏离”或“无偏离”，其中：“正偏离”表示“投标响应优于招标商务要求”，“负偏离”表示“投标响应不满足招标商务要求”，“无偏离”表示“投标响应与招标商务要求一致”。</w:t>
      </w:r>
    </w:p>
    <w:p w14:paraId="299B8A3F">
      <w:pPr>
        <w:rPr>
          <w:rFonts w:hint="eastAsia"/>
          <w:b w:val="0"/>
          <w:bCs/>
          <w:sz w:val="21"/>
          <w:szCs w:val="21"/>
          <w:lang w:eastAsia="zh-CN"/>
        </w:rPr>
      </w:pPr>
      <w:r>
        <w:rPr>
          <w:rFonts w:hint="eastAsia"/>
          <w:b w:val="0"/>
          <w:bCs/>
          <w:sz w:val="21"/>
          <w:szCs w:val="21"/>
        </w:rPr>
        <w:t>“投标商务响应”对比“招标商务要求”存在响应不全（包括未响应整项招标商务要求或者未响应一项招标商务要求的部分内容），均视为“负偏离”</w:t>
      </w:r>
      <w:r>
        <w:rPr>
          <w:rFonts w:hint="eastAsia"/>
          <w:b w:val="0"/>
          <w:bCs/>
          <w:sz w:val="21"/>
          <w:szCs w:val="21"/>
          <w:lang w:eastAsia="zh-CN"/>
        </w:rPr>
        <w:t>。</w:t>
      </w:r>
    </w:p>
    <w:p w14:paraId="22932174">
      <w:pPr>
        <w:ind w:firstLine="420" w:firstLineChars="200"/>
        <w:rPr>
          <w:b w:val="0"/>
          <w:bCs/>
          <w:sz w:val="21"/>
          <w:szCs w:val="21"/>
        </w:rPr>
      </w:pPr>
      <w:r>
        <w:rPr>
          <w:rFonts w:hint="eastAsia"/>
          <w:b w:val="0"/>
          <w:bCs/>
          <w:sz w:val="21"/>
          <w:szCs w:val="21"/>
        </w:rPr>
        <w:t>4、带★号条款为不可偏离条款，如未响应或出现负偏离的，将作投标无效处理。</w:t>
      </w:r>
    </w:p>
    <w:p w14:paraId="00D6003E">
      <w:pPr>
        <w:rPr>
          <w:sz w:val="24"/>
        </w:rPr>
      </w:pPr>
    </w:p>
    <w:p w14:paraId="4CE07231">
      <w:pPr>
        <w:outlineLvl w:val="3"/>
        <w:rPr>
          <w:rFonts w:ascii="黑体" w:hAnsi="宋体" w:eastAsia="黑体" w:cs="Times New Roman"/>
          <w:bCs/>
          <w:kern w:val="0"/>
          <w:sz w:val="24"/>
          <w:szCs w:val="32"/>
          <w:highlight w:val="none"/>
        </w:rPr>
      </w:pPr>
      <w:bookmarkStart w:id="104" w:name="_Hlk72260576"/>
      <w:r>
        <w:rPr>
          <w:rFonts w:hint="eastAsia" w:ascii="黑体" w:hAnsi="宋体" w:eastAsia="黑体" w:cs="Times New Roman"/>
          <w:bCs/>
          <w:kern w:val="0"/>
          <w:sz w:val="24"/>
          <w:szCs w:val="32"/>
          <w:highlight w:val="none"/>
          <w:lang w:val="en-US" w:eastAsia="zh-CN"/>
        </w:rPr>
        <w:t>七、</w:t>
      </w:r>
      <w:r>
        <w:rPr>
          <w:rFonts w:hint="eastAsia" w:ascii="黑体" w:hAnsi="宋体" w:eastAsia="黑体" w:cs="Times New Roman"/>
          <w:bCs/>
          <w:kern w:val="0"/>
          <w:sz w:val="24"/>
          <w:szCs w:val="32"/>
          <w:highlight w:val="none"/>
        </w:rPr>
        <w:t>技术保障措施（格式自定）</w:t>
      </w:r>
    </w:p>
    <w:p w14:paraId="7C7C983B">
      <w:pPr>
        <w:outlineLvl w:val="3"/>
        <w:rPr>
          <w:rFonts w:ascii="Times New Roman" w:hAnsi="Times New Roman" w:eastAsia="宋体" w:cs="Times New Roman"/>
          <w:b/>
          <w:color w:val="FF0000"/>
          <w:sz w:val="22"/>
          <w:highlight w:val="none"/>
        </w:rPr>
      </w:pPr>
      <w:r>
        <w:rPr>
          <w:rFonts w:hint="eastAsia" w:ascii="Times New Roman" w:hAnsi="Times New Roman" w:eastAsia="宋体" w:cs="Times New Roman"/>
          <w:b/>
          <w:color w:val="FF0000"/>
          <w:sz w:val="22"/>
          <w:highlight w:val="none"/>
        </w:rPr>
        <w:t>（特别提示：投标人须按本招标文件评标信息中这一评审因素要求，提供证明资料）</w:t>
      </w:r>
    </w:p>
    <w:p w14:paraId="1DFD7607">
      <w:pPr>
        <w:rPr>
          <w:rFonts w:ascii="Times New Roman" w:hAnsi="Times New Roman" w:eastAsia="宋体" w:cs="Times New Roman"/>
          <w:b/>
          <w:sz w:val="22"/>
          <w:highlight w:val="none"/>
        </w:rPr>
      </w:pPr>
    </w:p>
    <w:p w14:paraId="1BE068D9">
      <w:pPr>
        <w:outlineLvl w:val="3"/>
        <w:rPr>
          <w:rFonts w:ascii="黑体" w:hAnsi="宋体" w:eastAsia="黑体" w:cs="Times New Roman"/>
          <w:bCs/>
          <w:kern w:val="0"/>
          <w:sz w:val="24"/>
          <w:szCs w:val="32"/>
          <w:highlight w:val="none"/>
        </w:rPr>
      </w:pPr>
      <w:r>
        <w:rPr>
          <w:rFonts w:hint="eastAsia" w:ascii="黑体" w:hAnsi="宋体" w:eastAsia="黑体" w:cs="Times New Roman"/>
          <w:bCs/>
          <w:kern w:val="0"/>
          <w:sz w:val="24"/>
          <w:szCs w:val="32"/>
          <w:highlight w:val="none"/>
          <w:lang w:val="en-US" w:eastAsia="zh-CN"/>
        </w:rPr>
        <w:t>八</w:t>
      </w:r>
      <w:r>
        <w:rPr>
          <w:rFonts w:hint="eastAsia" w:ascii="黑体" w:hAnsi="宋体" w:eastAsia="黑体" w:cs="Times New Roman"/>
          <w:bCs/>
          <w:kern w:val="0"/>
          <w:sz w:val="24"/>
          <w:szCs w:val="32"/>
          <w:highlight w:val="none"/>
        </w:rPr>
        <w:t>、施工安全保障措施（格式自定）</w:t>
      </w:r>
    </w:p>
    <w:p w14:paraId="58BF758D">
      <w:pPr>
        <w:rPr>
          <w:rFonts w:ascii="Times New Roman" w:hAnsi="Times New Roman" w:eastAsia="宋体" w:cs="Times New Roman"/>
          <w:b/>
          <w:color w:val="FF0000"/>
          <w:sz w:val="22"/>
          <w:highlight w:val="none"/>
        </w:rPr>
      </w:pPr>
      <w:r>
        <w:rPr>
          <w:rFonts w:hint="eastAsia" w:ascii="Times New Roman" w:hAnsi="Times New Roman" w:eastAsia="宋体" w:cs="Times New Roman"/>
          <w:b/>
          <w:color w:val="FF0000"/>
          <w:sz w:val="22"/>
          <w:highlight w:val="none"/>
        </w:rPr>
        <w:t>（特别提示：投标人须按本招标文件评标信息中这一评审因素要求，提供证明资料）</w:t>
      </w:r>
    </w:p>
    <w:p w14:paraId="109924DC">
      <w:pPr>
        <w:rPr>
          <w:rFonts w:ascii="Times New Roman" w:hAnsi="Times New Roman" w:eastAsia="宋体" w:cs="Times New Roman"/>
          <w:b/>
          <w:sz w:val="22"/>
          <w:highlight w:val="none"/>
        </w:rPr>
      </w:pPr>
    </w:p>
    <w:p w14:paraId="15E3EAFC">
      <w:pPr>
        <w:rPr>
          <w:rFonts w:ascii="Times New Roman" w:hAnsi="Times New Roman" w:eastAsia="宋体" w:cs="Times New Roman"/>
          <w:b/>
          <w:sz w:val="22"/>
          <w:highlight w:val="none"/>
        </w:rPr>
      </w:pPr>
      <w:r>
        <w:rPr>
          <w:rFonts w:hint="eastAsia" w:ascii="Times New Roman" w:hAnsi="Times New Roman" w:eastAsia="宋体" w:cs="Times New Roman"/>
          <w:b/>
          <w:sz w:val="22"/>
          <w:highlight w:val="none"/>
          <w:lang w:val="en-US" w:eastAsia="zh-CN"/>
        </w:rPr>
        <w:t>九</w:t>
      </w:r>
      <w:r>
        <w:rPr>
          <w:rFonts w:hint="eastAsia" w:ascii="Times New Roman" w:hAnsi="Times New Roman" w:eastAsia="宋体" w:cs="Times New Roman"/>
          <w:b/>
          <w:sz w:val="22"/>
          <w:highlight w:val="none"/>
        </w:rPr>
        <w:t>、检测报告（格式自定）</w:t>
      </w:r>
    </w:p>
    <w:p w14:paraId="0687ABC2">
      <w:pPr>
        <w:rPr>
          <w:rFonts w:ascii="Times New Roman" w:hAnsi="Times New Roman" w:eastAsia="宋体" w:cs="Times New Roman"/>
          <w:highlight w:val="none"/>
        </w:rPr>
      </w:pPr>
      <w:r>
        <w:rPr>
          <w:rFonts w:hint="eastAsia" w:ascii="Times New Roman" w:hAnsi="Times New Roman" w:eastAsia="宋体" w:cs="Times New Roman"/>
          <w:b/>
          <w:color w:val="FF0000"/>
          <w:sz w:val="22"/>
          <w:highlight w:val="none"/>
        </w:rPr>
        <w:t>（特别提示：投标人须按本招标文件评标信息中这一评审因素要求，提供证明资料）</w:t>
      </w:r>
    </w:p>
    <w:p w14:paraId="667E70D1">
      <w:pPr>
        <w:rPr>
          <w:rFonts w:ascii="Times New Roman" w:hAnsi="Times New Roman" w:eastAsia="宋体" w:cs="Times New Roman"/>
          <w:highlight w:val="none"/>
        </w:rPr>
      </w:pPr>
    </w:p>
    <w:p w14:paraId="0DEB9E49">
      <w:pPr>
        <w:widowControl w:val="0"/>
        <w:spacing w:line="360" w:lineRule="auto"/>
        <w:jc w:val="both"/>
        <w:rPr>
          <w:rFonts w:hint="eastAsia" w:ascii="Times New Roman" w:hAnsi="Times New Roman" w:eastAsia="宋体" w:cs="Times New Roman"/>
          <w:b/>
          <w:bCs/>
          <w:kern w:val="2"/>
          <w:sz w:val="24"/>
          <w:szCs w:val="24"/>
          <w:highlight w:val="none"/>
          <w:lang w:val="en-US" w:eastAsia="zh-CN" w:bidi="ar-SA"/>
        </w:rPr>
      </w:pPr>
      <w:r>
        <w:rPr>
          <w:rFonts w:hint="eastAsia" w:ascii="Times New Roman" w:hAnsi="Times New Roman" w:eastAsia="宋体" w:cs="Times New Roman"/>
          <w:b/>
          <w:bCs/>
          <w:kern w:val="2"/>
          <w:sz w:val="24"/>
          <w:szCs w:val="24"/>
          <w:highlight w:val="none"/>
          <w:lang w:val="en-US" w:eastAsia="zh-CN" w:bidi="ar-SA"/>
        </w:rPr>
        <w:t>十、节能环保情况（格式自定）</w:t>
      </w:r>
    </w:p>
    <w:p w14:paraId="3226E738">
      <w:pPr>
        <w:widowControl w:val="0"/>
        <w:spacing w:line="360" w:lineRule="auto"/>
        <w:jc w:val="both"/>
        <w:rPr>
          <w:rFonts w:hint="eastAsia" w:ascii="Times New Roman" w:hAnsi="Times New Roman" w:eastAsia="宋体" w:cs="Times New Roman"/>
          <w:b/>
          <w:bCs/>
          <w:kern w:val="2"/>
          <w:sz w:val="24"/>
          <w:szCs w:val="24"/>
          <w:highlight w:val="none"/>
          <w:lang w:val="en-US" w:eastAsia="zh-CN" w:bidi="ar-SA"/>
        </w:rPr>
      </w:pPr>
      <w:r>
        <w:rPr>
          <w:rFonts w:hint="eastAsia" w:ascii="Times New Roman" w:hAnsi="Times New Roman" w:eastAsia="宋体" w:cs="Times New Roman"/>
          <w:b/>
          <w:bCs/>
          <w:kern w:val="2"/>
          <w:sz w:val="24"/>
          <w:szCs w:val="24"/>
          <w:highlight w:val="none"/>
          <w:lang w:val="en-US" w:eastAsia="zh-CN" w:bidi="ar-SA"/>
        </w:rPr>
        <w:t>（特别提示：投标人须按本招标文件评标信息中这一评审因素要求，提供证明资料）</w:t>
      </w:r>
    </w:p>
    <w:p w14:paraId="17F8E036">
      <w:pPr>
        <w:widowControl w:val="0"/>
        <w:spacing w:line="360" w:lineRule="auto"/>
        <w:jc w:val="both"/>
        <w:rPr>
          <w:rFonts w:ascii="Times New Roman" w:hAnsi="Times New Roman" w:eastAsia="宋体" w:cs="Times New Roman"/>
          <w:b/>
          <w:bCs/>
          <w:kern w:val="2"/>
          <w:sz w:val="24"/>
          <w:szCs w:val="24"/>
          <w:highlight w:val="none"/>
          <w:lang w:val="en-US" w:eastAsia="zh-CN" w:bidi="ar-SA"/>
        </w:rPr>
      </w:pPr>
    </w:p>
    <w:p w14:paraId="134DB682">
      <w:pPr>
        <w:widowControl w:val="0"/>
        <w:spacing w:line="360" w:lineRule="auto"/>
        <w:jc w:val="both"/>
        <w:rPr>
          <w:rFonts w:hint="eastAsia" w:ascii="Times New Roman" w:hAnsi="Times New Roman" w:eastAsia="宋体" w:cs="Times New Roman"/>
          <w:b/>
          <w:bCs/>
          <w:kern w:val="2"/>
          <w:sz w:val="24"/>
          <w:szCs w:val="24"/>
          <w:highlight w:val="none"/>
          <w:lang w:val="en-US" w:eastAsia="zh-CN" w:bidi="ar-SA"/>
        </w:rPr>
      </w:pPr>
      <w:r>
        <w:rPr>
          <w:rFonts w:hint="eastAsia" w:ascii="Times New Roman" w:hAnsi="Times New Roman" w:eastAsia="宋体" w:cs="Times New Roman"/>
          <w:b/>
          <w:bCs/>
          <w:kern w:val="2"/>
          <w:sz w:val="24"/>
          <w:szCs w:val="24"/>
          <w:highlight w:val="none"/>
          <w:lang w:val="en-US" w:eastAsia="zh-CN" w:bidi="ar-SA"/>
        </w:rPr>
        <w:t>十一、节能环保情况（格式自定）</w:t>
      </w:r>
    </w:p>
    <w:p w14:paraId="1A3D3AB4">
      <w:pPr>
        <w:widowControl w:val="0"/>
        <w:spacing w:line="360" w:lineRule="auto"/>
        <w:jc w:val="both"/>
        <w:rPr>
          <w:rFonts w:hint="eastAsia" w:ascii="Times New Roman" w:hAnsi="Times New Roman" w:eastAsia="宋体" w:cs="Times New Roman"/>
          <w:b/>
          <w:bCs/>
          <w:kern w:val="2"/>
          <w:sz w:val="24"/>
          <w:szCs w:val="24"/>
          <w:highlight w:val="none"/>
          <w:lang w:val="en-US" w:eastAsia="zh-CN" w:bidi="ar-SA"/>
        </w:rPr>
      </w:pPr>
      <w:r>
        <w:rPr>
          <w:rFonts w:hint="eastAsia" w:ascii="Times New Roman" w:hAnsi="Times New Roman" w:eastAsia="宋体" w:cs="Times New Roman"/>
          <w:b/>
          <w:bCs/>
          <w:kern w:val="2"/>
          <w:sz w:val="24"/>
          <w:szCs w:val="24"/>
          <w:highlight w:val="none"/>
          <w:lang w:val="en-US" w:eastAsia="zh-CN" w:bidi="ar-SA"/>
        </w:rPr>
        <w:t>（特别提示：投标人须按本招标文件评标信息中这一评审因素要求，提供证明资料）</w:t>
      </w:r>
      <w:r>
        <w:rPr>
          <w:rFonts w:ascii="Times New Roman" w:hAnsi="Times New Roman" w:eastAsia="宋体" w:cs="Times New Roman"/>
          <w:b/>
          <w:bCs/>
          <w:kern w:val="2"/>
          <w:sz w:val="24"/>
          <w:szCs w:val="24"/>
          <w:highlight w:val="none"/>
          <w:lang w:val="en-US" w:eastAsia="zh-CN" w:bidi="ar-SA"/>
        </w:rPr>
        <w:commentReference w:id="42"/>
      </w:r>
    </w:p>
    <w:p w14:paraId="741190E5">
      <w:pPr>
        <w:jc w:val="both"/>
        <w:rPr>
          <w:rFonts w:hint="eastAsia" w:ascii="黑体" w:hAnsi="宋体" w:eastAsia="黑体" w:cs="Times New Roman"/>
          <w:bCs/>
          <w:kern w:val="0"/>
          <w:sz w:val="24"/>
          <w:szCs w:val="32"/>
          <w:highlight w:val="none"/>
          <w:lang w:val="en-US" w:eastAsia="zh-CN"/>
        </w:rPr>
      </w:pPr>
    </w:p>
    <w:p w14:paraId="5DBA401A">
      <w:pPr>
        <w:pStyle w:val="4"/>
        <w:jc w:val="both"/>
        <w:rPr>
          <w:rFonts w:ascii="黑体" w:eastAsia="黑体"/>
          <w:b w:val="0"/>
          <w:bCs w:val="0"/>
          <w:sz w:val="24"/>
          <w:szCs w:val="20"/>
        </w:rPr>
      </w:pPr>
      <w:r>
        <w:rPr>
          <w:rFonts w:hint="eastAsia" w:ascii="黑体" w:hAnsi="宋体" w:eastAsia="黑体" w:cs="Times New Roman"/>
          <w:bCs/>
          <w:kern w:val="0"/>
          <w:sz w:val="24"/>
          <w:szCs w:val="32"/>
          <w:highlight w:val="none"/>
          <w:lang w:val="en-US" w:eastAsia="zh-CN"/>
        </w:rPr>
        <w:t>十二</w:t>
      </w:r>
      <w:r>
        <w:rPr>
          <w:rFonts w:hint="eastAsia" w:ascii="黑体" w:hAnsi="宋体" w:eastAsia="黑体" w:cs="Times New Roman"/>
          <w:bCs/>
          <w:kern w:val="0"/>
          <w:sz w:val="24"/>
          <w:szCs w:val="32"/>
          <w:highlight w:val="none"/>
        </w:rPr>
        <w:t>、</w:t>
      </w:r>
      <w:bookmarkStart w:id="105" w:name="_Hlk72062872"/>
      <w:r>
        <w:rPr>
          <w:rFonts w:hint="eastAsia" w:ascii="黑体" w:eastAsia="黑体"/>
          <w:b w:val="0"/>
          <w:bCs w:val="0"/>
          <w:sz w:val="24"/>
          <w:szCs w:val="20"/>
        </w:rPr>
        <w:t>投标人认为需要加以说明的其他内容</w:t>
      </w:r>
      <w:bookmarkEnd w:id="105"/>
    </w:p>
    <w:bookmarkEnd w:id="104"/>
    <w:p w14:paraId="5F5C329B">
      <w:pPr>
        <w:widowControl/>
        <w:jc w:val="center"/>
        <w:rPr>
          <w:rFonts w:ascii="黑体" w:hAnsi="宋体" w:eastAsia="黑体"/>
          <w:kern w:val="0"/>
          <w:sz w:val="24"/>
          <w:szCs w:val="20"/>
          <w:highlight w:val="none"/>
        </w:rPr>
      </w:pPr>
      <w:r>
        <w:rPr>
          <w:rFonts w:hint="eastAsia" w:ascii="黑体" w:hAnsi="宋体" w:eastAsia="黑体"/>
          <w:kern w:val="0"/>
          <w:sz w:val="24"/>
          <w:szCs w:val="20"/>
          <w:highlight w:val="none"/>
        </w:rPr>
        <w:t>（一）政府采购违法行为风险知悉确认书</w:t>
      </w:r>
    </w:p>
    <w:p w14:paraId="73F2B3A6">
      <w:pPr>
        <w:spacing w:before="0" w:beforeLines="0" w:after="157" w:afterLines="50" w:line="360" w:lineRule="exact"/>
        <w:ind w:firstLine="422" w:firstLineChars="200"/>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eastAsia="zh-CN"/>
        </w:rPr>
        <w:t>我</w:t>
      </w:r>
      <w:r>
        <w:rPr>
          <w:rFonts w:hint="eastAsia" w:ascii="宋体" w:hAnsi="宋体" w:eastAsia="宋体" w:cs="宋体"/>
          <w:b/>
          <w:bCs/>
          <w:color w:val="auto"/>
          <w:sz w:val="21"/>
          <w:szCs w:val="21"/>
          <w:lang w:val="en-US" w:eastAsia="zh-CN"/>
        </w:rPr>
        <w:t>单位</w:t>
      </w:r>
      <w:r>
        <w:rPr>
          <w:rFonts w:hint="eastAsia" w:ascii="宋体" w:hAnsi="宋体" w:eastAsia="宋体" w:cs="宋体"/>
          <w:b/>
          <w:bCs/>
          <w:color w:val="auto"/>
          <w:sz w:val="21"/>
          <w:szCs w:val="21"/>
        </w:rPr>
        <w:t>在投标前已充分知悉以下情形为参与政府采购活动时的重大风险事项，并承诺已对下述风险提示事项重点排查，</w:t>
      </w:r>
      <w:r>
        <w:rPr>
          <w:rFonts w:hint="eastAsia" w:ascii="宋体" w:hAnsi="宋体" w:eastAsia="宋体" w:cs="宋体"/>
          <w:b/>
          <w:bCs/>
          <w:color w:val="auto"/>
          <w:sz w:val="21"/>
          <w:szCs w:val="21"/>
          <w:lang w:val="en-US" w:eastAsia="zh-CN"/>
        </w:rPr>
        <w:t>若存在下述情况，我单位愿意依法承担被记入供应商诚信档案、罚款、取消参与政府采购资格、吊销营业执照等处罚；构成犯罪的，依法承担刑事责任。</w:t>
      </w:r>
    </w:p>
    <w:tbl>
      <w:tblPr>
        <w:tblStyle w:val="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1"/>
        <w:gridCol w:w="7811"/>
      </w:tblGrid>
      <w:tr w14:paraId="496CC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711" w:type="dxa"/>
            <w:noWrap w:val="0"/>
            <w:vAlign w:val="top"/>
          </w:tcPr>
          <w:p w14:paraId="0BE880E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序号</w:t>
            </w:r>
          </w:p>
        </w:tc>
        <w:tc>
          <w:tcPr>
            <w:tcW w:w="7811" w:type="dxa"/>
            <w:noWrap w:val="0"/>
            <w:vAlign w:val="top"/>
          </w:tcPr>
          <w:p w14:paraId="579B668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供应商参与投标禁止情形</w:t>
            </w:r>
          </w:p>
        </w:tc>
      </w:tr>
      <w:tr w14:paraId="504CC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79F6F7E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c>
          <w:tcPr>
            <w:tcW w:w="7811" w:type="dxa"/>
            <w:noWrap w:val="0"/>
            <w:vAlign w:val="center"/>
          </w:tcPr>
          <w:p w14:paraId="55EC294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与其他投标供应商的法定代表人、主要经营负责人、投标授权代表人、项目负责人、主要技术人员为</w:t>
            </w:r>
            <w:r>
              <w:rPr>
                <w:rFonts w:hint="eastAsia" w:ascii="宋体" w:hAnsi="宋体" w:eastAsia="宋体" w:cs="宋体"/>
                <w:b/>
                <w:bCs/>
                <w:color w:val="auto"/>
                <w:sz w:val="21"/>
                <w:szCs w:val="21"/>
                <w:highlight w:val="none"/>
                <w:lang w:val="en-US" w:eastAsia="zh-CN"/>
              </w:rPr>
              <w:t>同一人、属同一单位或者在同一单位缴纳社会保险</w:t>
            </w:r>
            <w:r>
              <w:rPr>
                <w:rFonts w:hint="eastAsia" w:ascii="宋体" w:hAnsi="宋体" w:eastAsia="宋体" w:cs="宋体"/>
                <w:color w:val="auto"/>
                <w:sz w:val="21"/>
                <w:szCs w:val="21"/>
                <w:highlight w:val="none"/>
                <w:lang w:val="en-US" w:eastAsia="zh-CN"/>
              </w:rPr>
              <w:t>。</w:t>
            </w:r>
          </w:p>
        </w:tc>
      </w:tr>
      <w:tr w14:paraId="6EE5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noWrap w:val="0"/>
            <w:vAlign w:val="top"/>
          </w:tcPr>
          <w:p w14:paraId="116AA63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w:t>
            </w:r>
          </w:p>
        </w:tc>
        <w:tc>
          <w:tcPr>
            <w:tcW w:w="7811" w:type="dxa"/>
            <w:noWrap w:val="0"/>
            <w:vAlign w:val="center"/>
          </w:tcPr>
          <w:p w14:paraId="58061D4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参与本项目政府采购活动时，与其他投标供应商存在单位负责人为</w:t>
            </w:r>
            <w:r>
              <w:rPr>
                <w:rFonts w:hint="eastAsia" w:ascii="宋体" w:hAnsi="宋体" w:eastAsia="宋体" w:cs="宋体"/>
                <w:b/>
                <w:bCs/>
                <w:color w:val="auto"/>
                <w:sz w:val="21"/>
                <w:szCs w:val="21"/>
                <w:highlight w:val="none"/>
                <w:lang w:val="en-US" w:eastAsia="zh-CN"/>
              </w:rPr>
              <w:t>同一人或直接控股、管理关系</w:t>
            </w:r>
            <w:r>
              <w:rPr>
                <w:rFonts w:hint="eastAsia" w:ascii="宋体" w:hAnsi="宋体" w:eastAsia="宋体" w:cs="宋体"/>
                <w:color w:val="auto"/>
                <w:sz w:val="21"/>
                <w:szCs w:val="21"/>
                <w:highlight w:val="none"/>
                <w:lang w:val="en-US" w:eastAsia="zh-CN"/>
              </w:rPr>
              <w:t>。</w:t>
            </w:r>
          </w:p>
        </w:tc>
      </w:tr>
      <w:tr w14:paraId="1ECEF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4B69972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c>
          <w:tcPr>
            <w:tcW w:w="7811" w:type="dxa"/>
            <w:noWrap w:val="0"/>
            <w:vAlign w:val="center"/>
          </w:tcPr>
          <w:p w14:paraId="6FDFDD2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与其他投标供应商的投标文件或部分投标文件</w:t>
            </w:r>
            <w:r>
              <w:rPr>
                <w:rFonts w:hint="eastAsia" w:ascii="宋体" w:hAnsi="宋体" w:eastAsia="宋体" w:cs="宋体"/>
                <w:b/>
                <w:bCs/>
                <w:color w:val="auto"/>
                <w:sz w:val="21"/>
                <w:szCs w:val="21"/>
                <w:highlight w:val="none"/>
                <w:lang w:val="en-US" w:eastAsia="zh-CN"/>
              </w:rPr>
              <w:t>相互混装或存在非正常一致</w:t>
            </w:r>
            <w:r>
              <w:rPr>
                <w:rFonts w:hint="eastAsia" w:ascii="宋体" w:hAnsi="宋体" w:eastAsia="宋体" w:cs="宋体"/>
                <w:color w:val="auto"/>
                <w:sz w:val="21"/>
                <w:szCs w:val="21"/>
                <w:highlight w:val="none"/>
                <w:lang w:val="en-US" w:eastAsia="zh-CN"/>
              </w:rPr>
              <w:t>。</w:t>
            </w:r>
          </w:p>
        </w:tc>
      </w:tr>
      <w:tr w14:paraId="013F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703CA81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w:t>
            </w:r>
          </w:p>
        </w:tc>
        <w:tc>
          <w:tcPr>
            <w:tcW w:w="7811" w:type="dxa"/>
            <w:noWrap w:val="0"/>
            <w:vAlign w:val="center"/>
          </w:tcPr>
          <w:p w14:paraId="33C4CB5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与其他投标供应商的投标文件由</w:t>
            </w:r>
            <w:r>
              <w:rPr>
                <w:rFonts w:hint="eastAsia" w:ascii="宋体" w:hAnsi="宋体" w:eastAsia="宋体" w:cs="宋体"/>
                <w:b/>
                <w:bCs/>
                <w:color w:val="auto"/>
                <w:sz w:val="21"/>
                <w:szCs w:val="21"/>
                <w:highlight w:val="none"/>
                <w:lang w:val="en-US" w:eastAsia="zh-CN"/>
              </w:rPr>
              <w:t>同一单位或者同一人编制</w:t>
            </w:r>
            <w:r>
              <w:rPr>
                <w:rFonts w:hint="eastAsia" w:ascii="宋体" w:hAnsi="宋体" w:eastAsia="宋体" w:cs="宋体"/>
                <w:color w:val="auto"/>
                <w:sz w:val="21"/>
                <w:szCs w:val="21"/>
                <w:highlight w:val="none"/>
                <w:lang w:val="en-US" w:eastAsia="zh-CN"/>
              </w:rPr>
              <w:t>，或者使用</w:t>
            </w:r>
            <w:r>
              <w:rPr>
                <w:rFonts w:hint="eastAsia" w:ascii="宋体" w:hAnsi="宋体" w:eastAsia="宋体" w:cs="宋体"/>
                <w:b/>
                <w:bCs/>
                <w:color w:val="auto"/>
                <w:sz w:val="21"/>
                <w:szCs w:val="21"/>
                <w:highlight w:val="none"/>
                <w:lang w:val="en-US" w:eastAsia="zh-CN"/>
              </w:rPr>
              <w:t>同一设备编制</w:t>
            </w:r>
            <w:r>
              <w:rPr>
                <w:rFonts w:hint="eastAsia" w:ascii="宋体" w:hAnsi="宋体" w:eastAsia="宋体" w:cs="宋体"/>
                <w:color w:val="auto"/>
                <w:sz w:val="21"/>
                <w:szCs w:val="21"/>
                <w:highlight w:val="none"/>
                <w:lang w:val="en-US" w:eastAsia="zh-CN"/>
              </w:rPr>
              <w:t>（“文件制作机器码”“文件创建标识码”一致）。</w:t>
            </w:r>
          </w:p>
        </w:tc>
      </w:tr>
      <w:tr w14:paraId="5DE05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noWrap w:val="0"/>
            <w:vAlign w:val="top"/>
          </w:tcPr>
          <w:p w14:paraId="7A7EF10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5</w:t>
            </w:r>
          </w:p>
        </w:tc>
        <w:tc>
          <w:tcPr>
            <w:tcW w:w="7811" w:type="dxa"/>
            <w:noWrap w:val="0"/>
            <w:vAlign w:val="center"/>
          </w:tcPr>
          <w:p w14:paraId="6D6C4C0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提供</w:t>
            </w:r>
            <w:r>
              <w:rPr>
                <w:rFonts w:hint="eastAsia" w:ascii="宋体" w:hAnsi="宋体" w:eastAsia="宋体" w:cs="宋体"/>
                <w:b/>
                <w:bCs/>
                <w:color w:val="auto"/>
                <w:sz w:val="21"/>
                <w:szCs w:val="21"/>
                <w:highlight w:val="none"/>
                <w:lang w:val="en-US" w:eastAsia="zh-CN"/>
              </w:rPr>
              <w:t>未经出具机构核实</w:t>
            </w:r>
            <w:r>
              <w:rPr>
                <w:rFonts w:hint="eastAsia" w:ascii="宋体" w:hAnsi="宋体" w:eastAsia="宋体" w:cs="宋体"/>
                <w:color w:val="auto"/>
                <w:sz w:val="21"/>
                <w:szCs w:val="21"/>
                <w:highlight w:val="none"/>
                <w:lang w:val="en-US" w:eastAsia="zh-CN"/>
              </w:rPr>
              <w:t>的虚假的检验检测报告、业绩材料、社保缴纳证明、学历学位证书、职称认证证书等材料。</w:t>
            </w:r>
          </w:p>
        </w:tc>
      </w:tr>
      <w:tr w14:paraId="4E65E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60133C7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6</w:t>
            </w:r>
          </w:p>
        </w:tc>
        <w:tc>
          <w:tcPr>
            <w:tcW w:w="7811" w:type="dxa"/>
            <w:noWrap w:val="0"/>
            <w:vAlign w:val="center"/>
          </w:tcPr>
          <w:p w14:paraId="3C3D7F3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擅自将投标密钥或电子营业执照出借他人使用或未妥善保管。</w:t>
            </w:r>
          </w:p>
        </w:tc>
      </w:tr>
    </w:tbl>
    <w:p w14:paraId="465BBBDB">
      <w:pPr>
        <w:spacing w:before="157" w:beforeLines="50" w:line="380" w:lineRule="exact"/>
        <w:ind w:firstLine="422" w:firstLineChars="200"/>
        <w:rPr>
          <w:rFonts w:hint="eastAsia" w:ascii="宋体" w:hAnsi="宋体" w:eastAsia="宋体" w:cs="宋体"/>
          <w:b/>
          <w:color w:val="auto"/>
          <w:szCs w:val="21"/>
        </w:rPr>
      </w:pPr>
      <w:r>
        <w:rPr>
          <w:rFonts w:hint="eastAsia" w:ascii="宋体" w:hAnsi="宋体" w:eastAsia="宋体" w:cs="宋体"/>
          <w:b/>
          <w:color w:val="auto"/>
          <w:szCs w:val="21"/>
        </w:rPr>
        <w:t>一、</w:t>
      </w:r>
      <w:r>
        <w:rPr>
          <w:rFonts w:hint="eastAsia" w:ascii="宋体" w:hAnsi="宋体" w:eastAsia="宋体" w:cs="宋体"/>
          <w:b/>
          <w:color w:val="auto"/>
          <w:szCs w:val="21"/>
          <w:lang w:eastAsia="zh-CN"/>
        </w:rPr>
        <w:t>我</w:t>
      </w:r>
      <w:r>
        <w:rPr>
          <w:rFonts w:hint="eastAsia" w:ascii="宋体" w:hAnsi="宋体" w:eastAsia="宋体" w:cs="宋体"/>
          <w:b/>
          <w:color w:val="auto"/>
          <w:szCs w:val="21"/>
          <w:lang w:val="en-US" w:eastAsia="zh-CN"/>
        </w:rPr>
        <w:t>单位</w:t>
      </w:r>
      <w:r>
        <w:rPr>
          <w:rFonts w:hint="eastAsia" w:ascii="宋体" w:hAnsi="宋体" w:eastAsia="宋体" w:cs="宋体"/>
          <w:b/>
          <w:color w:val="auto"/>
          <w:szCs w:val="21"/>
        </w:rPr>
        <w:t>已充分知悉“隐瞒真实情况，提供虚假资料”的法定情形，包括但不限于：</w:t>
      </w:r>
    </w:p>
    <w:p w14:paraId="2466942B">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（一）通过转让或者租借等方式从其他单位获取资格或者资质证书投标的</w:t>
      </w:r>
      <w:r>
        <w:rPr>
          <w:rFonts w:hint="eastAsia" w:ascii="宋体" w:hAnsi="宋体" w:eastAsia="宋体" w:cs="宋体"/>
          <w:color w:val="auto"/>
          <w:szCs w:val="21"/>
          <w:highlight w:val="none"/>
        </w:rPr>
        <w:t>。</w:t>
      </w:r>
    </w:p>
    <w:p w14:paraId="2C4E065D">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（二）由其他单位或者其他单位负责人在投标供应商编制的投标文件上加盖印章或者签字的。</w:t>
      </w:r>
    </w:p>
    <w:p w14:paraId="5354AE92">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（三）项目负责人或者主要技术人员不是本单位人员的。</w:t>
      </w:r>
    </w:p>
    <w:p w14:paraId="0210E5B2">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（四）投标保证金不是从投标供应商基本账户转出的。</w:t>
      </w:r>
    </w:p>
    <w:p w14:paraId="29ECE52D">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（五）其他隐瞒真实情况、提供虚假资料的行为。</w:t>
      </w:r>
    </w:p>
    <w:p w14:paraId="63992DC9">
      <w:pPr>
        <w:spacing w:beforeLines="0" w:line="380" w:lineRule="exact"/>
        <w:ind w:firstLine="422" w:firstLineChars="200"/>
        <w:rPr>
          <w:rFonts w:hint="eastAsia" w:ascii="宋体" w:hAnsi="宋体" w:eastAsia="宋体" w:cs="宋体"/>
          <w:b/>
          <w:color w:val="auto"/>
          <w:szCs w:val="21"/>
        </w:rPr>
      </w:pPr>
      <w:r>
        <w:rPr>
          <w:rFonts w:hint="eastAsia" w:ascii="宋体" w:hAnsi="宋体" w:eastAsia="宋体" w:cs="宋体"/>
          <w:b/>
          <w:color w:val="auto"/>
          <w:szCs w:val="21"/>
        </w:rPr>
        <w:t>二、</w:t>
      </w:r>
      <w:r>
        <w:rPr>
          <w:rFonts w:hint="eastAsia" w:ascii="宋体" w:hAnsi="宋体" w:eastAsia="宋体" w:cs="宋体"/>
          <w:b/>
          <w:color w:val="auto"/>
          <w:szCs w:val="21"/>
          <w:lang w:eastAsia="zh-CN"/>
        </w:rPr>
        <w:t>我</w:t>
      </w:r>
      <w:r>
        <w:rPr>
          <w:rFonts w:hint="eastAsia" w:ascii="宋体" w:hAnsi="宋体" w:eastAsia="宋体" w:cs="宋体"/>
          <w:b/>
          <w:color w:val="auto"/>
          <w:szCs w:val="21"/>
          <w:lang w:val="en-US" w:eastAsia="zh-CN"/>
        </w:rPr>
        <w:t>单位</w:t>
      </w:r>
      <w:r>
        <w:rPr>
          <w:rFonts w:hint="eastAsia" w:ascii="宋体" w:hAnsi="宋体" w:eastAsia="宋体" w:cs="宋体"/>
          <w:b/>
          <w:color w:val="auto"/>
          <w:szCs w:val="21"/>
        </w:rPr>
        <w:t>已充分知悉“与其他采购参加人串通投标”的法定情形，包括但不限于：</w:t>
      </w:r>
    </w:p>
    <w:p w14:paraId="43CA97B3">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（一）投标供应商之间相互约定给予未中标的供应商利益补偿。</w:t>
      </w:r>
    </w:p>
    <w:p w14:paraId="44260BE0">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（二）不同投标供应商的法定代表人、主要经营负责人、项目投标授权代表人、项目负责人、主要技术人员为同一人、属同一单位或者在同一单位缴纳社会保险。</w:t>
      </w:r>
    </w:p>
    <w:p w14:paraId="0BE2D4F1">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（三）不同投标供应商的投标文件由同一单位或者同一人编制，或者由同一人分阶段参与编制的。</w:t>
      </w:r>
    </w:p>
    <w:p w14:paraId="735D3E7F">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（四）不同投标供应商的投标文件或部分投标文件相互混装。</w:t>
      </w:r>
    </w:p>
    <w:p w14:paraId="2ED96532">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（五）不同投标供应商的投标文件内容存在非正常一致。</w:t>
      </w:r>
    </w:p>
    <w:p w14:paraId="2E639F8A">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（六）由同一单位工作人员为两家以上（含两家）供应商进行同一项投标活动的。</w:t>
      </w:r>
    </w:p>
    <w:p w14:paraId="7ABC00EA">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（七）不同投标人的投标报价呈规律性差异。</w:t>
      </w:r>
    </w:p>
    <w:p w14:paraId="20F0359F">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（八）不同投标人的投标保证金从同一单位或者个人的账户转出。</w:t>
      </w:r>
    </w:p>
    <w:p w14:paraId="3B92CB57">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（九）主管部门依照法律、法规认定的其他情形。</w:t>
      </w:r>
    </w:p>
    <w:p w14:paraId="4A2B4267">
      <w:pPr>
        <w:spacing w:beforeLines="0" w:line="340" w:lineRule="exact"/>
        <w:ind w:firstLine="422" w:firstLineChars="200"/>
        <w:rPr>
          <w:rFonts w:hint="eastAsia" w:ascii="宋体" w:hAnsi="宋体" w:eastAsia="宋体" w:cs="宋体"/>
          <w:b/>
          <w:color w:val="auto"/>
          <w:szCs w:val="21"/>
        </w:rPr>
      </w:pPr>
      <w:r>
        <w:rPr>
          <w:rFonts w:hint="eastAsia" w:ascii="宋体" w:hAnsi="宋体" w:eastAsia="宋体" w:cs="宋体"/>
          <w:b/>
          <w:color w:val="auto"/>
          <w:szCs w:val="21"/>
        </w:rPr>
        <w:t>三、</w:t>
      </w:r>
      <w:r>
        <w:rPr>
          <w:rFonts w:hint="eastAsia" w:ascii="宋体" w:hAnsi="宋体" w:eastAsia="宋体" w:cs="宋体"/>
          <w:b/>
          <w:color w:val="auto"/>
          <w:szCs w:val="21"/>
          <w:lang w:eastAsia="zh-CN"/>
        </w:rPr>
        <w:t>我</w:t>
      </w:r>
      <w:r>
        <w:rPr>
          <w:rFonts w:hint="eastAsia" w:ascii="宋体" w:hAnsi="宋体" w:eastAsia="宋体" w:cs="宋体"/>
          <w:b/>
          <w:color w:val="auto"/>
          <w:szCs w:val="21"/>
          <w:lang w:val="en-US" w:eastAsia="zh-CN"/>
        </w:rPr>
        <w:t>单位</w:t>
      </w:r>
      <w:r>
        <w:rPr>
          <w:rFonts w:hint="eastAsia" w:ascii="宋体" w:hAnsi="宋体" w:eastAsia="宋体" w:cs="宋体"/>
          <w:b/>
          <w:color w:val="auto"/>
          <w:szCs w:val="21"/>
        </w:rPr>
        <w:t>已充分知悉下列情形</w:t>
      </w:r>
      <w:r>
        <w:rPr>
          <w:rFonts w:hint="eastAsia" w:ascii="宋体" w:hAnsi="宋体" w:eastAsia="宋体" w:cs="宋体"/>
          <w:b/>
          <w:color w:val="auto"/>
          <w:szCs w:val="21"/>
          <w:lang w:eastAsia="zh-CN"/>
        </w:rPr>
        <w:t>存在</w:t>
      </w:r>
      <w:r>
        <w:rPr>
          <w:rFonts w:hint="eastAsia" w:ascii="宋体" w:hAnsi="宋体" w:eastAsia="宋体" w:cs="宋体"/>
          <w:b/>
          <w:color w:val="auto"/>
          <w:szCs w:val="21"/>
        </w:rPr>
        <w:t>法律风险，在投标前已对相关风险事项进行排</w:t>
      </w:r>
      <w:r>
        <w:rPr>
          <w:rFonts w:hint="eastAsia" w:ascii="宋体" w:hAnsi="宋体" w:eastAsia="宋体" w:cs="宋体"/>
          <w:b/>
          <w:color w:val="auto"/>
          <w:szCs w:val="21"/>
          <w:highlight w:val="none"/>
        </w:rPr>
        <w:t>查。</w:t>
      </w:r>
    </w:p>
    <w:p w14:paraId="1E26F461">
      <w:pPr>
        <w:spacing w:beforeLines="0" w:line="340" w:lineRule="exact"/>
        <w:ind w:firstLine="420" w:firstLineChars="200"/>
        <w:rPr>
          <w:rFonts w:hint="eastAsia" w:ascii="宋体" w:hAnsi="宋体" w:eastAsia="宋体" w:cs="宋体"/>
          <w:b/>
          <w:color w:val="auto"/>
          <w:szCs w:val="21"/>
        </w:rPr>
      </w:pPr>
      <w:r>
        <w:rPr>
          <w:rFonts w:hint="eastAsia" w:ascii="宋体" w:hAnsi="宋体" w:eastAsia="宋体" w:cs="宋体"/>
          <w:color w:val="auto"/>
          <w:szCs w:val="21"/>
        </w:rPr>
        <w:t>（一）对于从其他主体获取的投标资料，</w:t>
      </w:r>
      <w:r>
        <w:rPr>
          <w:rFonts w:hint="eastAsia" w:ascii="宋体" w:hAnsi="宋体" w:eastAsia="宋体" w:cs="宋体"/>
          <w:color w:val="auto"/>
          <w:szCs w:val="21"/>
          <w:lang w:eastAsia="zh-CN"/>
        </w:rPr>
        <w:t>我</w:t>
      </w:r>
      <w:r>
        <w:rPr>
          <w:rFonts w:hint="eastAsia" w:ascii="宋体" w:hAnsi="宋体" w:eastAsia="宋体" w:cs="宋体"/>
          <w:color w:val="auto"/>
          <w:szCs w:val="21"/>
          <w:lang w:val="en-US" w:eastAsia="zh-CN"/>
        </w:rPr>
        <w:t>单位</w:t>
      </w:r>
      <w:r>
        <w:rPr>
          <w:rFonts w:hint="eastAsia" w:ascii="宋体" w:hAnsi="宋体" w:eastAsia="宋体" w:cs="宋体"/>
          <w:color w:val="auto"/>
          <w:szCs w:val="21"/>
        </w:rPr>
        <w:t>应审慎核查，确保</w:t>
      </w:r>
      <w:r>
        <w:rPr>
          <w:rFonts w:hint="eastAsia" w:ascii="宋体" w:hAnsi="宋体" w:eastAsia="宋体" w:cs="宋体"/>
          <w:color w:val="auto"/>
          <w:szCs w:val="21"/>
          <w:lang w:eastAsia="zh-CN"/>
        </w:rPr>
        <w:t>其</w:t>
      </w:r>
      <w:r>
        <w:rPr>
          <w:rFonts w:hint="eastAsia" w:ascii="宋体" w:hAnsi="宋体" w:eastAsia="宋体" w:cs="宋体"/>
          <w:color w:val="auto"/>
          <w:szCs w:val="21"/>
        </w:rPr>
        <w:t>真实性。</w:t>
      </w:r>
      <w:r>
        <w:rPr>
          <w:rFonts w:hint="eastAsia" w:ascii="宋体" w:hAnsi="宋体" w:eastAsia="宋体" w:cs="宋体"/>
          <w:b/>
          <w:color w:val="auto"/>
          <w:szCs w:val="21"/>
        </w:rPr>
        <w:t>如主管部门查实投标文件中存在虚假资料的，无论相关资料是否由第三方或本公司员工提供，均不影响主管部门对供应商存在“隐瞒真实情况，提供虚假资料”违法行为的认定。</w:t>
      </w:r>
    </w:p>
    <w:p w14:paraId="5DC78035">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（二）对于涉及国家机关出具的公文、证件、证明材料等文件，一旦涉嫌虚假，经查实，主管部门将依法从严处理，并移送有关部门追究法律责任；涉嫌犯罪的，移送司法机关</w:t>
      </w:r>
      <w:r>
        <w:rPr>
          <w:rFonts w:hint="eastAsia" w:ascii="宋体" w:hAnsi="宋体" w:eastAsia="宋体" w:cs="宋体"/>
          <w:color w:val="auto"/>
          <w:szCs w:val="21"/>
          <w:lang w:eastAsia="zh-CN"/>
        </w:rPr>
        <w:t>处理</w:t>
      </w:r>
      <w:r>
        <w:rPr>
          <w:rFonts w:hint="eastAsia" w:ascii="宋体" w:hAnsi="宋体" w:eastAsia="宋体" w:cs="宋体"/>
          <w:color w:val="auto"/>
          <w:szCs w:val="21"/>
        </w:rPr>
        <w:t>。</w:t>
      </w:r>
    </w:p>
    <w:p w14:paraId="140DFDEF">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w:t>
      </w:r>
      <w:r>
        <w:rPr>
          <w:rFonts w:hint="eastAsia" w:ascii="宋体" w:hAnsi="宋体" w:eastAsia="宋体" w:cs="宋体"/>
          <w:color w:val="auto"/>
          <w:szCs w:val="21"/>
          <w:lang w:eastAsia="zh-CN"/>
        </w:rPr>
        <w:t>三</w:t>
      </w:r>
      <w:r>
        <w:rPr>
          <w:rFonts w:hint="eastAsia" w:ascii="宋体" w:hAnsi="宋体" w:eastAsia="宋体" w:cs="宋体"/>
          <w:color w:val="auto"/>
          <w:szCs w:val="21"/>
        </w:rPr>
        <w:t>）</w:t>
      </w:r>
      <w:r>
        <w:rPr>
          <w:rFonts w:hint="eastAsia" w:ascii="宋体" w:hAnsi="宋体" w:eastAsia="宋体" w:cs="宋体"/>
          <w:color w:val="auto"/>
          <w:szCs w:val="21"/>
          <w:lang w:eastAsia="zh-CN"/>
        </w:rPr>
        <w:t>我</w:t>
      </w:r>
      <w:r>
        <w:rPr>
          <w:rFonts w:hint="eastAsia" w:ascii="宋体" w:hAnsi="宋体" w:eastAsia="宋体" w:cs="宋体"/>
          <w:color w:val="auto"/>
          <w:szCs w:val="21"/>
          <w:lang w:val="en-US" w:eastAsia="zh-CN"/>
        </w:rPr>
        <w:t>单位</w:t>
      </w:r>
      <w:r>
        <w:rPr>
          <w:rFonts w:hint="eastAsia" w:ascii="宋体" w:hAnsi="宋体" w:eastAsia="宋体" w:cs="宋体"/>
          <w:color w:val="auto"/>
          <w:szCs w:val="21"/>
        </w:rPr>
        <w:t>对投标电子密钥</w:t>
      </w:r>
      <w:r>
        <w:rPr>
          <w:rFonts w:hint="eastAsia" w:ascii="宋体" w:hAnsi="宋体" w:eastAsia="宋体" w:cs="宋体"/>
          <w:color w:val="auto"/>
          <w:szCs w:val="21"/>
          <w:lang w:eastAsia="zh-CN"/>
        </w:rPr>
        <w:t>或</w:t>
      </w:r>
      <w:r>
        <w:rPr>
          <w:rFonts w:hint="eastAsia" w:ascii="宋体" w:hAnsi="宋体" w:eastAsia="宋体" w:cs="宋体"/>
          <w:color w:val="auto"/>
          <w:szCs w:val="21"/>
          <w:lang w:val="en-US" w:eastAsia="zh-CN"/>
        </w:rPr>
        <w:t>电子营业执照</w:t>
      </w:r>
      <w:r>
        <w:rPr>
          <w:rFonts w:hint="eastAsia" w:ascii="宋体" w:hAnsi="宋体" w:eastAsia="宋体" w:cs="宋体"/>
          <w:color w:val="auto"/>
          <w:szCs w:val="21"/>
        </w:rPr>
        <w:t>负有妥善保管、及时变更和续期等主体责任</w:t>
      </w:r>
      <w:r>
        <w:rPr>
          <w:rFonts w:hint="eastAsia" w:ascii="宋体" w:hAnsi="宋体" w:eastAsia="宋体" w:cs="宋体"/>
          <w:color w:val="auto"/>
          <w:szCs w:val="21"/>
          <w:lang w:eastAsia="zh-CN"/>
        </w:rPr>
        <w:t>；</w:t>
      </w:r>
      <w:r>
        <w:rPr>
          <w:rFonts w:hint="eastAsia" w:ascii="宋体" w:hAnsi="宋体" w:eastAsia="宋体" w:cs="宋体"/>
          <w:color w:val="auto"/>
          <w:szCs w:val="21"/>
        </w:rPr>
        <w:t>使用电子密钥</w:t>
      </w:r>
      <w:r>
        <w:rPr>
          <w:rFonts w:hint="eastAsia" w:ascii="宋体" w:hAnsi="宋体" w:eastAsia="宋体" w:cs="宋体"/>
          <w:color w:val="auto"/>
          <w:szCs w:val="21"/>
          <w:lang w:eastAsia="zh-CN"/>
        </w:rPr>
        <w:t>或</w:t>
      </w:r>
      <w:r>
        <w:rPr>
          <w:rFonts w:hint="eastAsia" w:ascii="宋体" w:hAnsi="宋体" w:eastAsia="宋体" w:cs="宋体"/>
          <w:color w:val="auto"/>
          <w:szCs w:val="21"/>
          <w:lang w:val="en-US" w:eastAsia="zh-CN"/>
        </w:rPr>
        <w:t>电子营业执照</w:t>
      </w:r>
      <w:r>
        <w:rPr>
          <w:rFonts w:hint="eastAsia" w:ascii="宋体" w:hAnsi="宋体" w:eastAsia="宋体" w:cs="宋体"/>
          <w:color w:val="auto"/>
          <w:szCs w:val="21"/>
        </w:rPr>
        <w:t>在深圳政府采购网站进行的活动，均具有法律效力，须承担相应的法律后果。</w:t>
      </w:r>
      <w:r>
        <w:rPr>
          <w:rFonts w:hint="eastAsia" w:ascii="宋体" w:hAnsi="宋体" w:eastAsia="宋体" w:cs="宋体"/>
          <w:color w:val="auto"/>
          <w:szCs w:val="21"/>
          <w:lang w:eastAsia="zh-CN"/>
        </w:rPr>
        <w:t>若</w:t>
      </w:r>
      <w:r>
        <w:rPr>
          <w:rFonts w:hint="eastAsia" w:ascii="宋体" w:hAnsi="宋体" w:eastAsia="宋体" w:cs="宋体"/>
          <w:b/>
          <w:bCs/>
          <w:color w:val="auto"/>
          <w:szCs w:val="21"/>
        </w:rPr>
        <w:t>擅自将投标密钥</w:t>
      </w:r>
      <w:r>
        <w:rPr>
          <w:rFonts w:hint="eastAsia" w:ascii="宋体" w:hAnsi="宋体" w:eastAsia="宋体" w:cs="宋体"/>
          <w:b/>
          <w:bCs/>
          <w:color w:val="auto"/>
          <w:szCs w:val="21"/>
          <w:lang w:eastAsia="zh-CN"/>
        </w:rPr>
        <w:t>或</w:t>
      </w:r>
      <w:r>
        <w:rPr>
          <w:rFonts w:hint="eastAsia" w:ascii="宋体" w:hAnsi="宋体" w:eastAsia="宋体" w:cs="宋体"/>
          <w:b/>
          <w:bCs/>
          <w:color w:val="auto"/>
          <w:szCs w:val="21"/>
          <w:lang w:val="en-US" w:eastAsia="zh-CN"/>
        </w:rPr>
        <w:t>电子营业执照</w:t>
      </w:r>
      <w:r>
        <w:rPr>
          <w:rFonts w:hint="eastAsia" w:ascii="宋体" w:hAnsi="宋体" w:eastAsia="宋体" w:cs="宋体"/>
          <w:b/>
          <w:bCs/>
          <w:color w:val="auto"/>
          <w:szCs w:val="21"/>
        </w:rPr>
        <w:t>出借他人使用所造成的法律后果，由</w:t>
      </w:r>
      <w:r>
        <w:rPr>
          <w:rFonts w:hint="eastAsia" w:ascii="宋体" w:hAnsi="宋体" w:eastAsia="宋体" w:cs="宋体"/>
          <w:b/>
          <w:bCs/>
          <w:color w:val="auto"/>
          <w:szCs w:val="21"/>
          <w:lang w:eastAsia="zh-CN"/>
        </w:rPr>
        <w:t>我</w:t>
      </w:r>
      <w:r>
        <w:rPr>
          <w:rFonts w:hint="eastAsia" w:ascii="宋体" w:hAnsi="宋体" w:eastAsia="宋体" w:cs="宋体"/>
          <w:b/>
          <w:bCs/>
          <w:color w:val="auto"/>
          <w:szCs w:val="21"/>
          <w:lang w:val="en-US" w:eastAsia="zh-CN"/>
        </w:rPr>
        <w:t>单位</w:t>
      </w:r>
      <w:r>
        <w:rPr>
          <w:rFonts w:hint="eastAsia" w:ascii="宋体" w:hAnsi="宋体" w:eastAsia="宋体" w:cs="宋体"/>
          <w:b/>
          <w:bCs/>
          <w:color w:val="auto"/>
          <w:szCs w:val="21"/>
        </w:rPr>
        <w:t>自行承担</w:t>
      </w:r>
      <w:r>
        <w:rPr>
          <w:rFonts w:hint="eastAsia" w:ascii="宋体" w:hAnsi="宋体" w:eastAsia="宋体" w:cs="宋体"/>
          <w:color w:val="auto"/>
          <w:szCs w:val="21"/>
        </w:rPr>
        <w:t>。</w:t>
      </w:r>
    </w:p>
    <w:p w14:paraId="1D1BACC9">
      <w:pPr>
        <w:spacing w:beforeLines="0" w:line="340" w:lineRule="exact"/>
        <w:ind w:firstLine="422" w:firstLineChars="200"/>
        <w:rPr>
          <w:rFonts w:hint="eastAsia" w:ascii="宋体" w:hAnsi="宋体" w:eastAsia="宋体" w:cs="宋体"/>
          <w:b/>
          <w:color w:val="auto"/>
          <w:szCs w:val="21"/>
        </w:rPr>
      </w:pPr>
      <w:r>
        <w:rPr>
          <w:rFonts w:hint="eastAsia" w:ascii="宋体" w:hAnsi="宋体" w:eastAsia="宋体" w:cs="宋体"/>
          <w:b/>
          <w:color w:val="auto"/>
          <w:szCs w:val="21"/>
        </w:rPr>
        <w:t>四、</w:t>
      </w:r>
      <w:r>
        <w:rPr>
          <w:rFonts w:hint="eastAsia" w:ascii="宋体" w:hAnsi="宋体" w:eastAsia="宋体" w:cs="宋体"/>
          <w:b/>
          <w:color w:val="auto"/>
          <w:szCs w:val="21"/>
          <w:lang w:eastAsia="zh-CN"/>
        </w:rPr>
        <w:t>我</w:t>
      </w:r>
      <w:r>
        <w:rPr>
          <w:rFonts w:hint="eastAsia" w:ascii="宋体" w:hAnsi="宋体" w:eastAsia="宋体" w:cs="宋体"/>
          <w:b/>
          <w:color w:val="auto"/>
          <w:szCs w:val="21"/>
          <w:lang w:val="en-US" w:eastAsia="zh-CN"/>
        </w:rPr>
        <w:t>单位</w:t>
      </w:r>
      <w:r>
        <w:rPr>
          <w:rFonts w:hint="eastAsia" w:ascii="宋体" w:hAnsi="宋体" w:eastAsia="宋体" w:cs="宋体"/>
          <w:b/>
          <w:color w:val="auto"/>
          <w:szCs w:val="21"/>
        </w:rPr>
        <w:t>已充分知悉政府采购违法、违规行为的法律</w:t>
      </w:r>
      <w:r>
        <w:rPr>
          <w:rFonts w:hint="eastAsia" w:ascii="宋体" w:hAnsi="宋体" w:eastAsia="宋体" w:cs="宋体"/>
          <w:b/>
          <w:color w:val="auto"/>
          <w:szCs w:val="21"/>
          <w:highlight w:val="none"/>
        </w:rPr>
        <w:t>后果。</w:t>
      </w:r>
    </w:p>
    <w:p w14:paraId="171869FD">
      <w:pPr>
        <w:spacing w:beforeLines="0" w:line="340" w:lineRule="exact"/>
        <w:ind w:firstLine="420" w:firstLineChars="200"/>
        <w:rPr>
          <w:rFonts w:hint="eastAsia" w:ascii="宋体" w:hAnsi="宋体" w:eastAsia="宋体" w:cs="宋体"/>
          <w:color w:val="auto"/>
          <w:szCs w:val="21"/>
          <w:highlight w:val="none"/>
        </w:rPr>
      </w:pPr>
      <w:r>
        <w:rPr>
          <w:rFonts w:hint="eastAsia" w:ascii="宋体" w:hAnsi="宋体" w:eastAsia="宋体" w:cs="宋体"/>
          <w:color w:val="auto"/>
          <w:szCs w:val="21"/>
        </w:rPr>
        <w:t>经查实，若</w:t>
      </w:r>
      <w:r>
        <w:rPr>
          <w:rFonts w:hint="eastAsia" w:ascii="宋体" w:hAnsi="宋体" w:eastAsia="宋体" w:cs="宋体"/>
          <w:color w:val="auto"/>
          <w:szCs w:val="21"/>
          <w:lang w:eastAsia="zh-CN"/>
        </w:rPr>
        <w:t>我</w:t>
      </w:r>
      <w:r>
        <w:rPr>
          <w:rFonts w:hint="eastAsia" w:ascii="宋体" w:hAnsi="宋体" w:eastAsia="宋体" w:cs="宋体"/>
          <w:color w:val="auto"/>
          <w:szCs w:val="21"/>
          <w:lang w:val="en-US" w:eastAsia="zh-CN"/>
        </w:rPr>
        <w:t>单位</w:t>
      </w:r>
      <w:r>
        <w:rPr>
          <w:rFonts w:hint="eastAsia" w:ascii="宋体" w:hAnsi="宋体" w:eastAsia="宋体" w:cs="宋体"/>
          <w:color w:val="auto"/>
          <w:szCs w:val="21"/>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ascii="宋体" w:hAnsi="宋体" w:eastAsia="宋体" w:cs="宋体"/>
          <w:color w:val="auto"/>
          <w:szCs w:val="21"/>
          <w:highlight w:val="none"/>
        </w:rPr>
        <w:t>分之二十以上千分之三十以下罚款，由市场监管部门依法吊销营业执照。</w:t>
      </w:r>
    </w:p>
    <w:p w14:paraId="1982FFB8">
      <w:pPr>
        <w:spacing w:beforeLines="0" w:line="340" w:lineRule="exact"/>
        <w:ind w:firstLine="420" w:firstLineChars="200"/>
        <w:rPr>
          <w:rFonts w:hint="eastAsia" w:ascii="宋体" w:hAnsi="宋体" w:eastAsia="宋体" w:cs="宋体"/>
          <w:color w:val="auto"/>
          <w:szCs w:val="21"/>
          <w:highlight w:val="yellow"/>
        </w:rPr>
      </w:pPr>
      <w:r>
        <w:rPr>
          <w:rFonts w:hint="eastAsia" w:ascii="宋体" w:hAnsi="宋体" w:eastAsia="宋体" w:cs="宋体"/>
          <w:color w:val="auto"/>
          <w:szCs w:val="21"/>
          <w:highlight w:val="yellow"/>
        </w:rPr>
        <w:t>以下文字请投标供应商抄写并确认：“</w:t>
      </w:r>
      <w:r>
        <w:rPr>
          <w:rFonts w:hint="eastAsia" w:ascii="宋体" w:hAnsi="宋体" w:eastAsia="宋体" w:cs="宋体"/>
          <w:color w:val="auto"/>
          <w:szCs w:val="21"/>
          <w:highlight w:val="yellow"/>
          <w:lang w:eastAsia="zh-CN"/>
        </w:rPr>
        <w:t>我</w:t>
      </w:r>
      <w:r>
        <w:rPr>
          <w:rFonts w:hint="eastAsia" w:ascii="宋体" w:hAnsi="宋体" w:eastAsia="宋体" w:cs="宋体"/>
          <w:color w:val="auto"/>
          <w:szCs w:val="21"/>
          <w:highlight w:val="yellow"/>
          <w:lang w:val="en-US" w:eastAsia="zh-CN"/>
        </w:rPr>
        <w:t>单位</w:t>
      </w:r>
      <w:r>
        <w:rPr>
          <w:rFonts w:hint="eastAsia" w:ascii="宋体" w:hAnsi="宋体" w:eastAsia="宋体" w:cs="宋体"/>
          <w:color w:val="auto"/>
          <w:szCs w:val="21"/>
          <w:highlight w:val="yellow"/>
        </w:rPr>
        <w:t>已仔细阅读《政府采购违法行为风险知悉确认书》，充分知悉违法行为的法律后果，并承诺将严谨、诚信、依法依规参与政府采购活动”。</w:t>
      </w:r>
    </w:p>
    <w:tbl>
      <w:tblPr>
        <w:tblStyle w:val="484"/>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14:paraId="0CE6F92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noWrap w:val="0"/>
            <w:vAlign w:val="top"/>
          </w:tcPr>
          <w:p w14:paraId="14E5AA9B">
            <w:pPr>
              <w:autoSpaceDE w:val="0"/>
              <w:autoSpaceDN w:val="0"/>
              <w:spacing w:beforeLines="0" w:line="340" w:lineRule="exact"/>
              <w:ind w:firstLine="1866"/>
              <w:rPr>
                <w:rFonts w:hint="eastAsia" w:ascii="宋体" w:hAnsi="宋体" w:eastAsia="宋体" w:cs="宋体"/>
                <w:color w:val="auto"/>
                <w:spacing w:val="-4"/>
                <w:kern w:val="0"/>
                <w:szCs w:val="21"/>
                <w:highlight w:val="none"/>
              </w:rPr>
            </w:pPr>
          </w:p>
        </w:tc>
      </w:tr>
      <w:tr w14:paraId="68AF012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noWrap w:val="0"/>
            <w:vAlign w:val="top"/>
          </w:tcPr>
          <w:p w14:paraId="209693AD">
            <w:pPr>
              <w:autoSpaceDE w:val="0"/>
              <w:autoSpaceDN w:val="0"/>
              <w:spacing w:beforeLines="0" w:line="340" w:lineRule="exact"/>
              <w:ind w:firstLine="1866"/>
              <w:rPr>
                <w:rFonts w:hint="eastAsia" w:ascii="宋体" w:hAnsi="宋体" w:eastAsia="宋体" w:cs="宋体"/>
                <w:color w:val="auto"/>
                <w:spacing w:val="-4"/>
                <w:kern w:val="0"/>
                <w:szCs w:val="21"/>
              </w:rPr>
            </w:pPr>
          </w:p>
        </w:tc>
      </w:tr>
      <w:tr w14:paraId="7C20A33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noWrap w:val="0"/>
            <w:vAlign w:val="top"/>
          </w:tcPr>
          <w:p w14:paraId="42D9442B">
            <w:pPr>
              <w:autoSpaceDE w:val="0"/>
              <w:autoSpaceDN w:val="0"/>
              <w:spacing w:beforeLines="0" w:line="340" w:lineRule="exact"/>
              <w:ind w:firstLine="1866"/>
              <w:rPr>
                <w:rFonts w:hint="eastAsia" w:ascii="宋体" w:hAnsi="宋体" w:eastAsia="宋体" w:cs="宋体"/>
                <w:color w:val="auto"/>
                <w:spacing w:val="-4"/>
                <w:kern w:val="0"/>
                <w:szCs w:val="21"/>
              </w:rPr>
            </w:pPr>
          </w:p>
        </w:tc>
      </w:tr>
      <w:tr w14:paraId="725B96B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noWrap w:val="0"/>
            <w:vAlign w:val="top"/>
          </w:tcPr>
          <w:p w14:paraId="6EBD5653">
            <w:pPr>
              <w:autoSpaceDE w:val="0"/>
              <w:autoSpaceDN w:val="0"/>
              <w:spacing w:beforeLines="0" w:line="340" w:lineRule="exact"/>
              <w:ind w:firstLine="1866"/>
              <w:rPr>
                <w:rFonts w:hint="eastAsia" w:ascii="宋体" w:hAnsi="宋体" w:eastAsia="宋体" w:cs="宋体"/>
                <w:color w:val="auto"/>
                <w:spacing w:val="-4"/>
                <w:kern w:val="0"/>
                <w:szCs w:val="21"/>
              </w:rPr>
            </w:pPr>
          </w:p>
        </w:tc>
      </w:tr>
    </w:tbl>
    <w:p w14:paraId="2C4ABC8B">
      <w:pPr>
        <w:widowControl/>
        <w:wordWrap w:val="0"/>
        <w:autoSpaceDE w:val="0"/>
        <w:autoSpaceDN w:val="0"/>
        <w:spacing w:beforeLines="0" w:line="340" w:lineRule="exact"/>
        <w:ind w:right="808" w:firstLine="404" w:firstLineChars="200"/>
        <w:jc w:val="right"/>
        <w:rPr>
          <w:rFonts w:hint="eastAsia" w:ascii="宋体" w:hAnsi="宋体" w:eastAsia="宋体" w:cs="宋体"/>
          <w:color w:val="auto"/>
          <w:spacing w:val="-4"/>
          <w:kern w:val="0"/>
          <w:szCs w:val="21"/>
        </w:rPr>
      </w:pPr>
    </w:p>
    <w:p w14:paraId="2D39C5DC">
      <w:pPr>
        <w:widowControl/>
        <w:wordWrap w:val="0"/>
        <w:autoSpaceDE w:val="0"/>
        <w:autoSpaceDN w:val="0"/>
        <w:spacing w:beforeLines="0" w:line="340" w:lineRule="exact"/>
        <w:ind w:right="808" w:firstLine="404" w:firstLineChars="200"/>
        <w:jc w:val="right"/>
        <w:rPr>
          <w:rFonts w:hint="eastAsia" w:ascii="宋体" w:hAnsi="宋体" w:eastAsia="宋体" w:cs="宋体"/>
          <w:color w:val="auto"/>
          <w:spacing w:val="-4"/>
          <w:kern w:val="0"/>
          <w:szCs w:val="21"/>
          <w:u w:val="single"/>
        </w:rPr>
      </w:pPr>
      <w:r>
        <w:rPr>
          <w:rFonts w:hint="eastAsia" w:ascii="宋体" w:hAnsi="宋体" w:eastAsia="宋体" w:cs="宋体"/>
          <w:color w:val="auto"/>
          <w:spacing w:val="-4"/>
          <w:kern w:val="0"/>
          <w:szCs w:val="21"/>
          <w:lang w:eastAsia="zh-CN"/>
        </w:rPr>
        <w:t>单位</w:t>
      </w:r>
      <w:r>
        <w:rPr>
          <w:rFonts w:hint="eastAsia" w:ascii="宋体" w:hAnsi="宋体" w:eastAsia="宋体" w:cs="宋体"/>
          <w:color w:val="auto"/>
          <w:spacing w:val="-4"/>
          <w:kern w:val="0"/>
          <w:szCs w:val="21"/>
        </w:rPr>
        <w:t>负责人签名：</w:t>
      </w:r>
      <w:r>
        <w:rPr>
          <w:rFonts w:hint="eastAsia" w:ascii="宋体" w:hAnsi="宋体" w:eastAsia="宋体" w:cs="宋体"/>
          <w:color w:val="auto"/>
          <w:spacing w:val="-4"/>
          <w:kern w:val="0"/>
          <w:szCs w:val="21"/>
          <w:u w:val="single"/>
        </w:rPr>
        <w:t xml:space="preserve">              </w:t>
      </w:r>
    </w:p>
    <w:p w14:paraId="1FC53430">
      <w:pPr>
        <w:widowControl/>
        <w:wordWrap w:val="0"/>
        <w:autoSpaceDE w:val="0"/>
        <w:autoSpaceDN w:val="0"/>
        <w:spacing w:beforeLines="0" w:line="340" w:lineRule="exact"/>
        <w:ind w:right="808" w:firstLine="404" w:firstLineChars="200"/>
        <w:jc w:val="center"/>
        <w:rPr>
          <w:rFonts w:hint="eastAsia" w:ascii="宋体" w:hAnsi="宋体" w:eastAsia="宋体" w:cs="宋体"/>
          <w:color w:val="auto"/>
          <w:spacing w:val="-4"/>
          <w:kern w:val="0"/>
          <w:szCs w:val="21"/>
          <w:u w:val="single"/>
        </w:rPr>
      </w:pPr>
      <w:r>
        <w:rPr>
          <w:rFonts w:hint="eastAsia" w:ascii="宋体" w:hAnsi="宋体" w:eastAsia="宋体" w:cs="宋体"/>
          <w:color w:val="auto"/>
          <w:spacing w:val="-4"/>
          <w:kern w:val="0"/>
          <w:szCs w:val="21"/>
          <w:lang w:val="en-US" w:eastAsia="zh-CN"/>
        </w:rPr>
        <w:t xml:space="preserve">                                 </w:t>
      </w:r>
      <w:r>
        <w:rPr>
          <w:rFonts w:hint="eastAsia" w:ascii="宋体" w:hAnsi="宋体" w:eastAsia="宋体" w:cs="宋体"/>
          <w:color w:val="auto"/>
          <w:spacing w:val="-4"/>
          <w:kern w:val="0"/>
          <w:szCs w:val="21"/>
          <w:lang w:eastAsia="zh-CN"/>
        </w:rPr>
        <w:t>（加盖</w:t>
      </w:r>
      <w:r>
        <w:rPr>
          <w:rFonts w:hint="eastAsia" w:ascii="宋体" w:hAnsi="宋体" w:eastAsia="宋体" w:cs="宋体"/>
          <w:color w:val="auto"/>
          <w:spacing w:val="-4"/>
          <w:kern w:val="0"/>
          <w:szCs w:val="21"/>
        </w:rPr>
        <w:t>公章</w:t>
      </w:r>
      <w:r>
        <w:rPr>
          <w:rFonts w:hint="eastAsia" w:ascii="宋体" w:hAnsi="宋体" w:eastAsia="宋体" w:cs="宋体"/>
          <w:color w:val="auto"/>
          <w:spacing w:val="-4"/>
          <w:kern w:val="0"/>
          <w:szCs w:val="21"/>
          <w:lang w:eastAsia="zh-CN"/>
        </w:rPr>
        <w:t>）</w:t>
      </w:r>
    </w:p>
    <w:p w14:paraId="03A51BAD">
      <w:pPr>
        <w:widowControl/>
        <w:wordWrap w:val="0"/>
        <w:autoSpaceDE w:val="0"/>
        <w:autoSpaceDN w:val="0"/>
        <w:spacing w:beforeLines="0" w:line="340" w:lineRule="exact"/>
        <w:ind w:right="808" w:firstLine="404" w:firstLineChars="200"/>
        <w:jc w:val="right"/>
        <w:rPr>
          <w:rFonts w:hint="eastAsia" w:ascii="宋体" w:hAnsi="宋体" w:eastAsia="宋体" w:cs="宋体"/>
          <w:color w:val="auto"/>
          <w:spacing w:val="-4"/>
          <w:kern w:val="0"/>
          <w:szCs w:val="21"/>
          <w:u w:val="single"/>
        </w:rPr>
      </w:pPr>
      <w:r>
        <w:rPr>
          <w:rFonts w:hint="eastAsia" w:ascii="宋体" w:hAnsi="宋体" w:eastAsia="宋体" w:cs="宋体"/>
          <w:color w:val="auto"/>
          <w:spacing w:val="-4"/>
          <w:kern w:val="0"/>
          <w:szCs w:val="21"/>
        </w:rPr>
        <w:t xml:space="preserve">     日期：</w:t>
      </w:r>
      <w:r>
        <w:rPr>
          <w:rFonts w:hint="eastAsia" w:ascii="宋体" w:hAnsi="宋体" w:eastAsia="宋体" w:cs="宋体"/>
          <w:color w:val="auto"/>
          <w:spacing w:val="-4"/>
          <w:kern w:val="0"/>
          <w:szCs w:val="21"/>
          <w:u w:val="single"/>
        </w:rPr>
        <w:t xml:space="preserve">              </w:t>
      </w:r>
    </w:p>
    <w:p w14:paraId="065545E7">
      <w:pPr>
        <w:widowControl/>
        <w:autoSpaceDE w:val="0"/>
        <w:autoSpaceDN w:val="0"/>
        <w:spacing w:beforeLines="0" w:line="340" w:lineRule="exact"/>
        <w:ind w:firstLine="406" w:firstLineChars="200"/>
        <w:jc w:val="left"/>
        <w:rPr>
          <w:rFonts w:hint="eastAsia" w:ascii="宋体" w:hAnsi="宋体" w:eastAsia="宋体" w:cs="宋体"/>
          <w:b/>
          <w:bCs/>
          <w:color w:val="auto"/>
          <w:spacing w:val="-4"/>
          <w:kern w:val="0"/>
          <w:szCs w:val="21"/>
        </w:rPr>
      </w:pPr>
    </w:p>
    <w:p w14:paraId="5CC2E883">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06" w:firstLineChars="200"/>
        <w:jc w:val="left"/>
        <w:textAlignment w:val="auto"/>
        <w:rPr>
          <w:rFonts w:hint="eastAsia" w:ascii="宋体" w:hAnsi="宋体" w:eastAsia="宋体" w:cs="宋体"/>
          <w:b/>
          <w:bCs/>
          <w:color w:val="auto"/>
          <w:spacing w:val="-4"/>
          <w:kern w:val="0"/>
          <w:szCs w:val="21"/>
          <w:highlight w:val="none"/>
        </w:rPr>
      </w:pPr>
      <w:r>
        <w:rPr>
          <w:rFonts w:hint="eastAsia" w:ascii="宋体" w:hAnsi="宋体" w:eastAsia="宋体" w:cs="宋体"/>
          <w:b/>
          <w:bCs/>
          <w:color w:val="auto"/>
          <w:spacing w:val="-4"/>
          <w:kern w:val="0"/>
          <w:szCs w:val="21"/>
        </w:rPr>
        <w:t>注：</w:t>
      </w:r>
      <w:r>
        <w:rPr>
          <w:rFonts w:hint="eastAsia" w:ascii="宋体" w:hAnsi="宋体" w:eastAsia="宋体" w:cs="宋体"/>
          <w:b/>
          <w:bCs/>
          <w:color w:val="auto"/>
          <w:spacing w:val="-4"/>
          <w:kern w:val="0"/>
          <w:szCs w:val="21"/>
          <w:lang w:val="en-US" w:eastAsia="zh-CN"/>
        </w:rPr>
        <w:t>1.</w:t>
      </w:r>
      <w:r>
        <w:rPr>
          <w:rFonts w:hint="eastAsia" w:ascii="宋体" w:hAnsi="宋体" w:eastAsia="宋体" w:cs="宋体"/>
          <w:b/>
          <w:bCs/>
          <w:color w:val="auto"/>
          <w:spacing w:val="-4"/>
          <w:kern w:val="0"/>
          <w:szCs w:val="21"/>
          <w:lang w:eastAsia="zh-CN"/>
        </w:rPr>
        <w:t>《</w:t>
      </w:r>
      <w:r>
        <w:rPr>
          <w:rFonts w:hint="eastAsia" w:ascii="宋体" w:hAnsi="宋体" w:eastAsia="宋体" w:cs="宋体"/>
          <w:b/>
          <w:bCs/>
          <w:color w:val="auto"/>
          <w:spacing w:val="-4"/>
          <w:kern w:val="0"/>
          <w:szCs w:val="21"/>
          <w:lang w:val="en-US" w:eastAsia="zh-CN"/>
        </w:rPr>
        <w:t>政府采购违法行为风险知悉确认书</w:t>
      </w:r>
      <w:r>
        <w:rPr>
          <w:rFonts w:hint="eastAsia" w:ascii="宋体" w:hAnsi="宋体" w:eastAsia="宋体" w:cs="宋体"/>
          <w:b/>
          <w:bCs/>
          <w:color w:val="auto"/>
          <w:spacing w:val="-4"/>
          <w:kern w:val="0"/>
          <w:szCs w:val="21"/>
          <w:lang w:eastAsia="zh-CN"/>
        </w:rPr>
        <w:t>》需由</w:t>
      </w:r>
      <w:r>
        <w:rPr>
          <w:rFonts w:hint="eastAsia" w:ascii="宋体" w:hAnsi="宋体" w:eastAsia="宋体" w:cs="宋体"/>
          <w:b/>
          <w:bCs/>
          <w:color w:val="auto"/>
          <w:spacing w:val="-4"/>
          <w:kern w:val="0"/>
          <w:szCs w:val="21"/>
        </w:rPr>
        <w:t>投标供应商负责人签字并加盖单位公章后，扫描上传至投标文件</w:t>
      </w:r>
      <w:r>
        <w:rPr>
          <w:rFonts w:hint="eastAsia" w:ascii="宋体" w:hAnsi="宋体" w:eastAsia="宋体" w:cs="宋体"/>
          <w:b/>
          <w:bCs/>
          <w:color w:val="auto"/>
          <w:spacing w:val="-4"/>
          <w:kern w:val="0"/>
          <w:szCs w:val="21"/>
          <w:highlight w:val="none"/>
        </w:rPr>
        <w:t>一并提交。</w:t>
      </w:r>
    </w:p>
    <w:p w14:paraId="7B4AE0DD">
      <w:pPr>
        <w:pStyle w:val="61"/>
        <w:ind w:firstLine="406" w:firstLineChars="200"/>
        <w:rPr>
          <w:rFonts w:hint="default" w:ascii="Calibri" w:hAnsi="Calibri" w:eastAsia="宋体" w:cs="Times New Roman"/>
          <w:kern w:val="2"/>
          <w:sz w:val="21"/>
          <w:szCs w:val="22"/>
          <w:lang w:val="en-US" w:eastAsia="zh-CN" w:bidi="ar"/>
        </w:rPr>
      </w:pPr>
      <w:r>
        <w:rPr>
          <w:rFonts w:hint="eastAsia" w:ascii="宋体" w:hAnsi="宋体" w:cs="宋体"/>
          <w:b/>
          <w:bCs/>
          <w:color w:val="auto"/>
          <w:spacing w:val="-4"/>
          <w:kern w:val="0"/>
          <w:szCs w:val="21"/>
          <w:highlight w:val="none"/>
          <w:lang w:val="en-US" w:eastAsia="zh-CN"/>
        </w:rPr>
        <w:t>2.</w:t>
      </w:r>
      <w:r>
        <w:rPr>
          <w:rFonts w:hint="eastAsia" w:ascii="宋体" w:hAnsi="宋体" w:cs="宋体"/>
          <w:b/>
          <w:bCs/>
          <w:color w:val="auto"/>
          <w:spacing w:val="-4"/>
          <w:kern w:val="0"/>
          <w:szCs w:val="21"/>
          <w:highlight w:val="none"/>
        </w:rPr>
        <w:t>根据《深圳市财政局关于在采购文件及深圳政府采购智慧平台增设供应商投标特别警示条款等事宜的通知》（深财购〔2025〕7号）</w:t>
      </w:r>
      <w:r>
        <w:rPr>
          <w:rFonts w:hint="eastAsia" w:ascii="宋体" w:hAnsi="宋体" w:cs="宋体"/>
          <w:b/>
          <w:bCs/>
          <w:color w:val="auto"/>
          <w:spacing w:val="-4"/>
          <w:kern w:val="0"/>
          <w:szCs w:val="21"/>
          <w:highlight w:val="none"/>
          <w:lang w:val="en-US" w:eastAsia="zh-CN"/>
        </w:rPr>
        <w:t>的要求</w:t>
      </w:r>
      <w:r>
        <w:rPr>
          <w:rFonts w:hint="eastAsia" w:ascii="宋体" w:hAnsi="宋体" w:cs="宋体"/>
          <w:b/>
          <w:bCs/>
          <w:color w:val="auto"/>
          <w:spacing w:val="-4"/>
          <w:kern w:val="0"/>
          <w:szCs w:val="21"/>
          <w:highlight w:val="none"/>
        </w:rPr>
        <w:t>，</w:t>
      </w:r>
      <w:r>
        <w:rPr>
          <w:rFonts w:hint="eastAsia" w:ascii="宋体" w:hAnsi="宋体" w:eastAsia="宋体" w:cs="宋体"/>
          <w:b/>
          <w:bCs/>
          <w:color w:val="auto"/>
          <w:spacing w:val="-4"/>
          <w:kern w:val="0"/>
          <w:szCs w:val="21"/>
          <w:lang w:eastAsia="zh-CN"/>
        </w:rPr>
        <w:t>《</w:t>
      </w:r>
      <w:r>
        <w:rPr>
          <w:rFonts w:hint="eastAsia" w:ascii="宋体" w:hAnsi="宋体" w:eastAsia="宋体" w:cs="宋体"/>
          <w:b/>
          <w:bCs/>
          <w:color w:val="auto"/>
          <w:spacing w:val="-4"/>
          <w:kern w:val="0"/>
          <w:szCs w:val="21"/>
          <w:lang w:val="en-US" w:eastAsia="zh-CN"/>
        </w:rPr>
        <w:t>政府采购违法行为风险知悉确认书</w:t>
      </w:r>
      <w:r>
        <w:rPr>
          <w:rFonts w:hint="eastAsia" w:ascii="宋体" w:hAnsi="宋体" w:eastAsia="宋体" w:cs="宋体"/>
          <w:b/>
          <w:bCs/>
          <w:color w:val="auto"/>
          <w:spacing w:val="-4"/>
          <w:kern w:val="0"/>
          <w:szCs w:val="21"/>
          <w:lang w:eastAsia="zh-CN"/>
        </w:rPr>
        <w:t>》</w:t>
      </w:r>
      <w:r>
        <w:rPr>
          <w:rFonts w:hint="eastAsia" w:ascii="宋体" w:hAnsi="宋体" w:cs="宋体"/>
          <w:b/>
          <w:bCs/>
          <w:color w:val="auto"/>
          <w:spacing w:val="-4"/>
          <w:kern w:val="0"/>
          <w:szCs w:val="21"/>
          <w:highlight w:val="none"/>
        </w:rPr>
        <w:t>用于对供应商违法行为的提醒，不作为供应商资格性审查及符合性审查条件。</w:t>
      </w:r>
    </w:p>
    <w:p w14:paraId="69C498CB">
      <w:pPr>
        <w:widowControl/>
        <w:autoSpaceDE w:val="0"/>
        <w:autoSpaceDN w:val="0"/>
        <w:spacing w:line="400" w:lineRule="exact"/>
        <w:jc w:val="left"/>
        <w:rPr>
          <w:rFonts w:ascii="宋体" w:hAnsi="宋体" w:eastAsiaTheme="minorEastAsia"/>
          <w:color w:val="FF0000"/>
          <w:spacing w:val="-4"/>
          <w:kern w:val="0"/>
          <w:szCs w:val="21"/>
        </w:rPr>
      </w:pPr>
    </w:p>
    <w:p w14:paraId="443F17F2">
      <w:pPr>
        <w:pStyle w:val="61"/>
        <w:rPr>
          <w:rFonts w:ascii="宋体" w:hAnsi="宋体" w:eastAsiaTheme="minorEastAsia"/>
          <w:color w:val="FF0000"/>
          <w:spacing w:val="-4"/>
          <w:kern w:val="0"/>
          <w:szCs w:val="21"/>
        </w:rPr>
      </w:pPr>
    </w:p>
    <w:p w14:paraId="7DF479F2">
      <w:pPr>
        <w:pStyle w:val="61"/>
        <w:rPr>
          <w:rFonts w:ascii="宋体" w:hAnsi="宋体" w:eastAsiaTheme="minorEastAsia"/>
          <w:color w:val="FF0000"/>
          <w:spacing w:val="-4"/>
          <w:kern w:val="0"/>
          <w:szCs w:val="21"/>
        </w:rPr>
      </w:pPr>
    </w:p>
    <w:p w14:paraId="09349A1F">
      <w:pPr>
        <w:widowControl/>
        <w:wordWrap/>
        <w:autoSpaceDE w:val="0"/>
        <w:autoSpaceDN w:val="0"/>
        <w:spacing w:line="400" w:lineRule="exact"/>
        <w:ind w:right="1414" w:firstLine="480" w:firstLineChars="200"/>
        <w:jc w:val="right"/>
        <w:rPr>
          <w:rFonts w:eastAsiaTheme="minorEastAsia"/>
          <w:kern w:val="0"/>
          <w:sz w:val="24"/>
        </w:rPr>
      </w:pPr>
    </w:p>
    <w:p w14:paraId="1E059D7A">
      <w:pPr>
        <w:jc w:val="center"/>
        <w:rPr>
          <w:rFonts w:hint="eastAsia" w:ascii="黑体" w:eastAsia="黑体"/>
          <w:b w:val="0"/>
          <w:bCs w:val="0"/>
          <w:sz w:val="24"/>
          <w:szCs w:val="20"/>
          <w:lang w:val="en-US" w:eastAsia="zh-CN"/>
        </w:rPr>
      </w:pPr>
      <w:r>
        <w:rPr>
          <w:rFonts w:hint="eastAsia" w:ascii="黑体" w:eastAsia="黑体"/>
          <w:b w:val="0"/>
          <w:bCs w:val="0"/>
          <w:sz w:val="24"/>
          <w:szCs w:val="20"/>
          <w:lang w:val="en-US" w:eastAsia="zh-CN"/>
        </w:rPr>
        <w:t>（二）订单融资情况</w:t>
      </w:r>
    </w:p>
    <w:p w14:paraId="07CDFD44">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ascii="宋体" w:hAnsi="宋体" w:cs="宋体"/>
          <w:b/>
          <w:bCs/>
        </w:rPr>
      </w:pPr>
      <w:r>
        <w:rPr>
          <w:rFonts w:hint="eastAsia" w:ascii="宋体" w:hAnsi="宋体" w:cs="宋体"/>
          <w:b/>
          <w:bCs/>
          <w:lang w:val="en-US" w:eastAsia="zh-CN"/>
        </w:rPr>
        <w:t>1</w:t>
      </w:r>
      <w:r>
        <w:rPr>
          <w:rFonts w:hint="eastAsia" w:ascii="宋体" w:hAnsi="宋体" w:cs="宋体"/>
          <w:b/>
          <w:bCs/>
          <w:lang w:eastAsia="zh-CN"/>
        </w:rPr>
        <w:t>、</w:t>
      </w:r>
      <w:r>
        <w:rPr>
          <w:rFonts w:hint="eastAsia" w:ascii="宋体" w:hAnsi="宋体" w:cs="宋体"/>
          <w:b/>
          <w:bCs/>
        </w:rPr>
        <w:t>关于政府采购订单融资政策</w:t>
      </w:r>
    </w:p>
    <w:p w14:paraId="27A74419">
      <w:pPr>
        <w:pStyle w:val="2"/>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b w:val="0"/>
          <w:bCs/>
          <w:kern w:val="2"/>
          <w:sz w:val="21"/>
          <w:szCs w:val="21"/>
          <w:lang w:val="en-US" w:eastAsia="zh-CN" w:bidi="ar-SA"/>
        </w:rPr>
      </w:pPr>
      <w:r>
        <w:rPr>
          <w:rFonts w:hint="eastAsia" w:ascii="Times New Roman" w:hAnsi="Times New Roman" w:eastAsia="宋体" w:cs="Times New Roman"/>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14:paraId="141B72DE">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eastAsia" w:ascii="宋体" w:hAnsi="宋体" w:cs="宋体"/>
          <w:b/>
          <w:bCs/>
          <w:lang w:val="en-US" w:eastAsia="zh-CN"/>
        </w:rPr>
      </w:pPr>
      <w:r>
        <w:rPr>
          <w:rFonts w:hint="eastAsia" w:ascii="宋体" w:hAnsi="宋体" w:cs="宋体"/>
          <w:b/>
          <w:bCs/>
          <w:lang w:val="en-US" w:eastAsia="zh-CN"/>
        </w:rPr>
        <w:t>2</w:t>
      </w:r>
      <w:r>
        <w:rPr>
          <w:rFonts w:hint="eastAsia" w:ascii="宋体" w:hAnsi="宋体" w:cs="宋体"/>
          <w:b/>
          <w:bCs/>
          <w:lang w:eastAsia="zh-CN"/>
        </w:rPr>
        <w:t>、</w:t>
      </w:r>
      <w:r>
        <w:rPr>
          <w:rFonts w:hint="eastAsia" w:ascii="宋体" w:hAnsi="宋体" w:cs="宋体"/>
          <w:b/>
          <w:bCs/>
          <w:lang w:val="en-US" w:eastAsia="zh-CN"/>
        </w:rPr>
        <w:t>供应商账户信息</w:t>
      </w:r>
    </w:p>
    <w:p w14:paraId="60BC7D74">
      <w:pPr>
        <w:ind w:left="420" w:leftChars="200" w:firstLine="21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hint="eastAsia" w:eastAsia="宋体"/>
          <w:szCs w:val="21"/>
          <w:lang w:eastAsia="zh-CN"/>
        </w:rPr>
        <w:t>；</w:t>
      </w:r>
      <w:r>
        <w:rPr>
          <w:rFonts w:hint="eastAsia"/>
          <w:szCs w:val="21"/>
        </w:rPr>
        <w:t xml:space="preserve">  </w:t>
      </w:r>
    </w:p>
    <w:p w14:paraId="40474437">
      <w:pPr>
        <w:ind w:left="420" w:leftChars="200" w:firstLine="21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eastAsia="宋体"/>
          <w:szCs w:val="21"/>
          <w:u w:val="none"/>
          <w:lang w:eastAsia="zh-CN"/>
        </w:rPr>
        <w:t>；</w:t>
      </w:r>
    </w:p>
    <w:p w14:paraId="1ED78A6A">
      <w:pPr>
        <w:ind w:left="420" w:leftChars="200" w:firstLine="210" w:firstLineChars="100"/>
        <w:rPr>
          <w:rFonts w:hint="eastAsia"/>
          <w:szCs w:val="21"/>
          <w:u w:val="none"/>
          <w:lang w:eastAsia="zh-CN"/>
        </w:rPr>
      </w:pPr>
      <w:r>
        <w:rPr>
          <w:rFonts w:hint="eastAsia"/>
          <w:szCs w:val="21"/>
        </w:rPr>
        <w:t>法定代表人（负责人）或其</w:t>
      </w:r>
      <w:r>
        <w:rPr>
          <w:rFonts w:hint="eastAsia" w:ascii="Times New Roman" w:eastAsia="宋体"/>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eastAsia="宋体"/>
          <w:szCs w:val="21"/>
          <w:u w:val="none"/>
          <w:lang w:eastAsia="zh-CN"/>
        </w:rPr>
        <w:t>；</w:t>
      </w:r>
    </w:p>
    <w:p w14:paraId="65D10C4F">
      <w:pPr>
        <w:ind w:left="420" w:leftChars="200" w:firstLine="21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eastAsia="宋体"/>
          <w:szCs w:val="21"/>
          <w:u w:val="none"/>
          <w:lang w:eastAsia="zh-CN"/>
        </w:rPr>
        <w:t>；</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p>
    <w:p w14:paraId="06A9E1FD">
      <w:pPr>
        <w:ind w:left="420" w:leftChars="200" w:firstLine="210" w:firstLineChars="100"/>
        <w:rPr>
          <w:rFonts w:hint="eastAsia"/>
          <w:szCs w:val="21"/>
          <w:u w:val="none"/>
          <w:lang w:eastAsia="zh-CN"/>
        </w:rPr>
      </w:pPr>
      <w:r>
        <w:rPr>
          <w:rFonts w:hint="eastAsia" w:ascii="Times New Roman" w:eastAsia="宋体"/>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eastAsia="宋体"/>
          <w:szCs w:val="21"/>
          <w:u w:val="none"/>
          <w:lang w:eastAsia="zh-CN"/>
        </w:rPr>
        <w:t>；</w:t>
      </w:r>
    </w:p>
    <w:p w14:paraId="034D36DA">
      <w:pPr>
        <w:ind w:left="420" w:leftChars="200" w:firstLine="21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14:paraId="244002CC">
      <w:pPr>
        <w:ind w:left="420" w:leftChars="200" w:firstLine="21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14:paraId="25815B70">
      <w:pPr>
        <w:ind w:left="420" w:leftChars="200" w:firstLine="210" w:firstLineChars="100"/>
        <w:rPr>
          <w:rFonts w:hint="eastAsia"/>
          <w:szCs w:val="21"/>
          <w:u w:val="none"/>
        </w:rPr>
      </w:pPr>
      <w:r>
        <w:rPr>
          <w:rFonts w:hint="eastAsia"/>
          <w:szCs w:val="21"/>
          <w:u w:val="none"/>
        </w:rPr>
        <w:t xml:space="preserve"> </w:t>
      </w:r>
      <w:r>
        <w:rPr>
          <w:rFonts w:hint="eastAsia" w:ascii="宋体" w:hAnsi="宋体" w:eastAsiaTheme="minorEastAsia"/>
          <w:b/>
          <w:bCs/>
          <w:color w:val="FF0000"/>
          <w:spacing w:val="-4"/>
          <w:kern w:val="0"/>
          <w:szCs w:val="21"/>
          <w:lang w:val="en-US" w:eastAsia="zh-CN"/>
        </w:rPr>
        <w:t>注：本项填写内容作为订单融资开展的参考信息，</w:t>
      </w:r>
      <w:r>
        <w:rPr>
          <w:rFonts w:hint="eastAsia" w:ascii="宋体" w:hAnsi="宋体" w:eastAsiaTheme="minorEastAsia"/>
          <w:b/>
          <w:bCs/>
          <w:color w:val="FF0000"/>
          <w:spacing w:val="-4"/>
          <w:kern w:val="0"/>
          <w:szCs w:val="21"/>
        </w:rPr>
        <w:t>不作为供应商资格性审查及符合性审查条件。</w:t>
      </w:r>
    </w:p>
    <w:p w14:paraId="601D454A">
      <w:pPr>
        <w:widowControl/>
        <w:tabs>
          <w:tab w:val="left" w:pos="8200"/>
        </w:tabs>
        <w:wordWrap/>
        <w:autoSpaceDE w:val="0"/>
        <w:autoSpaceDN w:val="0"/>
        <w:spacing w:line="400" w:lineRule="exact"/>
        <w:ind w:right="1414" w:firstLine="406" w:firstLineChars="200"/>
        <w:jc w:val="both"/>
        <w:rPr>
          <w:rFonts w:hint="eastAsia" w:ascii="宋体" w:hAnsi="宋体" w:eastAsiaTheme="minorEastAsia"/>
          <w:b/>
          <w:bCs/>
          <w:color w:val="FF0000"/>
          <w:spacing w:val="-4"/>
          <w:kern w:val="0"/>
          <w:szCs w:val="21"/>
          <w:lang w:val="en-US" w:eastAsia="zh-CN"/>
        </w:rPr>
      </w:pPr>
    </w:p>
    <w:p w14:paraId="5BA8313A">
      <w:pPr>
        <w:widowControl/>
        <w:jc w:val="center"/>
        <w:rPr>
          <w:rFonts w:ascii="黑体" w:hAnsi="宋体" w:eastAsia="黑体"/>
          <w:kern w:val="0"/>
          <w:sz w:val="24"/>
          <w:szCs w:val="20"/>
        </w:rPr>
      </w:pPr>
      <w:r>
        <w:rPr>
          <w:rFonts w:hint="eastAsia" w:ascii="黑体" w:hAnsi="宋体" w:eastAsia="黑体"/>
          <w:kern w:val="0"/>
          <w:sz w:val="24"/>
          <w:szCs w:val="20"/>
        </w:rPr>
        <w:t>（</w:t>
      </w:r>
      <w:r>
        <w:rPr>
          <w:rFonts w:hint="eastAsia" w:ascii="黑体" w:hAnsi="宋体" w:eastAsia="黑体"/>
          <w:kern w:val="0"/>
          <w:sz w:val="24"/>
          <w:szCs w:val="20"/>
          <w:lang w:val="en-US" w:eastAsia="zh-CN"/>
        </w:rPr>
        <w:t>三</w:t>
      </w:r>
      <w:r>
        <w:rPr>
          <w:rFonts w:hint="eastAsia" w:ascii="黑体" w:hAnsi="宋体" w:eastAsia="黑体"/>
          <w:kern w:val="0"/>
          <w:sz w:val="24"/>
          <w:szCs w:val="20"/>
        </w:rPr>
        <w:t>）投标人认为需要加以说明的其他内容（格式自定）</w:t>
      </w:r>
    </w:p>
    <w:p w14:paraId="7CA4CA5C">
      <w:pPr>
        <w:jc w:val="center"/>
        <w:rPr>
          <w:b/>
          <w:sz w:val="32"/>
          <w:szCs w:val="32"/>
        </w:rPr>
      </w:pPr>
    </w:p>
    <w:p w14:paraId="4B81254E">
      <w:pPr>
        <w:jc w:val="center"/>
        <w:rPr>
          <w:rFonts w:ascii="黑体" w:hAnsi="宋体" w:eastAsia="黑体"/>
          <w:bCs/>
          <w:kern w:val="0"/>
          <w:sz w:val="24"/>
        </w:rPr>
      </w:pPr>
    </w:p>
    <w:p w14:paraId="0E0023D7">
      <w:pPr>
        <w:jc w:val="center"/>
        <w:rPr>
          <w:rFonts w:ascii="黑体" w:hAnsi="宋体" w:eastAsia="黑体"/>
          <w:bCs/>
          <w:kern w:val="0"/>
          <w:sz w:val="24"/>
        </w:rPr>
      </w:pPr>
    </w:p>
    <w:p w14:paraId="08034993">
      <w:pPr>
        <w:jc w:val="center"/>
        <w:rPr>
          <w:rFonts w:ascii="黑体" w:hAnsi="宋体" w:eastAsia="黑体"/>
          <w:bCs/>
          <w:kern w:val="0"/>
          <w:sz w:val="24"/>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p w14:paraId="6C62CC2D">
      <w:pPr>
        <w:pStyle w:val="6"/>
      </w:pPr>
      <w:r>
        <w:rPr>
          <w:rFonts w:hint="eastAsia"/>
        </w:rPr>
        <w:t>第五章  合同条款及格式</w:t>
      </w:r>
    </w:p>
    <w:p w14:paraId="2DF1E37C"/>
    <w:p w14:paraId="714D590B">
      <w:pPr>
        <w:jc w:val="center"/>
        <w:outlineLvl w:val="0"/>
      </w:pPr>
      <w:bookmarkStart w:id="106" w:name="_Toc3995"/>
      <w:r>
        <w:rPr>
          <w:rFonts w:hint="eastAsia"/>
          <w:b/>
          <w:sz w:val="24"/>
        </w:rPr>
        <w:t>（仅供参考，具体以项目需求及采购结果为准）</w:t>
      </w:r>
    </w:p>
    <w:p w14:paraId="6ABEDB8D">
      <w:pPr>
        <w:widowControl w:val="0"/>
        <w:spacing w:after="0"/>
        <w:jc w:val="center"/>
        <w:rPr>
          <w:rFonts w:ascii="宋体" w:hAnsi="宋体" w:eastAsia="宋体" w:cs="宋体"/>
          <w:b/>
          <w:bCs/>
          <w:spacing w:val="-20"/>
          <w:kern w:val="44"/>
          <w:sz w:val="48"/>
          <w:szCs w:val="48"/>
          <w:lang w:val="en-US" w:eastAsia="zh-CN" w:bidi="ar-SA"/>
        </w:rPr>
      </w:pPr>
    </w:p>
    <w:p w14:paraId="41E27DEB">
      <w:pPr>
        <w:widowControl w:val="0"/>
        <w:spacing w:after="0"/>
        <w:jc w:val="center"/>
        <w:rPr>
          <w:rFonts w:ascii="宋体" w:hAnsi="宋体" w:eastAsia="宋体" w:cs="宋体"/>
          <w:b/>
          <w:bCs/>
          <w:spacing w:val="-20"/>
          <w:kern w:val="44"/>
          <w:sz w:val="48"/>
          <w:szCs w:val="48"/>
          <w:lang w:val="en-US" w:eastAsia="zh-CN" w:bidi="ar-SA"/>
        </w:rPr>
      </w:pPr>
    </w:p>
    <w:p w14:paraId="545F82B2">
      <w:pPr>
        <w:pStyle w:val="2"/>
        <w:rPr>
          <w:lang w:val="en-US" w:eastAsia="zh-CN"/>
        </w:rPr>
      </w:pPr>
    </w:p>
    <w:p w14:paraId="658AA36C">
      <w:pPr>
        <w:widowControl w:val="0"/>
        <w:spacing w:after="0"/>
        <w:jc w:val="center"/>
        <w:rPr>
          <w:rFonts w:hint="eastAsia" w:ascii="宋体" w:hAnsi="宋体" w:eastAsia="宋体" w:cs="宋体"/>
          <w:b/>
          <w:bCs/>
          <w:spacing w:val="-20"/>
          <w:kern w:val="44"/>
          <w:sz w:val="48"/>
          <w:szCs w:val="48"/>
          <w:lang w:val="en-US" w:eastAsia="zh-CN" w:bidi="ar-SA"/>
        </w:rPr>
      </w:pPr>
      <w:commentRangeStart w:id="43"/>
      <w:r>
        <w:rPr>
          <w:rFonts w:hint="eastAsia" w:ascii="宋体" w:hAnsi="宋体" w:eastAsia="宋体" w:cs="宋体"/>
          <w:b/>
          <w:bCs/>
          <w:spacing w:val="-20"/>
          <w:kern w:val="44"/>
          <w:sz w:val="48"/>
          <w:szCs w:val="48"/>
          <w:lang w:val="en-US" w:eastAsia="zh-CN" w:bidi="ar-SA"/>
        </w:rPr>
        <w:t>政府采购货物买卖合同</w:t>
      </w:r>
    </w:p>
    <w:p w14:paraId="6A9B0D77">
      <w:pPr>
        <w:widowControl w:val="0"/>
        <w:spacing w:after="0"/>
        <w:jc w:val="center"/>
        <w:rPr>
          <w:rFonts w:hint="eastAsia" w:ascii="宋体" w:hAnsi="宋体" w:eastAsia="宋体" w:cs="宋体"/>
          <w:b/>
          <w:bCs/>
          <w:spacing w:val="-20"/>
          <w:kern w:val="44"/>
          <w:sz w:val="48"/>
          <w:szCs w:val="48"/>
          <w:lang w:val="en-US" w:eastAsia="zh-CN" w:bidi="ar-SA"/>
        </w:rPr>
      </w:pPr>
      <w:r>
        <w:rPr>
          <w:rFonts w:hint="eastAsia" w:ascii="宋体" w:hAnsi="宋体" w:eastAsia="宋体" w:cs="宋体"/>
          <w:b/>
          <w:bCs/>
          <w:spacing w:val="-20"/>
          <w:kern w:val="44"/>
          <w:sz w:val="48"/>
          <w:szCs w:val="48"/>
          <w:lang w:val="en-US" w:eastAsia="zh-CN" w:bidi="ar-SA"/>
        </w:rPr>
        <w:t>（试行）</w:t>
      </w:r>
      <w:commentRangeEnd w:id="43"/>
      <w:r>
        <w:commentReference w:id="43"/>
      </w:r>
    </w:p>
    <w:p w14:paraId="76CD8748">
      <w:pPr>
        <w:rPr>
          <w:rFonts w:ascii="宋体" w:hAnsi="宋体" w:eastAsia="宋体" w:cs="宋体"/>
          <w:b/>
          <w:bCs/>
          <w:spacing w:val="-20"/>
          <w:kern w:val="44"/>
          <w:sz w:val="40"/>
          <w:szCs w:val="40"/>
        </w:rPr>
      </w:pPr>
    </w:p>
    <w:p w14:paraId="3CDF66C1">
      <w:pPr>
        <w:rPr>
          <w:rFonts w:ascii="宋体" w:hAnsi="宋体" w:eastAsia="宋体" w:cs="宋体"/>
          <w:b/>
          <w:bCs/>
          <w:spacing w:val="-20"/>
          <w:kern w:val="44"/>
          <w:sz w:val="40"/>
          <w:szCs w:val="40"/>
        </w:rPr>
      </w:pPr>
    </w:p>
    <w:p w14:paraId="4B60953B">
      <w:pPr>
        <w:rPr>
          <w:rFonts w:ascii="宋体" w:hAnsi="宋体" w:eastAsia="宋体" w:cs="宋体"/>
          <w:b/>
          <w:bCs/>
          <w:spacing w:val="-20"/>
          <w:kern w:val="44"/>
          <w:sz w:val="40"/>
          <w:szCs w:val="40"/>
        </w:rPr>
      </w:pPr>
    </w:p>
    <w:p w14:paraId="078D6D05">
      <w:pPr>
        <w:spacing w:line="360" w:lineRule="auto"/>
        <w:ind w:left="420" w:leftChars="200"/>
        <w:rPr>
          <w:rFonts w:eastAsia="宋体"/>
          <w:sz w:val="32"/>
          <w:szCs w:val="32"/>
        </w:rPr>
      </w:pPr>
      <w:r>
        <w:rPr>
          <w:rFonts w:hint="eastAsia" w:ascii="宋体" w:hAnsi="宋体" w:eastAsia="宋体" w:cs="宋体"/>
          <w:kern w:val="0"/>
          <w:sz w:val="32"/>
          <w:szCs w:val="32"/>
        </w:rPr>
        <w:t>项目名称：</w:t>
      </w:r>
      <w:r>
        <w:rPr>
          <w:rFonts w:hint="eastAsia" w:eastAsia="宋体"/>
          <w:sz w:val="32"/>
          <w:szCs w:val="32"/>
          <w:u w:val="single"/>
        </w:rPr>
        <w:t xml:space="preserve">                             </w:t>
      </w:r>
    </w:p>
    <w:p w14:paraId="22242B70">
      <w:pPr>
        <w:spacing w:line="360" w:lineRule="auto"/>
        <w:ind w:left="420" w:leftChars="200"/>
        <w:rPr>
          <w:rFonts w:eastAsia="宋体"/>
          <w:sz w:val="32"/>
          <w:szCs w:val="32"/>
          <w:u w:val="single"/>
        </w:rPr>
      </w:pPr>
      <w:r>
        <w:rPr>
          <w:rFonts w:hint="eastAsia" w:eastAsia="宋体"/>
          <w:sz w:val="32"/>
          <w:szCs w:val="32"/>
        </w:rPr>
        <w:t>合同编号：</w:t>
      </w:r>
      <w:r>
        <w:rPr>
          <w:rFonts w:hint="eastAsia" w:eastAsia="宋体"/>
          <w:sz w:val="32"/>
          <w:szCs w:val="32"/>
          <w:u w:val="single"/>
        </w:rPr>
        <w:t xml:space="preserve">                             </w:t>
      </w:r>
    </w:p>
    <w:p w14:paraId="090B5DFF">
      <w:pPr>
        <w:spacing w:line="360" w:lineRule="auto"/>
        <w:ind w:left="420" w:leftChars="200"/>
        <w:rPr>
          <w:rFonts w:eastAsia="宋体"/>
          <w:sz w:val="32"/>
          <w:szCs w:val="32"/>
        </w:rPr>
      </w:pPr>
      <w:r>
        <w:rPr>
          <w:rFonts w:hint="eastAsia" w:eastAsia="宋体"/>
          <w:sz w:val="32"/>
          <w:szCs w:val="32"/>
        </w:rPr>
        <w:t>甲    方：</w:t>
      </w:r>
      <w:r>
        <w:rPr>
          <w:rFonts w:hint="eastAsia" w:eastAsia="宋体"/>
          <w:sz w:val="32"/>
          <w:szCs w:val="32"/>
          <w:u w:val="single"/>
        </w:rPr>
        <w:t xml:space="preserve">                             </w:t>
      </w:r>
    </w:p>
    <w:p w14:paraId="231DB89C">
      <w:pPr>
        <w:spacing w:line="360" w:lineRule="auto"/>
        <w:ind w:left="420" w:leftChars="200"/>
        <w:rPr>
          <w:rFonts w:eastAsia="宋体"/>
          <w:sz w:val="32"/>
          <w:szCs w:val="32"/>
          <w:u w:val="single"/>
        </w:rPr>
      </w:pPr>
      <w:r>
        <w:rPr>
          <w:rFonts w:hint="eastAsia" w:eastAsia="宋体"/>
          <w:sz w:val="32"/>
          <w:szCs w:val="32"/>
        </w:rPr>
        <w:t>乙    方：</w:t>
      </w:r>
      <w:r>
        <w:rPr>
          <w:rFonts w:hint="eastAsia" w:eastAsia="宋体"/>
          <w:sz w:val="32"/>
          <w:szCs w:val="32"/>
          <w:u w:val="single"/>
        </w:rPr>
        <w:t xml:space="preserve">                             </w:t>
      </w:r>
    </w:p>
    <w:p w14:paraId="535B91BB">
      <w:pPr>
        <w:spacing w:line="360" w:lineRule="auto"/>
        <w:ind w:left="420" w:leftChars="200"/>
        <w:rPr>
          <w:rFonts w:eastAsia="宋体"/>
          <w:sz w:val="32"/>
          <w:szCs w:val="32"/>
        </w:rPr>
      </w:pPr>
      <w:r>
        <w:rPr>
          <w:rFonts w:hint="eastAsia" w:eastAsia="宋体"/>
          <w:sz w:val="32"/>
          <w:szCs w:val="32"/>
        </w:rPr>
        <w:t>签订时间：</w:t>
      </w:r>
      <w:r>
        <w:rPr>
          <w:rFonts w:hint="eastAsia" w:eastAsia="宋体"/>
          <w:sz w:val="32"/>
          <w:szCs w:val="32"/>
          <w:u w:val="single"/>
        </w:rPr>
        <w:t xml:space="preserve">      </w:t>
      </w:r>
      <w:r>
        <w:rPr>
          <w:rFonts w:eastAsia="宋体"/>
          <w:sz w:val="32"/>
          <w:szCs w:val="32"/>
          <w:u w:val="single"/>
        </w:rPr>
        <w:t xml:space="preserve">           </w:t>
      </w:r>
      <w:r>
        <w:rPr>
          <w:rFonts w:hint="eastAsia" w:eastAsia="宋体"/>
          <w:sz w:val="32"/>
          <w:szCs w:val="32"/>
          <w:u w:val="single"/>
        </w:rPr>
        <w:t xml:space="preserve">            </w:t>
      </w:r>
    </w:p>
    <w:p w14:paraId="3A7F259C">
      <w:pPr>
        <w:rPr>
          <w:rFonts w:eastAsia="宋体"/>
        </w:rPr>
      </w:pPr>
    </w:p>
    <w:p w14:paraId="78836A35">
      <w:pPr>
        <w:rPr>
          <w:rFonts w:eastAsia="黑体"/>
          <w:sz w:val="44"/>
          <w:szCs w:val="44"/>
        </w:rPr>
      </w:pPr>
      <w:r>
        <w:rPr>
          <w:rFonts w:eastAsia="黑体"/>
          <w:sz w:val="44"/>
          <w:szCs w:val="44"/>
        </w:rPr>
        <w:br w:type="page"/>
      </w:r>
    </w:p>
    <w:p w14:paraId="2C2D0B31">
      <w:pPr>
        <w:rPr>
          <w:rFonts w:eastAsia="黑体"/>
          <w:sz w:val="44"/>
          <w:szCs w:val="44"/>
        </w:rPr>
      </w:pPr>
    </w:p>
    <w:p w14:paraId="35014C84">
      <w:pPr>
        <w:rPr>
          <w:rFonts w:eastAsia="黑体"/>
          <w:sz w:val="44"/>
          <w:szCs w:val="44"/>
        </w:rPr>
      </w:pPr>
    </w:p>
    <w:p w14:paraId="3CDC5C58">
      <w:pPr>
        <w:jc w:val="center"/>
        <w:rPr>
          <w:rFonts w:hint="eastAsia" w:eastAsia="黑体"/>
          <w:sz w:val="44"/>
          <w:szCs w:val="44"/>
          <w:lang w:eastAsia="zh-CN"/>
        </w:rPr>
      </w:pPr>
      <w:r>
        <w:rPr>
          <w:rFonts w:hint="eastAsia" w:eastAsia="黑体"/>
          <w:sz w:val="44"/>
          <w:szCs w:val="44"/>
          <w:lang w:eastAsia="zh-CN"/>
        </w:rPr>
        <w:t>使</w:t>
      </w:r>
      <w:r>
        <w:rPr>
          <w:rFonts w:hint="eastAsia" w:eastAsia="黑体"/>
          <w:sz w:val="44"/>
          <w:szCs w:val="44"/>
          <w:lang w:val="en-US" w:eastAsia="zh-CN"/>
        </w:rPr>
        <w:t xml:space="preserve"> </w:t>
      </w:r>
      <w:r>
        <w:rPr>
          <w:rFonts w:hint="eastAsia" w:eastAsia="黑体"/>
          <w:sz w:val="44"/>
          <w:szCs w:val="44"/>
          <w:lang w:eastAsia="zh-CN"/>
        </w:rPr>
        <w:t>用</w:t>
      </w:r>
      <w:r>
        <w:rPr>
          <w:rFonts w:hint="eastAsia" w:eastAsia="黑体"/>
          <w:sz w:val="44"/>
          <w:szCs w:val="44"/>
          <w:lang w:val="en-US" w:eastAsia="zh-CN"/>
        </w:rPr>
        <w:t xml:space="preserve"> </w:t>
      </w:r>
      <w:r>
        <w:rPr>
          <w:rFonts w:hint="eastAsia" w:eastAsia="黑体"/>
          <w:sz w:val="44"/>
          <w:szCs w:val="44"/>
          <w:lang w:eastAsia="zh-CN"/>
        </w:rPr>
        <w:t>说</w:t>
      </w:r>
      <w:r>
        <w:rPr>
          <w:rFonts w:hint="eastAsia" w:eastAsia="黑体"/>
          <w:sz w:val="44"/>
          <w:szCs w:val="44"/>
          <w:lang w:val="en-US" w:eastAsia="zh-CN"/>
        </w:rPr>
        <w:t xml:space="preserve"> </w:t>
      </w:r>
      <w:r>
        <w:rPr>
          <w:rFonts w:hint="eastAsia" w:eastAsia="黑体"/>
          <w:sz w:val="44"/>
          <w:szCs w:val="44"/>
          <w:lang w:eastAsia="zh-CN"/>
        </w:rPr>
        <w:t>明</w:t>
      </w:r>
    </w:p>
    <w:p w14:paraId="3EDD0809">
      <w:pPr>
        <w:ind w:firstLine="640" w:firstLineChars="200"/>
        <w:rPr>
          <w:rFonts w:hint="eastAsia" w:ascii="仿宋_GB2312" w:hAnsi="仿宋_GB2312" w:eastAsia="仿宋_GB2312" w:cs="仿宋_GB2312"/>
          <w:sz w:val="32"/>
          <w:szCs w:val="32"/>
          <w:lang w:val="en-US" w:eastAsia="zh-CN"/>
        </w:rPr>
      </w:pPr>
    </w:p>
    <w:p w14:paraId="3D5F9A81">
      <w:pPr>
        <w:numPr>
          <w:ilvl w:val="0"/>
          <w:numId w:val="0"/>
        </w:num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1.本合同标准文本适用于购买现成货物的采购项目，不包括需要供应商定制开发、创新研发的货物采购项目。</w:t>
      </w:r>
    </w:p>
    <w:p w14:paraId="34F40072">
      <w:pPr>
        <w:numPr>
          <w:ilvl w:val="0"/>
          <w:numId w:val="0"/>
        </w:numPr>
        <w:ind w:firstLine="640" w:firstLineChars="200"/>
        <w:rPr>
          <w:rFonts w:hint="default" w:eastAsia="黑体"/>
          <w:sz w:val="44"/>
          <w:szCs w:val="44"/>
          <w:lang w:val="en-US" w:eastAsia="zh-CN"/>
        </w:rPr>
      </w:pPr>
      <w:r>
        <w:rPr>
          <w:rFonts w:hint="eastAsia" w:ascii="仿宋_GB2312" w:hAnsi="仿宋_GB2312" w:eastAsia="仿宋_GB2312" w:cs="仿宋_GB2312"/>
          <w:sz w:val="32"/>
          <w:szCs w:val="32"/>
          <w:lang w:val="en-US" w:eastAsia="zh-CN"/>
        </w:rPr>
        <w:t>2.本合同标准文本为政府采购货物买卖合同编制提供参考，可以结合采购项目具体情况，对文本作必要的调整修订后使用。</w:t>
      </w:r>
    </w:p>
    <w:p w14:paraId="0B5B70EA">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3.本合同标准文本各条款中，如涉及填写多家供应商、制造商，多种采购标的、分包主要内容等信息的，可根据采购项目具体情况添加信息项。</w:t>
      </w:r>
    </w:p>
    <w:p w14:paraId="249671B7">
      <w:pPr>
        <w:ind w:firstLine="880" w:firstLineChars="200"/>
        <w:jc w:val="both"/>
        <w:rPr>
          <w:rFonts w:eastAsia="黑体"/>
          <w:sz w:val="44"/>
          <w:szCs w:val="44"/>
        </w:rPr>
        <w:sectPr>
          <w:headerReference r:id="rId8" w:type="default"/>
          <w:footerReference r:id="rId9"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bookmarkEnd w:id="106"/>
    <w:p w14:paraId="1D1199A9">
      <w:pPr>
        <w:keepNext/>
        <w:keepLines/>
        <w:widowControl w:val="0"/>
        <w:adjustRightInd w:val="0"/>
        <w:snapToGrid w:val="0"/>
        <w:spacing w:beforeLines="0" w:line="400" w:lineRule="exact"/>
        <w:jc w:val="center"/>
        <w:outlineLvl w:val="1"/>
        <w:rPr>
          <w:rFonts w:hint="eastAsia" w:ascii="黑体" w:hAnsi="黑体" w:eastAsia="黑体" w:cs="Times New Roman"/>
          <w:b/>
          <w:bCs/>
          <w:kern w:val="2"/>
          <w:sz w:val="28"/>
          <w:szCs w:val="28"/>
          <w:lang w:val="en-US" w:eastAsia="zh-CN" w:bidi="ar-SA"/>
        </w:rPr>
      </w:pPr>
      <w:bookmarkStart w:id="107" w:name="_Toc22209"/>
    </w:p>
    <w:p w14:paraId="4BE3A508">
      <w:pPr>
        <w:keepNext/>
        <w:keepLines/>
        <w:widowControl w:val="0"/>
        <w:adjustRightInd w:val="0"/>
        <w:snapToGrid w:val="0"/>
        <w:spacing w:beforeLines="0" w:line="400" w:lineRule="exact"/>
        <w:jc w:val="center"/>
        <w:outlineLvl w:val="1"/>
        <w:rPr>
          <w:rFonts w:hint="eastAsia" w:ascii="黑体" w:hAnsi="华文中宋" w:eastAsia="黑体" w:cs="Times New Roman"/>
          <w:b w:val="0"/>
          <w:bCs w:val="0"/>
          <w:kern w:val="2"/>
          <w:sz w:val="28"/>
          <w:szCs w:val="28"/>
          <w:lang w:val="en-US" w:eastAsia="zh-CN" w:bidi="ar-SA"/>
        </w:rPr>
      </w:pPr>
      <w:r>
        <w:rPr>
          <w:rFonts w:hint="eastAsia" w:ascii="黑体" w:hAnsi="黑体" w:eastAsia="黑体" w:cs="Times New Roman"/>
          <w:b w:val="0"/>
          <w:bCs w:val="0"/>
          <w:kern w:val="2"/>
          <w:sz w:val="28"/>
          <w:szCs w:val="28"/>
          <w:lang w:val="en-US" w:eastAsia="zh-CN" w:bidi="ar-SA"/>
        </w:rPr>
        <w:t xml:space="preserve">第一节 </w:t>
      </w:r>
      <w:r>
        <w:rPr>
          <w:rFonts w:hint="eastAsia" w:ascii="黑体" w:hAnsi="华文中宋" w:eastAsia="黑体" w:cs="Times New Roman"/>
          <w:b w:val="0"/>
          <w:bCs w:val="0"/>
          <w:kern w:val="2"/>
          <w:sz w:val="28"/>
          <w:szCs w:val="28"/>
          <w:lang w:val="en-US" w:eastAsia="zh-CN" w:bidi="ar-SA"/>
        </w:rPr>
        <w:t>政府采购合同协议书</w:t>
      </w:r>
      <w:bookmarkEnd w:id="107"/>
    </w:p>
    <w:p w14:paraId="505E6ECE">
      <w:pPr>
        <w:keepNext/>
        <w:keepLines/>
        <w:widowControl w:val="0"/>
        <w:adjustRightInd w:val="0"/>
        <w:snapToGrid w:val="0"/>
        <w:spacing w:beforeLines="0" w:line="400" w:lineRule="exact"/>
        <w:jc w:val="center"/>
        <w:outlineLvl w:val="1"/>
        <w:rPr>
          <w:rFonts w:hint="eastAsia" w:ascii="黑体" w:hAnsi="华文中宋" w:eastAsia="黑体" w:cs="Times New Roman"/>
          <w:b w:val="0"/>
          <w:bCs w:val="0"/>
          <w:kern w:val="2"/>
          <w:sz w:val="28"/>
          <w:szCs w:val="28"/>
          <w:lang w:val="en-US" w:eastAsia="zh-CN" w:bidi="ar-SA"/>
        </w:rPr>
      </w:pPr>
    </w:p>
    <w:p w14:paraId="0E948C12">
      <w:pPr>
        <w:adjustRightInd w:val="0"/>
        <w:snapToGrid w:val="0"/>
        <w:spacing w:before="0" w:beforeLines="0" w:line="400" w:lineRule="exact"/>
        <w:rPr>
          <w:rFonts w:ascii="宋体" w:hAnsi="宋体" w:eastAsia="宋体"/>
          <w:szCs w:val="21"/>
        </w:rPr>
      </w:pPr>
      <w:r>
        <w:rPr>
          <w:rFonts w:hint="eastAsia" w:ascii="宋体" w:hAnsi="宋体" w:eastAsia="宋体"/>
          <w:szCs w:val="21"/>
        </w:rPr>
        <w:t>甲方（全称）：</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r>
        <w:rPr>
          <w:rFonts w:hint="eastAsia" w:ascii="宋体" w:hAnsi="宋体" w:eastAsia="宋体"/>
          <w:szCs w:val="21"/>
        </w:rPr>
        <w:t>（采购人</w:t>
      </w:r>
      <w:r>
        <w:rPr>
          <w:rFonts w:hint="eastAsia" w:ascii="宋体" w:hAnsi="宋体" w:eastAsia="宋体"/>
          <w:szCs w:val="21"/>
          <w:lang w:eastAsia="zh-CN"/>
        </w:rPr>
        <w:t>、受采购人委托签订合同的单位</w:t>
      </w:r>
      <w:r>
        <w:rPr>
          <w:rFonts w:hint="eastAsia" w:ascii="宋体" w:hAnsi="宋体" w:eastAsia="宋体"/>
          <w:szCs w:val="21"/>
        </w:rPr>
        <w:t>或采购</w:t>
      </w:r>
      <w:r>
        <w:rPr>
          <w:rFonts w:hint="eastAsia" w:ascii="宋体" w:hAnsi="宋体" w:eastAsia="宋体"/>
          <w:szCs w:val="21"/>
          <w:lang w:val="en-US" w:eastAsia="zh-CN"/>
        </w:rPr>
        <w:tab/>
      </w:r>
      <w:r>
        <w:rPr>
          <w:rFonts w:hint="eastAsia" w:ascii="宋体" w:hAnsi="宋体" w:eastAsia="宋体"/>
          <w:szCs w:val="21"/>
          <w:lang w:val="en-US" w:eastAsia="zh-CN"/>
        </w:rPr>
        <w:t xml:space="preserve">                                   </w:t>
      </w:r>
      <w:r>
        <w:rPr>
          <w:rFonts w:hint="eastAsia" w:ascii="宋体" w:hAnsi="宋体" w:eastAsia="宋体"/>
          <w:szCs w:val="21"/>
        </w:rPr>
        <w:t>文件约定的合同甲方）</w:t>
      </w:r>
    </w:p>
    <w:p w14:paraId="25DA44B8">
      <w:pPr>
        <w:adjustRightInd w:val="0"/>
        <w:snapToGrid w:val="0"/>
        <w:spacing w:before="0" w:beforeLines="0" w:line="400" w:lineRule="exact"/>
        <w:rPr>
          <w:rFonts w:ascii="宋体" w:hAnsi="宋体" w:eastAsia="宋体"/>
          <w:szCs w:val="21"/>
        </w:rPr>
      </w:pPr>
      <w:r>
        <w:rPr>
          <w:rFonts w:hint="eastAsia" w:ascii="宋体" w:hAnsi="宋体" w:eastAsia="宋体"/>
          <w:szCs w:val="21"/>
        </w:rPr>
        <w:t>乙方</w:t>
      </w:r>
      <w:r>
        <w:rPr>
          <w:rFonts w:hint="eastAsia" w:ascii="宋体" w:hAnsi="宋体" w:eastAsia="宋体"/>
          <w:szCs w:val="21"/>
          <w:lang w:val="en-US" w:eastAsia="zh-CN"/>
        </w:rPr>
        <w:t>1</w:t>
      </w:r>
      <w:r>
        <w:rPr>
          <w:rFonts w:hint="eastAsia" w:ascii="宋体" w:hAnsi="宋体" w:eastAsia="宋体"/>
          <w:szCs w:val="21"/>
        </w:rPr>
        <w:t>（全称）：</w:t>
      </w:r>
      <w:r>
        <w:rPr>
          <w:rFonts w:hint="eastAsia" w:ascii="宋体" w:hAnsi="宋体" w:eastAsia="宋体"/>
          <w:szCs w:val="21"/>
          <w:u w:val="single"/>
        </w:rPr>
        <w:t xml:space="preserve">                       </w:t>
      </w:r>
      <w:r>
        <w:rPr>
          <w:rFonts w:hint="eastAsia" w:ascii="宋体" w:hAnsi="宋体" w:eastAsia="宋体"/>
          <w:szCs w:val="21"/>
        </w:rPr>
        <w:t>（供应商）</w:t>
      </w:r>
    </w:p>
    <w:p w14:paraId="66596D18">
      <w:pPr>
        <w:adjustRightInd w:val="0"/>
        <w:snapToGrid w:val="0"/>
        <w:spacing w:before="0" w:beforeLines="0" w:line="400" w:lineRule="exact"/>
        <w:rPr>
          <w:rFonts w:hint="eastAsia" w:ascii="宋体" w:hAnsi="宋体" w:eastAsia="宋体"/>
          <w:szCs w:val="21"/>
        </w:rPr>
      </w:pPr>
      <w:r>
        <w:rPr>
          <w:rFonts w:hint="eastAsia" w:ascii="宋体" w:hAnsi="宋体" w:eastAsia="宋体"/>
          <w:szCs w:val="21"/>
        </w:rPr>
        <w:t>乙方2（全称）：</w:t>
      </w:r>
      <w:r>
        <w:rPr>
          <w:rFonts w:hint="eastAsia" w:ascii="宋体" w:hAnsi="宋体" w:eastAsia="宋体"/>
          <w:szCs w:val="21"/>
          <w:u w:val="single"/>
        </w:rPr>
        <w:t xml:space="preserve">                        </w:t>
      </w:r>
      <w:r>
        <w:rPr>
          <w:rFonts w:hint="eastAsia" w:ascii="宋体" w:hAnsi="宋体" w:eastAsia="宋体"/>
          <w:szCs w:val="21"/>
        </w:rPr>
        <w:t>（联合体成员供应商或其他合同主体）（如有）</w:t>
      </w:r>
    </w:p>
    <w:p w14:paraId="32674635">
      <w:pPr>
        <w:adjustRightInd w:val="0"/>
        <w:snapToGrid w:val="0"/>
        <w:spacing w:before="0" w:beforeLines="0" w:line="400" w:lineRule="exact"/>
        <w:rPr>
          <w:rFonts w:hint="eastAsia" w:ascii="宋体" w:hAnsi="宋体" w:eastAsia="宋体"/>
          <w:szCs w:val="21"/>
        </w:rPr>
      </w:pPr>
      <w:r>
        <w:rPr>
          <w:rFonts w:hint="eastAsia" w:eastAsia="宋体"/>
          <w:lang w:eastAsia="zh-CN"/>
        </w:rPr>
        <w:t>乙方</w:t>
      </w:r>
      <w:r>
        <w:rPr>
          <w:rFonts w:hint="eastAsia" w:ascii="宋体" w:hAnsi="宋体" w:eastAsia="宋体"/>
          <w:szCs w:val="21"/>
          <w:lang w:val="en-US" w:eastAsia="zh-CN"/>
        </w:rPr>
        <w:t>3</w:t>
      </w:r>
      <w:r>
        <w:rPr>
          <w:rFonts w:hint="eastAsia" w:eastAsia="宋体"/>
          <w:lang w:val="en-US" w:eastAsia="zh-CN"/>
        </w:rPr>
        <w:t>（全称）</w:t>
      </w:r>
      <w:r>
        <w:rPr>
          <w:rFonts w:hint="eastAsia" w:ascii="宋体" w:hAnsi="宋体" w:eastAsia="宋体"/>
          <w:szCs w:val="21"/>
          <w:u w:val="single"/>
        </w:rPr>
        <w:t xml:space="preserve">                          </w:t>
      </w:r>
      <w:r>
        <w:rPr>
          <w:rFonts w:hint="eastAsia" w:ascii="宋体" w:hAnsi="宋体" w:eastAsia="宋体"/>
          <w:szCs w:val="21"/>
        </w:rPr>
        <w:t>（联合体成员供应商或其他合同主体）（如有）</w:t>
      </w:r>
    </w:p>
    <w:p w14:paraId="6ABBC498">
      <w:pPr>
        <w:spacing w:beforeLines="0" w:line="400" w:lineRule="exact"/>
        <w:rPr>
          <w:rFonts w:hint="default" w:eastAsia="宋体"/>
          <w:lang w:val="en-US" w:eastAsia="zh-CN"/>
        </w:rPr>
      </w:pPr>
    </w:p>
    <w:p w14:paraId="32A6901B">
      <w:pPr>
        <w:widowControl w:val="0"/>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依据《中华人民共和国民法典》《中华人民共和国政府采购法》《深圳经济特区政府采购条例》等有关的法律法规，以及</w:t>
      </w:r>
      <w:r>
        <w:rPr>
          <w:rFonts w:hint="eastAsia" w:ascii="宋体" w:hAnsi="宋体" w:eastAsia="宋体" w:cs="Times New Roman"/>
          <w:i w:val="0"/>
          <w:iCs w:val="0"/>
          <w:kern w:val="2"/>
          <w:sz w:val="21"/>
          <w:szCs w:val="21"/>
          <w:u w:val="none"/>
          <w:lang w:val="en-US" w:eastAsia="zh-CN" w:bidi="ar-SA"/>
        </w:rPr>
        <w:t>本采购项目</w:t>
      </w:r>
      <w:r>
        <w:rPr>
          <w:rFonts w:hint="eastAsia" w:ascii="宋体" w:hAnsi="宋体" w:eastAsia="宋体" w:cs="Times New Roman"/>
          <w:kern w:val="2"/>
          <w:sz w:val="21"/>
          <w:szCs w:val="21"/>
          <w:lang w:val="en-US" w:eastAsia="zh-CN" w:bidi="ar-SA"/>
        </w:rPr>
        <w:t xml:space="preserve">的招标文件等采购文件、乙方的《投标（响应）文件》及《中标（成交）通知书》，甲乙双方同意签订本合同。具体情况及要求如下：     </w:t>
      </w:r>
    </w:p>
    <w:p w14:paraId="7355B8ED">
      <w:pPr>
        <w:numPr>
          <w:ilvl w:val="0"/>
          <w:numId w:val="11"/>
        </w:numPr>
        <w:adjustRightInd w:val="0"/>
        <w:snapToGrid w:val="0"/>
        <w:spacing w:before="0" w:beforeLines="0" w:line="400" w:lineRule="exact"/>
        <w:ind w:firstLine="422" w:firstLineChars="200"/>
        <w:rPr>
          <w:rFonts w:ascii="宋体" w:hAnsi="宋体" w:eastAsia="宋体"/>
          <w:b/>
          <w:szCs w:val="21"/>
        </w:rPr>
      </w:pPr>
      <w:r>
        <w:rPr>
          <w:rFonts w:hint="eastAsia" w:ascii="宋体" w:hAnsi="宋体" w:eastAsia="宋体"/>
          <w:b/>
          <w:szCs w:val="21"/>
        </w:rPr>
        <w:t>项目信息</w:t>
      </w:r>
    </w:p>
    <w:p w14:paraId="54A2A603">
      <w:pPr>
        <w:widowControl w:val="0"/>
        <w:numPr>
          <w:ilvl w:val="0"/>
          <w:numId w:val="12"/>
        </w:numPr>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u w:val="single"/>
          <w:lang w:val="en-US" w:eastAsia="zh-CN" w:bidi="ar-SA"/>
        </w:rPr>
      </w:pPr>
      <w:r>
        <w:rPr>
          <w:rFonts w:hint="eastAsia" w:ascii="宋体" w:hAnsi="宋体" w:eastAsia="宋体" w:cs="Times New Roman"/>
          <w:kern w:val="2"/>
          <w:sz w:val="21"/>
          <w:szCs w:val="21"/>
          <w:lang w:val="en-US" w:eastAsia="zh-CN" w:bidi="ar-SA"/>
        </w:rPr>
        <w:t>采购项目名称：</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p>
    <w:p w14:paraId="43998F79">
      <w:pPr>
        <w:widowControl w:val="0"/>
        <w:numPr>
          <w:ilvl w:val="-1"/>
          <w:numId w:val="0"/>
        </w:numPr>
        <w:tabs>
          <w:tab w:val="left" w:pos="999"/>
        </w:tabs>
        <w:adjustRightInd w:val="0"/>
        <w:snapToGrid w:val="0"/>
        <w:spacing w:before="0" w:beforeLines="0" w:after="0" w:line="400" w:lineRule="exact"/>
        <w:ind w:left="0" w:leftChars="0" w:firstLine="0" w:firstLineChars="0"/>
        <w:jc w:val="both"/>
        <w:rPr>
          <w:rFonts w:hint="default" w:ascii="宋体" w:hAnsi="宋体" w:eastAsia="宋体" w:cs="Times New Roman"/>
          <w:kern w:val="2"/>
          <w:sz w:val="21"/>
          <w:szCs w:val="21"/>
          <w:u w:val="none"/>
          <w:lang w:val="en-US" w:eastAsia="zh-CN" w:bidi="ar-SA"/>
        </w:rPr>
      </w:pPr>
      <w:r>
        <w:rPr>
          <w:rFonts w:hint="eastAsia" w:ascii="宋体" w:hAnsi="宋体" w:eastAsia="宋体" w:cs="Times New Roman"/>
          <w:kern w:val="2"/>
          <w:sz w:val="21"/>
          <w:szCs w:val="21"/>
          <w:u w:val="none"/>
          <w:lang w:val="en-US" w:eastAsia="zh-CN" w:bidi="ar-SA"/>
        </w:rPr>
        <w:t xml:space="preserve">         采购项目编号：</w:t>
      </w:r>
      <w:r>
        <w:rPr>
          <w:rFonts w:ascii="宋体" w:hAnsi="宋体" w:eastAsia="宋体" w:cs="Times New Roman"/>
          <w:kern w:val="2"/>
          <w:sz w:val="21"/>
          <w:szCs w:val="21"/>
          <w:u w:val="single"/>
          <w:lang w:val="en-US" w:eastAsia="zh-CN" w:bidi="ar-SA"/>
        </w:rPr>
        <w:t xml:space="preserve">                                          </w:t>
      </w:r>
    </w:p>
    <w:p w14:paraId="5548E41C">
      <w:pPr>
        <w:widowControl w:val="0"/>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（2）采购计划编号：</w:t>
      </w:r>
      <w:r>
        <w:rPr>
          <w:rFonts w:ascii="宋体" w:hAnsi="宋体" w:eastAsia="宋体" w:cs="Times New Roman"/>
          <w:kern w:val="2"/>
          <w:sz w:val="21"/>
          <w:szCs w:val="21"/>
          <w:u w:val="single"/>
          <w:lang w:val="en-US" w:eastAsia="zh-CN" w:bidi="ar-SA"/>
        </w:rPr>
        <w:t xml:space="preserve">                     </w:t>
      </w:r>
      <w:r>
        <w:rPr>
          <w:rFonts w:hint="eastAsia" w:ascii="宋体" w:hAnsi="宋体" w:eastAsia="宋体" w:cs="Times New Roman"/>
          <w:kern w:val="2"/>
          <w:sz w:val="21"/>
          <w:szCs w:val="21"/>
          <w:u w:val="single"/>
          <w:lang w:val="en-US" w:eastAsia="zh-CN" w:bidi="ar-SA"/>
        </w:rPr>
        <w:t xml:space="preserve">                </w:t>
      </w:r>
      <w:r>
        <w:rPr>
          <w:rFonts w:ascii="宋体" w:hAnsi="宋体" w:eastAsia="宋体" w:cs="Times New Roman"/>
          <w:kern w:val="2"/>
          <w:sz w:val="21"/>
          <w:szCs w:val="21"/>
          <w:u w:val="single"/>
          <w:lang w:val="en-US" w:eastAsia="zh-CN" w:bidi="ar-SA"/>
        </w:rPr>
        <w:t xml:space="preserve">     </w:t>
      </w:r>
      <w:r>
        <w:rPr>
          <w:rFonts w:ascii="宋体" w:hAnsi="宋体" w:eastAsia="宋体" w:cs="Times New Roman"/>
          <w:kern w:val="2"/>
          <w:sz w:val="21"/>
          <w:szCs w:val="21"/>
          <w:lang w:val="en-US" w:eastAsia="zh-CN" w:bidi="ar-SA"/>
        </w:rPr>
        <w:t xml:space="preserve"> </w:t>
      </w:r>
    </w:p>
    <w:p w14:paraId="42241364">
      <w:pPr>
        <w:adjustRightInd w:val="0"/>
        <w:snapToGrid w:val="0"/>
        <w:spacing w:before="0" w:beforeLines="0" w:line="400" w:lineRule="exact"/>
        <w:ind w:firstLine="420" w:firstLineChars="200"/>
        <w:rPr>
          <w:rFonts w:hint="eastAsia" w:ascii="宋体" w:hAnsi="宋体" w:eastAsia="宋体"/>
          <w:szCs w:val="21"/>
        </w:rPr>
      </w:pPr>
      <w:r>
        <w:rPr>
          <w:rFonts w:hint="eastAsia" w:ascii="宋体" w:hAnsi="宋体" w:eastAsia="宋体"/>
          <w:szCs w:val="21"/>
        </w:rPr>
        <w:t>（3）项目内容：</w:t>
      </w:r>
    </w:p>
    <w:p w14:paraId="6669406A">
      <w:pPr>
        <w:adjustRightInd w:val="0"/>
        <w:snapToGrid w:val="0"/>
        <w:spacing w:before="0" w:beforeLines="0" w:line="400" w:lineRule="exact"/>
        <w:ind w:firstLine="420" w:firstLineChars="200"/>
        <w:rPr>
          <w:rFonts w:hint="eastAsia" w:ascii="宋体" w:hAnsi="宋体" w:eastAsia="宋体"/>
          <w:szCs w:val="21"/>
          <w:lang w:val="en-US" w:eastAsia="zh-CN"/>
        </w:rPr>
      </w:pPr>
      <w:r>
        <w:rPr>
          <w:rFonts w:hint="eastAsia" w:ascii="宋体" w:hAnsi="宋体" w:eastAsia="宋体"/>
          <w:szCs w:val="21"/>
          <w:lang w:val="en-US" w:eastAsia="zh-CN"/>
        </w:rPr>
        <w:t xml:space="preserve">     </w:t>
      </w:r>
      <w:r>
        <w:rPr>
          <w:rFonts w:hint="eastAsia" w:ascii="宋体" w:hAnsi="宋体" w:eastAsia="宋体"/>
          <w:szCs w:val="21"/>
          <w:lang w:eastAsia="zh-CN"/>
        </w:rPr>
        <w:t>采购标的及数量</w:t>
      </w:r>
      <w:r>
        <w:rPr>
          <w:rFonts w:hint="eastAsia" w:ascii="宋体" w:hAnsi="宋体" w:eastAsia="宋体"/>
          <w:szCs w:val="21"/>
          <w:lang w:val="en-US" w:eastAsia="zh-CN"/>
        </w:rPr>
        <w:t>（台/套</w:t>
      </w:r>
      <w:r>
        <w:rPr>
          <w:rFonts w:hint="default" w:ascii="宋体" w:hAnsi="宋体" w:eastAsia="宋体"/>
          <w:szCs w:val="21"/>
          <w:lang w:val="en" w:eastAsia="zh-CN"/>
        </w:rPr>
        <w:t>/</w:t>
      </w:r>
      <w:r>
        <w:rPr>
          <w:rFonts w:hint="eastAsia" w:ascii="宋体" w:hAnsi="宋体" w:eastAsia="宋体"/>
          <w:szCs w:val="21"/>
          <w:lang w:val="en" w:eastAsia="zh-CN"/>
        </w:rPr>
        <w:t>个</w:t>
      </w:r>
      <w:r>
        <w:rPr>
          <w:rFonts w:hint="default" w:ascii="宋体" w:hAnsi="宋体" w:eastAsia="宋体"/>
          <w:szCs w:val="21"/>
          <w:lang w:val="en" w:eastAsia="zh-CN"/>
        </w:rPr>
        <w:t>/</w:t>
      </w:r>
      <w:r>
        <w:rPr>
          <w:rFonts w:hint="eastAsia" w:ascii="宋体" w:hAnsi="宋体" w:eastAsia="宋体"/>
          <w:szCs w:val="21"/>
          <w:lang w:val="en" w:eastAsia="zh-CN"/>
        </w:rPr>
        <w:t>架</w:t>
      </w:r>
      <w:r>
        <w:rPr>
          <w:rFonts w:hint="default" w:ascii="宋体" w:hAnsi="宋体" w:eastAsia="宋体"/>
          <w:szCs w:val="21"/>
          <w:lang w:val="en" w:eastAsia="zh-CN"/>
        </w:rPr>
        <w:t>/</w:t>
      </w:r>
      <w:r>
        <w:rPr>
          <w:rFonts w:hint="eastAsia" w:ascii="宋体" w:hAnsi="宋体" w:eastAsia="宋体"/>
          <w:szCs w:val="21"/>
          <w:lang w:val="en" w:eastAsia="zh-CN"/>
        </w:rPr>
        <w:t>组等</w:t>
      </w:r>
      <w:r>
        <w:rPr>
          <w:rFonts w:hint="eastAsia" w:ascii="宋体" w:hAnsi="宋体" w:eastAsia="宋体"/>
          <w:szCs w:val="21"/>
          <w:lang w:val="en-US" w:eastAsia="zh-CN"/>
        </w:rPr>
        <w:t>）</w:t>
      </w:r>
      <w:r>
        <w:rPr>
          <w:rFonts w:hint="eastAsia" w:ascii="宋体" w:hAnsi="宋体" w:eastAsia="宋体"/>
          <w:szCs w:val="21"/>
          <w:lang w:eastAsia="zh-CN"/>
        </w:rPr>
        <w:t>：</w:t>
      </w:r>
      <w:r>
        <w:rPr>
          <w:rFonts w:hint="eastAsia" w:ascii="宋体" w:hAnsi="宋体" w:eastAsia="宋体"/>
          <w:szCs w:val="21"/>
          <w:u w:val="single"/>
          <w:lang w:val="en-US" w:eastAsia="zh-CN"/>
        </w:rPr>
        <w:t xml:space="preserve">                       </w:t>
      </w:r>
      <w:r>
        <w:rPr>
          <w:rFonts w:hint="eastAsia" w:ascii="宋体" w:hAnsi="宋体" w:eastAsia="宋体"/>
          <w:szCs w:val="21"/>
          <w:u w:val="none"/>
          <w:lang w:val="en-US" w:eastAsia="zh-CN"/>
        </w:rPr>
        <w:t xml:space="preserve">            </w:t>
      </w:r>
      <w:r>
        <w:rPr>
          <w:rFonts w:hint="eastAsia" w:ascii="宋体" w:hAnsi="宋体" w:eastAsia="宋体"/>
          <w:szCs w:val="21"/>
          <w:u w:val="single"/>
          <w:lang w:val="en-US" w:eastAsia="zh-CN"/>
        </w:rPr>
        <w:t xml:space="preserve">                  </w:t>
      </w:r>
      <w:r>
        <w:rPr>
          <w:rFonts w:hint="eastAsia" w:ascii="宋体" w:hAnsi="宋体" w:eastAsia="宋体"/>
          <w:szCs w:val="21"/>
          <w:lang w:val="en-US" w:eastAsia="zh-CN"/>
        </w:rPr>
        <w:t xml:space="preserve"> </w:t>
      </w:r>
    </w:p>
    <w:p w14:paraId="3CDB8E42">
      <w:pPr>
        <w:numPr>
          <w:ilvl w:val="-1"/>
          <w:numId w:val="0"/>
        </w:numPr>
        <w:adjustRightInd w:val="0"/>
        <w:snapToGrid w:val="0"/>
        <w:spacing w:before="0" w:beforeLines="0" w:line="400" w:lineRule="exact"/>
        <w:ind w:firstLine="420" w:firstLineChars="200"/>
        <w:rPr>
          <w:rFonts w:hint="default" w:ascii="宋体" w:hAnsi="宋体" w:eastAsia="宋体" w:cs="宋体"/>
          <w:szCs w:val="21"/>
          <w:lang w:val="en" w:eastAsia="zh-CN"/>
        </w:rPr>
      </w:pPr>
      <w:r>
        <w:rPr>
          <w:rFonts w:hint="eastAsia" w:ascii="宋体" w:hAnsi="宋体" w:eastAsia="宋体"/>
          <w:szCs w:val="21"/>
          <w:highlight w:val="none"/>
          <w:u w:val="none"/>
          <w:lang w:val="en-US" w:eastAsia="zh-CN"/>
        </w:rPr>
        <w:t xml:space="preserve">     </w:t>
      </w:r>
      <w:r>
        <w:rPr>
          <w:rFonts w:hint="eastAsia" w:ascii="宋体" w:hAnsi="宋体" w:eastAsia="宋体" w:cs="宋体"/>
          <w:szCs w:val="21"/>
          <w:lang w:val="en-US" w:eastAsia="zh-CN"/>
        </w:rPr>
        <w:t>品牌：</w:t>
      </w:r>
      <w:r>
        <w:rPr>
          <w:rFonts w:hint="eastAsia" w:ascii="宋体" w:hAnsi="宋体" w:eastAsia="宋体" w:cs="宋体"/>
          <w:szCs w:val="21"/>
          <w:u w:val="single"/>
          <w:lang w:val="en-US" w:eastAsia="zh-CN"/>
        </w:rPr>
        <w:t xml:space="preserve">      </w:t>
      </w:r>
      <w:r>
        <w:rPr>
          <w:rFonts w:hint="default"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default"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default" w:ascii="宋体" w:hAnsi="宋体" w:eastAsia="宋体" w:cs="宋体"/>
          <w:szCs w:val="21"/>
          <w:u w:val="none"/>
          <w:lang w:val="en" w:eastAsia="zh-CN"/>
        </w:rPr>
        <w:t xml:space="preserve">     </w:t>
      </w:r>
      <w:r>
        <w:rPr>
          <w:rFonts w:hint="eastAsia" w:ascii="宋体" w:hAnsi="宋体" w:eastAsia="宋体" w:cs="宋体"/>
          <w:szCs w:val="21"/>
          <w:lang w:val="en-US" w:eastAsia="zh-CN"/>
        </w:rPr>
        <w:t>规格型号：</w:t>
      </w:r>
      <w:r>
        <w:rPr>
          <w:rFonts w:hint="eastAsia" w:ascii="宋体" w:hAnsi="宋体" w:eastAsia="宋体" w:cs="宋体"/>
          <w:szCs w:val="21"/>
          <w:u w:val="single"/>
          <w:lang w:val="en-US" w:eastAsia="zh-CN"/>
        </w:rPr>
        <w:t xml:space="preserve">   </w:t>
      </w:r>
      <w:r>
        <w:rPr>
          <w:rFonts w:hint="default"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default" w:ascii="宋体" w:hAnsi="宋体" w:eastAsia="宋体" w:cs="宋体"/>
          <w:szCs w:val="21"/>
          <w:u w:val="single"/>
          <w:lang w:val="en" w:eastAsia="zh-CN"/>
        </w:rPr>
        <w:t xml:space="preserve">   </w:t>
      </w:r>
    </w:p>
    <w:p w14:paraId="328D350C">
      <w:pPr>
        <w:adjustRightInd w:val="0"/>
        <w:snapToGrid w:val="0"/>
        <w:spacing w:before="0" w:beforeLines="0" w:line="400" w:lineRule="exact"/>
        <w:ind w:firstLine="945" w:firstLineChars="450"/>
        <w:rPr>
          <w:rFonts w:ascii="宋体" w:hAnsi="宋体" w:eastAsia="宋体"/>
          <w:szCs w:val="21"/>
          <w:highlight w:val="none"/>
          <w:u w:val="single"/>
        </w:rPr>
      </w:pPr>
      <w:r>
        <w:rPr>
          <w:rFonts w:hint="eastAsia" w:ascii="宋体" w:hAnsi="宋体" w:eastAsia="宋体"/>
          <w:szCs w:val="21"/>
          <w:highlight w:val="none"/>
          <w:u w:val="none"/>
          <w:lang w:val="en-US" w:eastAsia="zh-CN"/>
        </w:rPr>
        <w:t>采购标的的技术要求、商务要求具体见附件。</w:t>
      </w:r>
    </w:p>
    <w:p w14:paraId="7A38E977">
      <w:pPr>
        <w:numPr>
          <w:ilvl w:val="-1"/>
          <w:numId w:val="0"/>
        </w:numPr>
        <w:adjustRightInd w:val="0"/>
        <w:snapToGrid w:val="0"/>
        <w:spacing w:before="0" w:beforeLines="0" w:line="400" w:lineRule="exact"/>
        <w:ind w:firstLine="945" w:firstLineChars="450"/>
        <w:rPr>
          <w:rFonts w:hint="eastAsia" w:ascii="宋体" w:hAnsi="宋体" w:eastAsia="宋体" w:cs="宋体"/>
          <w:szCs w:val="21"/>
          <w:lang w:val="en-US" w:eastAsia="zh-CN"/>
        </w:rPr>
      </w:pPr>
      <w:r>
        <w:rPr>
          <w:rFonts w:hint="eastAsia" w:ascii="汉仪书宋二S" w:hAnsi="汉仪书宋二S" w:eastAsia="汉仪书宋二S" w:cs="汉仪书宋二S"/>
          <w:szCs w:val="21"/>
          <w:lang w:val="en-US" w:eastAsia="zh-CN"/>
        </w:rPr>
        <w:t>①</w:t>
      </w:r>
      <w:r>
        <w:rPr>
          <w:rFonts w:hint="eastAsia" w:ascii="宋体" w:hAnsi="宋体" w:eastAsia="宋体" w:cs="宋体"/>
          <w:szCs w:val="21"/>
          <w:lang w:val="en-US" w:eastAsia="zh-CN"/>
        </w:rPr>
        <w:t>涉及信息类产品，请填写该产品关键部件的品牌、型号：</w:t>
      </w:r>
    </w:p>
    <w:p w14:paraId="3F7945AF">
      <w:pPr>
        <w:numPr>
          <w:ilvl w:val="-1"/>
          <w:numId w:val="0"/>
        </w:numPr>
        <w:adjustRightInd w:val="0"/>
        <w:snapToGrid w:val="0"/>
        <w:spacing w:before="0" w:beforeLines="0" w:line="400" w:lineRule="exact"/>
        <w:ind w:firstLine="420" w:firstLineChars="200"/>
        <w:rPr>
          <w:rFonts w:hint="eastAsia" w:ascii="宋体" w:hAnsi="宋体" w:eastAsia="宋体" w:cs="宋体"/>
          <w:kern w:val="0"/>
          <w:szCs w:val="21"/>
          <w:u w:val="single"/>
          <w:lang w:val="en-US" w:eastAsia="zh-CN"/>
        </w:rPr>
      </w:pPr>
      <w:r>
        <w:rPr>
          <w:rFonts w:hint="eastAsia" w:ascii="宋体" w:hAnsi="宋体" w:eastAsia="宋体" w:cs="宋体"/>
          <w:szCs w:val="21"/>
          <w:lang w:val="en-US" w:eastAsia="zh-CN"/>
        </w:rPr>
        <w:t xml:space="preserve">     标的名称：</w:t>
      </w:r>
      <w:r>
        <w:rPr>
          <w:rFonts w:hint="eastAsia" w:ascii="宋体" w:hAnsi="宋体" w:eastAsia="宋体" w:cs="宋体"/>
          <w:kern w:val="0"/>
          <w:szCs w:val="21"/>
          <w:u w:val="single"/>
          <w:lang w:val="en-US" w:eastAsia="zh-CN"/>
        </w:rPr>
        <w:t xml:space="preserve">      </w:t>
      </w:r>
      <w:r>
        <w:rPr>
          <w:rFonts w:hint="default" w:ascii="宋体" w:hAnsi="宋体" w:eastAsia="宋体" w:cs="宋体"/>
          <w:kern w:val="0"/>
          <w:szCs w:val="21"/>
          <w:u w:val="single"/>
          <w:lang w:val="en" w:eastAsia="zh-CN"/>
        </w:rPr>
        <w:t xml:space="preserve">               </w:t>
      </w:r>
      <w:r>
        <w:rPr>
          <w:rFonts w:hint="eastAsia" w:ascii="宋体" w:hAnsi="宋体" w:eastAsia="宋体" w:cs="宋体"/>
          <w:kern w:val="0"/>
          <w:szCs w:val="21"/>
          <w:u w:val="single"/>
          <w:lang w:val="en-US" w:eastAsia="zh-CN"/>
        </w:rPr>
        <w:t xml:space="preserve">    </w:t>
      </w:r>
    </w:p>
    <w:p w14:paraId="31BB7389">
      <w:pPr>
        <w:numPr>
          <w:ilvl w:val="-1"/>
          <w:numId w:val="0"/>
        </w:numPr>
        <w:adjustRightInd w:val="0"/>
        <w:snapToGrid w:val="0"/>
        <w:spacing w:before="0" w:beforeLines="0" w:line="400" w:lineRule="exact"/>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关键部件：</w:t>
      </w:r>
      <w:r>
        <w:rPr>
          <w:rFonts w:hint="eastAsia" w:ascii="宋体" w:hAnsi="宋体" w:eastAsia="宋体" w:cs="宋体"/>
          <w:kern w:val="0"/>
          <w:szCs w:val="21"/>
          <w:u w:val="single"/>
          <w:lang w:val="en-US" w:eastAsia="zh-CN"/>
        </w:rPr>
        <w:t xml:space="preserve">          </w:t>
      </w:r>
      <w:r>
        <w:rPr>
          <w:rFonts w:hint="eastAsia" w:ascii="宋体" w:hAnsi="宋体" w:eastAsia="宋体" w:cs="宋体"/>
          <w:kern w:val="0"/>
          <w:szCs w:val="21"/>
          <w:u w:val="none"/>
          <w:lang w:val="en-US" w:eastAsia="zh-CN"/>
        </w:rPr>
        <w:t xml:space="preserve"> </w:t>
      </w:r>
      <w:r>
        <w:rPr>
          <w:rFonts w:hint="eastAsia" w:ascii="宋体" w:hAnsi="宋体" w:eastAsia="宋体" w:cs="宋体"/>
          <w:szCs w:val="21"/>
          <w:lang w:val="en-US" w:eastAsia="zh-CN"/>
        </w:rPr>
        <w:t>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w:t>
      </w:r>
      <w:r>
        <w:rPr>
          <w:rFonts w:hint="eastAsia" w:ascii="宋体" w:hAnsi="宋体" w:eastAsia="宋体" w:cs="宋体"/>
          <w:szCs w:val="21"/>
          <w:lang w:val="en-US" w:eastAsia="zh-CN"/>
        </w:rPr>
        <w:t>型号：</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w:t>
      </w:r>
    </w:p>
    <w:p w14:paraId="1A0DA32C">
      <w:pPr>
        <w:autoSpaceDE w:val="0"/>
        <w:autoSpaceDN w:val="0"/>
        <w:adjustRightInd w:val="0"/>
        <w:spacing w:beforeLines="0"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宋体" w:hAnsi="宋体" w:eastAsia="宋体" w:cs="宋体"/>
          <w:kern w:val="2"/>
          <w:sz w:val="21"/>
          <w:szCs w:val="21"/>
          <w:lang w:val="en-US" w:eastAsia="zh-CN" w:bidi="ar-SA"/>
        </w:rPr>
        <w:t>关键部件</w:t>
      </w:r>
      <w:r>
        <w:rPr>
          <w:rFonts w:hint="eastAsia" w:ascii="宋体" w:hAnsi="宋体" w:eastAsia="宋体" w:cs="宋体"/>
          <w:sz w:val="21"/>
          <w:szCs w:val="21"/>
          <w:lang w:val="en-US" w:eastAsia="zh-CN" w:bidi="ar-SA"/>
        </w:rPr>
        <w:t>：</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品牌：</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型号：</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w:t>
      </w:r>
    </w:p>
    <w:p w14:paraId="13FDBEE2">
      <w:pPr>
        <w:autoSpaceDE w:val="0"/>
        <w:autoSpaceDN w:val="0"/>
        <w:adjustRightInd w:val="0"/>
        <w:spacing w:beforeLines="0"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关键部件：</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品牌：</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型号：</w:t>
      </w:r>
      <w:r>
        <w:rPr>
          <w:rFonts w:hint="eastAsia" w:ascii="宋体" w:hAnsi="宋体" w:eastAsia="宋体" w:cs="宋体"/>
          <w:sz w:val="21"/>
          <w:szCs w:val="21"/>
          <w:u w:val="single"/>
          <w:lang w:val="en-US" w:eastAsia="zh-CN" w:bidi="ar-SA"/>
        </w:rPr>
        <w:t xml:space="preserve">       </w:t>
      </w:r>
    </w:p>
    <w:p w14:paraId="0C4F6308">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14:paraId="1D12B2CA">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汉仪书宋二S" w:hAnsi="汉仪书宋二S" w:eastAsia="汉仪书宋二S" w:cs="汉仪书宋二S"/>
          <w:sz w:val="21"/>
          <w:szCs w:val="21"/>
          <w:lang w:val="en-US" w:eastAsia="zh-CN" w:bidi="ar-SA"/>
        </w:rPr>
        <w:t>②</w:t>
      </w:r>
      <w:r>
        <w:rPr>
          <w:rFonts w:hint="eastAsia" w:ascii="宋体" w:hAnsi="宋体" w:eastAsia="宋体" w:cs="宋体"/>
          <w:sz w:val="21"/>
          <w:szCs w:val="21"/>
          <w:lang w:val="en-US" w:eastAsia="zh-CN" w:bidi="ar-SA"/>
        </w:rPr>
        <w:t>涉及车辆采购，请填写是否属于新能源汽车：</w:t>
      </w:r>
    </w:p>
    <w:p w14:paraId="1DE28962">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iCs w:val="0"/>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是，《政府采购品目分类目录》底级品目名称</w:t>
      </w:r>
      <w:r>
        <w:rPr>
          <w:rFonts w:hint="eastAsia" w:ascii="宋体" w:hAnsi="宋体" w:eastAsia="宋体" w:cs="宋体"/>
          <w:sz w:val="21"/>
          <w:szCs w:val="21"/>
          <w:lang w:val="en-US" w:eastAsia="zh-CN" w:bidi="ar-SA"/>
        </w:rPr>
        <w:t>：</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数量：</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金额：</w:t>
      </w:r>
      <w:r>
        <w:rPr>
          <w:rFonts w:hint="eastAsia" w:ascii="宋体" w:hAnsi="宋体" w:eastAsia="宋体" w:cs="宋体"/>
          <w:sz w:val="21"/>
          <w:szCs w:val="21"/>
          <w:u w:val="single"/>
          <w:lang w:val="en-US" w:eastAsia="zh-CN" w:bidi="ar-SA"/>
        </w:rPr>
        <w:t xml:space="preserve">     </w:t>
      </w:r>
      <w:r>
        <w:rPr>
          <w:rFonts w:hint="eastAsia" w:ascii="宋体" w:hAnsi="宋体" w:eastAsia="宋体" w:cs="宋体"/>
          <w:iCs w:val="0"/>
          <w:sz w:val="21"/>
          <w:szCs w:val="21"/>
          <w:lang w:val="en-US" w:eastAsia="zh-CN" w:bidi="ar-SA"/>
        </w:rPr>
        <w:t xml:space="preserve"> </w:t>
      </w:r>
    </w:p>
    <w:p w14:paraId="730BADBE">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iCs w:val="0"/>
          <w:sz w:val="21"/>
          <w:szCs w:val="21"/>
          <w:lang w:val="en-US" w:eastAsia="zh-CN" w:bidi="ar-SA"/>
        </w:rPr>
      </w:pPr>
      <w:r>
        <w:rPr>
          <w:rFonts w:hint="eastAsia" w:ascii="宋体" w:hAnsi="宋体" w:eastAsia="宋体" w:cs="宋体"/>
          <w:iCs w:val="0"/>
          <w:sz w:val="21"/>
          <w:szCs w:val="21"/>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否</w:t>
      </w:r>
    </w:p>
    <w:p w14:paraId="79AE0BEB">
      <w:pPr>
        <w:numPr>
          <w:ilvl w:val="-1"/>
          <w:numId w:val="0"/>
        </w:numPr>
        <w:autoSpaceDE w:val="0"/>
        <w:autoSpaceDN w:val="0"/>
        <w:adjustRightInd w:val="0"/>
        <w:snapToGrid w:val="0"/>
        <w:spacing w:before="0" w:beforeLines="0" w:line="400" w:lineRule="exact"/>
        <w:ind w:left="0" w:firstLine="0" w:firstLineChars="0"/>
        <w:rPr>
          <w:rFonts w:hint="eastAsia" w:ascii="宋体" w:hAnsi="宋体" w:eastAsia="宋体" w:cs="宋体"/>
          <w:iCs w:val="0"/>
          <w:sz w:val="21"/>
          <w:szCs w:val="21"/>
          <w:lang w:val="en-US" w:eastAsia="zh-CN" w:bidi="ar-SA"/>
        </w:rPr>
      </w:pPr>
      <w:r>
        <w:rPr>
          <w:rFonts w:hint="eastAsia" w:ascii="宋体" w:hAnsi="宋体" w:eastAsia="宋体" w:cs="宋体"/>
          <w:iCs w:val="0"/>
          <w:sz w:val="21"/>
          <w:szCs w:val="21"/>
          <w:lang w:val="en-US" w:eastAsia="zh-CN" w:bidi="ar-SA"/>
        </w:rPr>
        <w:t xml:space="preserve">    （</w:t>
      </w:r>
      <w:r>
        <w:rPr>
          <w:rFonts w:hint="default" w:ascii="宋体" w:hAnsi="宋体" w:eastAsia="宋体" w:cs="宋体"/>
          <w:iCs w:val="0"/>
          <w:sz w:val="21"/>
          <w:szCs w:val="21"/>
          <w:lang w:val="en" w:eastAsia="zh-CN" w:bidi="ar-SA"/>
        </w:rPr>
        <w:t>4</w:t>
      </w:r>
      <w:r>
        <w:rPr>
          <w:rFonts w:hint="eastAsia" w:ascii="宋体" w:hAnsi="宋体" w:eastAsia="宋体" w:cs="宋体"/>
          <w:iCs w:val="0"/>
          <w:sz w:val="21"/>
          <w:szCs w:val="21"/>
          <w:lang w:val="en-US" w:eastAsia="zh-CN" w:bidi="ar-SA"/>
        </w:rPr>
        <w:t>）政府采购组织形式：</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集中采购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自行采购</w:t>
      </w:r>
    </w:p>
    <w:p w14:paraId="606E6E1A">
      <w:pPr>
        <w:numPr>
          <w:ilvl w:val="-1"/>
          <w:numId w:val="0"/>
        </w:numPr>
        <w:autoSpaceDE w:val="0"/>
        <w:autoSpaceDN w:val="0"/>
        <w:adjustRightInd w:val="0"/>
        <w:snapToGrid w:val="0"/>
        <w:spacing w:before="0" w:beforeLines="0" w:line="400" w:lineRule="exact"/>
        <w:ind w:left="210" w:leftChars="100" w:firstLine="210" w:firstLineChars="100"/>
        <w:rPr>
          <w:rFonts w:hint="eastAsia" w:ascii="宋体" w:hAnsi="宋体" w:eastAsia="宋体" w:cs="宋体"/>
          <w:iCs w:val="0"/>
          <w:sz w:val="21"/>
          <w:szCs w:val="21"/>
          <w:u w:val="single"/>
          <w:lang w:val="en-US" w:eastAsia="zh-CN" w:bidi="ar-SA"/>
        </w:rPr>
      </w:pPr>
      <w:r>
        <w:rPr>
          <w:rFonts w:hint="eastAsia" w:ascii="宋体" w:hAnsi="宋体" w:eastAsia="宋体" w:cs="宋体"/>
          <w:iCs w:val="0"/>
          <w:sz w:val="21"/>
          <w:szCs w:val="21"/>
          <w:lang w:val="en-US" w:eastAsia="zh-CN" w:bidi="ar-SA"/>
        </w:rPr>
        <w:t>（</w:t>
      </w:r>
      <w:r>
        <w:rPr>
          <w:rFonts w:hint="default" w:ascii="宋体" w:hAnsi="宋体" w:eastAsia="宋体" w:cs="宋体"/>
          <w:iCs w:val="0"/>
          <w:sz w:val="21"/>
          <w:szCs w:val="21"/>
          <w:lang w:val="en" w:eastAsia="zh-CN" w:bidi="ar-SA"/>
        </w:rPr>
        <w:t>5</w:t>
      </w:r>
      <w:r>
        <w:rPr>
          <w:rFonts w:hint="eastAsia" w:ascii="宋体" w:hAnsi="宋体" w:eastAsia="宋体" w:cs="宋体"/>
          <w:iCs w:val="0"/>
          <w:sz w:val="21"/>
          <w:szCs w:val="21"/>
          <w:lang w:val="en-US" w:eastAsia="zh-CN" w:bidi="ar-SA"/>
        </w:rPr>
        <w:t>）政府采购方式：</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公开招标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竞争性谈判</w:t>
      </w:r>
      <w:r>
        <w:rPr>
          <w:rFonts w:hint="eastAsia" w:ascii="宋体" w:hAnsi="宋体" w:eastAsia="华文楷体" w:cs="宋体"/>
          <w:sz w:val="22"/>
          <w:szCs w:val="21"/>
          <w:u w:val="none"/>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单一来源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竞价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框架协议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其他：</w:t>
      </w:r>
      <w:r>
        <w:rPr>
          <w:rFonts w:hint="eastAsia" w:ascii="宋体" w:hAnsi="宋体" w:eastAsia="宋体" w:cs="宋体"/>
          <w:iCs w:val="0"/>
          <w:sz w:val="21"/>
          <w:szCs w:val="21"/>
          <w:u w:val="single"/>
          <w:lang w:val="en-US" w:eastAsia="zh-CN" w:bidi="ar-SA"/>
        </w:rPr>
        <w:t xml:space="preserve">          </w:t>
      </w:r>
    </w:p>
    <w:p w14:paraId="5D4538EB">
      <w:pPr>
        <w:numPr>
          <w:ilvl w:val="-1"/>
          <w:numId w:val="0"/>
        </w:numPr>
        <w:autoSpaceDE w:val="0"/>
        <w:autoSpaceDN w:val="0"/>
        <w:adjustRightInd w:val="0"/>
        <w:snapToGrid w:val="0"/>
        <w:spacing w:before="0" w:beforeLines="0" w:line="400" w:lineRule="exact"/>
        <w:ind w:left="0" w:firstLine="420" w:firstLineChars="0"/>
        <w:rPr>
          <w:rFonts w:hint="default" w:ascii="宋体" w:hAnsi="宋体" w:eastAsia="宋体" w:cs="宋体"/>
          <w:iCs w:val="0"/>
          <w:sz w:val="21"/>
          <w:szCs w:val="21"/>
          <w:u w:val="none"/>
          <w:lang w:val="en-US" w:eastAsia="zh-CN" w:bidi="ar-SA"/>
        </w:rPr>
      </w:pPr>
      <w:r>
        <w:rPr>
          <w:rFonts w:hint="eastAsia" w:ascii="宋体" w:hAnsi="宋体" w:eastAsia="宋体" w:cs="宋体"/>
          <w:iCs w:val="0"/>
          <w:sz w:val="21"/>
          <w:szCs w:val="21"/>
          <w:u w:val="none"/>
          <w:lang w:val="en-US" w:eastAsia="zh-CN" w:bidi="ar-SA"/>
        </w:rPr>
        <w:t>（注：在框架协议采购的第二阶段，可选择使用该合同文本）</w:t>
      </w:r>
    </w:p>
    <w:p w14:paraId="0CDA58B2">
      <w:pPr>
        <w:numPr>
          <w:ilvl w:val="-1"/>
          <w:numId w:val="0"/>
        </w:numPr>
        <w:autoSpaceDE w:val="0"/>
        <w:autoSpaceDN w:val="0"/>
        <w:adjustRightInd w:val="0"/>
        <w:snapToGrid w:val="0"/>
        <w:spacing w:before="0" w:beforeLines="0" w:line="400" w:lineRule="exact"/>
        <w:ind w:firstLine="220" w:firstLineChars="100"/>
        <w:rPr>
          <w:rFonts w:hint="eastAsia" w:ascii="宋体" w:hAnsi="宋体" w:eastAsia="宋体" w:cs="Times New Roman"/>
          <w:w w:val="100"/>
          <w:kern w:val="2"/>
          <w:sz w:val="21"/>
          <w:szCs w:val="21"/>
          <w:lang w:val="en-US" w:eastAsia="zh-CN" w:bidi="ar-SA"/>
        </w:rPr>
      </w:pPr>
      <w:r>
        <w:rPr>
          <w:rFonts w:hint="eastAsia" w:ascii="宋体" w:hAnsi="宋体" w:eastAsia="华文楷体" w:cs="华文楷体"/>
          <w:sz w:val="22"/>
          <w:szCs w:val="21"/>
          <w:lang w:val="en-US" w:eastAsia="zh-CN" w:bidi="ar-SA"/>
        </w:rPr>
        <w:t xml:space="preserve"> （</w:t>
      </w:r>
      <w:r>
        <w:rPr>
          <w:rFonts w:hint="default" w:ascii="宋体" w:hAnsi="宋体" w:eastAsia="华文楷体" w:cs="华文楷体"/>
          <w:sz w:val="22"/>
          <w:szCs w:val="21"/>
          <w:lang w:val="en" w:eastAsia="zh-CN" w:bidi="ar-SA"/>
        </w:rPr>
        <w:t>6</w:t>
      </w:r>
      <w:r>
        <w:rPr>
          <w:rFonts w:hint="eastAsia" w:ascii="宋体" w:hAnsi="宋体" w:eastAsia="华文楷体" w:cs="华文楷体"/>
          <w:sz w:val="22"/>
          <w:szCs w:val="21"/>
          <w:lang w:val="en-US" w:eastAsia="zh-CN" w:bidi="ar-SA"/>
        </w:rPr>
        <w:t>）</w:t>
      </w:r>
      <w:r>
        <w:rPr>
          <w:rFonts w:hint="eastAsia" w:ascii="宋体" w:hAnsi="宋体" w:eastAsia="宋体" w:cs="Times New Roman"/>
          <w:w w:val="100"/>
          <w:kern w:val="2"/>
          <w:sz w:val="21"/>
          <w:szCs w:val="21"/>
          <w:lang w:val="en-US" w:eastAsia="zh-CN" w:bidi="ar-SA"/>
        </w:rPr>
        <w:t>中标（成交）采购标的制造商是否为中小企业：</w:t>
      </w:r>
      <w:r>
        <w:rPr>
          <w:rFonts w:hint="eastAsia" w:ascii="宋体" w:hAnsi="宋体" w:eastAsia="宋体" w:cs="Times New Roman"/>
          <w:w w:val="100"/>
          <w:kern w:val="2"/>
          <w:sz w:val="21"/>
          <w:szCs w:val="21"/>
          <w:lang w:val="en-US" w:eastAsia="zh-CN" w:bidi="ar-SA"/>
        </w:rPr>
        <w:sym w:font="Wingdings" w:char="00A8"/>
      </w:r>
      <w:r>
        <w:rPr>
          <w:rFonts w:hint="eastAsia" w:ascii="宋体" w:hAnsi="宋体" w:eastAsia="宋体" w:cs="Times New Roman"/>
          <w:w w:val="100"/>
          <w:kern w:val="2"/>
          <w:sz w:val="21"/>
          <w:szCs w:val="21"/>
          <w:lang w:val="en-US" w:eastAsia="zh-CN" w:bidi="ar-SA"/>
        </w:rPr>
        <w:t xml:space="preserve">是      </w:t>
      </w:r>
      <w:r>
        <w:rPr>
          <w:rFonts w:hint="eastAsia" w:ascii="宋体" w:hAnsi="宋体" w:eastAsia="宋体" w:cs="Times New Roman"/>
          <w:w w:val="100"/>
          <w:kern w:val="2"/>
          <w:sz w:val="21"/>
          <w:szCs w:val="21"/>
          <w:lang w:val="en-US" w:eastAsia="zh-CN" w:bidi="ar-SA"/>
        </w:rPr>
        <w:sym w:font="Wingdings" w:char="00A8"/>
      </w:r>
      <w:r>
        <w:rPr>
          <w:rFonts w:hint="eastAsia" w:ascii="宋体" w:hAnsi="宋体" w:eastAsia="宋体" w:cs="Times New Roman"/>
          <w:w w:val="100"/>
          <w:kern w:val="2"/>
          <w:sz w:val="21"/>
          <w:szCs w:val="21"/>
          <w:lang w:val="en-US" w:eastAsia="zh-CN" w:bidi="ar-SA"/>
        </w:rPr>
        <w:t>否</w:t>
      </w:r>
    </w:p>
    <w:p w14:paraId="2A86777A">
      <w:pPr>
        <w:numPr>
          <w:ilvl w:val="-1"/>
          <w:numId w:val="0"/>
        </w:numPr>
        <w:adjustRightInd w:val="0"/>
        <w:snapToGrid w:val="0"/>
        <w:spacing w:before="0" w:beforeLines="0" w:line="400" w:lineRule="exact"/>
        <w:ind w:left="0" w:leftChars="0" w:firstLine="0" w:firstLineChars="0"/>
        <w:rPr>
          <w:rFonts w:hint="eastAsia" w:ascii="宋体" w:hAnsi="宋体" w:eastAsia="宋体"/>
          <w:iCs/>
          <w:szCs w:val="21"/>
        </w:rPr>
      </w:pPr>
      <w:r>
        <w:rPr>
          <w:rFonts w:hint="eastAsia" w:ascii="宋体" w:hAnsi="宋体" w:eastAsia="宋体"/>
          <w:w w:val="100"/>
          <w:szCs w:val="21"/>
          <w:lang w:val="en-US" w:eastAsia="zh-CN"/>
        </w:rPr>
        <w:t xml:space="preserve">         本合同</w:t>
      </w:r>
      <w:r>
        <w:rPr>
          <w:rFonts w:hint="eastAsia" w:ascii="宋体" w:hAnsi="宋体" w:eastAsia="宋体"/>
          <w:w w:val="100"/>
          <w:szCs w:val="21"/>
        </w:rPr>
        <w:t>是否</w:t>
      </w:r>
      <w:r>
        <w:rPr>
          <w:rFonts w:hint="eastAsia" w:ascii="宋体" w:hAnsi="宋体" w:eastAsia="宋体"/>
          <w:w w:val="100"/>
          <w:szCs w:val="21"/>
          <w:lang w:eastAsia="zh-CN"/>
        </w:rPr>
        <w:t>为专门面向</w:t>
      </w:r>
      <w:r>
        <w:rPr>
          <w:rFonts w:hint="eastAsia" w:ascii="宋体" w:hAnsi="宋体" w:eastAsia="宋体"/>
          <w:w w:val="100"/>
          <w:szCs w:val="21"/>
        </w:rPr>
        <w:t>中小企业</w:t>
      </w:r>
      <w:r>
        <w:rPr>
          <w:rFonts w:hint="eastAsia" w:ascii="宋体" w:hAnsi="宋体" w:eastAsia="宋体"/>
          <w:w w:val="100"/>
          <w:szCs w:val="21"/>
          <w:lang w:eastAsia="zh-CN"/>
        </w:rPr>
        <w:t>的采</w:t>
      </w:r>
      <w:r>
        <w:rPr>
          <w:rFonts w:hint="eastAsia" w:ascii="宋体" w:hAnsi="宋体" w:eastAsia="宋体"/>
          <w:w w:val="100"/>
          <w:szCs w:val="21"/>
          <w:shd w:val="clear"/>
          <w:lang w:eastAsia="zh-CN"/>
        </w:rPr>
        <w:t>购</w:t>
      </w:r>
      <w:r>
        <w:rPr>
          <w:rFonts w:hint="eastAsia" w:ascii="宋体" w:hAnsi="宋体" w:eastAsia="宋体"/>
          <w:w w:val="100"/>
          <w:szCs w:val="21"/>
          <w:shd w:val="clear"/>
        </w:rPr>
        <w:t>合同</w:t>
      </w:r>
      <w:r>
        <w:rPr>
          <w:rFonts w:hint="eastAsia" w:ascii="宋体" w:hAnsi="宋体" w:eastAsia="宋体"/>
          <w:w w:val="100"/>
          <w:szCs w:val="21"/>
          <w:shd w:val="clear"/>
          <w:lang w:eastAsia="zh-CN"/>
        </w:rPr>
        <w:t>（中小企业预留合同）</w:t>
      </w:r>
      <w:r>
        <w:rPr>
          <w:rFonts w:hint="eastAsia" w:ascii="宋体" w:hAnsi="宋体" w:eastAsia="宋体"/>
          <w:szCs w:val="21"/>
          <w:shd w:val="clear"/>
        </w:rPr>
        <w:t>：</w:t>
      </w:r>
      <w:r>
        <w:rPr>
          <w:rFonts w:hint="eastAsia" w:ascii="宋体" w:hAnsi="宋体" w:eastAsia="宋体"/>
          <w:iCs/>
          <w:szCs w:val="21"/>
        </w:rPr>
        <w:sym w:font="Wingdings" w:char="00A8"/>
      </w:r>
      <w:r>
        <w:rPr>
          <w:rFonts w:hint="eastAsia" w:ascii="宋体" w:hAnsi="宋体" w:eastAsia="宋体"/>
          <w:iCs/>
          <w:szCs w:val="21"/>
        </w:rPr>
        <w:t xml:space="preserve">是 </w:t>
      </w:r>
      <w:r>
        <w:rPr>
          <w:rFonts w:hint="eastAsia" w:ascii="宋体" w:hAnsi="宋体" w:eastAsia="宋体"/>
          <w:iCs/>
          <w:szCs w:val="21"/>
          <w:lang w:val="en-US" w:eastAsia="zh-CN"/>
        </w:rPr>
        <w:t xml:space="preserve">  </w:t>
      </w:r>
      <w:r>
        <w:rPr>
          <w:rFonts w:hint="eastAsia" w:ascii="宋体" w:hAnsi="宋体" w:eastAsia="宋体"/>
          <w:iCs/>
          <w:szCs w:val="21"/>
        </w:rPr>
        <w:t xml:space="preserve"> </w:t>
      </w:r>
      <w:r>
        <w:rPr>
          <w:rFonts w:hint="eastAsia" w:ascii="宋体" w:hAnsi="宋体" w:eastAsia="宋体"/>
          <w:iCs/>
          <w:szCs w:val="21"/>
        </w:rPr>
        <w:sym w:font="Wingdings" w:char="00A8"/>
      </w:r>
      <w:r>
        <w:rPr>
          <w:rFonts w:hint="eastAsia" w:ascii="宋体" w:hAnsi="宋体" w:eastAsia="宋体"/>
          <w:iCs/>
          <w:szCs w:val="21"/>
        </w:rPr>
        <w:t>否</w:t>
      </w:r>
    </w:p>
    <w:p w14:paraId="6AD9FBAD">
      <w:pPr>
        <w:numPr>
          <w:ilvl w:val="-1"/>
          <w:numId w:val="0"/>
        </w:numPr>
        <w:adjustRightInd w:val="0"/>
        <w:snapToGrid w:val="0"/>
        <w:spacing w:before="0" w:beforeLines="0" w:line="400" w:lineRule="exact"/>
        <w:ind w:firstLine="0" w:firstLineChars="0"/>
        <w:rPr>
          <w:rFonts w:hint="eastAsia" w:ascii="宋体" w:hAnsi="宋体" w:eastAsia="宋体"/>
          <w:iCs/>
          <w:szCs w:val="21"/>
        </w:rPr>
      </w:pPr>
      <w:r>
        <w:rPr>
          <w:rFonts w:hint="eastAsia" w:eastAsia="宋体"/>
          <w:lang w:val="en-US" w:eastAsia="zh-CN"/>
        </w:rPr>
        <w:t xml:space="preserve">         若本项目不专门面向中小企业采购，是否给予小微企业评审优惠：</w:t>
      </w:r>
      <w:r>
        <w:rPr>
          <w:rFonts w:hint="eastAsia" w:ascii="宋体" w:hAnsi="宋体" w:eastAsia="宋体"/>
          <w:iCs/>
          <w:szCs w:val="21"/>
        </w:rPr>
        <w:sym w:font="Wingdings" w:char="00A8"/>
      </w:r>
      <w:r>
        <w:rPr>
          <w:rFonts w:hint="eastAsia" w:ascii="宋体" w:hAnsi="宋体" w:eastAsia="宋体"/>
          <w:iCs/>
          <w:szCs w:val="21"/>
        </w:rPr>
        <w:t xml:space="preserve">是   </w:t>
      </w:r>
      <w:r>
        <w:rPr>
          <w:rFonts w:hint="eastAsia" w:ascii="宋体" w:hAnsi="宋体" w:eastAsia="宋体"/>
          <w:iCs/>
          <w:szCs w:val="21"/>
        </w:rPr>
        <w:sym w:font="Wingdings" w:char="00A8"/>
      </w:r>
      <w:r>
        <w:rPr>
          <w:rFonts w:hint="eastAsia" w:ascii="宋体" w:hAnsi="宋体" w:eastAsia="宋体"/>
          <w:iCs/>
          <w:szCs w:val="21"/>
        </w:rPr>
        <w:t>否</w:t>
      </w:r>
    </w:p>
    <w:p w14:paraId="0AA5D457">
      <w:pPr>
        <w:numPr>
          <w:ilvl w:val="-1"/>
          <w:numId w:val="0"/>
        </w:numPr>
        <w:adjustRightInd w:val="0"/>
        <w:snapToGrid w:val="0"/>
        <w:spacing w:before="0" w:beforeLines="0" w:line="400" w:lineRule="exact"/>
        <w:ind w:firstLine="0" w:firstLineChars="0"/>
        <w:rPr>
          <w:rFonts w:hint="eastAsia" w:ascii="宋体" w:hAnsi="宋体" w:eastAsia="宋体"/>
          <w:iCs/>
          <w:szCs w:val="21"/>
        </w:rPr>
      </w:pPr>
      <w:r>
        <w:rPr>
          <w:rFonts w:hint="eastAsia" w:eastAsia="宋体"/>
          <w:lang w:val="en-US" w:eastAsia="zh-CN"/>
        </w:rPr>
        <w:t xml:space="preserve">         中标（成交）采购标的制造商是否为残疾人福利性单位：</w:t>
      </w:r>
      <w:r>
        <w:rPr>
          <w:rFonts w:hint="eastAsia" w:ascii="宋体" w:hAnsi="宋体" w:eastAsia="宋体"/>
          <w:iCs/>
          <w:szCs w:val="21"/>
        </w:rPr>
        <w:sym w:font="Wingdings" w:char="00A8"/>
      </w:r>
      <w:r>
        <w:rPr>
          <w:rFonts w:hint="eastAsia" w:ascii="宋体" w:hAnsi="宋体" w:eastAsia="宋体"/>
          <w:iCs/>
          <w:szCs w:val="21"/>
        </w:rPr>
        <w:t xml:space="preserve">是   </w:t>
      </w:r>
      <w:r>
        <w:rPr>
          <w:rFonts w:hint="eastAsia" w:ascii="宋体" w:hAnsi="宋体" w:eastAsia="宋体"/>
          <w:iCs/>
          <w:szCs w:val="21"/>
        </w:rPr>
        <w:sym w:font="Wingdings" w:char="00A8"/>
      </w:r>
      <w:r>
        <w:rPr>
          <w:rFonts w:hint="eastAsia" w:ascii="宋体" w:hAnsi="宋体" w:eastAsia="宋体"/>
          <w:iCs/>
          <w:szCs w:val="21"/>
        </w:rPr>
        <w:t>否</w:t>
      </w:r>
    </w:p>
    <w:p w14:paraId="4EC12203">
      <w:pPr>
        <w:numPr>
          <w:ilvl w:val="0"/>
          <w:numId w:val="0"/>
        </w:numPr>
        <w:snapToGrid w:val="0"/>
        <w:spacing w:beforeLines="0" w:line="400" w:lineRule="exact"/>
        <w:ind w:firstLine="0" w:firstLineChars="0"/>
        <w:rPr>
          <w:rFonts w:hint="default" w:eastAsia="宋体"/>
          <w:lang w:val="en-US" w:eastAsia="zh-CN"/>
        </w:rPr>
      </w:pPr>
      <w:r>
        <w:rPr>
          <w:rFonts w:hint="eastAsia" w:eastAsia="宋体"/>
          <w:lang w:val="en-US" w:eastAsia="zh-CN"/>
        </w:rPr>
        <w:t xml:space="preserve">         中标（成交）采购标的制造商是否为监狱企业：</w:t>
      </w:r>
      <w:r>
        <w:rPr>
          <w:rFonts w:hint="eastAsia" w:ascii="宋体" w:hAnsi="宋体" w:eastAsia="宋体"/>
          <w:iCs/>
          <w:szCs w:val="21"/>
        </w:rPr>
        <w:sym w:font="Wingdings" w:char="00A8"/>
      </w:r>
      <w:r>
        <w:rPr>
          <w:rFonts w:hint="eastAsia" w:ascii="宋体" w:hAnsi="宋体" w:eastAsia="宋体"/>
          <w:iCs/>
          <w:szCs w:val="21"/>
        </w:rPr>
        <w:t xml:space="preserve">是       </w:t>
      </w:r>
      <w:r>
        <w:rPr>
          <w:rFonts w:hint="eastAsia" w:ascii="宋体" w:hAnsi="宋体" w:eastAsia="宋体"/>
          <w:iCs/>
          <w:szCs w:val="21"/>
        </w:rPr>
        <w:sym w:font="Wingdings" w:char="00A8"/>
      </w:r>
      <w:r>
        <w:rPr>
          <w:rFonts w:hint="eastAsia" w:ascii="宋体" w:hAnsi="宋体" w:eastAsia="宋体"/>
          <w:iCs/>
          <w:szCs w:val="21"/>
        </w:rPr>
        <w:t>否</w:t>
      </w:r>
    </w:p>
    <w:p w14:paraId="3148FB1C">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w:t>
      </w:r>
      <w:r>
        <w:rPr>
          <w:rFonts w:hint="default" w:ascii="宋体" w:hAnsi="宋体" w:eastAsia="宋体"/>
          <w:szCs w:val="21"/>
          <w:lang w:val="en" w:eastAsia="zh-CN"/>
        </w:rPr>
        <w:t>7</w:t>
      </w:r>
      <w:r>
        <w:rPr>
          <w:rFonts w:hint="eastAsia" w:ascii="宋体" w:hAnsi="宋体" w:eastAsia="宋体"/>
          <w:szCs w:val="21"/>
        </w:rPr>
        <w:t>）合同是否分包：</w:t>
      </w:r>
      <w:r>
        <w:rPr>
          <w:rFonts w:hint="eastAsia" w:ascii="宋体" w:hAnsi="宋体" w:eastAsia="宋体"/>
          <w:iCs/>
          <w:szCs w:val="21"/>
        </w:rPr>
        <w:sym w:font="Wingdings" w:char="00A8"/>
      </w:r>
      <w:r>
        <w:rPr>
          <w:rFonts w:hint="eastAsia" w:ascii="宋体" w:hAnsi="宋体" w:eastAsia="宋体"/>
          <w:iCs/>
          <w:szCs w:val="21"/>
        </w:rPr>
        <w:t xml:space="preserve">是       </w:t>
      </w:r>
      <w:r>
        <w:rPr>
          <w:rFonts w:hint="eastAsia" w:ascii="宋体" w:hAnsi="宋体" w:eastAsia="宋体"/>
          <w:iCs/>
          <w:szCs w:val="21"/>
        </w:rPr>
        <w:sym w:font="Wingdings" w:char="00A8"/>
      </w:r>
      <w:r>
        <w:rPr>
          <w:rFonts w:hint="eastAsia" w:ascii="宋体" w:hAnsi="宋体" w:eastAsia="宋体"/>
          <w:iCs/>
          <w:szCs w:val="21"/>
        </w:rPr>
        <w:t>否</w:t>
      </w:r>
    </w:p>
    <w:p w14:paraId="3D679872">
      <w:pPr>
        <w:adjustRightInd w:val="0"/>
        <w:snapToGrid w:val="0"/>
        <w:spacing w:before="0" w:beforeLines="0" w:line="400" w:lineRule="exact"/>
        <w:ind w:firstLine="840" w:firstLineChars="400"/>
        <w:rPr>
          <w:rFonts w:hint="eastAsia" w:ascii="宋体" w:hAnsi="宋体" w:eastAsia="宋体"/>
          <w:szCs w:val="21"/>
          <w:u w:val="single"/>
        </w:rPr>
      </w:pPr>
      <w:r>
        <w:rPr>
          <w:rFonts w:hint="eastAsia" w:ascii="宋体" w:hAnsi="宋体" w:eastAsia="宋体"/>
          <w:szCs w:val="21"/>
          <w:lang w:val="en-US" w:eastAsia="zh-CN"/>
        </w:rPr>
        <w:t xml:space="preserve"> </w:t>
      </w:r>
      <w:r>
        <w:rPr>
          <w:rFonts w:hint="eastAsia" w:ascii="宋体" w:hAnsi="宋体" w:eastAsia="宋体"/>
          <w:szCs w:val="21"/>
        </w:rPr>
        <w:t>分包主要内容：</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p>
    <w:p w14:paraId="1C5D4640">
      <w:pPr>
        <w:adjustRightInd w:val="0"/>
        <w:snapToGrid w:val="0"/>
        <w:spacing w:before="0" w:beforeLines="0" w:line="400" w:lineRule="exact"/>
        <w:ind w:firstLine="840" w:firstLineChars="400"/>
        <w:rPr>
          <w:rFonts w:hint="eastAsia" w:ascii="宋体" w:hAnsi="宋体" w:eastAsia="宋体"/>
          <w:szCs w:val="21"/>
          <w:highlight w:val="none"/>
        </w:rPr>
      </w:pPr>
      <w:r>
        <w:rPr>
          <w:rFonts w:hint="eastAsia" w:ascii="宋体" w:hAnsi="宋体" w:eastAsia="宋体"/>
          <w:szCs w:val="21"/>
          <w:u w:val="none"/>
          <w:lang w:val="en-US" w:eastAsia="zh-CN"/>
        </w:rPr>
        <w:t xml:space="preserve"> </w:t>
      </w:r>
      <w:r>
        <w:rPr>
          <w:rFonts w:hint="eastAsia" w:ascii="宋体" w:hAnsi="宋体" w:eastAsia="宋体"/>
          <w:szCs w:val="21"/>
        </w:rPr>
        <w:t>分包</w:t>
      </w:r>
      <w:r>
        <w:rPr>
          <w:rFonts w:hint="eastAsia" w:ascii="宋体" w:hAnsi="宋体" w:eastAsia="宋体"/>
          <w:szCs w:val="21"/>
          <w:highlight w:val="none"/>
        </w:rPr>
        <w:t>供应商</w:t>
      </w:r>
      <w:r>
        <w:rPr>
          <w:rFonts w:hint="eastAsia" w:ascii="宋体" w:hAnsi="宋体" w:eastAsia="宋体"/>
          <w:szCs w:val="21"/>
          <w:highlight w:val="none"/>
          <w:lang w:eastAsia="zh-CN"/>
        </w:rPr>
        <w:t>/制造商</w:t>
      </w:r>
      <w:r>
        <w:rPr>
          <w:rFonts w:hint="eastAsia" w:ascii="宋体" w:hAnsi="宋体" w:eastAsia="宋体"/>
          <w:szCs w:val="21"/>
          <w:highlight w:val="none"/>
        </w:rPr>
        <w:t>名称</w:t>
      </w:r>
      <w:r>
        <w:rPr>
          <w:rFonts w:hint="eastAsia" w:ascii="宋体" w:hAnsi="宋体" w:eastAsia="宋体"/>
          <w:szCs w:val="21"/>
          <w:highlight w:val="none"/>
          <w:lang w:eastAsia="zh-CN"/>
        </w:rPr>
        <w:t>（如供应商和制造商不同，请分别填写）</w:t>
      </w:r>
      <w:r>
        <w:rPr>
          <w:rFonts w:hint="eastAsia" w:ascii="宋体" w:hAnsi="宋体" w:eastAsia="宋体"/>
          <w:szCs w:val="21"/>
          <w:highlight w:val="none"/>
        </w:rPr>
        <w:t>：</w:t>
      </w:r>
    </w:p>
    <w:p w14:paraId="58D0F5F1">
      <w:pPr>
        <w:adjustRightInd w:val="0"/>
        <w:snapToGrid w:val="0"/>
        <w:spacing w:before="0" w:beforeLines="0" w:line="400" w:lineRule="exact"/>
        <w:ind w:firstLine="840" w:firstLineChars="400"/>
        <w:rPr>
          <w:rFonts w:ascii="宋体" w:hAnsi="宋体" w:eastAsia="宋体"/>
          <w:szCs w:val="21"/>
          <w:highlight w:val="none"/>
          <w:u w:val="single"/>
        </w:rPr>
      </w:pPr>
      <w:r>
        <w:rPr>
          <w:rFonts w:hint="eastAsia" w:ascii="宋体" w:hAnsi="宋体" w:eastAsia="宋体"/>
          <w:szCs w:val="21"/>
          <w:highlight w:val="none"/>
          <w:u w:val="non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p>
    <w:p w14:paraId="266E4DF1">
      <w:pPr>
        <w:adjustRightInd w:val="0"/>
        <w:snapToGrid w:val="0"/>
        <w:spacing w:before="0" w:beforeLines="0" w:line="400" w:lineRule="exact"/>
        <w:ind w:firstLine="840" w:firstLineChars="400"/>
        <w:rPr>
          <w:rFonts w:hint="eastAsia" w:ascii="宋体" w:hAnsi="宋体" w:eastAsia="宋体"/>
          <w:szCs w:val="21"/>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分包供应商</w:t>
      </w:r>
      <w:r>
        <w:rPr>
          <w:rFonts w:hint="eastAsia" w:ascii="宋体" w:hAnsi="宋体" w:eastAsia="宋体"/>
          <w:szCs w:val="21"/>
          <w:highlight w:val="none"/>
          <w:lang w:val="en-US" w:eastAsia="zh-CN"/>
        </w:rPr>
        <w:t>/</w:t>
      </w:r>
      <w:r>
        <w:rPr>
          <w:rFonts w:hint="eastAsia" w:ascii="宋体" w:hAnsi="宋体" w:eastAsia="宋体"/>
          <w:szCs w:val="21"/>
          <w:highlight w:val="none"/>
          <w:lang w:eastAsia="zh-CN"/>
        </w:rPr>
        <w:t>制造商</w:t>
      </w:r>
      <w:r>
        <w:rPr>
          <w:rFonts w:hint="eastAsia" w:ascii="宋体" w:hAnsi="宋体" w:eastAsia="宋体"/>
          <w:szCs w:val="21"/>
        </w:rPr>
        <w:t>类型</w:t>
      </w:r>
      <w:r>
        <w:rPr>
          <w:rFonts w:hint="eastAsia" w:ascii="宋体" w:hAnsi="宋体" w:eastAsia="宋体"/>
          <w:szCs w:val="21"/>
          <w:highlight w:val="none"/>
          <w:lang w:eastAsia="zh-CN"/>
        </w:rPr>
        <w:t>（如果供应商和制造商不同，只填写制造商类型）</w:t>
      </w:r>
      <w:r>
        <w:rPr>
          <w:rFonts w:hint="eastAsia" w:ascii="宋体" w:hAnsi="宋体" w:eastAsia="宋体"/>
          <w:szCs w:val="21"/>
        </w:rPr>
        <w:t>：</w:t>
      </w:r>
    </w:p>
    <w:p w14:paraId="4EB0D199">
      <w:pPr>
        <w:adjustRightInd w:val="0"/>
        <w:snapToGrid w:val="0"/>
        <w:spacing w:beforeLines="0" w:line="400" w:lineRule="exact"/>
        <w:ind w:firstLine="840" w:firstLineChars="400"/>
        <w:rPr>
          <w:rFonts w:hint="eastAsia" w:ascii="宋体" w:hAnsi="宋体" w:eastAsia="宋体"/>
          <w:iCs/>
          <w:szCs w:val="21"/>
          <w:lang w:val="en-US" w:eastAsia="zh-CN"/>
        </w:rPr>
      </w:pP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rPr>
        <w:t xml:space="preserve">大型企业  </w:t>
      </w:r>
      <w:r>
        <w:rPr>
          <w:rFonts w:hint="eastAsia" w:ascii="宋体" w:hAnsi="宋体" w:eastAsia="宋体"/>
          <w:iCs/>
          <w:szCs w:val="21"/>
        </w:rPr>
        <w:sym w:font="Wingdings" w:char="00A8"/>
      </w:r>
      <w:r>
        <w:rPr>
          <w:rFonts w:hint="eastAsia" w:ascii="宋体" w:hAnsi="宋体" w:eastAsia="宋体"/>
          <w:iCs/>
          <w:szCs w:val="21"/>
        </w:rPr>
        <w:t xml:space="preserve">中型企业  </w:t>
      </w:r>
      <w:r>
        <w:rPr>
          <w:rFonts w:hint="eastAsia" w:ascii="宋体" w:hAnsi="宋体" w:eastAsia="宋体"/>
          <w:iCs/>
          <w:szCs w:val="21"/>
        </w:rPr>
        <w:sym w:font="Wingdings" w:char="00A8"/>
      </w:r>
      <w:r>
        <w:rPr>
          <w:rFonts w:hint="eastAsia" w:ascii="宋体" w:hAnsi="宋体" w:eastAsia="宋体"/>
          <w:iCs/>
          <w:szCs w:val="21"/>
        </w:rPr>
        <w:t>小微型企业</w:t>
      </w:r>
      <w:r>
        <w:rPr>
          <w:rFonts w:hint="eastAsia" w:ascii="宋体" w:hAnsi="宋体" w:eastAsia="宋体"/>
          <w:iCs/>
          <w:szCs w:val="21"/>
          <w:lang w:val="en-US" w:eastAsia="zh-CN"/>
        </w:rPr>
        <w:t xml:space="preserve">  </w:t>
      </w:r>
    </w:p>
    <w:p w14:paraId="6E96D75C">
      <w:pPr>
        <w:adjustRightInd w:val="0"/>
        <w:snapToGrid w:val="0"/>
        <w:spacing w:beforeLines="0" w:line="400" w:lineRule="exact"/>
        <w:ind w:firstLine="840" w:firstLineChars="400"/>
        <w:rPr>
          <w:rFonts w:hint="default" w:eastAsia="华文楷体"/>
          <w:u w:val="none"/>
          <w:lang w:val="en-US" w:eastAsia="zh-CN"/>
        </w:rPr>
      </w:pP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残疾人福利性单位</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监狱</w:t>
      </w:r>
      <w:r>
        <w:rPr>
          <w:rFonts w:hint="eastAsia" w:ascii="宋体" w:hAnsi="宋体" w:eastAsia="宋体"/>
          <w:iCs/>
          <w:szCs w:val="21"/>
        </w:rPr>
        <w:t>企业</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其他</w:t>
      </w:r>
    </w:p>
    <w:p w14:paraId="07208C17">
      <w:pPr>
        <w:numPr>
          <w:ilvl w:val="-1"/>
          <w:numId w:val="0"/>
        </w:numPr>
        <w:adjustRightInd w:val="0"/>
        <w:snapToGrid w:val="0"/>
        <w:spacing w:before="0" w:beforeLines="0" w:line="400" w:lineRule="exact"/>
        <w:ind w:left="0" w:leftChars="0" w:firstLine="0" w:firstLineChars="0"/>
        <w:rPr>
          <w:rFonts w:hint="eastAsia" w:ascii="宋体" w:hAnsi="宋体" w:eastAsia="宋体" w:cs="宋体"/>
          <w:iCs/>
          <w:szCs w:val="21"/>
          <w:highlight w:val="none"/>
        </w:rPr>
      </w:pPr>
      <w:r>
        <w:rPr>
          <w:rFonts w:hint="eastAsia" w:ascii="宋体" w:hAnsi="宋体" w:eastAsia="宋体"/>
          <w:szCs w:val="21"/>
          <w:highlight w:val="none"/>
          <w:u w:val="none"/>
          <w:lang w:val="en-US" w:eastAsia="zh-CN"/>
        </w:rPr>
        <w:t xml:space="preserve">    </w:t>
      </w:r>
      <w:r>
        <w:rPr>
          <w:rFonts w:hint="eastAsia" w:ascii="宋体" w:hAnsi="宋体" w:eastAsia="宋体" w:cs="宋体"/>
          <w:szCs w:val="21"/>
          <w:highlight w:val="none"/>
          <w:u w:val="none"/>
          <w:lang w:val="en-US" w:eastAsia="zh-CN"/>
        </w:rPr>
        <w:t>（</w:t>
      </w:r>
      <w:r>
        <w:rPr>
          <w:rFonts w:hint="default" w:ascii="宋体" w:hAnsi="宋体" w:eastAsia="宋体" w:cs="宋体"/>
          <w:szCs w:val="21"/>
          <w:highlight w:val="none"/>
          <w:u w:val="none"/>
          <w:lang w:val="en" w:eastAsia="zh-CN"/>
        </w:rPr>
        <w:t>8</w:t>
      </w:r>
      <w:r>
        <w:rPr>
          <w:rFonts w:hint="eastAsia" w:ascii="宋体" w:hAnsi="宋体" w:eastAsia="宋体" w:cs="宋体"/>
          <w:szCs w:val="21"/>
          <w:highlight w:val="none"/>
          <w:u w:val="none"/>
          <w:lang w:val="en-US" w:eastAsia="zh-CN"/>
        </w:rPr>
        <w:t>）中标（成交）供应商是否为外商投资企业：</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 xml:space="preserve">是       </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否</w:t>
      </w:r>
    </w:p>
    <w:p w14:paraId="4CDBE7F9">
      <w:pPr>
        <w:tabs>
          <w:tab w:val="left" w:pos="1340"/>
        </w:tabs>
        <w:autoSpaceDE w:val="0"/>
        <w:autoSpaceDN w:val="0"/>
        <w:adjustRightInd w:val="0"/>
        <w:spacing w:beforeLines="0" w:line="400" w:lineRule="exact"/>
        <w:ind w:firstLine="420" w:firstLineChars="200"/>
        <w:rPr>
          <w:rFonts w:hint="eastAsia" w:ascii="宋体" w:hAnsi="宋体" w:eastAsia="宋体" w:cs="宋体"/>
          <w:sz w:val="21"/>
          <w:szCs w:val="21"/>
          <w:highlight w:val="none"/>
          <w:u w:val="single"/>
          <w:lang w:val="en-US" w:eastAsia="zh-CN" w:bidi="ar-SA"/>
        </w:rPr>
      </w:pPr>
      <w:r>
        <w:rPr>
          <w:rFonts w:hint="eastAsia" w:ascii="宋体" w:hAnsi="宋体" w:eastAsia="宋体" w:cs="宋体"/>
          <w:sz w:val="21"/>
          <w:szCs w:val="21"/>
          <w:highlight w:val="none"/>
          <w:u w:val="none"/>
          <w:lang w:val="en-US" w:eastAsia="zh-CN" w:bidi="ar-SA"/>
        </w:rPr>
        <w:t xml:space="preserve">     外商投资企业类型：</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sz w:val="21"/>
          <w:szCs w:val="21"/>
          <w:highlight w:val="none"/>
          <w:u w:val="none"/>
          <w:lang w:val="en-US" w:eastAsia="zh-CN" w:bidi="ar-SA"/>
        </w:rPr>
        <w:t xml:space="preserve">全部由外国投资者投资  </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iCs/>
          <w:sz w:val="21"/>
          <w:szCs w:val="21"/>
          <w:highlight w:val="none"/>
          <w:lang w:val="en-US" w:eastAsia="zh-CN" w:bidi="ar-SA"/>
        </w:rPr>
        <w:t>部分由外国投资者投资</w:t>
      </w:r>
    </w:p>
    <w:p w14:paraId="3C72E0EC">
      <w:pPr>
        <w:numPr>
          <w:ilvl w:val="-1"/>
          <w:numId w:val="0"/>
        </w:numPr>
        <w:adjustRightInd w:val="0"/>
        <w:snapToGrid w:val="0"/>
        <w:spacing w:before="0" w:beforeLines="0" w:line="400" w:lineRule="exact"/>
        <w:ind w:firstLine="420" w:firstLineChars="200"/>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w:t>
      </w:r>
      <w:r>
        <w:rPr>
          <w:rFonts w:hint="default" w:ascii="宋体" w:hAnsi="宋体" w:eastAsia="宋体" w:cs="宋体"/>
          <w:b w:val="0"/>
          <w:bCs w:val="0"/>
          <w:sz w:val="21"/>
          <w:szCs w:val="21"/>
          <w:u w:val="none"/>
          <w:lang w:val="en" w:eastAsia="zh-CN"/>
        </w:rPr>
        <w:t>9</w:t>
      </w:r>
      <w:r>
        <w:rPr>
          <w:rFonts w:hint="eastAsia" w:ascii="宋体" w:hAnsi="宋体" w:eastAsia="宋体" w:cs="宋体"/>
          <w:b w:val="0"/>
          <w:bCs w:val="0"/>
          <w:sz w:val="21"/>
          <w:szCs w:val="21"/>
          <w:u w:val="none"/>
          <w:lang w:val="en-US" w:eastAsia="zh-CN"/>
        </w:rPr>
        <w:t>）是否涉及进口产品：</w:t>
      </w:r>
    </w:p>
    <w:p w14:paraId="47C36475">
      <w:pPr>
        <w:numPr>
          <w:ilvl w:val="-1"/>
          <w:numId w:val="0"/>
        </w:numPr>
        <w:adjustRightInd w:val="0"/>
        <w:snapToGrid w:val="0"/>
        <w:spacing w:before="0" w:beforeLines="0" w:line="400" w:lineRule="exact"/>
        <w:ind w:firstLine="840" w:firstLineChars="400"/>
        <w:rPr>
          <w:rFonts w:hint="eastAsia" w:ascii="宋体" w:hAnsi="宋体" w:eastAsia="宋体" w:cs="宋体"/>
          <w:szCs w:val="21"/>
          <w:u w:val="single"/>
          <w:lang w:val="en-US" w:eastAsia="zh-CN"/>
        </w:rPr>
      </w:pPr>
      <w:r>
        <w:rPr>
          <w:rFonts w:hint="eastAsia" w:ascii="宋体" w:hAnsi="宋体" w:eastAsia="宋体" w:cs="宋体"/>
          <w:iCs w:val="0"/>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是</w:t>
      </w:r>
      <w:r>
        <w:rPr>
          <w:rFonts w:hint="eastAsia" w:ascii="宋体" w:hAnsi="宋体" w:eastAsia="宋体" w:cs="宋体"/>
          <w:iCs w:val="0"/>
          <w:szCs w:val="21"/>
          <w:lang w:eastAsia="zh-CN"/>
        </w:rPr>
        <w:t>，《政府采购品目分类目录》底级品目名称</w:t>
      </w:r>
      <w:r>
        <w:rPr>
          <w:rFonts w:hint="eastAsia" w:ascii="宋体" w:hAnsi="宋体" w:eastAsia="宋体" w:cs="宋体"/>
          <w:szCs w:val="21"/>
          <w:lang w:val="en-US" w:eastAsia="zh-CN"/>
        </w:rPr>
        <w:t>：</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金额：</w:t>
      </w:r>
      <w:r>
        <w:rPr>
          <w:rFonts w:hint="eastAsia" w:ascii="宋体" w:hAnsi="宋体" w:eastAsia="宋体" w:cs="宋体"/>
          <w:szCs w:val="21"/>
          <w:u w:val="single"/>
          <w:lang w:val="en-US" w:eastAsia="zh-CN"/>
        </w:rPr>
        <w:t xml:space="preserve">        </w:t>
      </w:r>
    </w:p>
    <w:p w14:paraId="1D65AC09">
      <w:pPr>
        <w:numPr>
          <w:ilvl w:val="-1"/>
          <w:numId w:val="0"/>
        </w:numPr>
        <w:adjustRightInd w:val="0"/>
        <w:snapToGrid w:val="0"/>
        <w:spacing w:before="0" w:beforeLines="0" w:line="400" w:lineRule="exact"/>
        <w:ind w:firstLine="840" w:firstLineChars="400"/>
        <w:rPr>
          <w:rFonts w:hint="eastAsia" w:ascii="宋体" w:hAnsi="宋体" w:eastAsia="宋体"/>
          <w:iCs w:val="0"/>
          <w:szCs w:val="21"/>
        </w:rPr>
      </w:pPr>
      <w:r>
        <w:rPr>
          <w:rFonts w:hint="eastAsia" w:ascii="宋体" w:hAnsi="宋体" w:eastAsia="宋体" w:cs="宋体"/>
          <w:szCs w:val="21"/>
          <w:lang w:val="en-US" w:eastAsia="zh-CN"/>
        </w:rPr>
        <w:t xml:space="preserve">        国别：</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规格型号：</w:t>
      </w:r>
      <w:r>
        <w:rPr>
          <w:rFonts w:hint="eastAsia" w:ascii="宋体" w:hAnsi="宋体" w:eastAsia="宋体" w:cs="宋体"/>
          <w:szCs w:val="21"/>
          <w:u w:val="single"/>
          <w:lang w:val="en-US" w:eastAsia="zh-CN"/>
        </w:rPr>
        <w:t xml:space="preserve">        </w:t>
      </w:r>
      <w:r>
        <w:rPr>
          <w:rFonts w:hint="eastAsia" w:ascii="宋体" w:hAnsi="宋体" w:eastAsia="宋体"/>
          <w:iCs w:val="0"/>
          <w:szCs w:val="21"/>
        </w:rPr>
        <w:t xml:space="preserve">      </w:t>
      </w:r>
    </w:p>
    <w:p w14:paraId="71498142">
      <w:pPr>
        <w:adjustRightInd w:val="0"/>
        <w:snapToGrid w:val="0"/>
        <w:spacing w:before="0" w:beforeLines="0" w:line="400" w:lineRule="exact"/>
        <w:ind w:firstLine="840" w:firstLineChars="400"/>
        <w:rPr>
          <w:rFonts w:hint="eastAsia" w:ascii="宋体" w:hAnsi="宋体" w:eastAsia="宋体"/>
          <w:szCs w:val="21"/>
          <w:u w:val="none"/>
          <w:lang w:val="en-US" w:eastAsia="zh-CN"/>
        </w:rPr>
      </w:pPr>
      <w:r>
        <w:rPr>
          <w:rFonts w:hint="eastAsia" w:ascii="宋体" w:hAnsi="宋体" w:eastAsia="宋体"/>
          <w:iCs w:val="0"/>
          <w:szCs w:val="21"/>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lang w:eastAsia="zh-CN"/>
        </w:rPr>
        <w:t>否</w:t>
      </w:r>
    </w:p>
    <w:p w14:paraId="18DB969C">
      <w:pPr>
        <w:numPr>
          <w:ilvl w:val="-1"/>
          <w:numId w:val="0"/>
        </w:numPr>
        <w:tabs>
          <w:tab w:val="left" w:pos="740"/>
        </w:tabs>
        <w:adjustRightInd w:val="0"/>
        <w:snapToGrid w:val="0"/>
        <w:spacing w:before="0" w:beforeLines="0" w:line="400" w:lineRule="exact"/>
        <w:ind w:left="0" w:firstLine="0" w:firstLineChars="0"/>
        <w:rPr>
          <w:rFonts w:hint="eastAsia" w:ascii="宋体" w:hAnsi="宋体" w:eastAsia="宋体"/>
          <w:b w:val="0"/>
          <w:bCs w:val="0"/>
          <w:sz w:val="21"/>
          <w:szCs w:val="21"/>
          <w:u w:val="none"/>
          <w:lang w:val="en-US" w:eastAsia="zh-CN"/>
        </w:rPr>
      </w:pPr>
      <w:r>
        <w:rPr>
          <w:rFonts w:hint="eastAsia" w:ascii="宋体" w:hAnsi="宋体" w:eastAsia="宋体"/>
          <w:b w:val="0"/>
          <w:bCs w:val="0"/>
          <w:sz w:val="21"/>
          <w:szCs w:val="21"/>
          <w:u w:val="none"/>
          <w:lang w:val="en-US" w:eastAsia="zh-CN"/>
        </w:rPr>
        <w:t xml:space="preserve">    （1</w:t>
      </w:r>
      <w:r>
        <w:rPr>
          <w:rFonts w:hint="default" w:ascii="宋体" w:hAnsi="宋体" w:eastAsia="宋体"/>
          <w:b w:val="0"/>
          <w:bCs w:val="0"/>
          <w:sz w:val="21"/>
          <w:szCs w:val="21"/>
          <w:u w:val="none"/>
          <w:lang w:val="en" w:eastAsia="zh-CN"/>
        </w:rPr>
        <w:t>0</w:t>
      </w:r>
      <w:r>
        <w:rPr>
          <w:rFonts w:hint="eastAsia" w:ascii="宋体" w:hAnsi="宋体" w:eastAsia="宋体"/>
          <w:b w:val="0"/>
          <w:bCs w:val="0"/>
          <w:sz w:val="21"/>
          <w:szCs w:val="21"/>
          <w:u w:val="none"/>
          <w:lang w:val="en-US" w:eastAsia="zh-CN"/>
        </w:rPr>
        <w:t>）是否涉及节能产品：</w:t>
      </w:r>
    </w:p>
    <w:p w14:paraId="7C4D1775">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lang w:val="en-US" w:eastAsia="zh-CN"/>
        </w:rPr>
      </w:pPr>
      <w:r>
        <w:rPr>
          <w:rFonts w:hint="eastAsia" w:ascii="宋体" w:hAnsi="宋体" w:eastAsia="宋体"/>
          <w:b w:val="0"/>
          <w:bCs w:val="0"/>
          <w:sz w:val="21"/>
          <w:szCs w:val="21"/>
          <w:u w:val="none"/>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rPr>
        <w:t>是</w:t>
      </w:r>
      <w:r>
        <w:rPr>
          <w:rFonts w:hint="eastAsia" w:ascii="宋体" w:hAnsi="宋体" w:eastAsia="宋体"/>
          <w:iCs w:val="0"/>
          <w:szCs w:val="21"/>
          <w:lang w:eastAsia="zh-CN"/>
        </w:rPr>
        <w:t>，《节能产品政府采购品目清单》的底级品目名称：</w:t>
      </w:r>
      <w:r>
        <w:rPr>
          <w:rFonts w:hint="eastAsia" w:ascii="宋体" w:hAnsi="宋体" w:eastAsia="宋体"/>
          <w:szCs w:val="21"/>
          <w:u w:val="single"/>
          <w:lang w:val="en-US" w:eastAsia="zh-CN"/>
        </w:rPr>
        <w:t xml:space="preserve">         </w:t>
      </w:r>
      <w:r>
        <w:rPr>
          <w:rFonts w:hint="eastAsia" w:ascii="宋体" w:hAnsi="宋体" w:eastAsia="宋体"/>
          <w:iCs/>
          <w:szCs w:val="21"/>
          <w:lang w:val="en-US" w:eastAsia="zh-CN"/>
        </w:rPr>
        <w:t xml:space="preserve">     </w:t>
      </w:r>
    </w:p>
    <w:p w14:paraId="26B367CE">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lang w:val="en-US" w:eastAsia="zh-CN"/>
        </w:rPr>
      </w:pP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强制采购</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优先采购</w:t>
      </w:r>
      <w:r>
        <w:rPr>
          <w:rFonts w:hint="eastAsia" w:ascii="宋体" w:hAnsi="宋体" w:eastAsia="宋体"/>
          <w:iCs/>
          <w:szCs w:val="21"/>
          <w:lang w:val="en-US" w:eastAsia="zh-CN"/>
        </w:rPr>
        <w:t xml:space="preserve">    </w:t>
      </w:r>
    </w:p>
    <w:p w14:paraId="54FB1367">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val="0"/>
          <w:szCs w:val="21"/>
        </w:rPr>
      </w:pPr>
      <w:r>
        <w:rPr>
          <w:rFonts w:hint="eastAsia" w:ascii="宋体" w:hAnsi="宋体" w:eastAsia="宋体"/>
          <w:iCs/>
          <w:szCs w:val="21"/>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rPr>
        <w:t>否</w:t>
      </w:r>
    </w:p>
    <w:p w14:paraId="7B9338A9">
      <w:pPr>
        <w:numPr>
          <w:ilvl w:val="-1"/>
          <w:numId w:val="0"/>
        </w:numPr>
        <w:tabs>
          <w:tab w:val="left" w:pos="740"/>
        </w:tabs>
        <w:adjustRightInd w:val="0"/>
        <w:snapToGrid w:val="0"/>
        <w:spacing w:before="0" w:beforeLines="0" w:line="400" w:lineRule="exact"/>
        <w:ind w:left="0" w:firstLine="0" w:firstLineChars="0"/>
        <w:rPr>
          <w:rFonts w:hint="eastAsia" w:ascii="宋体" w:hAnsi="宋体" w:eastAsia="宋体"/>
          <w:b w:val="0"/>
          <w:bCs w:val="0"/>
          <w:sz w:val="21"/>
          <w:szCs w:val="21"/>
          <w:u w:val="none"/>
          <w:lang w:val="en-US" w:eastAsia="zh-CN"/>
        </w:rPr>
      </w:pPr>
      <w:r>
        <w:rPr>
          <w:rFonts w:hint="eastAsia" w:ascii="宋体" w:hAnsi="宋体" w:eastAsia="宋体"/>
          <w:b w:val="0"/>
          <w:bCs w:val="0"/>
          <w:sz w:val="21"/>
          <w:szCs w:val="21"/>
          <w:u w:val="none"/>
          <w:lang w:val="en-US" w:eastAsia="zh-CN"/>
        </w:rPr>
        <w:t xml:space="preserve">          是否涉及环境标志产品：</w:t>
      </w:r>
    </w:p>
    <w:p w14:paraId="62E7BA1B">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val="0"/>
          <w:szCs w:val="21"/>
          <w:lang w:eastAsia="zh-CN"/>
        </w:rPr>
      </w:pPr>
      <w:r>
        <w:rPr>
          <w:rFonts w:hint="eastAsia" w:ascii="宋体" w:hAnsi="宋体" w:eastAsia="宋体"/>
          <w:b w:val="0"/>
          <w:bCs w:val="0"/>
          <w:sz w:val="21"/>
          <w:szCs w:val="21"/>
          <w:u w:val="none"/>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rPr>
        <w:t>是</w:t>
      </w:r>
      <w:r>
        <w:rPr>
          <w:rFonts w:hint="eastAsia" w:ascii="宋体" w:hAnsi="宋体" w:eastAsia="宋体"/>
          <w:iCs w:val="0"/>
          <w:szCs w:val="21"/>
          <w:lang w:eastAsia="zh-CN"/>
        </w:rPr>
        <w:t>，《环境标志产品政府采购品目清单》的底级品目名称：</w:t>
      </w:r>
      <w:r>
        <w:rPr>
          <w:rFonts w:hint="eastAsia" w:ascii="宋体" w:hAnsi="宋体" w:eastAsia="宋体"/>
          <w:szCs w:val="21"/>
          <w:u w:val="single"/>
          <w:lang w:val="en-US" w:eastAsia="zh-CN"/>
        </w:rPr>
        <w:t xml:space="preserve">         </w:t>
      </w:r>
      <w:r>
        <w:rPr>
          <w:rFonts w:hint="eastAsia" w:ascii="宋体" w:hAnsi="宋体" w:eastAsia="宋体"/>
          <w:iCs/>
          <w:szCs w:val="21"/>
          <w:lang w:val="en-US" w:eastAsia="zh-CN"/>
        </w:rPr>
        <w:t xml:space="preserve"> </w:t>
      </w:r>
    </w:p>
    <w:p w14:paraId="75669193">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lang w:val="en-US" w:eastAsia="zh-CN"/>
        </w:rPr>
      </w:pP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强制采购</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优先采购</w:t>
      </w:r>
      <w:r>
        <w:rPr>
          <w:rFonts w:hint="eastAsia" w:ascii="宋体" w:hAnsi="宋体" w:eastAsia="宋体"/>
          <w:iCs/>
          <w:szCs w:val="21"/>
          <w:lang w:val="en-US" w:eastAsia="zh-CN"/>
        </w:rPr>
        <w:t xml:space="preserve">    </w:t>
      </w:r>
    </w:p>
    <w:p w14:paraId="476A2EA2">
      <w:pPr>
        <w:numPr>
          <w:ilvl w:val="-1"/>
          <w:numId w:val="0"/>
        </w:numPr>
        <w:tabs>
          <w:tab w:val="left" w:pos="740"/>
        </w:tabs>
        <w:adjustRightInd w:val="0"/>
        <w:snapToGrid w:val="0"/>
        <w:spacing w:before="0" w:beforeLines="0" w:line="400" w:lineRule="exact"/>
        <w:ind w:firstLine="0" w:firstLineChars="0"/>
        <w:rPr>
          <w:rFonts w:hint="eastAsia" w:ascii="宋体" w:hAnsi="宋体" w:eastAsia="宋体"/>
          <w:b w:val="0"/>
          <w:bCs w:val="0"/>
          <w:sz w:val="21"/>
          <w:szCs w:val="21"/>
          <w:u w:val="none"/>
          <w:lang w:val="en-US" w:eastAsia="zh-CN"/>
        </w:rPr>
      </w:pPr>
      <w:r>
        <w:rPr>
          <w:rFonts w:hint="eastAsia" w:ascii="宋体" w:hAnsi="宋体" w:eastAsia="宋体"/>
          <w:iCs/>
          <w:szCs w:val="21"/>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rPr>
        <w:t>否</w:t>
      </w:r>
    </w:p>
    <w:p w14:paraId="58BAD1D8">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Times New Roman"/>
          <w:iCs w:val="0"/>
          <w:kern w:val="2"/>
          <w:sz w:val="21"/>
          <w:szCs w:val="21"/>
          <w:u w:val="none"/>
          <w:lang w:val="en-US" w:eastAsia="zh-CN" w:bidi="ar-SA"/>
        </w:rPr>
      </w:pPr>
      <w:r>
        <w:rPr>
          <w:rFonts w:hint="eastAsia" w:ascii="宋体" w:hAnsi="宋体" w:eastAsia="华文楷体" w:cs="华文楷体"/>
          <w:b w:val="0"/>
          <w:bCs w:val="0"/>
          <w:sz w:val="21"/>
          <w:szCs w:val="21"/>
          <w:u w:val="none"/>
          <w:lang w:val="en-US" w:eastAsia="zh-CN" w:bidi="ar-SA"/>
        </w:rPr>
        <w:t xml:space="preserve">          </w:t>
      </w:r>
      <w:r>
        <w:rPr>
          <w:rFonts w:hint="eastAsia" w:ascii="宋体" w:hAnsi="宋体" w:eastAsia="宋体" w:cs="Times New Roman"/>
          <w:b w:val="0"/>
          <w:bCs w:val="0"/>
          <w:kern w:val="2"/>
          <w:sz w:val="21"/>
          <w:szCs w:val="21"/>
          <w:u w:val="none"/>
          <w:lang w:val="en-US" w:eastAsia="zh-CN" w:bidi="ar-SA"/>
        </w:rPr>
        <w:t>是否涉及绿色产品：</w:t>
      </w:r>
      <w:r>
        <w:rPr>
          <w:rFonts w:hint="eastAsia" w:ascii="宋体" w:hAnsi="宋体" w:eastAsia="宋体" w:cs="Times New Roman"/>
          <w:iCs w:val="0"/>
          <w:kern w:val="2"/>
          <w:sz w:val="21"/>
          <w:szCs w:val="21"/>
          <w:u w:val="none"/>
          <w:lang w:val="en-US" w:eastAsia="zh-CN" w:bidi="ar-SA"/>
        </w:rPr>
        <w:t xml:space="preserve"> </w:t>
      </w:r>
    </w:p>
    <w:p w14:paraId="41D4D31D">
      <w:pPr>
        <w:autoSpaceDE w:val="0"/>
        <w:autoSpaceDN w:val="0"/>
        <w:adjustRightInd w:val="0"/>
        <w:spacing w:beforeLines="0" w:line="400" w:lineRule="exact"/>
        <w:ind w:firstLine="420" w:firstLineChars="0"/>
        <w:rPr>
          <w:rFonts w:hint="eastAsia" w:ascii="宋体" w:hAnsi="宋体" w:eastAsia="宋体" w:cs="华文楷体"/>
          <w:sz w:val="22"/>
          <w:szCs w:val="21"/>
          <w:u w:val="single"/>
          <w:lang w:val="en-US" w:eastAsia="zh-CN" w:bidi="ar-SA"/>
        </w:rPr>
      </w:pPr>
      <w:r>
        <w:rPr>
          <w:rFonts w:hint="eastAsia" w:ascii="宋体" w:hAnsi="宋体" w:eastAsia="宋体" w:cs="Times New Roman"/>
          <w:iCs w:val="0"/>
          <w:kern w:val="2"/>
          <w:sz w:val="21"/>
          <w:szCs w:val="21"/>
          <w:u w:val="none"/>
          <w:lang w:val="en-US" w:eastAsia="zh-CN" w:bidi="ar-SA"/>
        </w:rPr>
        <w:t xml:space="preserve">     </w:t>
      </w:r>
      <w:r>
        <w:rPr>
          <w:rFonts w:hint="eastAsia" w:ascii="宋体" w:hAnsi="宋体" w:eastAsia="宋体" w:cs="Times New Roman"/>
          <w:iCs w:val="0"/>
          <w:kern w:val="2"/>
          <w:sz w:val="21"/>
          <w:szCs w:val="21"/>
          <w:u w:val="none"/>
          <w:lang w:val="en-US" w:eastAsia="zh-CN" w:bidi="ar-SA"/>
        </w:rPr>
        <w:sym w:font="Wingdings" w:char="00A8"/>
      </w:r>
      <w:r>
        <w:rPr>
          <w:rFonts w:hint="eastAsia" w:ascii="宋体" w:hAnsi="宋体" w:eastAsia="宋体" w:cs="Times New Roman"/>
          <w:iCs w:val="0"/>
          <w:kern w:val="2"/>
          <w:sz w:val="21"/>
          <w:szCs w:val="21"/>
          <w:u w:val="none"/>
          <w:lang w:val="en-US" w:eastAsia="zh-CN" w:bidi="ar-SA"/>
        </w:rPr>
        <w:t>是，绿色产品政府采购相关政策确定的底级品目名称：</w:t>
      </w:r>
      <w:r>
        <w:rPr>
          <w:rFonts w:hint="eastAsia" w:ascii="宋体" w:hAnsi="宋体" w:eastAsia="宋体" w:cs="华文楷体"/>
          <w:sz w:val="22"/>
          <w:szCs w:val="21"/>
          <w:u w:val="single"/>
          <w:lang w:val="en-US" w:eastAsia="zh-CN" w:bidi="ar-SA"/>
        </w:rPr>
        <w:t xml:space="preserve">         </w:t>
      </w:r>
    </w:p>
    <w:p w14:paraId="4C2D4D1F">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lang w:val="en-US" w:eastAsia="zh-CN"/>
        </w:rPr>
      </w:pP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强制采购</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优先采购</w:t>
      </w:r>
      <w:r>
        <w:rPr>
          <w:rFonts w:hint="eastAsia" w:ascii="宋体" w:hAnsi="宋体" w:eastAsia="宋体"/>
          <w:iCs/>
          <w:szCs w:val="21"/>
          <w:lang w:val="en-US" w:eastAsia="zh-CN"/>
        </w:rPr>
        <w:t xml:space="preserve">    </w:t>
      </w:r>
    </w:p>
    <w:p w14:paraId="770C7CA0">
      <w:pPr>
        <w:autoSpaceDE w:val="0"/>
        <w:autoSpaceDN w:val="0"/>
        <w:adjustRightInd w:val="0"/>
        <w:spacing w:beforeLines="0" w:line="400" w:lineRule="exact"/>
        <w:ind w:firstLine="420" w:firstLineChars="0"/>
        <w:rPr>
          <w:rFonts w:hint="eastAsia" w:ascii="宋体" w:hAnsi="宋体" w:eastAsia="华文楷体" w:cs="华文楷体"/>
          <w:b w:val="0"/>
          <w:bCs w:val="0"/>
          <w:sz w:val="21"/>
          <w:szCs w:val="21"/>
          <w:u w:val="none"/>
          <w:lang w:val="en-US" w:eastAsia="zh-CN" w:bidi="ar-SA"/>
        </w:rPr>
      </w:pPr>
      <w:r>
        <w:rPr>
          <w:rFonts w:hint="eastAsia" w:ascii="宋体" w:hAnsi="宋体" w:eastAsia="宋体" w:cs="Times New Roman"/>
          <w:iCs w:val="0"/>
          <w:kern w:val="2"/>
          <w:sz w:val="21"/>
          <w:szCs w:val="21"/>
          <w:u w:val="none"/>
          <w:lang w:val="en-US" w:eastAsia="zh-CN" w:bidi="ar-SA"/>
        </w:rPr>
        <w:t xml:space="preserve">     </w:t>
      </w:r>
      <w:r>
        <w:rPr>
          <w:rFonts w:hint="eastAsia" w:ascii="宋体" w:hAnsi="宋体" w:eastAsia="宋体" w:cs="Times New Roman"/>
          <w:iCs w:val="0"/>
          <w:kern w:val="2"/>
          <w:sz w:val="21"/>
          <w:szCs w:val="21"/>
          <w:u w:val="none"/>
          <w:lang w:val="en-US" w:eastAsia="zh-CN" w:bidi="ar-SA"/>
        </w:rPr>
        <w:sym w:font="Wingdings" w:char="00A8"/>
      </w:r>
      <w:r>
        <w:rPr>
          <w:rFonts w:hint="eastAsia" w:ascii="宋体" w:hAnsi="宋体" w:eastAsia="宋体" w:cs="Times New Roman"/>
          <w:iCs w:val="0"/>
          <w:kern w:val="2"/>
          <w:sz w:val="21"/>
          <w:szCs w:val="21"/>
          <w:u w:val="none"/>
          <w:lang w:val="en-US" w:eastAsia="zh-CN" w:bidi="ar-SA"/>
        </w:rPr>
        <w:t>否</w:t>
      </w:r>
    </w:p>
    <w:p w14:paraId="40B6412F">
      <w:pPr>
        <w:numPr>
          <w:ilvl w:val="-1"/>
          <w:numId w:val="0"/>
        </w:numPr>
        <w:adjustRightInd w:val="0"/>
        <w:snapToGrid w:val="0"/>
        <w:spacing w:before="0" w:beforeLines="0" w:line="400" w:lineRule="exact"/>
        <w:ind w:firstLine="0" w:firstLineChars="0"/>
        <w:rPr>
          <w:rFonts w:hint="eastAsia" w:ascii="宋体" w:hAnsi="宋体" w:eastAsia="宋体"/>
          <w:szCs w:val="21"/>
          <w:lang w:val="en-US" w:eastAsia="zh-CN"/>
        </w:rPr>
      </w:pPr>
      <w:r>
        <w:rPr>
          <w:rFonts w:hint="eastAsia" w:ascii="宋体" w:hAnsi="宋体" w:eastAsia="宋体"/>
          <w:szCs w:val="21"/>
          <w:lang w:val="en-US" w:eastAsia="zh-CN"/>
        </w:rPr>
        <w:t xml:space="preserve">    （1</w:t>
      </w:r>
      <w:r>
        <w:rPr>
          <w:rFonts w:hint="default" w:ascii="宋体" w:hAnsi="宋体" w:eastAsia="宋体"/>
          <w:szCs w:val="21"/>
          <w:lang w:val="en" w:eastAsia="zh-CN"/>
        </w:rPr>
        <w:t>1</w:t>
      </w:r>
      <w:r>
        <w:rPr>
          <w:rFonts w:hint="eastAsia" w:ascii="宋体" w:hAnsi="宋体" w:eastAsia="宋体"/>
          <w:szCs w:val="21"/>
          <w:lang w:val="en-US" w:eastAsia="zh-CN"/>
        </w:rPr>
        <w:t>）涉及商品包装和快递包装的，是否参考</w:t>
      </w:r>
      <w:r>
        <w:rPr>
          <w:rFonts w:hint="eastAsia" w:ascii="宋体" w:hAnsi="宋体" w:eastAsia="宋体"/>
          <w:szCs w:val="21"/>
        </w:rPr>
        <w:t>《商品包装政府采购需求标准（试行）》、《快递包装政府采购需求标准（试行）》</w:t>
      </w:r>
      <w:r>
        <w:rPr>
          <w:rFonts w:hint="eastAsia" w:ascii="宋体" w:hAnsi="宋体" w:eastAsia="宋体"/>
          <w:szCs w:val="21"/>
          <w:lang w:eastAsia="zh-CN"/>
        </w:rPr>
        <w:t>明确产品及相关快递服务的具体包装要求：</w:t>
      </w:r>
    </w:p>
    <w:p w14:paraId="1F744F55">
      <w:pPr>
        <w:numPr>
          <w:ilvl w:val="-1"/>
          <w:numId w:val="0"/>
        </w:numPr>
        <w:adjustRightInd w:val="0"/>
        <w:snapToGrid w:val="0"/>
        <w:spacing w:before="0" w:beforeLines="0" w:line="400" w:lineRule="exact"/>
        <w:ind w:firstLine="840" w:firstLineChars="400"/>
        <w:rPr>
          <w:rFonts w:hint="eastAsia" w:ascii="宋体" w:hAnsi="宋体" w:eastAsia="宋体"/>
          <w:iCs w:val="0"/>
          <w:szCs w:val="21"/>
          <w:lang w:val="en-US" w:eastAsia="zh-CN"/>
        </w:rPr>
      </w:pPr>
      <w:r>
        <w:rPr>
          <w:rFonts w:hint="eastAsia" w:ascii="宋体" w:hAnsi="宋体" w:eastAsia="宋体"/>
          <w:iCs w:val="0"/>
          <w:szCs w:val="21"/>
        </w:rPr>
        <w:sym w:font="Wingdings" w:char="00A8"/>
      </w:r>
      <w:r>
        <w:rPr>
          <w:rFonts w:hint="eastAsia" w:ascii="宋体" w:hAnsi="宋体" w:eastAsia="宋体"/>
          <w:iCs w:val="0"/>
          <w:szCs w:val="21"/>
        </w:rPr>
        <w:t xml:space="preserve">是       </w:t>
      </w:r>
      <w:r>
        <w:rPr>
          <w:rFonts w:hint="eastAsia" w:ascii="宋体" w:hAnsi="宋体" w:eastAsia="宋体"/>
          <w:iCs w:val="0"/>
          <w:szCs w:val="21"/>
        </w:rPr>
        <w:sym w:font="Wingdings" w:char="00A8"/>
      </w:r>
      <w:r>
        <w:rPr>
          <w:rFonts w:hint="eastAsia" w:ascii="宋体" w:hAnsi="宋体" w:eastAsia="宋体"/>
          <w:iCs w:val="0"/>
          <w:szCs w:val="21"/>
        </w:rPr>
        <w:t>否</w:t>
      </w:r>
      <w:r>
        <w:rPr>
          <w:rFonts w:hint="eastAsia" w:ascii="宋体" w:hAnsi="宋体" w:eastAsia="宋体"/>
          <w:iCs w:val="0"/>
          <w:szCs w:val="21"/>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lang w:eastAsia="zh-CN"/>
        </w:rPr>
        <w:t>不涉及</w:t>
      </w:r>
    </w:p>
    <w:p w14:paraId="35D44E84">
      <w:pPr>
        <w:numPr>
          <w:ilvl w:val="0"/>
          <w:numId w:val="11"/>
        </w:numPr>
        <w:adjustRightInd w:val="0"/>
        <w:snapToGrid w:val="0"/>
        <w:spacing w:before="0" w:beforeLines="0" w:line="400" w:lineRule="exact"/>
        <w:ind w:firstLine="422" w:firstLineChars="200"/>
        <w:rPr>
          <w:rFonts w:ascii="宋体" w:hAnsi="宋体" w:eastAsia="宋体"/>
          <w:b/>
          <w:szCs w:val="21"/>
          <w:highlight w:val="none"/>
        </w:rPr>
      </w:pPr>
      <w:r>
        <w:rPr>
          <w:rFonts w:hint="eastAsia" w:ascii="宋体" w:hAnsi="宋体" w:eastAsia="宋体"/>
          <w:b/>
          <w:szCs w:val="21"/>
          <w:highlight w:val="none"/>
        </w:rPr>
        <w:t>合同金额</w:t>
      </w:r>
    </w:p>
    <w:p w14:paraId="51DC055E">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（1）合同金额小写：</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p>
    <w:p w14:paraId="1D1B49CD">
      <w:pPr>
        <w:adjustRightInd w:val="0"/>
        <w:snapToGrid w:val="0"/>
        <w:spacing w:before="0" w:beforeLines="0" w:line="400" w:lineRule="exact"/>
        <w:ind w:left="0" w:firstLine="0" w:firstLineChars="0"/>
        <w:rPr>
          <w:rFonts w:ascii="宋体" w:hAnsi="宋体" w:eastAsia="宋体"/>
          <w:szCs w:val="21"/>
          <w:u w:val="single"/>
        </w:rPr>
      </w:pPr>
      <w:r>
        <w:rPr>
          <w:rFonts w:hint="eastAsia" w:ascii="宋体" w:hAnsi="宋体" w:eastAsia="宋体"/>
          <w:szCs w:val="21"/>
          <w:lang w:val="en-US" w:eastAsia="zh-CN"/>
        </w:rPr>
        <w:t xml:space="preserve">                 </w:t>
      </w:r>
      <w:r>
        <w:rPr>
          <w:rFonts w:hint="eastAsia" w:ascii="宋体" w:hAnsi="宋体" w:eastAsia="宋体"/>
          <w:szCs w:val="21"/>
        </w:rPr>
        <w:t>大写：</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p>
    <w:p w14:paraId="0606FF12">
      <w:pPr>
        <w:adjustRightInd w:val="0"/>
        <w:snapToGrid w:val="0"/>
        <w:spacing w:before="0" w:beforeLines="0" w:line="400" w:lineRule="exact"/>
        <w:ind w:firstLine="0" w:firstLineChars="0"/>
        <w:rPr>
          <w:rFonts w:ascii="宋体" w:hAnsi="宋体" w:eastAsia="宋体"/>
          <w:szCs w:val="21"/>
        </w:rPr>
      </w:pPr>
      <w:r>
        <w:rPr>
          <w:rFonts w:hint="eastAsia" w:ascii="宋体" w:hAnsi="宋体" w:eastAsia="宋体"/>
          <w:szCs w:val="21"/>
          <w:lang w:val="en-US" w:eastAsia="zh-CN"/>
        </w:rPr>
        <w:t xml:space="preserve">         </w:t>
      </w:r>
      <w:r>
        <w:rPr>
          <w:rFonts w:hint="eastAsia" w:ascii="宋体" w:hAnsi="宋体" w:eastAsia="宋体"/>
          <w:szCs w:val="21"/>
        </w:rPr>
        <w:t>分包金额</w:t>
      </w:r>
      <w:r>
        <w:rPr>
          <w:rFonts w:hint="eastAsia" w:ascii="宋体" w:hAnsi="宋体" w:eastAsia="宋体"/>
          <w:szCs w:val="21"/>
          <w:lang w:eastAsia="zh-CN"/>
        </w:rPr>
        <w:t>（如有）</w:t>
      </w:r>
      <w:r>
        <w:rPr>
          <w:rFonts w:hint="eastAsia" w:ascii="宋体" w:hAnsi="宋体" w:eastAsia="宋体"/>
          <w:szCs w:val="21"/>
        </w:rPr>
        <w:t>小写：</w:t>
      </w:r>
      <w:r>
        <w:rPr>
          <w:rFonts w:hint="eastAsia" w:ascii="宋体" w:hAnsi="宋体" w:eastAsia="宋体"/>
          <w:szCs w:val="21"/>
          <w:u w:val="single"/>
        </w:rPr>
        <w:t xml:space="preserve">                   </w:t>
      </w:r>
    </w:p>
    <w:p w14:paraId="219EAD0E">
      <w:pPr>
        <w:adjustRightInd w:val="0"/>
        <w:snapToGrid w:val="0"/>
        <w:spacing w:before="0" w:beforeLines="0" w:line="400" w:lineRule="exact"/>
        <w:ind w:firstLine="0" w:firstLineChars="0"/>
        <w:rPr>
          <w:rFonts w:hint="eastAsia" w:ascii="宋体" w:hAnsi="宋体" w:eastAsia="宋体"/>
          <w:szCs w:val="21"/>
          <w:u w:val="single"/>
        </w:rPr>
      </w:pPr>
      <w:r>
        <w:rPr>
          <w:rFonts w:hint="eastAsia" w:ascii="宋体" w:hAnsi="宋体" w:eastAsia="宋体"/>
          <w:szCs w:val="21"/>
          <w:lang w:val="en-US" w:eastAsia="zh-CN"/>
        </w:rPr>
        <w:t xml:space="preserve">                     </w:t>
      </w:r>
      <w:r>
        <w:rPr>
          <w:rFonts w:hint="eastAsia" w:ascii="宋体" w:hAnsi="宋体" w:eastAsia="宋体"/>
          <w:szCs w:val="21"/>
        </w:rPr>
        <w:t>大写：</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p>
    <w:p w14:paraId="3B0D2854">
      <w:pPr>
        <w:adjustRightInd w:val="0"/>
        <w:snapToGrid w:val="0"/>
        <w:spacing w:before="0" w:beforeLines="0" w:line="400" w:lineRule="exact"/>
        <w:ind w:firstLine="0" w:firstLineChars="0"/>
        <w:rPr>
          <w:rFonts w:hint="eastAsia" w:ascii="宋体" w:hAnsi="宋体" w:eastAsia="宋体"/>
          <w:szCs w:val="21"/>
          <w:lang w:val="en-US" w:eastAsia="zh-CN"/>
        </w:rPr>
      </w:pPr>
      <w:r>
        <w:rPr>
          <w:rFonts w:hint="eastAsia" w:ascii="宋体" w:hAnsi="宋体" w:eastAsia="宋体"/>
          <w:szCs w:val="21"/>
          <w:lang w:val="en-US" w:eastAsia="zh-CN"/>
        </w:rPr>
        <w:t xml:space="preserve">    （注：固定单价合同应填写单价和最高限价）</w:t>
      </w:r>
    </w:p>
    <w:p w14:paraId="02DB1B47">
      <w:pPr>
        <w:numPr>
          <w:ilvl w:val="-1"/>
          <w:numId w:val="0"/>
        </w:numPr>
        <w:adjustRightInd w:val="0"/>
        <w:snapToGrid w:val="0"/>
        <w:spacing w:before="0" w:beforeLines="0" w:line="400" w:lineRule="exact"/>
        <w:ind w:firstLine="0" w:firstLineChars="0"/>
        <w:rPr>
          <w:rFonts w:hint="eastAsia" w:ascii="宋体" w:hAnsi="宋体" w:eastAsia="宋体"/>
          <w:szCs w:val="21"/>
        </w:rPr>
      </w:pPr>
      <w:r>
        <w:rPr>
          <w:rFonts w:hint="eastAsia" w:ascii="宋体" w:hAnsi="宋体" w:eastAsia="宋体"/>
          <w:szCs w:val="21"/>
          <w:lang w:val="en-US" w:eastAsia="zh-CN"/>
        </w:rPr>
        <w:t xml:space="preserve">    </w:t>
      </w:r>
      <w:r>
        <w:rPr>
          <w:rFonts w:hint="eastAsia" w:ascii="宋体" w:hAnsi="宋体" w:eastAsia="宋体"/>
          <w:szCs w:val="21"/>
          <w:lang w:eastAsia="zh-CN"/>
        </w:rPr>
        <w:t>（</w:t>
      </w:r>
      <w:r>
        <w:rPr>
          <w:rFonts w:hint="eastAsia" w:ascii="宋体" w:hAnsi="宋体" w:eastAsia="宋体"/>
          <w:szCs w:val="21"/>
          <w:lang w:val="en-US" w:eastAsia="zh-CN"/>
        </w:rPr>
        <w:t>2</w:t>
      </w:r>
      <w:r>
        <w:rPr>
          <w:rFonts w:hint="eastAsia" w:ascii="宋体" w:hAnsi="宋体" w:eastAsia="宋体"/>
          <w:szCs w:val="21"/>
          <w:lang w:eastAsia="zh-CN"/>
        </w:rPr>
        <w:t>）</w:t>
      </w:r>
      <w:r>
        <w:rPr>
          <w:rFonts w:hint="eastAsia" w:ascii="宋体" w:hAnsi="宋体" w:eastAsia="宋体"/>
          <w:szCs w:val="21"/>
        </w:rPr>
        <w:t>合同定价方式</w:t>
      </w:r>
      <w:r>
        <w:rPr>
          <w:rFonts w:hint="eastAsia" w:ascii="宋体" w:hAnsi="宋体" w:eastAsia="宋体"/>
          <w:szCs w:val="21"/>
          <w:lang w:eastAsia="zh-CN"/>
        </w:rPr>
        <w:t>（采用组合定价方式的，可以勾选多项）</w:t>
      </w:r>
      <w:r>
        <w:rPr>
          <w:rFonts w:hint="eastAsia" w:ascii="宋体" w:hAnsi="宋体" w:eastAsia="宋体"/>
          <w:szCs w:val="21"/>
        </w:rPr>
        <w:t>：</w:t>
      </w:r>
    </w:p>
    <w:p w14:paraId="34DF19F4">
      <w:pPr>
        <w:adjustRightInd w:val="0"/>
        <w:snapToGrid w:val="0"/>
        <w:spacing w:before="0" w:beforeLines="0" w:line="400" w:lineRule="exact"/>
        <w:ind w:firstLine="420" w:firstLineChars="200"/>
        <w:rPr>
          <w:rFonts w:hint="eastAsia" w:ascii="宋体" w:hAnsi="宋体" w:eastAsia="宋体"/>
          <w:szCs w:val="21"/>
          <w:lang w:eastAsia="zh-CN"/>
        </w:rPr>
      </w:pP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rPr>
        <w:t xml:space="preserve">固定总价 </w:t>
      </w:r>
      <w:r>
        <w:rPr>
          <w:rFonts w:hint="eastAsia" w:ascii="宋体" w:hAnsi="宋体" w:eastAsia="宋体"/>
          <w:iCs/>
          <w:szCs w:val="21"/>
        </w:rPr>
        <w:sym w:font="Wingdings" w:char="00A8"/>
      </w:r>
      <w:r>
        <w:rPr>
          <w:rFonts w:hint="eastAsia" w:ascii="宋体" w:hAnsi="宋体" w:eastAsia="宋体"/>
          <w:iCs/>
          <w:szCs w:val="21"/>
        </w:rPr>
        <w:t>固定单价</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固定费率</w:t>
      </w:r>
      <w:r>
        <w:rPr>
          <w:rFonts w:hint="eastAsia" w:ascii="宋体" w:hAnsi="宋体" w:eastAsia="宋体"/>
          <w:iCs/>
          <w:szCs w:val="21"/>
        </w:rPr>
        <w:t xml:space="preserve"> </w:t>
      </w:r>
      <w:r>
        <w:rPr>
          <w:rFonts w:hint="eastAsia" w:ascii="宋体" w:hAnsi="宋体" w:eastAsia="宋体"/>
          <w:iCs/>
          <w:szCs w:val="21"/>
        </w:rPr>
        <w:sym w:font="Wingdings" w:char="00A8"/>
      </w:r>
      <w:r>
        <w:rPr>
          <w:rFonts w:hint="eastAsia" w:ascii="宋体" w:hAnsi="宋体" w:eastAsia="宋体"/>
          <w:iCs/>
          <w:szCs w:val="21"/>
        </w:rPr>
        <w:t xml:space="preserve">成本补偿 </w:t>
      </w:r>
      <w:r>
        <w:rPr>
          <w:rFonts w:hint="eastAsia" w:ascii="宋体" w:hAnsi="宋体" w:eastAsia="宋体"/>
          <w:iCs/>
          <w:szCs w:val="21"/>
        </w:rPr>
        <w:sym w:font="Wingdings" w:char="00A8"/>
      </w:r>
      <w:r>
        <w:rPr>
          <w:rFonts w:hint="eastAsia" w:ascii="宋体" w:hAnsi="宋体" w:eastAsia="宋体"/>
          <w:iCs/>
          <w:szCs w:val="21"/>
        </w:rPr>
        <w:t>绩效激励</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其他</w:t>
      </w:r>
      <w:r>
        <w:rPr>
          <w:rFonts w:hint="eastAsia" w:ascii="宋体" w:hAnsi="宋体" w:eastAsia="宋体"/>
          <w:szCs w:val="21"/>
          <w:u w:val="single"/>
        </w:rPr>
        <w:t xml:space="preserve">       </w:t>
      </w:r>
    </w:p>
    <w:p w14:paraId="69ED7245">
      <w:pPr>
        <w:widowControl w:val="0"/>
        <w:spacing w:beforeLines="0" w:line="400" w:lineRule="exact"/>
        <w:ind w:firstLine="420" w:firstLineChars="200"/>
        <w:jc w:val="both"/>
        <w:rPr>
          <w:rFonts w:ascii="Times New Roman" w:hAnsi="Times New Roman"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（3）付款方式（按项目实际勾选填写）：</w:t>
      </w:r>
    </w:p>
    <w:p w14:paraId="19607A13">
      <w:pPr>
        <w:adjustRightInd w:val="0"/>
        <w:snapToGrid w:val="0"/>
        <w:spacing w:before="0" w:beforeLines="0" w:line="400" w:lineRule="exact"/>
        <w:ind w:firstLine="630" w:firstLineChars="300"/>
        <w:rPr>
          <w:rFonts w:ascii="宋体" w:hAnsi="宋体" w:eastAsia="宋体"/>
          <w:szCs w:val="21"/>
          <w:u w:val="single"/>
        </w:rPr>
      </w:pPr>
      <w:r>
        <w:rPr>
          <w:rFonts w:hint="eastAsia" w:ascii="宋体" w:hAnsi="宋体" w:eastAsia="宋体"/>
          <w:szCs w:val="21"/>
        </w:rPr>
        <w:sym w:font="Wingdings" w:char="00A8"/>
      </w:r>
      <w:r>
        <w:rPr>
          <w:rFonts w:hint="eastAsia" w:ascii="宋体" w:hAnsi="宋体" w:eastAsia="宋体"/>
          <w:szCs w:val="21"/>
        </w:rPr>
        <w:t>全额付款：</w:t>
      </w:r>
      <w:r>
        <w:rPr>
          <w:rFonts w:hint="eastAsia" w:ascii="宋体" w:hAnsi="宋体" w:eastAsia="宋体"/>
          <w:szCs w:val="21"/>
          <w:u w:val="single"/>
        </w:rPr>
        <w:t xml:space="preserve">     （应</w:t>
      </w:r>
      <w:r>
        <w:rPr>
          <w:rFonts w:hint="eastAsia" w:ascii="宋体" w:hAnsi="宋体" w:eastAsia="宋体"/>
          <w:szCs w:val="21"/>
          <w:u w:val="single"/>
          <w:lang w:eastAsia="zh-CN"/>
        </w:rPr>
        <w:t>明确</w:t>
      </w:r>
      <w:r>
        <w:rPr>
          <w:rFonts w:hint="eastAsia" w:ascii="宋体" w:hAnsi="宋体" w:eastAsia="宋体"/>
          <w:szCs w:val="21"/>
          <w:u w:val="single"/>
        </w:rPr>
        <w:t>一次性支付合同款项</w:t>
      </w:r>
      <w:r>
        <w:rPr>
          <w:rFonts w:hint="eastAsia" w:ascii="宋体" w:hAnsi="宋体" w:eastAsia="宋体"/>
          <w:szCs w:val="21"/>
          <w:u w:val="single"/>
          <w:lang w:eastAsia="zh-CN"/>
        </w:rPr>
        <w:t>的条件</w:t>
      </w:r>
      <w:r>
        <w:rPr>
          <w:rFonts w:hint="eastAsia" w:ascii="宋体" w:hAnsi="宋体" w:eastAsia="宋体"/>
          <w:szCs w:val="21"/>
          <w:u w:val="single"/>
        </w:rPr>
        <w:t xml:space="preserve">）                    </w:t>
      </w:r>
    </w:p>
    <w:p w14:paraId="0979D92F">
      <w:pPr>
        <w:snapToGrid w:val="0"/>
        <w:spacing w:beforeLines="0" w:line="400" w:lineRule="exact"/>
        <w:ind w:firstLine="630" w:firstLineChars="300"/>
        <w:rPr>
          <w:rFonts w:eastAsia="宋体"/>
        </w:rPr>
      </w:pPr>
      <w:r>
        <w:rPr>
          <w:rFonts w:hint="eastAsia" w:ascii="宋体" w:hAnsi="宋体" w:eastAsia="宋体"/>
          <w:szCs w:val="21"/>
        </w:rPr>
        <w:sym w:font="Wingdings" w:char="00A8"/>
      </w:r>
      <w:r>
        <w:rPr>
          <w:rFonts w:hint="eastAsia" w:ascii="宋体" w:hAnsi="宋体" w:eastAsia="宋体"/>
          <w:szCs w:val="21"/>
        </w:rPr>
        <w:t>分期付款：</w:t>
      </w:r>
      <w:r>
        <w:rPr>
          <w:rFonts w:hint="eastAsia" w:ascii="宋体" w:hAnsi="宋体" w:eastAsia="宋体"/>
          <w:szCs w:val="21"/>
          <w:u w:val="single"/>
        </w:rPr>
        <w:t xml:space="preserve">  （应明确分期支付合同款项的各期比例和支付条件</w:t>
      </w:r>
      <w:r>
        <w:rPr>
          <w:rFonts w:hint="eastAsia" w:ascii="宋体" w:hAnsi="宋体" w:eastAsia="宋体"/>
          <w:szCs w:val="21"/>
          <w:u w:val="single"/>
          <w:lang w:eastAsia="zh-CN"/>
        </w:rPr>
        <w:t>，各期支付条件应与分期履约验收情况挂钩</w:t>
      </w:r>
      <w:r>
        <w:rPr>
          <w:rFonts w:hint="eastAsia" w:ascii="宋体" w:hAnsi="宋体" w:eastAsia="宋体"/>
          <w:szCs w:val="21"/>
          <w:u w:val="single"/>
        </w:rPr>
        <w:t xml:space="preserve">） </w:t>
      </w:r>
      <w:r>
        <w:rPr>
          <w:rFonts w:hint="eastAsia" w:ascii="宋体" w:hAnsi="宋体" w:eastAsia="宋体"/>
          <w:szCs w:val="21"/>
          <w:u w:val="none"/>
          <w:lang w:eastAsia="zh-CN"/>
        </w:rPr>
        <w:t>，</w:t>
      </w:r>
      <w:r>
        <w:rPr>
          <w:rFonts w:hint="eastAsia" w:ascii="宋体" w:hAnsi="宋体" w:eastAsia="宋体"/>
          <w:szCs w:val="21"/>
          <w:lang w:eastAsia="zh-CN"/>
        </w:rPr>
        <w:t>其中涉及预付款的</w:t>
      </w:r>
      <w:r>
        <w:rPr>
          <w:rFonts w:hint="eastAsia" w:ascii="宋体" w:hAnsi="宋体" w:eastAsia="宋体"/>
          <w:szCs w:val="21"/>
        </w:rPr>
        <w:t>：</w:t>
      </w:r>
      <w:r>
        <w:rPr>
          <w:rFonts w:hint="eastAsia" w:ascii="宋体" w:hAnsi="宋体" w:eastAsia="宋体"/>
          <w:szCs w:val="21"/>
          <w:u w:val="single"/>
        </w:rPr>
        <w:t xml:space="preserve"> （应明确预付款的支付比例和支付条件） </w:t>
      </w:r>
    </w:p>
    <w:p w14:paraId="0A9ACC0D">
      <w:pPr>
        <w:adjustRightInd w:val="0"/>
        <w:snapToGrid w:val="0"/>
        <w:spacing w:before="0" w:beforeLines="0" w:line="400" w:lineRule="exact"/>
        <w:ind w:firstLine="630" w:firstLineChars="300"/>
        <w:rPr>
          <w:rFonts w:ascii="宋体" w:hAnsi="宋体" w:eastAsia="宋体"/>
          <w:szCs w:val="21"/>
          <w:u w:val="single"/>
        </w:rPr>
      </w:pPr>
      <w:r>
        <w:rPr>
          <w:rFonts w:hint="eastAsia" w:ascii="宋体" w:hAnsi="宋体" w:eastAsia="宋体"/>
          <w:szCs w:val="21"/>
        </w:rPr>
        <w:sym w:font="Wingdings" w:char="00A8"/>
      </w:r>
      <w:r>
        <w:rPr>
          <w:rFonts w:hint="eastAsia" w:ascii="宋体" w:hAnsi="宋体" w:eastAsia="宋体"/>
          <w:szCs w:val="21"/>
        </w:rPr>
        <w:t>成本补偿：</w:t>
      </w:r>
      <w:r>
        <w:rPr>
          <w:rFonts w:hint="eastAsia" w:ascii="宋体" w:hAnsi="宋体" w:eastAsia="宋体"/>
          <w:szCs w:val="21"/>
          <w:u w:val="single"/>
        </w:rPr>
        <w:t xml:space="preserve">      （应明确按照成本补偿方式的支付方式和支付条件）   </w:t>
      </w:r>
    </w:p>
    <w:p w14:paraId="0B19F90B">
      <w:pPr>
        <w:adjustRightInd w:val="0"/>
        <w:snapToGrid w:val="0"/>
        <w:spacing w:before="0" w:beforeLines="0" w:line="400" w:lineRule="exact"/>
        <w:ind w:firstLine="630" w:firstLineChars="300"/>
        <w:rPr>
          <w:rFonts w:ascii="宋体" w:hAnsi="宋体" w:eastAsia="宋体"/>
          <w:szCs w:val="21"/>
        </w:rPr>
      </w:pPr>
      <w:r>
        <w:rPr>
          <w:rFonts w:hint="eastAsia" w:ascii="宋体" w:hAnsi="宋体" w:eastAsia="宋体"/>
          <w:szCs w:val="21"/>
        </w:rPr>
        <w:sym w:font="Wingdings" w:char="00A8"/>
      </w:r>
      <w:r>
        <w:rPr>
          <w:rFonts w:hint="eastAsia" w:ascii="宋体" w:hAnsi="宋体" w:eastAsia="宋体"/>
          <w:szCs w:val="21"/>
        </w:rPr>
        <w:t>绩效激励：</w:t>
      </w:r>
      <w:r>
        <w:rPr>
          <w:rFonts w:hint="eastAsia" w:ascii="宋体" w:hAnsi="宋体" w:eastAsia="宋体"/>
          <w:szCs w:val="21"/>
          <w:u w:val="single"/>
        </w:rPr>
        <w:t xml:space="preserve">      （应明确按照绩效激励方式的支付方式和支付条件）   </w:t>
      </w:r>
    </w:p>
    <w:p w14:paraId="20561581">
      <w:pPr>
        <w:numPr>
          <w:ilvl w:val="0"/>
          <w:numId w:val="11"/>
        </w:numPr>
        <w:adjustRightInd w:val="0"/>
        <w:snapToGrid w:val="0"/>
        <w:spacing w:before="0" w:beforeLines="0" w:line="400" w:lineRule="exact"/>
        <w:ind w:firstLine="422" w:firstLineChars="200"/>
        <w:rPr>
          <w:rFonts w:ascii="宋体" w:hAnsi="宋体" w:eastAsia="宋体"/>
          <w:b/>
          <w:bCs w:val="0"/>
          <w:szCs w:val="21"/>
          <w:u w:val="single"/>
        </w:rPr>
      </w:pPr>
      <w:r>
        <w:rPr>
          <w:rFonts w:hint="eastAsia" w:ascii="宋体" w:hAnsi="宋体" w:eastAsia="宋体"/>
          <w:b/>
          <w:bCs w:val="0"/>
          <w:szCs w:val="21"/>
        </w:rPr>
        <w:t>合同履行</w:t>
      </w:r>
    </w:p>
    <w:p w14:paraId="3F1781F5">
      <w:pPr>
        <w:adjustRightInd w:val="0"/>
        <w:snapToGrid w:val="0"/>
        <w:spacing w:before="0" w:beforeLines="0" w:line="400" w:lineRule="exact"/>
        <w:ind w:firstLine="420" w:firstLineChars="200"/>
        <w:rPr>
          <w:rFonts w:hint="eastAsia" w:ascii="宋体" w:hAnsi="宋体" w:eastAsia="宋体" w:cs="宋体"/>
          <w:szCs w:val="21"/>
        </w:rPr>
      </w:pPr>
      <w:r>
        <w:rPr>
          <w:rFonts w:hint="eastAsia" w:ascii="宋体" w:hAnsi="宋体" w:eastAsia="宋体" w:cs="宋体"/>
          <w:szCs w:val="21"/>
        </w:rPr>
        <w:t>（1）起始日期：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日，完成日期：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w:t>
      </w:r>
    </w:p>
    <w:p w14:paraId="657B7194">
      <w:pPr>
        <w:adjustRightInd w:val="0"/>
        <w:snapToGrid w:val="0"/>
        <w:spacing w:before="0" w:beforeLines="0" w:line="400" w:lineRule="exact"/>
        <w:ind w:firstLine="420" w:firstLineChars="200"/>
        <w:rPr>
          <w:rFonts w:hint="eastAsia" w:ascii="宋体" w:hAnsi="宋体" w:eastAsia="宋体" w:cs="宋体"/>
          <w:szCs w:val="21"/>
          <w:u w:val="single"/>
        </w:rPr>
      </w:pPr>
      <w:r>
        <w:rPr>
          <w:rFonts w:hint="eastAsia" w:ascii="宋体" w:hAnsi="宋体" w:eastAsia="宋体" w:cs="宋体"/>
          <w:szCs w:val="21"/>
        </w:rPr>
        <w:t>（2）</w:t>
      </w:r>
      <w:r>
        <w:rPr>
          <w:rFonts w:hint="eastAsia" w:ascii="宋体" w:hAnsi="宋体" w:eastAsia="宋体" w:cs="宋体"/>
          <w:szCs w:val="21"/>
          <w:lang w:eastAsia="zh-CN"/>
        </w:rPr>
        <w:t>履约</w:t>
      </w:r>
      <w:r>
        <w:rPr>
          <w:rFonts w:hint="eastAsia" w:ascii="宋体" w:hAnsi="宋体" w:eastAsia="宋体" w:cs="宋体"/>
          <w:szCs w:val="21"/>
        </w:rPr>
        <w:t>地点</w:t>
      </w:r>
      <w:r>
        <w:rPr>
          <w:rFonts w:hint="eastAsia" w:ascii="宋体" w:hAnsi="宋体" w:eastAsia="宋体" w:cs="宋体"/>
          <w:b w:val="0"/>
          <w:bCs/>
          <w:szCs w:val="21"/>
        </w:rPr>
        <w:t>：</w:t>
      </w:r>
      <w:r>
        <w:rPr>
          <w:rFonts w:hint="eastAsia" w:ascii="宋体" w:hAnsi="宋体" w:eastAsia="宋体" w:cs="宋体"/>
          <w:szCs w:val="21"/>
          <w:u w:val="single"/>
        </w:rPr>
        <w:t xml:space="preserve">                             </w:t>
      </w:r>
    </w:p>
    <w:p w14:paraId="1821B126">
      <w:pPr>
        <w:adjustRightInd w:val="0"/>
        <w:snapToGrid w:val="0"/>
        <w:spacing w:before="0" w:beforeLines="0" w:line="400" w:lineRule="exact"/>
        <w:ind w:firstLine="420" w:firstLineChars="200"/>
        <w:rPr>
          <w:rFonts w:hint="eastAsia" w:ascii="宋体" w:hAnsi="宋体" w:eastAsia="宋体" w:cs="宋体"/>
          <w:sz w:val="21"/>
          <w:szCs w:val="21"/>
          <w:lang w:eastAsia="zh-CN"/>
        </w:rPr>
      </w:pPr>
      <w:r>
        <w:rPr>
          <w:rFonts w:hint="eastAsia" w:ascii="宋体" w:hAnsi="宋体" w:eastAsia="宋体" w:cs="宋体"/>
          <w:bCs/>
          <w:szCs w:val="21"/>
        </w:rPr>
        <w:t>（3）履约担保：</w:t>
      </w:r>
      <w:r>
        <w:rPr>
          <w:rFonts w:hint="eastAsia" w:ascii="宋体" w:hAnsi="宋体" w:eastAsia="宋体" w:cs="宋体"/>
          <w:sz w:val="21"/>
          <w:lang w:val="en-US" w:eastAsia="zh-CN"/>
        </w:rPr>
        <w:t>是否收取履约保证金：</w:t>
      </w:r>
      <w:r>
        <w:rPr>
          <w:rFonts w:hint="eastAsia" w:ascii="宋体" w:hAnsi="宋体" w:eastAsia="宋体" w:cs="宋体"/>
          <w:sz w:val="21"/>
          <w:szCs w:val="21"/>
        </w:rPr>
        <w:sym w:font="Wingdings" w:char="00A8"/>
      </w:r>
      <w:r>
        <w:rPr>
          <w:rFonts w:hint="eastAsia" w:ascii="宋体" w:hAnsi="宋体" w:eastAsia="宋体" w:cs="宋体"/>
          <w:sz w:val="21"/>
          <w:szCs w:val="21"/>
          <w:lang w:eastAsia="zh-CN"/>
        </w:rPr>
        <w:t>是</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cs="宋体"/>
          <w:sz w:val="21"/>
          <w:szCs w:val="21"/>
          <w:lang w:eastAsia="zh-CN"/>
        </w:rPr>
        <w:t>否</w:t>
      </w:r>
    </w:p>
    <w:p w14:paraId="65A44DA0">
      <w:pPr>
        <w:autoSpaceDE w:val="0"/>
        <w:autoSpaceDN w:val="0"/>
        <w:adjustRightInd w:val="0"/>
        <w:spacing w:beforeLines="0" w:line="400" w:lineRule="exact"/>
        <w:ind w:firstLine="440" w:firstLineChars="200"/>
        <w:rPr>
          <w:rFonts w:hint="eastAsia" w:ascii="宋体" w:hAnsi="宋体" w:eastAsia="宋体" w:cs="宋体"/>
          <w:sz w:val="21"/>
          <w:szCs w:val="21"/>
          <w:lang w:val="en-US" w:eastAsia="zh-CN" w:bidi="ar-SA"/>
        </w:rPr>
      </w:pPr>
      <w:r>
        <w:rPr>
          <w:rFonts w:hint="eastAsia" w:ascii="宋体" w:hAnsi="宋体" w:eastAsia="华文楷体" w:cs="宋体"/>
          <w:bCs/>
          <w:sz w:val="22"/>
          <w:szCs w:val="21"/>
          <w:u w:val="none"/>
          <w:lang w:val="en-US" w:eastAsia="zh-CN" w:bidi="ar-SA"/>
        </w:rPr>
        <w:t xml:space="preserve">  </w:t>
      </w:r>
      <w:r>
        <w:rPr>
          <w:rFonts w:hint="eastAsia" w:ascii="宋体" w:hAnsi="宋体" w:eastAsia="宋体" w:cs="宋体"/>
          <w:sz w:val="21"/>
          <w:szCs w:val="21"/>
          <w:lang w:val="en-US" w:eastAsia="zh-CN" w:bidi="ar-SA"/>
        </w:rPr>
        <w:t xml:space="preserve">  收取履约保证金形式：</w:t>
      </w:r>
      <w:r>
        <w:rPr>
          <w:rFonts w:hint="eastAsia" w:ascii="宋体" w:hAnsi="宋体" w:eastAsia="宋体" w:cs="宋体"/>
          <w:bCs/>
          <w:sz w:val="21"/>
          <w:szCs w:val="21"/>
          <w:u w:val="single"/>
          <w:lang w:val="en-US" w:eastAsia="zh-CN" w:bidi="ar-SA"/>
        </w:rPr>
        <w:t xml:space="preserve">                            </w:t>
      </w:r>
    </w:p>
    <w:p w14:paraId="6F1A8BE2">
      <w:pPr>
        <w:autoSpaceDE w:val="0"/>
        <w:autoSpaceDN w:val="0"/>
        <w:adjustRightInd w:val="0"/>
        <w:spacing w:beforeLines="0"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收取履约保证金金额：</w:t>
      </w:r>
      <w:r>
        <w:rPr>
          <w:rFonts w:hint="eastAsia" w:ascii="宋体" w:hAnsi="宋体" w:eastAsia="宋体" w:cs="宋体"/>
          <w:bCs/>
          <w:sz w:val="21"/>
          <w:szCs w:val="21"/>
          <w:u w:val="single"/>
          <w:lang w:val="en-US" w:eastAsia="zh-CN" w:bidi="ar-SA"/>
        </w:rPr>
        <w:t xml:space="preserve">                            </w:t>
      </w:r>
    </w:p>
    <w:p w14:paraId="6117EAC8">
      <w:pPr>
        <w:snapToGrid w:val="0"/>
        <w:spacing w:beforeLines="0" w:line="400" w:lineRule="exact"/>
        <w:ind w:firstLine="420" w:firstLineChars="200"/>
        <w:rPr>
          <w:rFonts w:hint="eastAsia" w:ascii="宋体" w:hAnsi="宋体" w:eastAsia="宋体" w:cs="宋体"/>
          <w:sz w:val="21"/>
          <w:lang w:val="en-US" w:eastAsia="zh-CN"/>
        </w:rPr>
      </w:pPr>
      <w:r>
        <w:rPr>
          <w:rFonts w:hint="eastAsia" w:ascii="宋体" w:hAnsi="宋体" w:eastAsia="宋体" w:cs="宋体"/>
          <w:bCs/>
          <w:szCs w:val="21"/>
          <w:u w:val="none"/>
          <w:lang w:val="en-US" w:eastAsia="zh-CN"/>
        </w:rPr>
        <w:t xml:space="preserve">    履约担保期限</w:t>
      </w:r>
      <w:r>
        <w:rPr>
          <w:rFonts w:hint="eastAsia" w:ascii="宋体" w:hAnsi="宋体" w:eastAsia="宋体" w:cs="宋体"/>
          <w:bCs/>
          <w:szCs w:val="21"/>
          <w:u w:val="none"/>
          <w:lang w:eastAsia="zh-CN"/>
        </w:rPr>
        <w:t>：</w:t>
      </w:r>
      <w:r>
        <w:rPr>
          <w:rFonts w:hint="eastAsia" w:ascii="宋体" w:hAnsi="宋体" w:eastAsia="宋体" w:cs="宋体"/>
          <w:bCs/>
          <w:sz w:val="21"/>
          <w:szCs w:val="21"/>
          <w:u w:val="single"/>
        </w:rPr>
        <w:t xml:space="preserve">      </w:t>
      </w:r>
      <w:r>
        <w:rPr>
          <w:rFonts w:hint="eastAsia" w:ascii="宋体" w:hAnsi="宋体" w:eastAsia="宋体" w:cs="宋体"/>
          <w:bCs/>
          <w:sz w:val="21"/>
          <w:szCs w:val="21"/>
          <w:u w:val="single"/>
          <w:lang w:val="en-US" w:eastAsia="zh-CN"/>
        </w:rPr>
        <w:t xml:space="preserve">                     </w:t>
      </w:r>
      <w:r>
        <w:rPr>
          <w:rFonts w:hint="eastAsia" w:ascii="宋体" w:hAnsi="宋体" w:eastAsia="宋体" w:cs="宋体"/>
          <w:bCs/>
          <w:sz w:val="21"/>
          <w:szCs w:val="21"/>
          <w:u w:val="single"/>
        </w:rPr>
        <w:t xml:space="preserve">       </w:t>
      </w:r>
    </w:p>
    <w:p w14:paraId="331BD88A">
      <w:pPr>
        <w:adjustRightInd w:val="0"/>
        <w:snapToGrid w:val="0"/>
        <w:spacing w:before="0" w:beforeLines="0" w:line="400" w:lineRule="exact"/>
        <w:ind w:firstLine="420" w:firstLineChars="200"/>
        <w:rPr>
          <w:rFonts w:hint="eastAsia" w:ascii="宋体" w:hAnsi="宋体" w:eastAsia="宋体" w:cs="宋体"/>
          <w:bCs/>
          <w:szCs w:val="21"/>
        </w:rPr>
      </w:pPr>
      <w:r>
        <w:rPr>
          <w:rFonts w:hint="eastAsia" w:ascii="宋体" w:hAnsi="宋体" w:eastAsia="宋体" w:cs="宋体"/>
          <w:bCs/>
          <w:szCs w:val="21"/>
        </w:rPr>
        <w:t>（4）分期履行要求：</w:t>
      </w:r>
      <w:r>
        <w:rPr>
          <w:rFonts w:hint="eastAsia" w:ascii="宋体" w:hAnsi="宋体" w:eastAsia="宋体" w:cs="宋体"/>
          <w:bCs/>
          <w:szCs w:val="21"/>
          <w:u w:val="single"/>
        </w:rPr>
        <w:t xml:space="preserve">                                                   </w:t>
      </w:r>
      <w:r>
        <w:rPr>
          <w:rFonts w:hint="eastAsia" w:ascii="宋体" w:hAnsi="宋体" w:eastAsia="宋体" w:cs="宋体"/>
          <w:bCs/>
          <w:szCs w:val="21"/>
          <w:u w:val="single"/>
          <w:lang w:val="en-US" w:eastAsia="zh-CN"/>
        </w:rPr>
        <w:t xml:space="preserve">    </w:t>
      </w:r>
      <w:r>
        <w:rPr>
          <w:rFonts w:hint="eastAsia" w:ascii="宋体" w:hAnsi="宋体" w:eastAsia="宋体" w:cs="宋体"/>
          <w:bCs/>
          <w:szCs w:val="21"/>
          <w:u w:val="single"/>
        </w:rPr>
        <w:t xml:space="preserve"> </w:t>
      </w:r>
    </w:p>
    <w:p w14:paraId="5DA7910E">
      <w:pPr>
        <w:adjustRightInd w:val="0"/>
        <w:snapToGrid w:val="0"/>
        <w:spacing w:before="0" w:beforeLines="0" w:line="400" w:lineRule="exact"/>
        <w:ind w:firstLine="420" w:firstLineChars="200"/>
        <w:rPr>
          <w:rFonts w:hint="eastAsia" w:ascii="宋体" w:hAnsi="宋体" w:eastAsia="宋体" w:cs="宋体"/>
          <w:szCs w:val="21"/>
          <w:u w:val="single"/>
        </w:rPr>
      </w:pPr>
      <w:r>
        <w:rPr>
          <w:rFonts w:hint="eastAsia" w:ascii="宋体" w:hAnsi="宋体" w:eastAsia="宋体" w:cs="宋体"/>
          <w:bCs/>
          <w:szCs w:val="21"/>
        </w:rPr>
        <w:t>（5）</w:t>
      </w:r>
      <w:r>
        <w:rPr>
          <w:rFonts w:hint="eastAsia" w:ascii="宋体" w:hAnsi="宋体" w:eastAsia="宋体" w:cs="宋体"/>
          <w:bCs/>
          <w:szCs w:val="21"/>
          <w:lang w:eastAsia="zh-CN"/>
        </w:rPr>
        <w:t>风险处置措施和替代方案</w:t>
      </w:r>
      <w:r>
        <w:rPr>
          <w:rFonts w:hint="eastAsia" w:ascii="宋体" w:hAnsi="宋体" w:eastAsia="宋体" w:cs="宋体"/>
          <w:bCs/>
          <w:szCs w:val="21"/>
        </w:rPr>
        <w:t>：</w:t>
      </w:r>
      <w:r>
        <w:rPr>
          <w:rFonts w:hint="eastAsia" w:ascii="宋体" w:hAnsi="宋体" w:eastAsia="宋体" w:cs="宋体"/>
          <w:color w:val="0000FF"/>
          <w:szCs w:val="21"/>
          <w:u w:val="single"/>
        </w:rPr>
        <w:t xml:space="preserve"> </w:t>
      </w:r>
      <w:r>
        <w:rPr>
          <w:rFonts w:hint="eastAsia" w:ascii="宋体" w:hAnsi="宋体" w:eastAsia="宋体" w:cs="宋体"/>
          <w:color w:val="000000"/>
          <w:szCs w:val="21"/>
          <w:u w:val="single"/>
        </w:rPr>
        <w:t xml:space="preserve">              </w:t>
      </w:r>
      <w:r>
        <w:rPr>
          <w:rFonts w:hint="eastAsia" w:ascii="宋体" w:hAnsi="宋体" w:eastAsia="宋体" w:cs="宋体"/>
          <w:szCs w:val="21"/>
          <w:u w:val="single"/>
        </w:rPr>
        <w:t xml:space="preserve">                                                </w:t>
      </w:r>
    </w:p>
    <w:p w14:paraId="538FD045">
      <w:pPr>
        <w:numPr>
          <w:ilvl w:val="0"/>
          <w:numId w:val="11"/>
        </w:numPr>
        <w:adjustRightInd w:val="0"/>
        <w:snapToGrid w:val="0"/>
        <w:spacing w:before="0" w:beforeLines="0" w:line="400" w:lineRule="exact"/>
        <w:ind w:firstLine="422" w:firstLineChars="200"/>
        <w:rPr>
          <w:rFonts w:ascii="宋体" w:hAnsi="宋体" w:eastAsia="宋体"/>
          <w:b/>
          <w:szCs w:val="21"/>
        </w:rPr>
      </w:pPr>
      <w:r>
        <w:rPr>
          <w:rFonts w:hint="eastAsia" w:ascii="宋体" w:hAnsi="宋体" w:eastAsia="宋体"/>
          <w:b/>
          <w:szCs w:val="21"/>
        </w:rPr>
        <w:t>合同验收</w:t>
      </w:r>
    </w:p>
    <w:p w14:paraId="72FE3ED9">
      <w:pPr>
        <w:numPr>
          <w:ilvl w:val="0"/>
          <w:numId w:val="13"/>
        </w:numPr>
        <w:adjustRightInd w:val="0"/>
        <w:snapToGrid w:val="0"/>
        <w:spacing w:before="0" w:beforeLines="0" w:line="400" w:lineRule="exact"/>
        <w:ind w:firstLine="420" w:firstLineChars="200"/>
        <w:rPr>
          <w:rFonts w:hint="eastAsia" w:ascii="宋体" w:hAnsi="宋体" w:eastAsia="宋体"/>
          <w:bCs/>
          <w:szCs w:val="21"/>
        </w:rPr>
      </w:pPr>
      <w:r>
        <w:rPr>
          <w:rFonts w:hint="eastAsia" w:ascii="宋体" w:hAnsi="宋体" w:eastAsia="宋体"/>
          <w:bCs/>
          <w:szCs w:val="21"/>
        </w:rPr>
        <w:t>验收组织方式：</w:t>
      </w:r>
      <w:r>
        <w:rPr>
          <w:rFonts w:hint="eastAsia" w:ascii="宋体" w:hAnsi="宋体" w:eastAsia="宋体" w:cs="宋体"/>
          <w:sz w:val="21"/>
          <w:szCs w:val="21"/>
        </w:rPr>
        <w:sym w:font="Wingdings" w:char="00A8"/>
      </w:r>
      <w:r>
        <w:rPr>
          <w:rFonts w:hint="eastAsia" w:ascii="宋体" w:hAnsi="宋体" w:eastAsia="宋体"/>
          <w:bCs/>
          <w:szCs w:val="21"/>
        </w:rPr>
        <w:t xml:space="preserve">自行组织 </w:t>
      </w:r>
      <w:r>
        <w:rPr>
          <w:rFonts w:hint="eastAsia" w:ascii="宋体" w:hAnsi="宋体" w:eastAsia="宋体" w:cs="宋体"/>
          <w:sz w:val="21"/>
          <w:szCs w:val="21"/>
        </w:rPr>
        <w:sym w:font="Wingdings" w:char="00A8"/>
      </w:r>
      <w:r>
        <w:rPr>
          <w:rFonts w:hint="eastAsia" w:ascii="宋体" w:hAnsi="宋体" w:eastAsia="宋体"/>
          <w:bCs/>
          <w:szCs w:val="21"/>
        </w:rPr>
        <w:t>委托第三方组织</w:t>
      </w:r>
    </w:p>
    <w:p w14:paraId="75E3FC71">
      <w:pPr>
        <w:numPr>
          <w:ilvl w:val="0"/>
          <w:numId w:val="0"/>
        </w:numPr>
        <w:adjustRightInd w:val="0"/>
        <w:snapToGrid w:val="0"/>
        <w:spacing w:before="0" w:beforeLines="0" w:line="400" w:lineRule="exact"/>
        <w:rPr>
          <w:rFonts w:ascii="宋体" w:hAnsi="宋体" w:eastAsia="宋体"/>
          <w:bCs/>
          <w:szCs w:val="21"/>
        </w:rPr>
      </w:pPr>
      <w:r>
        <w:rPr>
          <w:rFonts w:hint="eastAsia" w:ascii="宋体" w:hAnsi="宋体" w:eastAsia="宋体"/>
          <w:bCs/>
          <w:szCs w:val="21"/>
          <w:lang w:val="en-US" w:eastAsia="zh-CN"/>
        </w:rPr>
        <w:t xml:space="preserve">         </w:t>
      </w:r>
      <w:r>
        <w:rPr>
          <w:rFonts w:hint="eastAsia" w:ascii="宋体" w:hAnsi="宋体" w:eastAsia="宋体"/>
          <w:bCs/>
          <w:szCs w:val="21"/>
        </w:rPr>
        <w:t>验收主体：</w:t>
      </w:r>
      <w:r>
        <w:rPr>
          <w:rFonts w:hint="eastAsia" w:ascii="宋体" w:hAnsi="宋体" w:eastAsia="宋体"/>
          <w:bCs/>
          <w:szCs w:val="21"/>
          <w:u w:val="single"/>
        </w:rPr>
        <w:t xml:space="preserve">                  </w:t>
      </w:r>
    </w:p>
    <w:p w14:paraId="618C99A8">
      <w:pPr>
        <w:adjustRightInd w:val="0"/>
        <w:snapToGrid w:val="0"/>
        <w:spacing w:before="0" w:beforeLines="0" w:line="400" w:lineRule="exact"/>
        <w:ind w:firstLine="0" w:firstLineChars="0"/>
        <w:rPr>
          <w:rFonts w:ascii="宋体" w:hAnsi="宋体" w:eastAsia="宋体"/>
          <w:bCs/>
          <w:szCs w:val="21"/>
        </w:rPr>
      </w:pPr>
      <w:r>
        <w:rPr>
          <w:rFonts w:hint="eastAsia" w:ascii="宋体" w:hAnsi="宋体" w:eastAsia="宋体"/>
          <w:bCs/>
          <w:szCs w:val="21"/>
          <w:lang w:val="en-US" w:eastAsia="zh-CN"/>
        </w:rPr>
        <w:t xml:space="preserve">        </w:t>
      </w:r>
      <w:r>
        <w:rPr>
          <w:rFonts w:hint="eastAsia" w:ascii="宋体" w:hAnsi="宋体" w:eastAsia="宋体"/>
          <w:bCs/>
          <w:szCs w:val="21"/>
        </w:rPr>
        <w:t>是否邀请本项目的其他供应商</w:t>
      </w:r>
      <w:r>
        <w:rPr>
          <w:rFonts w:hint="eastAsia" w:ascii="宋体" w:hAnsi="宋体" w:eastAsia="宋体"/>
          <w:bCs/>
          <w:szCs w:val="21"/>
          <w:lang w:eastAsia="zh-CN"/>
        </w:rPr>
        <w:t>参加验收</w:t>
      </w:r>
      <w:r>
        <w:rPr>
          <w:rFonts w:hint="eastAsia" w:ascii="宋体" w:hAnsi="宋体" w:eastAsia="宋体"/>
          <w:bCs/>
          <w:szCs w:val="21"/>
        </w:rPr>
        <w:t>：</w:t>
      </w:r>
      <w:r>
        <w:rPr>
          <w:rFonts w:hint="eastAsia" w:ascii="宋体" w:hAnsi="宋体" w:eastAsia="宋体" w:cs="宋体"/>
          <w:sz w:val="21"/>
          <w:szCs w:val="21"/>
        </w:rPr>
        <w:sym w:font="Wingdings" w:char="00A8"/>
      </w:r>
      <w:r>
        <w:rPr>
          <w:rFonts w:hint="eastAsia" w:ascii="宋体" w:hAnsi="宋体" w:eastAsia="宋体"/>
          <w:bCs/>
          <w:szCs w:val="21"/>
        </w:rPr>
        <w:t xml:space="preserve">是  </w:t>
      </w:r>
      <w:r>
        <w:rPr>
          <w:rFonts w:hint="eastAsia" w:ascii="宋体" w:hAnsi="宋体" w:eastAsia="宋体" w:cs="宋体"/>
          <w:sz w:val="21"/>
          <w:szCs w:val="21"/>
        </w:rPr>
        <w:sym w:font="Wingdings" w:char="00A8"/>
      </w:r>
      <w:r>
        <w:rPr>
          <w:rFonts w:hint="eastAsia" w:ascii="宋体" w:hAnsi="宋体" w:eastAsia="宋体"/>
          <w:bCs/>
          <w:szCs w:val="21"/>
        </w:rPr>
        <w:t>否</w:t>
      </w:r>
    </w:p>
    <w:p w14:paraId="55F8C99B">
      <w:pPr>
        <w:adjustRightInd w:val="0"/>
        <w:snapToGrid w:val="0"/>
        <w:spacing w:before="0" w:beforeLines="0" w:line="400" w:lineRule="exact"/>
        <w:ind w:firstLine="840" w:firstLineChars="400"/>
        <w:rPr>
          <w:rFonts w:ascii="宋体" w:hAnsi="宋体" w:eastAsia="宋体"/>
          <w:bCs/>
          <w:szCs w:val="21"/>
        </w:rPr>
      </w:pPr>
      <w:r>
        <w:rPr>
          <w:rFonts w:hint="eastAsia" w:ascii="宋体" w:hAnsi="宋体" w:eastAsia="宋体"/>
          <w:bCs/>
          <w:szCs w:val="21"/>
        </w:rPr>
        <w:t>是否邀请专家</w:t>
      </w:r>
      <w:r>
        <w:rPr>
          <w:rFonts w:hint="eastAsia" w:ascii="宋体" w:hAnsi="宋体" w:eastAsia="宋体"/>
          <w:bCs/>
          <w:szCs w:val="21"/>
          <w:lang w:eastAsia="zh-CN"/>
        </w:rPr>
        <w:t>参加验收</w:t>
      </w:r>
      <w:r>
        <w:rPr>
          <w:rFonts w:hint="eastAsia" w:ascii="宋体" w:hAnsi="宋体" w:eastAsia="宋体"/>
          <w:bCs/>
          <w:szCs w:val="21"/>
        </w:rPr>
        <w:t>：</w:t>
      </w:r>
      <w:r>
        <w:rPr>
          <w:rFonts w:hint="eastAsia" w:ascii="宋体" w:hAnsi="宋体" w:eastAsia="宋体" w:cs="宋体"/>
          <w:sz w:val="21"/>
          <w:szCs w:val="21"/>
        </w:rPr>
        <w:sym w:font="Wingdings" w:char="00A8"/>
      </w:r>
      <w:r>
        <w:rPr>
          <w:rFonts w:hint="eastAsia" w:ascii="宋体" w:hAnsi="宋体" w:eastAsia="宋体"/>
          <w:bCs/>
          <w:szCs w:val="21"/>
        </w:rPr>
        <w:t xml:space="preserve">是  </w:t>
      </w:r>
      <w:r>
        <w:rPr>
          <w:rFonts w:hint="eastAsia" w:ascii="宋体" w:hAnsi="宋体" w:eastAsia="宋体" w:cs="宋体"/>
          <w:sz w:val="21"/>
          <w:szCs w:val="21"/>
        </w:rPr>
        <w:sym w:font="Wingdings" w:char="00A8"/>
      </w:r>
      <w:r>
        <w:rPr>
          <w:rFonts w:hint="eastAsia" w:ascii="宋体" w:hAnsi="宋体" w:eastAsia="宋体"/>
          <w:bCs/>
          <w:szCs w:val="21"/>
        </w:rPr>
        <w:t>否</w:t>
      </w:r>
    </w:p>
    <w:p w14:paraId="296294F4">
      <w:pPr>
        <w:adjustRightInd w:val="0"/>
        <w:snapToGrid w:val="0"/>
        <w:spacing w:before="0" w:beforeLines="0" w:line="400" w:lineRule="exact"/>
        <w:ind w:firstLine="840" w:firstLineChars="400"/>
        <w:rPr>
          <w:rFonts w:ascii="宋体" w:hAnsi="宋体" w:eastAsia="宋体"/>
          <w:bCs/>
          <w:szCs w:val="21"/>
        </w:rPr>
      </w:pPr>
      <w:r>
        <w:rPr>
          <w:rFonts w:hint="eastAsia" w:ascii="宋体" w:hAnsi="宋体" w:eastAsia="宋体"/>
          <w:bCs/>
          <w:szCs w:val="21"/>
        </w:rPr>
        <w:t>是否邀请服务对象</w:t>
      </w:r>
      <w:r>
        <w:rPr>
          <w:rFonts w:hint="eastAsia" w:ascii="宋体" w:hAnsi="宋体" w:eastAsia="宋体"/>
          <w:bCs/>
          <w:szCs w:val="21"/>
          <w:lang w:eastAsia="zh-CN"/>
        </w:rPr>
        <w:t>参加验收</w:t>
      </w:r>
      <w:r>
        <w:rPr>
          <w:rFonts w:hint="eastAsia" w:ascii="宋体" w:hAnsi="宋体" w:eastAsia="宋体"/>
          <w:bCs/>
          <w:szCs w:val="21"/>
        </w:rPr>
        <w:t>：</w:t>
      </w:r>
      <w:r>
        <w:rPr>
          <w:rFonts w:hint="eastAsia" w:ascii="宋体" w:hAnsi="宋体" w:eastAsia="宋体" w:cs="宋体"/>
          <w:sz w:val="21"/>
          <w:szCs w:val="21"/>
        </w:rPr>
        <w:sym w:font="Wingdings" w:char="00A8"/>
      </w:r>
      <w:r>
        <w:rPr>
          <w:rFonts w:hint="eastAsia" w:ascii="宋体" w:hAnsi="宋体" w:eastAsia="宋体"/>
          <w:bCs/>
          <w:szCs w:val="21"/>
        </w:rPr>
        <w:t xml:space="preserve">是  </w:t>
      </w:r>
      <w:r>
        <w:rPr>
          <w:rFonts w:hint="eastAsia" w:ascii="宋体" w:hAnsi="宋体" w:eastAsia="宋体" w:cs="宋体"/>
          <w:sz w:val="21"/>
          <w:szCs w:val="21"/>
        </w:rPr>
        <w:sym w:font="Wingdings" w:char="00A8"/>
      </w:r>
      <w:r>
        <w:rPr>
          <w:rFonts w:hint="eastAsia" w:ascii="宋体" w:hAnsi="宋体" w:eastAsia="宋体"/>
          <w:bCs/>
          <w:szCs w:val="21"/>
        </w:rPr>
        <w:t>否</w:t>
      </w:r>
    </w:p>
    <w:p w14:paraId="186DAFB3">
      <w:pPr>
        <w:adjustRightInd w:val="0"/>
        <w:snapToGrid w:val="0"/>
        <w:spacing w:before="0" w:beforeLines="0" w:line="400" w:lineRule="exact"/>
        <w:ind w:firstLine="840" w:firstLineChars="400"/>
        <w:rPr>
          <w:rFonts w:ascii="宋体" w:hAnsi="宋体" w:eastAsia="宋体"/>
          <w:bCs/>
          <w:szCs w:val="21"/>
        </w:rPr>
      </w:pPr>
      <w:r>
        <w:rPr>
          <w:rFonts w:hint="eastAsia" w:ascii="宋体" w:hAnsi="宋体" w:eastAsia="宋体"/>
          <w:bCs/>
          <w:szCs w:val="21"/>
        </w:rPr>
        <w:t>是否邀请第三方检测机构</w:t>
      </w:r>
      <w:r>
        <w:rPr>
          <w:rFonts w:hint="eastAsia" w:ascii="宋体" w:hAnsi="宋体" w:eastAsia="宋体"/>
          <w:bCs/>
          <w:szCs w:val="21"/>
          <w:lang w:eastAsia="zh-CN"/>
        </w:rPr>
        <w:t>参加验收</w:t>
      </w:r>
      <w:r>
        <w:rPr>
          <w:rFonts w:hint="eastAsia" w:ascii="宋体" w:hAnsi="宋体" w:eastAsia="宋体"/>
          <w:bCs/>
          <w:szCs w:val="21"/>
        </w:rPr>
        <w:t>：</w:t>
      </w:r>
      <w:r>
        <w:rPr>
          <w:rFonts w:hint="eastAsia" w:ascii="宋体" w:hAnsi="宋体" w:eastAsia="宋体" w:cs="宋体"/>
          <w:sz w:val="21"/>
          <w:szCs w:val="21"/>
        </w:rPr>
        <w:sym w:font="Wingdings" w:char="00A8"/>
      </w:r>
      <w:r>
        <w:rPr>
          <w:rFonts w:hint="eastAsia" w:ascii="宋体" w:hAnsi="宋体" w:eastAsia="宋体"/>
          <w:bCs/>
          <w:szCs w:val="21"/>
        </w:rPr>
        <w:t xml:space="preserve">是  </w:t>
      </w:r>
      <w:r>
        <w:rPr>
          <w:rFonts w:hint="eastAsia" w:ascii="宋体" w:hAnsi="宋体" w:eastAsia="宋体" w:cs="宋体"/>
          <w:sz w:val="21"/>
          <w:szCs w:val="21"/>
        </w:rPr>
        <w:sym w:font="Wingdings" w:char="00A8"/>
      </w:r>
      <w:r>
        <w:rPr>
          <w:rFonts w:hint="eastAsia" w:ascii="宋体" w:hAnsi="宋体" w:eastAsia="宋体"/>
          <w:bCs/>
          <w:szCs w:val="21"/>
        </w:rPr>
        <w:t>否</w:t>
      </w:r>
    </w:p>
    <w:p w14:paraId="2C398EE1">
      <w:pPr>
        <w:adjustRightInd w:val="0"/>
        <w:snapToGrid w:val="0"/>
        <w:spacing w:before="0" w:beforeLines="0" w:line="400" w:lineRule="exact"/>
        <w:ind w:firstLine="840" w:firstLineChars="400"/>
        <w:rPr>
          <w:rFonts w:hint="eastAsia" w:ascii="宋体" w:hAnsi="宋体" w:eastAsia="宋体"/>
          <w:bCs/>
          <w:szCs w:val="21"/>
        </w:rPr>
      </w:pPr>
      <w:r>
        <w:rPr>
          <w:rFonts w:hint="eastAsia" w:ascii="宋体" w:hAnsi="宋体" w:eastAsia="宋体"/>
          <w:bCs/>
          <w:szCs w:val="21"/>
          <w:lang w:eastAsia="zh-CN"/>
        </w:rPr>
        <w:t>是否进行抽查检测：</w:t>
      </w:r>
      <w:r>
        <w:rPr>
          <w:rFonts w:hint="eastAsia" w:ascii="宋体" w:hAnsi="宋体" w:eastAsia="宋体" w:cs="宋体"/>
          <w:sz w:val="21"/>
          <w:szCs w:val="21"/>
        </w:rPr>
        <w:sym w:font="Wingdings" w:char="00A8"/>
      </w:r>
      <w:r>
        <w:rPr>
          <w:rFonts w:hint="eastAsia" w:ascii="宋体" w:hAnsi="宋体" w:eastAsia="宋体"/>
          <w:bCs/>
          <w:szCs w:val="21"/>
        </w:rPr>
        <w:t>是</w:t>
      </w:r>
      <w:r>
        <w:rPr>
          <w:rFonts w:hint="eastAsia" w:ascii="宋体" w:hAnsi="宋体" w:eastAsia="宋体"/>
          <w:bCs/>
          <w:szCs w:val="21"/>
          <w:lang w:eastAsia="zh-CN"/>
        </w:rPr>
        <w:t>，抽查比例：</w:t>
      </w:r>
      <w:r>
        <w:rPr>
          <w:rFonts w:hint="eastAsia" w:ascii="宋体" w:hAnsi="宋体" w:eastAsia="宋体"/>
          <w:bCs/>
          <w:szCs w:val="21"/>
          <w:u w:val="single"/>
        </w:rPr>
        <w:t xml:space="preserve">   </w:t>
      </w:r>
      <w:r>
        <w:rPr>
          <w:rFonts w:hint="eastAsia" w:ascii="宋体" w:hAnsi="宋体" w:eastAsia="宋体"/>
          <w:bCs/>
          <w:szCs w:val="21"/>
          <w:u w:val="single"/>
          <w:lang w:val="en-US" w:eastAsia="zh-CN"/>
        </w:rPr>
        <w:t xml:space="preserve">     </w:t>
      </w:r>
      <w:r>
        <w:rPr>
          <w:rFonts w:hint="eastAsia" w:ascii="宋体" w:hAnsi="宋体" w:eastAsia="宋体"/>
          <w:bCs/>
          <w:szCs w:val="21"/>
        </w:rPr>
        <w:t xml:space="preserve"> </w:t>
      </w:r>
      <w:r>
        <w:rPr>
          <w:rFonts w:hint="eastAsia" w:ascii="宋体" w:hAnsi="宋体" w:eastAsia="宋体" w:cs="宋体"/>
          <w:sz w:val="21"/>
          <w:szCs w:val="21"/>
        </w:rPr>
        <w:sym w:font="Wingdings" w:char="00A8"/>
      </w:r>
      <w:r>
        <w:rPr>
          <w:rFonts w:hint="eastAsia" w:ascii="宋体" w:hAnsi="宋体" w:eastAsia="宋体"/>
          <w:bCs/>
          <w:szCs w:val="21"/>
        </w:rPr>
        <w:t>否</w:t>
      </w:r>
    </w:p>
    <w:p w14:paraId="686EBF19">
      <w:pPr>
        <w:adjustRightInd w:val="0"/>
        <w:snapToGrid w:val="0"/>
        <w:spacing w:before="0" w:beforeLines="0" w:line="400" w:lineRule="exact"/>
        <w:ind w:firstLine="840" w:firstLineChars="400"/>
        <w:rPr>
          <w:rFonts w:hint="eastAsia" w:ascii="宋体" w:hAnsi="宋体" w:eastAsia="宋体"/>
          <w:bCs/>
          <w:szCs w:val="21"/>
          <w:u w:val="single"/>
          <w:lang w:eastAsia="zh-CN"/>
        </w:rPr>
      </w:pPr>
      <w:r>
        <w:rPr>
          <w:rFonts w:hint="eastAsia" w:ascii="宋体" w:hAnsi="宋体" w:eastAsia="宋体"/>
          <w:bCs/>
          <w:szCs w:val="21"/>
          <w:lang w:val="en-US" w:eastAsia="zh-CN"/>
        </w:rPr>
        <w:t>是否存在破坏性检测：</w:t>
      </w:r>
      <w:r>
        <w:rPr>
          <w:rFonts w:hint="eastAsia" w:ascii="宋体" w:hAnsi="宋体" w:eastAsia="宋体" w:cs="宋体"/>
          <w:sz w:val="21"/>
          <w:szCs w:val="21"/>
        </w:rPr>
        <w:sym w:font="Wingdings" w:char="00A8"/>
      </w:r>
      <w:r>
        <w:rPr>
          <w:rFonts w:hint="eastAsia" w:ascii="宋体" w:hAnsi="宋体" w:eastAsia="宋体"/>
          <w:bCs/>
          <w:szCs w:val="21"/>
        </w:rPr>
        <w:t>是</w:t>
      </w:r>
      <w:r>
        <w:rPr>
          <w:rFonts w:hint="eastAsia" w:ascii="宋体" w:hAnsi="宋体" w:eastAsia="宋体"/>
          <w:bCs/>
          <w:szCs w:val="21"/>
          <w:lang w:eastAsia="zh-CN"/>
        </w:rPr>
        <w:t>，</w:t>
      </w:r>
      <w:r>
        <w:rPr>
          <w:rFonts w:hint="eastAsia" w:ascii="宋体" w:hAnsi="宋体" w:eastAsia="宋体"/>
          <w:bCs/>
          <w:szCs w:val="21"/>
          <w:u w:val="single"/>
          <w:lang w:eastAsia="zh-CN"/>
        </w:rPr>
        <w:t>（应明确对被破坏的检测产品的处理方式）</w:t>
      </w:r>
    </w:p>
    <w:p w14:paraId="2351B315">
      <w:pPr>
        <w:adjustRightInd w:val="0"/>
        <w:snapToGrid w:val="0"/>
        <w:spacing w:before="0" w:beforeLines="0" w:line="400" w:lineRule="exact"/>
        <w:ind w:firstLine="840" w:firstLineChars="400"/>
        <w:rPr>
          <w:rFonts w:hint="eastAsia" w:ascii="宋体" w:hAnsi="宋体" w:eastAsia="宋体"/>
          <w:bCs/>
          <w:szCs w:val="21"/>
          <w:lang w:eastAsia="zh-CN"/>
        </w:rPr>
      </w:pPr>
      <w:r>
        <w:rPr>
          <w:rFonts w:hint="eastAsia" w:ascii="宋体" w:hAnsi="宋体" w:eastAsia="宋体"/>
          <w:bCs/>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bCs/>
          <w:szCs w:val="21"/>
        </w:rPr>
        <w:t>否</w:t>
      </w:r>
    </w:p>
    <w:p w14:paraId="21592D5B">
      <w:pPr>
        <w:adjustRightInd w:val="0"/>
        <w:snapToGrid w:val="0"/>
        <w:spacing w:before="0" w:beforeLines="0" w:line="400" w:lineRule="exact"/>
        <w:ind w:firstLine="840" w:firstLineChars="400"/>
        <w:rPr>
          <w:rFonts w:hint="eastAsia" w:ascii="宋体" w:hAnsi="宋体" w:eastAsia="宋体"/>
          <w:bCs/>
          <w:szCs w:val="21"/>
          <w:u w:val="single"/>
        </w:rPr>
      </w:pPr>
      <w:r>
        <w:rPr>
          <w:rFonts w:hint="eastAsia" w:ascii="宋体" w:hAnsi="宋体" w:eastAsia="宋体"/>
          <w:bCs/>
          <w:szCs w:val="21"/>
        </w:rPr>
        <w:t>验收组织的其他事项：</w:t>
      </w:r>
      <w:r>
        <w:rPr>
          <w:rFonts w:hint="eastAsia" w:ascii="宋体" w:hAnsi="宋体" w:eastAsia="宋体"/>
          <w:bCs/>
          <w:szCs w:val="21"/>
          <w:u w:val="single"/>
        </w:rPr>
        <w:t xml:space="preserve">                </w:t>
      </w:r>
    </w:p>
    <w:p w14:paraId="05850288">
      <w:pPr>
        <w:adjustRightInd w:val="0"/>
        <w:snapToGrid w:val="0"/>
        <w:spacing w:before="0" w:beforeLines="0" w:line="400" w:lineRule="exact"/>
        <w:ind w:firstLine="420" w:firstLineChars="200"/>
        <w:rPr>
          <w:rFonts w:hint="eastAsia" w:ascii="宋体" w:hAnsi="宋体" w:eastAsia="宋体"/>
          <w:bCs/>
          <w:szCs w:val="21"/>
          <w:u w:val="single"/>
        </w:rPr>
      </w:pPr>
      <w:r>
        <w:rPr>
          <w:rFonts w:hint="eastAsia" w:ascii="宋体" w:hAnsi="宋体" w:eastAsia="宋体"/>
          <w:bCs/>
          <w:szCs w:val="21"/>
        </w:rPr>
        <w:t>（2）履约验收时间：</w:t>
      </w:r>
      <w:r>
        <w:rPr>
          <w:rFonts w:hint="eastAsia" w:ascii="宋体" w:hAnsi="宋体" w:eastAsia="宋体"/>
          <w:bCs/>
          <w:szCs w:val="21"/>
          <w:u w:val="single"/>
        </w:rPr>
        <w:t>（计划于何时验收/供应商提出验收申请之日起   日内组织验收）</w:t>
      </w:r>
      <w:r>
        <w:rPr>
          <w:rFonts w:hint="eastAsia" w:ascii="宋体" w:hAnsi="宋体" w:eastAsia="宋体"/>
          <w:bCs/>
          <w:szCs w:val="21"/>
          <w:u w:val="single"/>
          <w:lang w:val="en-US" w:eastAsia="zh-CN"/>
        </w:rPr>
        <w:t xml:space="preserve"> </w:t>
      </w:r>
    </w:p>
    <w:p w14:paraId="31C4E438">
      <w:pPr>
        <w:adjustRightInd w:val="0"/>
        <w:snapToGrid w:val="0"/>
        <w:spacing w:before="0" w:beforeLines="0" w:line="400" w:lineRule="exact"/>
        <w:ind w:firstLine="420" w:firstLineChars="200"/>
        <w:rPr>
          <w:rFonts w:hint="eastAsia" w:ascii="宋体" w:hAnsi="宋体" w:eastAsia="宋体"/>
          <w:bCs/>
          <w:szCs w:val="21"/>
        </w:rPr>
      </w:pPr>
      <w:r>
        <w:rPr>
          <w:rFonts w:hint="eastAsia" w:ascii="宋体" w:hAnsi="宋体" w:eastAsia="宋体"/>
          <w:bCs/>
          <w:szCs w:val="21"/>
        </w:rPr>
        <w:t>（3）履约验收方式：</w:t>
      </w:r>
      <w:r>
        <w:rPr>
          <w:rFonts w:hint="eastAsia" w:ascii="宋体" w:hAnsi="宋体" w:eastAsia="宋体" w:cs="宋体"/>
          <w:sz w:val="21"/>
          <w:szCs w:val="21"/>
        </w:rPr>
        <w:sym w:font="Wingdings" w:char="00A8"/>
      </w:r>
      <w:r>
        <w:rPr>
          <w:rFonts w:hint="eastAsia" w:ascii="宋体" w:hAnsi="宋体" w:eastAsia="宋体"/>
          <w:bCs/>
          <w:szCs w:val="21"/>
        </w:rPr>
        <w:t xml:space="preserve">一次性验收         </w:t>
      </w:r>
    </w:p>
    <w:p w14:paraId="195EA9A3">
      <w:pPr>
        <w:adjustRightInd w:val="0"/>
        <w:snapToGrid w:val="0"/>
        <w:spacing w:before="0" w:beforeLines="0" w:line="400" w:lineRule="exact"/>
        <w:ind w:firstLine="0" w:firstLineChars="0"/>
        <w:rPr>
          <w:rFonts w:hint="eastAsia" w:ascii="宋体" w:hAnsi="宋体" w:eastAsia="宋体"/>
          <w:bCs/>
          <w:szCs w:val="21"/>
          <w:lang w:val="en-US" w:eastAsia="zh-CN"/>
        </w:rPr>
      </w:pPr>
      <w:r>
        <w:rPr>
          <w:rFonts w:hint="eastAsia" w:ascii="宋体" w:hAnsi="宋体" w:eastAsia="宋体"/>
          <w:bCs/>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bCs/>
          <w:szCs w:val="21"/>
        </w:rPr>
        <w:t>分期/分项验收</w:t>
      </w:r>
      <w:r>
        <w:rPr>
          <w:rFonts w:hint="eastAsia" w:ascii="宋体" w:hAnsi="宋体" w:eastAsia="宋体"/>
          <w:bCs/>
          <w:szCs w:val="21"/>
          <w:lang w:eastAsia="zh-CN"/>
        </w:rPr>
        <w:t>：</w:t>
      </w:r>
      <w:r>
        <w:rPr>
          <w:rFonts w:hint="eastAsia" w:ascii="宋体" w:hAnsi="宋体" w:eastAsia="宋体"/>
          <w:bCs/>
          <w:szCs w:val="21"/>
          <w:u w:val="single"/>
        </w:rPr>
        <w:t xml:space="preserve"> </w:t>
      </w:r>
      <w:r>
        <w:rPr>
          <w:rFonts w:hint="eastAsia" w:ascii="宋体" w:hAnsi="宋体" w:eastAsia="宋体"/>
          <w:bCs/>
          <w:szCs w:val="21"/>
          <w:u w:val="single"/>
          <w:lang w:eastAsia="zh-CN"/>
        </w:rPr>
        <w:t>（应明确分期</w:t>
      </w:r>
      <w:r>
        <w:rPr>
          <w:rFonts w:hint="default" w:ascii="宋体" w:hAnsi="宋体" w:eastAsia="宋体"/>
          <w:bCs/>
          <w:szCs w:val="21"/>
          <w:u w:val="single"/>
          <w:lang w:val="en" w:eastAsia="zh-CN"/>
        </w:rPr>
        <w:t>/</w:t>
      </w:r>
      <w:r>
        <w:rPr>
          <w:rFonts w:hint="eastAsia" w:ascii="宋体" w:hAnsi="宋体" w:eastAsia="宋体"/>
          <w:bCs/>
          <w:szCs w:val="21"/>
          <w:u w:val="single"/>
          <w:lang w:val="en" w:eastAsia="zh-CN"/>
        </w:rPr>
        <w:t>分项验收的工作安排</w:t>
      </w:r>
      <w:r>
        <w:rPr>
          <w:rFonts w:hint="eastAsia" w:ascii="宋体" w:hAnsi="宋体" w:eastAsia="宋体"/>
          <w:bCs/>
          <w:szCs w:val="21"/>
          <w:u w:val="single"/>
          <w:lang w:eastAsia="zh-CN"/>
        </w:rPr>
        <w:t>）</w:t>
      </w:r>
      <w:r>
        <w:rPr>
          <w:rFonts w:hint="eastAsia" w:ascii="宋体" w:hAnsi="宋体" w:eastAsia="宋体"/>
          <w:bCs/>
          <w:szCs w:val="21"/>
          <w:u w:val="single"/>
        </w:rPr>
        <w:t xml:space="preserve"> </w:t>
      </w:r>
      <w:r>
        <w:rPr>
          <w:rFonts w:hint="eastAsia" w:ascii="宋体" w:hAnsi="宋体" w:eastAsia="宋体"/>
          <w:bCs/>
          <w:szCs w:val="21"/>
          <w:u w:val="single"/>
          <w:lang w:val="en-US" w:eastAsia="zh-CN"/>
        </w:rPr>
        <w:t xml:space="preserve"> </w:t>
      </w:r>
    </w:p>
    <w:p w14:paraId="16924BBE">
      <w:pPr>
        <w:adjustRightInd w:val="0"/>
        <w:snapToGrid w:val="0"/>
        <w:spacing w:before="0" w:beforeLines="0" w:line="400" w:lineRule="exact"/>
        <w:ind w:firstLine="420" w:firstLineChars="200"/>
        <w:rPr>
          <w:rFonts w:ascii="宋体" w:hAnsi="宋体" w:eastAsia="宋体"/>
          <w:bCs/>
          <w:szCs w:val="21"/>
        </w:rPr>
      </w:pPr>
      <w:r>
        <w:rPr>
          <w:rFonts w:hint="eastAsia" w:ascii="宋体" w:hAnsi="宋体" w:eastAsia="宋体"/>
          <w:bCs/>
          <w:szCs w:val="21"/>
        </w:rPr>
        <w:t>（4）履约验收程序：</w:t>
      </w:r>
      <w:r>
        <w:rPr>
          <w:rFonts w:hint="eastAsia" w:ascii="宋体" w:hAnsi="宋体" w:eastAsia="宋体"/>
          <w:bCs/>
          <w:szCs w:val="21"/>
          <w:u w:val="single"/>
        </w:rPr>
        <w:t xml:space="preserve">                                         </w:t>
      </w:r>
    </w:p>
    <w:p w14:paraId="7714AE63">
      <w:pPr>
        <w:adjustRightInd w:val="0"/>
        <w:snapToGrid w:val="0"/>
        <w:spacing w:before="0" w:beforeLines="0" w:line="400" w:lineRule="exact"/>
        <w:ind w:firstLine="420" w:firstLineChars="200"/>
        <w:rPr>
          <w:rFonts w:ascii="宋体" w:hAnsi="宋体" w:eastAsia="宋体"/>
          <w:bCs/>
          <w:szCs w:val="21"/>
          <w:u w:val="single"/>
        </w:rPr>
      </w:pPr>
      <w:r>
        <w:rPr>
          <w:rFonts w:hint="eastAsia" w:ascii="宋体" w:hAnsi="宋体" w:eastAsia="宋体"/>
          <w:bCs/>
          <w:szCs w:val="21"/>
        </w:rPr>
        <w:t>（5）履约验收的内容：</w:t>
      </w:r>
      <w:r>
        <w:rPr>
          <w:rFonts w:hint="eastAsia" w:ascii="宋体" w:hAnsi="宋体" w:eastAsia="宋体"/>
          <w:bCs/>
          <w:szCs w:val="21"/>
          <w:u w:val="single"/>
        </w:rPr>
        <w:t xml:space="preserve"> </w:t>
      </w:r>
      <w:r>
        <w:rPr>
          <w:rFonts w:hint="eastAsia" w:ascii="宋体" w:hAnsi="宋体" w:eastAsia="宋体"/>
          <w:bCs/>
          <w:szCs w:val="21"/>
          <w:u w:val="single"/>
          <w:lang w:eastAsia="zh-CN"/>
        </w:rPr>
        <w:t>（应当包括每一项技术和商务要求的履约情况，特别是落实政府采购扶持中小企业，支持绿色发展和乡村振兴等政策情况）</w:t>
      </w:r>
      <w:r>
        <w:rPr>
          <w:rFonts w:hint="eastAsia" w:ascii="宋体" w:hAnsi="宋体" w:eastAsia="宋体"/>
          <w:bCs/>
          <w:szCs w:val="21"/>
          <w:u w:val="single"/>
        </w:rPr>
        <w:t xml:space="preserve">                                      </w:t>
      </w:r>
    </w:p>
    <w:p w14:paraId="34E11ED1">
      <w:pPr>
        <w:adjustRightInd w:val="0"/>
        <w:snapToGrid w:val="0"/>
        <w:spacing w:before="0" w:beforeLines="0" w:line="400" w:lineRule="exact"/>
        <w:ind w:firstLine="420" w:firstLineChars="200"/>
        <w:rPr>
          <w:rFonts w:hint="eastAsia" w:ascii="宋体" w:hAnsi="宋体" w:eastAsia="宋体"/>
          <w:bCs/>
          <w:szCs w:val="21"/>
          <w:u w:val="single"/>
        </w:rPr>
      </w:pPr>
      <w:r>
        <w:rPr>
          <w:rFonts w:hint="eastAsia" w:ascii="宋体" w:hAnsi="宋体" w:eastAsia="宋体"/>
          <w:bCs/>
          <w:szCs w:val="21"/>
        </w:rPr>
        <w:t>（6）履约验收标准：</w:t>
      </w:r>
      <w:r>
        <w:rPr>
          <w:rFonts w:hint="eastAsia" w:ascii="宋体" w:hAnsi="宋体" w:eastAsia="宋体"/>
          <w:bCs/>
          <w:szCs w:val="21"/>
          <w:u w:val="single"/>
        </w:rPr>
        <w:t xml:space="preserve">                                         </w:t>
      </w:r>
    </w:p>
    <w:p w14:paraId="2101A204">
      <w:pPr>
        <w:autoSpaceDE w:val="0"/>
        <w:autoSpaceDN w:val="0"/>
        <w:adjustRightInd w:val="0"/>
        <w:spacing w:beforeLines="0"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bCs/>
          <w:sz w:val="21"/>
          <w:szCs w:val="21"/>
          <w:u w:val="none"/>
          <w:lang w:val="en-US" w:eastAsia="zh-CN" w:bidi="ar-SA"/>
        </w:rPr>
        <w:t>（7）是否以采购活动中供应商提供的样品作为参考：</w:t>
      </w:r>
      <w:r>
        <w:rPr>
          <w:rFonts w:hint="eastAsia" w:ascii="宋体" w:hAnsi="宋体" w:eastAsia="宋体" w:cs="宋体"/>
          <w:sz w:val="21"/>
          <w:szCs w:val="21"/>
          <w:lang w:val="en-US" w:eastAsia="zh-CN" w:bidi="ar-SA"/>
        </w:rPr>
        <w:sym w:font="Wingdings" w:char="00A8"/>
      </w:r>
      <w:r>
        <w:rPr>
          <w:rFonts w:hint="eastAsia" w:ascii="宋体" w:hAnsi="宋体" w:eastAsia="宋体" w:cs="宋体"/>
          <w:bCs/>
          <w:sz w:val="21"/>
          <w:szCs w:val="21"/>
          <w:lang w:val="en-US" w:eastAsia="zh-CN" w:bidi="ar-SA"/>
        </w:rPr>
        <w:t xml:space="preserve">是  </w:t>
      </w:r>
      <w:r>
        <w:rPr>
          <w:rFonts w:hint="eastAsia" w:ascii="宋体" w:hAnsi="宋体" w:eastAsia="宋体" w:cs="宋体"/>
          <w:sz w:val="21"/>
          <w:szCs w:val="21"/>
          <w:lang w:val="en-US" w:eastAsia="zh-CN" w:bidi="ar-SA"/>
        </w:rPr>
        <w:sym w:font="Wingdings" w:char="00A8"/>
      </w:r>
      <w:r>
        <w:rPr>
          <w:rFonts w:hint="eastAsia" w:ascii="宋体" w:hAnsi="宋体" w:eastAsia="宋体" w:cs="宋体"/>
          <w:bCs/>
          <w:sz w:val="21"/>
          <w:szCs w:val="21"/>
          <w:lang w:val="en-US" w:eastAsia="zh-CN" w:bidi="ar-SA"/>
        </w:rPr>
        <w:t>否</w:t>
      </w:r>
    </w:p>
    <w:p w14:paraId="696A2962">
      <w:pPr>
        <w:adjustRightInd w:val="0"/>
        <w:snapToGrid w:val="0"/>
        <w:spacing w:before="0" w:beforeLines="0" w:line="400" w:lineRule="exact"/>
        <w:ind w:firstLine="420" w:firstLineChars="200"/>
        <w:rPr>
          <w:rFonts w:hint="eastAsia" w:ascii="宋体" w:hAnsi="宋体" w:eastAsia="宋体" w:cs="宋体"/>
          <w:bCs/>
          <w:szCs w:val="21"/>
          <w:u w:val="single"/>
        </w:rPr>
      </w:pPr>
      <w:r>
        <w:rPr>
          <w:rFonts w:hint="eastAsia" w:ascii="宋体" w:hAnsi="宋体" w:eastAsia="宋体" w:cs="宋体"/>
          <w:bCs/>
          <w:szCs w:val="21"/>
        </w:rPr>
        <w:t>（8）履约验收其他事项：</w:t>
      </w:r>
      <w:r>
        <w:rPr>
          <w:rFonts w:hint="eastAsia" w:ascii="宋体" w:hAnsi="宋体" w:eastAsia="宋体" w:cs="宋体"/>
          <w:bCs/>
          <w:szCs w:val="21"/>
          <w:u w:val="single"/>
        </w:rPr>
        <w:t xml:space="preserve">      </w:t>
      </w:r>
      <w:r>
        <w:rPr>
          <w:rFonts w:hint="eastAsia" w:ascii="宋体" w:hAnsi="宋体" w:eastAsia="宋体" w:cs="宋体"/>
          <w:bCs/>
          <w:i w:val="0"/>
          <w:iCs w:val="0"/>
          <w:szCs w:val="21"/>
          <w:u w:val="single"/>
        </w:rPr>
        <w:t>（产权过户登记等）</w:t>
      </w:r>
      <w:r>
        <w:rPr>
          <w:rFonts w:hint="eastAsia" w:ascii="宋体" w:hAnsi="宋体" w:eastAsia="宋体" w:cs="宋体"/>
          <w:bCs/>
          <w:szCs w:val="21"/>
          <w:u w:val="single"/>
        </w:rPr>
        <w:t xml:space="preserve">          </w:t>
      </w:r>
    </w:p>
    <w:p w14:paraId="11E287F5">
      <w:pPr>
        <w:numPr>
          <w:ilvl w:val="0"/>
          <w:numId w:val="11"/>
        </w:numPr>
        <w:adjustRightInd w:val="0"/>
        <w:snapToGrid w:val="0"/>
        <w:spacing w:before="0" w:beforeLines="0" w:line="400" w:lineRule="exact"/>
        <w:ind w:firstLine="422" w:firstLineChars="200"/>
        <w:rPr>
          <w:rFonts w:hint="eastAsia" w:ascii="宋体" w:hAnsi="宋体" w:eastAsia="宋体"/>
          <w:b/>
          <w:szCs w:val="21"/>
        </w:rPr>
      </w:pPr>
      <w:r>
        <w:rPr>
          <w:rFonts w:hint="eastAsia" w:ascii="宋体" w:hAnsi="宋体" w:eastAsia="宋体"/>
          <w:b/>
          <w:szCs w:val="21"/>
        </w:rPr>
        <w:t>组成合同的文件</w:t>
      </w:r>
    </w:p>
    <w:p w14:paraId="41B22168">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本协议书与下列文件一起构成合同文件，如下述文件之间有任何抵触、矛盾或歧义，应按以下顺序解释：</w:t>
      </w:r>
    </w:p>
    <w:p w14:paraId="08D4720D">
      <w:pPr>
        <w:adjustRightInd w:val="0"/>
        <w:snapToGrid w:val="0"/>
        <w:spacing w:before="0" w:beforeLines="0" w:line="400" w:lineRule="exact"/>
        <w:ind w:firstLine="420" w:firstLineChars="200"/>
        <w:rPr>
          <w:rFonts w:hint="eastAsia" w:ascii="宋体" w:hAnsi="宋体" w:eastAsia="宋体"/>
          <w:color w:val="auto"/>
          <w:szCs w:val="21"/>
          <w:lang w:eastAsia="zh-CN"/>
        </w:rPr>
      </w:pPr>
      <w:r>
        <w:rPr>
          <w:rFonts w:hint="eastAsia" w:ascii="宋体" w:hAnsi="宋体" w:eastAsia="宋体"/>
          <w:color w:val="auto"/>
          <w:szCs w:val="21"/>
        </w:rPr>
        <w:t>（1）</w:t>
      </w:r>
      <w:r>
        <w:rPr>
          <w:rFonts w:hint="eastAsia" w:ascii="宋体" w:hAnsi="宋体" w:eastAsia="宋体"/>
          <w:color w:val="auto"/>
          <w:szCs w:val="21"/>
          <w:lang w:eastAsia="zh-CN"/>
        </w:rPr>
        <w:t>政府采购</w:t>
      </w:r>
      <w:r>
        <w:rPr>
          <w:rFonts w:hint="eastAsia" w:ascii="宋体" w:hAnsi="宋体" w:eastAsia="宋体"/>
          <w:color w:val="auto"/>
          <w:szCs w:val="21"/>
        </w:rPr>
        <w:t>合同协议书及其变更、补充</w:t>
      </w:r>
      <w:r>
        <w:rPr>
          <w:rFonts w:hint="eastAsia" w:ascii="宋体" w:hAnsi="宋体" w:eastAsia="宋体"/>
          <w:color w:val="auto"/>
          <w:szCs w:val="21"/>
          <w:lang w:eastAsia="zh-CN"/>
        </w:rPr>
        <w:t>协议</w:t>
      </w:r>
    </w:p>
    <w:p w14:paraId="62076C30">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w:t>
      </w:r>
      <w:r>
        <w:rPr>
          <w:rFonts w:hint="eastAsia" w:ascii="宋体" w:hAnsi="宋体" w:eastAsia="宋体"/>
          <w:szCs w:val="21"/>
          <w:lang w:val="en-US" w:eastAsia="zh-CN"/>
        </w:rPr>
        <w:t>2</w:t>
      </w:r>
      <w:r>
        <w:rPr>
          <w:rFonts w:hint="eastAsia" w:ascii="宋体" w:hAnsi="宋体" w:eastAsia="宋体"/>
          <w:szCs w:val="21"/>
        </w:rPr>
        <w:t>）政府采购合同专用条款</w:t>
      </w:r>
    </w:p>
    <w:p w14:paraId="49D798EA">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w:t>
      </w:r>
      <w:r>
        <w:rPr>
          <w:rFonts w:hint="eastAsia" w:ascii="宋体" w:hAnsi="宋体" w:eastAsia="宋体"/>
          <w:szCs w:val="21"/>
          <w:lang w:val="en-US" w:eastAsia="zh-CN"/>
        </w:rPr>
        <w:t>3</w:t>
      </w:r>
      <w:r>
        <w:rPr>
          <w:rFonts w:hint="eastAsia" w:ascii="宋体" w:hAnsi="宋体" w:eastAsia="宋体"/>
          <w:szCs w:val="21"/>
        </w:rPr>
        <w:t>）政府采购合同通用条款</w:t>
      </w:r>
    </w:p>
    <w:p w14:paraId="77845B7E">
      <w:pPr>
        <w:adjustRightInd w:val="0"/>
        <w:snapToGrid w:val="0"/>
        <w:spacing w:before="0" w:beforeLines="0" w:line="400" w:lineRule="exact"/>
        <w:ind w:firstLine="420" w:firstLineChars="200"/>
        <w:rPr>
          <w:rFonts w:ascii="宋体" w:hAnsi="宋体" w:eastAsia="宋体"/>
          <w:color w:val="auto"/>
          <w:szCs w:val="21"/>
        </w:rPr>
      </w:pPr>
      <w:r>
        <w:rPr>
          <w:rFonts w:hint="eastAsia" w:ascii="宋体" w:hAnsi="宋体" w:eastAsia="宋体"/>
          <w:color w:val="auto"/>
          <w:szCs w:val="21"/>
        </w:rPr>
        <w:t>（</w:t>
      </w:r>
      <w:r>
        <w:rPr>
          <w:rFonts w:hint="eastAsia" w:ascii="宋体" w:hAnsi="宋体" w:eastAsia="宋体"/>
          <w:color w:val="auto"/>
          <w:szCs w:val="21"/>
          <w:lang w:val="en-US" w:eastAsia="zh-CN"/>
        </w:rPr>
        <w:t>4</w:t>
      </w:r>
      <w:r>
        <w:rPr>
          <w:rFonts w:hint="eastAsia" w:ascii="宋体" w:hAnsi="宋体" w:eastAsia="宋体"/>
          <w:color w:val="auto"/>
          <w:szCs w:val="21"/>
        </w:rPr>
        <w:t>）中标</w:t>
      </w:r>
      <w:r>
        <w:rPr>
          <w:rFonts w:hint="eastAsia" w:ascii="宋体" w:hAnsi="宋体" w:eastAsia="宋体"/>
          <w:color w:val="auto"/>
          <w:szCs w:val="21"/>
          <w:lang w:eastAsia="zh-CN"/>
        </w:rPr>
        <w:t>（成交）</w:t>
      </w:r>
      <w:r>
        <w:rPr>
          <w:rFonts w:hint="eastAsia" w:ascii="宋体" w:hAnsi="宋体" w:eastAsia="宋体"/>
          <w:color w:val="auto"/>
          <w:szCs w:val="21"/>
        </w:rPr>
        <w:t>通知书</w:t>
      </w:r>
    </w:p>
    <w:p w14:paraId="39D37071">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w:t>
      </w:r>
      <w:r>
        <w:rPr>
          <w:rFonts w:hint="eastAsia" w:ascii="宋体" w:hAnsi="宋体" w:eastAsia="宋体"/>
          <w:szCs w:val="21"/>
          <w:lang w:val="en-US" w:eastAsia="zh-CN"/>
        </w:rPr>
        <w:t>5</w:t>
      </w:r>
      <w:r>
        <w:rPr>
          <w:rFonts w:hint="eastAsia" w:ascii="宋体" w:hAnsi="宋体" w:eastAsia="宋体"/>
          <w:szCs w:val="21"/>
        </w:rPr>
        <w:t>）投标（响应）文件</w:t>
      </w:r>
    </w:p>
    <w:p w14:paraId="61FCA011">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（6）采购文件</w:t>
      </w:r>
    </w:p>
    <w:p w14:paraId="34FDF9E2">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（7）有关技术文件，图纸</w:t>
      </w:r>
    </w:p>
    <w:p w14:paraId="1EBDD28D">
      <w:pPr>
        <w:autoSpaceDE w:val="0"/>
        <w:autoSpaceDN w:val="0"/>
        <w:adjustRightInd w:val="0"/>
        <w:spacing w:beforeLines="0" w:line="400" w:lineRule="exact"/>
        <w:ind w:firstLine="420" w:firstLineChars="200"/>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bidi="ar-SA"/>
        </w:rPr>
        <w:t>（8）</w:t>
      </w:r>
      <w:r>
        <w:rPr>
          <w:rFonts w:hint="eastAsia" w:ascii="宋体" w:hAnsi="宋体" w:eastAsia="宋体" w:cs="宋体"/>
          <w:bCs w:val="0"/>
          <w:color w:val="000000"/>
          <w:kern w:val="2"/>
          <w:sz w:val="21"/>
          <w:szCs w:val="21"/>
          <w:highlight w:val="none"/>
          <w:lang w:val="en-US" w:eastAsia="zh-CN" w:bidi="ar-SA"/>
        </w:rPr>
        <w:t>国家法律、行政法规和规章制度规定或合同约定的作为合同组成部分的其他文件</w:t>
      </w:r>
    </w:p>
    <w:p w14:paraId="34D61AFC">
      <w:pPr>
        <w:numPr>
          <w:ilvl w:val="0"/>
          <w:numId w:val="11"/>
        </w:numPr>
        <w:adjustRightInd w:val="0"/>
        <w:snapToGrid w:val="0"/>
        <w:spacing w:before="0" w:beforeLines="0" w:line="400" w:lineRule="exact"/>
        <w:ind w:firstLine="422" w:firstLineChars="200"/>
        <w:rPr>
          <w:rFonts w:hint="eastAsia" w:ascii="宋体" w:hAnsi="宋体" w:eastAsia="宋体"/>
          <w:b/>
          <w:szCs w:val="21"/>
        </w:rPr>
      </w:pPr>
      <w:r>
        <w:rPr>
          <w:rFonts w:hint="eastAsia" w:ascii="宋体" w:hAnsi="宋体" w:eastAsia="宋体"/>
          <w:b/>
          <w:szCs w:val="21"/>
        </w:rPr>
        <w:t>合同生效</w:t>
      </w:r>
    </w:p>
    <w:p w14:paraId="313FAEDD">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本合同自</w:t>
      </w:r>
      <w:r>
        <w:rPr>
          <w:rFonts w:hint="eastAsia" w:ascii="宋体" w:hAnsi="宋体" w:eastAsia="宋体"/>
          <w:szCs w:val="21"/>
          <w:u w:val="single"/>
        </w:rPr>
        <w:t xml:space="preserve">                             </w:t>
      </w:r>
      <w:r>
        <w:rPr>
          <w:rFonts w:hint="eastAsia" w:ascii="宋体" w:hAnsi="宋体" w:eastAsia="宋体"/>
          <w:szCs w:val="21"/>
        </w:rPr>
        <w:t>生效。</w:t>
      </w:r>
    </w:p>
    <w:p w14:paraId="64A6D283">
      <w:pPr>
        <w:numPr>
          <w:ilvl w:val="0"/>
          <w:numId w:val="11"/>
        </w:numPr>
        <w:adjustRightInd w:val="0"/>
        <w:snapToGrid w:val="0"/>
        <w:spacing w:before="0" w:beforeLines="0" w:line="400" w:lineRule="exact"/>
        <w:ind w:firstLine="422" w:firstLineChars="200"/>
        <w:rPr>
          <w:rFonts w:hint="eastAsia" w:ascii="宋体" w:hAnsi="宋体" w:eastAsia="宋体"/>
          <w:b/>
          <w:szCs w:val="21"/>
        </w:rPr>
      </w:pPr>
      <w:r>
        <w:rPr>
          <w:rFonts w:hint="eastAsia" w:ascii="宋体" w:hAnsi="宋体" w:eastAsia="宋体"/>
          <w:b/>
          <w:szCs w:val="21"/>
        </w:rPr>
        <w:t>合同份数</w:t>
      </w:r>
    </w:p>
    <w:p w14:paraId="476DDF0F">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本合同一式</w:t>
      </w:r>
      <w:r>
        <w:rPr>
          <w:rFonts w:hint="eastAsia" w:ascii="宋体" w:hAnsi="宋体" w:eastAsia="宋体"/>
          <w:szCs w:val="21"/>
          <w:u w:val="single"/>
        </w:rPr>
        <w:t xml:space="preserve">    </w:t>
      </w:r>
      <w:r>
        <w:rPr>
          <w:rFonts w:hint="eastAsia" w:ascii="宋体" w:hAnsi="宋体" w:eastAsia="宋体"/>
          <w:szCs w:val="21"/>
        </w:rPr>
        <w:t>份，</w:t>
      </w:r>
      <w:r>
        <w:rPr>
          <w:rFonts w:hint="eastAsia" w:ascii="宋体" w:hAnsi="宋体" w:eastAsia="宋体"/>
          <w:szCs w:val="21"/>
          <w:lang w:eastAsia="zh-CN"/>
        </w:rPr>
        <w:t>甲方</w:t>
      </w:r>
      <w:r>
        <w:rPr>
          <w:rFonts w:hint="eastAsia" w:ascii="宋体" w:hAnsi="宋体" w:eastAsia="宋体"/>
          <w:szCs w:val="21"/>
        </w:rPr>
        <w:t>执</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r>
        <w:rPr>
          <w:rFonts w:hint="eastAsia" w:ascii="宋体" w:hAnsi="宋体" w:eastAsia="宋体"/>
          <w:szCs w:val="21"/>
        </w:rPr>
        <w:t>份，</w:t>
      </w:r>
      <w:r>
        <w:rPr>
          <w:rFonts w:hint="eastAsia" w:ascii="宋体" w:hAnsi="宋体" w:eastAsia="宋体"/>
          <w:szCs w:val="21"/>
          <w:lang w:eastAsia="zh-CN"/>
        </w:rPr>
        <w:t>乙方</w:t>
      </w:r>
      <w:r>
        <w:rPr>
          <w:rFonts w:hint="eastAsia" w:ascii="宋体" w:hAnsi="宋体" w:eastAsia="宋体"/>
          <w:szCs w:val="21"/>
        </w:rPr>
        <w:t>执</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r>
        <w:rPr>
          <w:rFonts w:hint="eastAsia" w:ascii="宋体" w:hAnsi="宋体" w:eastAsia="宋体"/>
          <w:szCs w:val="21"/>
        </w:rPr>
        <w:t>份，均具有同等法律效力。</w:t>
      </w:r>
    </w:p>
    <w:p w14:paraId="62732A60">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合同订立时间：</w:t>
      </w:r>
      <w:r>
        <w:rPr>
          <w:rFonts w:hint="eastAsia" w:ascii="宋体" w:hAnsi="宋体" w:eastAsia="宋体"/>
          <w:szCs w:val="21"/>
          <w:u w:val="single"/>
        </w:rPr>
        <w:t xml:space="preserve">         </w:t>
      </w:r>
      <w:r>
        <w:rPr>
          <w:rFonts w:hint="eastAsia" w:ascii="宋体" w:hAnsi="宋体" w:eastAsia="宋体"/>
          <w:szCs w:val="21"/>
        </w:rPr>
        <w:t>年</w:t>
      </w:r>
      <w:r>
        <w:rPr>
          <w:rFonts w:hint="eastAsia" w:ascii="宋体" w:hAnsi="宋体" w:eastAsia="宋体"/>
          <w:szCs w:val="21"/>
          <w:u w:val="single"/>
        </w:rPr>
        <w:t xml:space="preserve">      </w:t>
      </w:r>
      <w:r>
        <w:rPr>
          <w:rFonts w:hint="eastAsia" w:ascii="宋体" w:hAnsi="宋体" w:eastAsia="宋体"/>
          <w:szCs w:val="21"/>
        </w:rPr>
        <w:t>月</w:t>
      </w:r>
      <w:r>
        <w:rPr>
          <w:rFonts w:hint="eastAsia" w:ascii="宋体" w:hAnsi="宋体" w:eastAsia="宋体"/>
          <w:szCs w:val="21"/>
          <w:u w:val="single"/>
        </w:rPr>
        <w:t xml:space="preserve">      </w:t>
      </w:r>
      <w:r>
        <w:rPr>
          <w:rFonts w:hint="eastAsia" w:ascii="宋体" w:hAnsi="宋体" w:eastAsia="宋体"/>
          <w:szCs w:val="21"/>
        </w:rPr>
        <w:t>日</w:t>
      </w:r>
    </w:p>
    <w:p w14:paraId="3F3F83EE">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合同订立地点：</w:t>
      </w:r>
      <w:r>
        <w:rPr>
          <w:rFonts w:hint="eastAsia" w:ascii="宋体" w:hAnsi="宋体" w:eastAsia="宋体"/>
          <w:szCs w:val="21"/>
          <w:u w:val="single"/>
        </w:rPr>
        <w:t xml:space="preserve">                           </w:t>
      </w:r>
    </w:p>
    <w:p w14:paraId="0D272D2A">
      <w:pPr>
        <w:adjustRightInd w:val="0"/>
        <w:snapToGrid w:val="0"/>
        <w:spacing w:before="0" w:beforeLines="0" w:line="400" w:lineRule="exact"/>
        <w:ind w:firstLine="420" w:firstLineChars="200"/>
        <w:rPr>
          <w:rFonts w:eastAsia="宋体"/>
        </w:rPr>
      </w:pPr>
      <w:r>
        <w:rPr>
          <w:rFonts w:hint="eastAsia" w:ascii="宋体" w:hAnsi="宋体" w:eastAsia="宋体"/>
          <w:szCs w:val="21"/>
        </w:rPr>
        <w:t>附件：具体标</w:t>
      </w:r>
      <w:r>
        <w:rPr>
          <w:rFonts w:hint="eastAsia" w:ascii="宋体" w:hAnsi="宋体" w:eastAsia="宋体"/>
          <w:szCs w:val="21"/>
          <w:lang w:eastAsia="zh-CN"/>
        </w:rPr>
        <w:t>的及其</w:t>
      </w:r>
      <w:r>
        <w:rPr>
          <w:rFonts w:hint="eastAsia" w:ascii="宋体" w:hAnsi="宋体" w:eastAsia="宋体"/>
          <w:szCs w:val="21"/>
          <w:highlight w:val="none"/>
          <w:u w:val="none"/>
          <w:lang w:val="en-US" w:eastAsia="zh-CN"/>
        </w:rPr>
        <w:t>技术要求和商务要求</w:t>
      </w:r>
      <w:r>
        <w:rPr>
          <w:rFonts w:hint="eastAsia" w:ascii="宋体" w:hAnsi="宋体" w:eastAsia="宋体"/>
          <w:szCs w:val="21"/>
        </w:rPr>
        <w:t>、联合协议、分包</w:t>
      </w:r>
      <w:r>
        <w:rPr>
          <w:rFonts w:hint="eastAsia" w:ascii="宋体" w:hAnsi="宋体" w:eastAsia="宋体"/>
          <w:szCs w:val="21"/>
          <w:lang w:eastAsia="zh-CN"/>
        </w:rPr>
        <w:t>意向</w:t>
      </w:r>
      <w:r>
        <w:rPr>
          <w:rFonts w:hint="eastAsia" w:ascii="宋体" w:hAnsi="宋体" w:eastAsia="宋体"/>
          <w:szCs w:val="21"/>
        </w:rPr>
        <w:t>协议等。</w:t>
      </w:r>
    </w:p>
    <w:p w14:paraId="15CCEAF6">
      <w:pPr>
        <w:rPr>
          <w:rFonts w:hint="eastAsia" w:eastAsia="宋体"/>
        </w:rPr>
      </w:pPr>
      <w:r>
        <w:rPr>
          <w:rFonts w:hint="eastAsia" w:eastAsia="宋体"/>
        </w:rPr>
        <w:br w:type="page"/>
      </w:r>
    </w:p>
    <w:p w14:paraId="7DCDD024">
      <w:pPr>
        <w:widowControl w:val="0"/>
        <w:ind w:firstLine="420" w:firstLineChars="200"/>
        <w:jc w:val="both"/>
        <w:rPr>
          <w:rFonts w:hint="eastAsia" w:ascii="Times New Roman" w:hAnsi="Times New Roman" w:eastAsia="宋体" w:cs="Times New Roman"/>
          <w:kern w:val="2"/>
          <w:sz w:val="21"/>
          <w:szCs w:val="21"/>
          <w:lang w:val="en-US" w:eastAsia="zh-CN" w:bidi="ar-SA"/>
        </w:rPr>
      </w:pPr>
    </w:p>
    <w:tbl>
      <w:tblPr>
        <w:tblStyle w:val="43"/>
        <w:tblW w:w="8398" w:type="dxa"/>
        <w:tblInd w:w="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fixed"/>
        <w:tblCellMar>
          <w:top w:w="0" w:type="dxa"/>
          <w:left w:w="108" w:type="dxa"/>
          <w:bottom w:w="0" w:type="dxa"/>
          <w:right w:w="108" w:type="dxa"/>
        </w:tblCellMar>
      </w:tblPr>
      <w:tblGrid>
        <w:gridCol w:w="1891"/>
        <w:gridCol w:w="2412"/>
        <w:gridCol w:w="1979"/>
        <w:gridCol w:w="2116"/>
      </w:tblGrid>
      <w:tr w14:paraId="1CEB4A08">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90" w:hRule="atLeast"/>
        </w:trPr>
        <w:tc>
          <w:tcPr>
            <w:tcW w:w="4303" w:type="dxa"/>
            <w:gridSpan w:val="2"/>
            <w:tcBorders>
              <w:bottom w:val="single" w:color="auto" w:sz="2" w:space="0"/>
              <w:right w:val="single" w:color="auto" w:sz="2" w:space="0"/>
            </w:tcBorders>
            <w:vAlign w:val="center"/>
          </w:tcPr>
          <w:p w14:paraId="2A7C143B">
            <w:pPr>
              <w:adjustRightInd w:val="0"/>
              <w:snapToGrid w:val="0"/>
              <w:spacing w:line="300" w:lineRule="exact"/>
              <w:jc w:val="center"/>
              <w:rPr>
                <w:rFonts w:eastAsia="宋体"/>
              </w:rPr>
            </w:pPr>
            <w:r>
              <w:rPr>
                <w:rFonts w:eastAsia="宋体"/>
                <w:szCs w:val="21"/>
              </w:rPr>
              <w:t>甲方</w:t>
            </w:r>
            <w:r>
              <w:rPr>
                <w:rFonts w:hint="eastAsia" w:eastAsia="宋体"/>
                <w:szCs w:val="21"/>
              </w:rPr>
              <w:t>（采购人</w:t>
            </w:r>
            <w:r>
              <w:rPr>
                <w:rFonts w:hint="eastAsia" w:ascii="宋体" w:hAnsi="宋体" w:eastAsia="宋体"/>
                <w:szCs w:val="21"/>
                <w:lang w:eastAsia="zh-CN"/>
              </w:rPr>
              <w:t>、受采购人委托签订合同的单位</w:t>
            </w:r>
            <w:r>
              <w:rPr>
                <w:rFonts w:hint="eastAsia" w:ascii="宋体" w:hAnsi="宋体" w:eastAsia="宋体"/>
                <w:szCs w:val="21"/>
              </w:rPr>
              <w:t>或</w:t>
            </w:r>
            <w:r>
              <w:rPr>
                <w:rFonts w:hint="eastAsia" w:eastAsia="宋体"/>
                <w:szCs w:val="21"/>
              </w:rPr>
              <w:t>采购文件约定的合同甲方）</w:t>
            </w:r>
          </w:p>
        </w:tc>
        <w:tc>
          <w:tcPr>
            <w:tcW w:w="4095" w:type="dxa"/>
            <w:gridSpan w:val="2"/>
            <w:tcBorders>
              <w:left w:val="single" w:color="auto" w:sz="2" w:space="0"/>
              <w:bottom w:val="single" w:color="auto" w:sz="2" w:space="0"/>
            </w:tcBorders>
            <w:vAlign w:val="center"/>
          </w:tcPr>
          <w:p w14:paraId="274EA7B1">
            <w:pPr>
              <w:adjustRightInd w:val="0"/>
              <w:snapToGrid w:val="0"/>
              <w:spacing w:line="300" w:lineRule="exact"/>
              <w:jc w:val="center"/>
              <w:rPr>
                <w:rFonts w:eastAsia="宋体"/>
              </w:rPr>
            </w:pPr>
            <w:r>
              <w:rPr>
                <w:rFonts w:eastAsia="宋体"/>
                <w:szCs w:val="21"/>
              </w:rPr>
              <w:t>乙方</w:t>
            </w:r>
            <w:r>
              <w:rPr>
                <w:rFonts w:hint="eastAsia" w:eastAsia="宋体"/>
                <w:szCs w:val="21"/>
              </w:rPr>
              <w:t>（供应商）</w:t>
            </w:r>
          </w:p>
        </w:tc>
      </w:tr>
      <w:tr w14:paraId="12125D9E">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917" w:hRule="atLeast"/>
        </w:trPr>
        <w:tc>
          <w:tcPr>
            <w:tcW w:w="1891" w:type="dxa"/>
            <w:tcBorders>
              <w:top w:val="single" w:color="auto" w:sz="2" w:space="0"/>
              <w:bottom w:val="single" w:color="auto" w:sz="2" w:space="0"/>
              <w:right w:val="single" w:color="auto" w:sz="2" w:space="0"/>
            </w:tcBorders>
            <w:vAlign w:val="center"/>
          </w:tcPr>
          <w:p w14:paraId="5734DD88">
            <w:pPr>
              <w:adjustRightInd w:val="0"/>
              <w:snapToGrid w:val="0"/>
              <w:spacing w:line="300" w:lineRule="exact"/>
              <w:jc w:val="center"/>
              <w:rPr>
                <w:rFonts w:eastAsia="宋体"/>
                <w:szCs w:val="21"/>
              </w:rPr>
            </w:pPr>
            <w:r>
              <w:rPr>
                <w:rFonts w:eastAsia="宋体"/>
                <w:szCs w:val="21"/>
              </w:rPr>
              <w:t>单位名称</w:t>
            </w:r>
            <w:r>
              <w:rPr>
                <w:rFonts w:hint="eastAsia" w:eastAsia="宋体"/>
                <w:szCs w:val="21"/>
              </w:rPr>
              <w:t>（公章</w:t>
            </w:r>
            <w:r>
              <w:rPr>
                <w:rFonts w:hint="eastAsia" w:eastAsia="宋体"/>
                <w:szCs w:val="21"/>
                <w:lang w:eastAsia="zh-CN"/>
              </w:rPr>
              <w:t>或合同章</w:t>
            </w:r>
            <w:r>
              <w:rPr>
                <w:rFonts w:hint="eastAsia" w:eastAsia="宋体"/>
                <w:szCs w:val="21"/>
              </w:rPr>
              <w:t>）</w:t>
            </w:r>
          </w:p>
        </w:tc>
        <w:tc>
          <w:tcPr>
            <w:tcW w:w="2412" w:type="dxa"/>
            <w:tcBorders>
              <w:top w:val="single" w:color="auto" w:sz="2" w:space="0"/>
              <w:left w:val="single" w:color="auto" w:sz="2" w:space="0"/>
              <w:bottom w:val="single" w:color="auto" w:sz="2" w:space="0"/>
              <w:right w:val="single" w:color="auto" w:sz="2" w:space="0"/>
            </w:tcBorders>
            <w:vAlign w:val="center"/>
          </w:tcPr>
          <w:p w14:paraId="660D51F5">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54F5E60">
            <w:pPr>
              <w:adjustRightInd w:val="0"/>
              <w:snapToGrid w:val="0"/>
              <w:spacing w:line="300" w:lineRule="exact"/>
              <w:jc w:val="center"/>
              <w:rPr>
                <w:rFonts w:eastAsia="宋体"/>
                <w:szCs w:val="21"/>
              </w:rPr>
            </w:pPr>
            <w:r>
              <w:rPr>
                <w:rFonts w:eastAsia="宋体"/>
                <w:szCs w:val="21"/>
              </w:rPr>
              <w:t>单位名称</w:t>
            </w:r>
            <w:r>
              <w:rPr>
                <w:rFonts w:hint="eastAsia" w:eastAsia="宋体"/>
                <w:szCs w:val="21"/>
              </w:rPr>
              <w:t>（公章</w:t>
            </w:r>
            <w:r>
              <w:rPr>
                <w:rFonts w:hint="eastAsia" w:eastAsia="宋体"/>
                <w:szCs w:val="21"/>
                <w:lang w:eastAsia="zh-CN"/>
              </w:rPr>
              <w:t>或合同章</w:t>
            </w:r>
            <w:r>
              <w:rPr>
                <w:rFonts w:hint="eastAsia" w:eastAsia="宋体"/>
                <w:szCs w:val="21"/>
              </w:rPr>
              <w:t>）</w:t>
            </w:r>
          </w:p>
        </w:tc>
        <w:tc>
          <w:tcPr>
            <w:tcW w:w="2116" w:type="dxa"/>
            <w:tcBorders>
              <w:top w:val="single" w:color="auto" w:sz="2" w:space="0"/>
              <w:left w:val="single" w:color="auto" w:sz="2" w:space="0"/>
              <w:bottom w:val="single" w:color="auto" w:sz="2" w:space="0"/>
            </w:tcBorders>
            <w:vAlign w:val="center"/>
          </w:tcPr>
          <w:p w14:paraId="3EFB2758">
            <w:pPr>
              <w:adjustRightInd w:val="0"/>
              <w:snapToGrid w:val="0"/>
              <w:spacing w:line="300" w:lineRule="exact"/>
              <w:jc w:val="center"/>
              <w:rPr>
                <w:rFonts w:eastAsia="宋体"/>
                <w:spacing w:val="20"/>
                <w:szCs w:val="21"/>
              </w:rPr>
            </w:pPr>
          </w:p>
        </w:tc>
      </w:tr>
      <w:tr w14:paraId="5D429A2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1171" w:hRule="atLeast"/>
        </w:trPr>
        <w:tc>
          <w:tcPr>
            <w:tcW w:w="1891" w:type="dxa"/>
            <w:vMerge w:val="restart"/>
            <w:tcBorders>
              <w:top w:val="single" w:color="auto" w:sz="2" w:space="0"/>
              <w:right w:val="single" w:color="auto" w:sz="2" w:space="0"/>
            </w:tcBorders>
            <w:vAlign w:val="center"/>
          </w:tcPr>
          <w:p w14:paraId="07A42818">
            <w:pPr>
              <w:adjustRightInd w:val="0"/>
              <w:snapToGrid w:val="0"/>
              <w:spacing w:line="300" w:lineRule="exact"/>
              <w:jc w:val="center"/>
              <w:rPr>
                <w:rFonts w:eastAsia="宋体"/>
                <w:szCs w:val="21"/>
              </w:rPr>
            </w:pPr>
            <w:r>
              <w:rPr>
                <w:rFonts w:eastAsia="宋体"/>
                <w:szCs w:val="21"/>
              </w:rPr>
              <w:t>法定代表人</w:t>
            </w:r>
          </w:p>
          <w:p w14:paraId="6FF29367">
            <w:pPr>
              <w:adjustRightInd w:val="0"/>
              <w:snapToGrid w:val="0"/>
              <w:spacing w:line="300" w:lineRule="exact"/>
              <w:ind w:firstLine="100" w:firstLineChars="48"/>
              <w:jc w:val="center"/>
              <w:rPr>
                <w:rFonts w:eastAsia="宋体"/>
                <w:szCs w:val="21"/>
              </w:rPr>
            </w:pPr>
            <w:r>
              <w:rPr>
                <w:rFonts w:hint="eastAsia" w:eastAsia="宋体"/>
                <w:szCs w:val="21"/>
              </w:rPr>
              <w:t>或其</w:t>
            </w:r>
            <w:r>
              <w:rPr>
                <w:rFonts w:eastAsia="宋体"/>
                <w:szCs w:val="21"/>
              </w:rPr>
              <w:t>委托代理人</w:t>
            </w:r>
            <w:r>
              <w:rPr>
                <w:rFonts w:hint="eastAsia" w:eastAsia="宋体"/>
                <w:szCs w:val="21"/>
              </w:rPr>
              <w:t>（签章）</w:t>
            </w:r>
          </w:p>
        </w:tc>
        <w:tc>
          <w:tcPr>
            <w:tcW w:w="2412" w:type="dxa"/>
            <w:vMerge w:val="restart"/>
            <w:tcBorders>
              <w:top w:val="single" w:color="auto" w:sz="2" w:space="0"/>
              <w:left w:val="single" w:color="auto" w:sz="2" w:space="0"/>
              <w:right w:val="single" w:color="auto" w:sz="2" w:space="0"/>
            </w:tcBorders>
            <w:vAlign w:val="center"/>
          </w:tcPr>
          <w:p w14:paraId="41F42AA0">
            <w:pPr>
              <w:adjustRightInd w:val="0"/>
              <w:snapToGrid w:val="0"/>
              <w:spacing w:line="300" w:lineRule="exact"/>
              <w:jc w:val="center"/>
              <w:rPr>
                <w:rFonts w:eastAsia="宋体"/>
                <w:szCs w:val="21"/>
              </w:rPr>
            </w:pPr>
          </w:p>
        </w:tc>
        <w:tc>
          <w:tcPr>
            <w:tcW w:w="1979" w:type="dxa"/>
            <w:tcBorders>
              <w:top w:val="single" w:color="auto" w:sz="2" w:space="0"/>
              <w:left w:val="single" w:color="auto" w:sz="2" w:space="0"/>
              <w:right w:val="single" w:color="auto" w:sz="2" w:space="0"/>
            </w:tcBorders>
            <w:vAlign w:val="center"/>
          </w:tcPr>
          <w:p w14:paraId="2FAA70AB">
            <w:pPr>
              <w:adjustRightInd w:val="0"/>
              <w:snapToGrid w:val="0"/>
              <w:spacing w:line="300" w:lineRule="exact"/>
              <w:jc w:val="center"/>
              <w:rPr>
                <w:rFonts w:eastAsia="宋体"/>
                <w:szCs w:val="21"/>
              </w:rPr>
            </w:pPr>
            <w:r>
              <w:rPr>
                <w:rFonts w:eastAsia="宋体"/>
                <w:szCs w:val="21"/>
              </w:rPr>
              <w:t>法定代表人</w:t>
            </w:r>
          </w:p>
          <w:p w14:paraId="5CB424E2">
            <w:pPr>
              <w:adjustRightInd w:val="0"/>
              <w:snapToGrid w:val="0"/>
              <w:spacing w:line="300" w:lineRule="exact"/>
              <w:jc w:val="center"/>
              <w:rPr>
                <w:rFonts w:eastAsia="宋体"/>
                <w:szCs w:val="21"/>
              </w:rPr>
            </w:pPr>
            <w:r>
              <w:rPr>
                <w:rFonts w:hint="eastAsia" w:eastAsia="宋体"/>
                <w:szCs w:val="21"/>
              </w:rPr>
              <w:t>或其</w:t>
            </w:r>
            <w:r>
              <w:rPr>
                <w:rFonts w:eastAsia="宋体"/>
                <w:szCs w:val="21"/>
              </w:rPr>
              <w:t>委托代理人</w:t>
            </w:r>
            <w:r>
              <w:rPr>
                <w:rFonts w:hint="eastAsia" w:eastAsia="宋体"/>
                <w:szCs w:val="21"/>
              </w:rPr>
              <w:t>（签章）</w:t>
            </w:r>
          </w:p>
        </w:tc>
        <w:tc>
          <w:tcPr>
            <w:tcW w:w="2116" w:type="dxa"/>
            <w:tcBorders>
              <w:top w:val="single" w:color="auto" w:sz="2" w:space="0"/>
              <w:left w:val="single" w:color="auto" w:sz="2" w:space="0"/>
              <w:bottom w:val="single" w:color="auto" w:sz="2" w:space="0"/>
            </w:tcBorders>
            <w:vAlign w:val="center"/>
          </w:tcPr>
          <w:p w14:paraId="5115DEB8">
            <w:pPr>
              <w:adjustRightInd w:val="0"/>
              <w:snapToGrid w:val="0"/>
              <w:spacing w:line="300" w:lineRule="exact"/>
              <w:jc w:val="center"/>
              <w:rPr>
                <w:rFonts w:eastAsia="宋体"/>
                <w:szCs w:val="21"/>
              </w:rPr>
            </w:pPr>
          </w:p>
        </w:tc>
      </w:tr>
      <w:tr w14:paraId="0D3441A9">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vMerge w:val="continue"/>
            <w:tcBorders>
              <w:bottom w:val="single" w:color="auto" w:sz="2" w:space="0"/>
              <w:right w:val="single" w:color="auto" w:sz="2" w:space="0"/>
            </w:tcBorders>
            <w:vAlign w:val="center"/>
          </w:tcPr>
          <w:p w14:paraId="616FE787">
            <w:pPr>
              <w:adjustRightInd w:val="0"/>
              <w:snapToGrid w:val="0"/>
              <w:spacing w:line="300" w:lineRule="exact"/>
              <w:jc w:val="center"/>
              <w:rPr>
                <w:rFonts w:eastAsia="宋体"/>
                <w:szCs w:val="21"/>
              </w:rPr>
            </w:pPr>
          </w:p>
        </w:tc>
        <w:tc>
          <w:tcPr>
            <w:tcW w:w="2412" w:type="dxa"/>
            <w:vMerge w:val="continue"/>
            <w:tcBorders>
              <w:left w:val="single" w:color="auto" w:sz="2" w:space="0"/>
              <w:bottom w:val="single" w:color="auto" w:sz="2" w:space="0"/>
              <w:right w:val="single" w:color="auto" w:sz="2" w:space="0"/>
            </w:tcBorders>
            <w:vAlign w:val="center"/>
          </w:tcPr>
          <w:p w14:paraId="1A53C237">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EADE776">
            <w:pPr>
              <w:adjustRightInd w:val="0"/>
              <w:snapToGrid w:val="0"/>
              <w:spacing w:line="300" w:lineRule="exact"/>
              <w:jc w:val="center"/>
              <w:rPr>
                <w:rFonts w:hint="eastAsia" w:eastAsia="宋体"/>
                <w:szCs w:val="21"/>
                <w:lang w:eastAsia="zh-CN"/>
              </w:rPr>
            </w:pPr>
            <w:r>
              <w:rPr>
                <w:rFonts w:hint="eastAsia" w:eastAsia="宋体"/>
                <w:szCs w:val="21"/>
                <w:lang w:eastAsia="zh-CN"/>
              </w:rPr>
              <w:t>拥有者性别</w:t>
            </w:r>
          </w:p>
        </w:tc>
        <w:tc>
          <w:tcPr>
            <w:tcW w:w="2116" w:type="dxa"/>
            <w:tcBorders>
              <w:top w:val="single" w:color="auto" w:sz="2" w:space="0"/>
              <w:left w:val="single" w:color="auto" w:sz="2" w:space="0"/>
              <w:bottom w:val="single" w:color="auto" w:sz="2" w:space="0"/>
            </w:tcBorders>
            <w:vAlign w:val="center"/>
          </w:tcPr>
          <w:p w14:paraId="552C512B">
            <w:pPr>
              <w:adjustRightInd w:val="0"/>
              <w:snapToGrid w:val="0"/>
              <w:spacing w:line="300" w:lineRule="exact"/>
              <w:jc w:val="center"/>
              <w:rPr>
                <w:rFonts w:eastAsia="宋体"/>
                <w:spacing w:val="20"/>
                <w:szCs w:val="21"/>
              </w:rPr>
            </w:pPr>
          </w:p>
        </w:tc>
      </w:tr>
      <w:tr w14:paraId="71FB28F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0DF980E1">
            <w:pPr>
              <w:adjustRightInd w:val="0"/>
              <w:snapToGrid w:val="0"/>
              <w:spacing w:line="300" w:lineRule="exact"/>
              <w:jc w:val="center"/>
              <w:rPr>
                <w:rFonts w:hint="eastAsia" w:eastAsia="宋体"/>
                <w:szCs w:val="21"/>
                <w:lang w:eastAsia="zh-CN"/>
              </w:rPr>
            </w:pPr>
            <w:r>
              <w:rPr>
                <w:rFonts w:hint="eastAsia" w:eastAsia="宋体"/>
                <w:szCs w:val="21"/>
                <w:lang w:eastAsia="zh-CN"/>
              </w:rPr>
              <w:t>住</w:t>
            </w:r>
            <w:r>
              <w:rPr>
                <w:rFonts w:hint="eastAsia" w:eastAsia="宋体"/>
                <w:szCs w:val="21"/>
                <w:lang w:val="en-US" w:eastAsia="zh-CN"/>
              </w:rPr>
              <w:t xml:space="preserve">  </w:t>
            </w:r>
            <w:r>
              <w:rPr>
                <w:rFonts w:hint="eastAsia" w:eastAsia="宋体"/>
                <w:szCs w:val="21"/>
                <w:lang w:eastAsia="zh-CN"/>
              </w:rPr>
              <w:t>所</w:t>
            </w:r>
          </w:p>
        </w:tc>
        <w:tc>
          <w:tcPr>
            <w:tcW w:w="2412" w:type="dxa"/>
            <w:tcBorders>
              <w:top w:val="single" w:color="auto" w:sz="2" w:space="0"/>
              <w:left w:val="single" w:color="auto" w:sz="2" w:space="0"/>
              <w:bottom w:val="single" w:color="auto" w:sz="2" w:space="0"/>
              <w:right w:val="single" w:color="auto" w:sz="2" w:space="0"/>
            </w:tcBorders>
            <w:vAlign w:val="center"/>
          </w:tcPr>
          <w:p w14:paraId="5F30DCEB">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2BE2890">
            <w:pPr>
              <w:adjustRightInd w:val="0"/>
              <w:snapToGrid w:val="0"/>
              <w:spacing w:line="300" w:lineRule="exact"/>
              <w:jc w:val="center"/>
              <w:rPr>
                <w:rFonts w:hint="eastAsia" w:eastAsia="宋体"/>
                <w:szCs w:val="21"/>
                <w:lang w:eastAsia="zh-CN"/>
              </w:rPr>
            </w:pPr>
            <w:r>
              <w:rPr>
                <w:rFonts w:hint="eastAsia" w:eastAsia="宋体"/>
                <w:szCs w:val="21"/>
                <w:lang w:eastAsia="zh-CN"/>
              </w:rPr>
              <w:t>住</w:t>
            </w:r>
            <w:r>
              <w:rPr>
                <w:rFonts w:hint="eastAsia" w:eastAsia="宋体"/>
                <w:szCs w:val="21"/>
                <w:lang w:val="en-US" w:eastAsia="zh-CN"/>
              </w:rPr>
              <w:t xml:space="preserve">  </w:t>
            </w:r>
            <w:r>
              <w:rPr>
                <w:rFonts w:hint="eastAsia" w:eastAsia="宋体"/>
                <w:szCs w:val="21"/>
                <w:lang w:eastAsia="zh-CN"/>
              </w:rPr>
              <w:t>所</w:t>
            </w:r>
          </w:p>
        </w:tc>
        <w:tc>
          <w:tcPr>
            <w:tcW w:w="2116" w:type="dxa"/>
            <w:tcBorders>
              <w:top w:val="single" w:color="auto" w:sz="2" w:space="0"/>
              <w:left w:val="single" w:color="auto" w:sz="2" w:space="0"/>
              <w:bottom w:val="single" w:color="auto" w:sz="2" w:space="0"/>
            </w:tcBorders>
            <w:vAlign w:val="center"/>
          </w:tcPr>
          <w:p w14:paraId="3012450D">
            <w:pPr>
              <w:adjustRightInd w:val="0"/>
              <w:snapToGrid w:val="0"/>
              <w:spacing w:line="300" w:lineRule="exact"/>
              <w:jc w:val="center"/>
              <w:rPr>
                <w:rFonts w:eastAsia="宋体"/>
                <w:spacing w:val="20"/>
                <w:szCs w:val="21"/>
              </w:rPr>
            </w:pPr>
          </w:p>
        </w:tc>
      </w:tr>
      <w:tr w14:paraId="6EF6B787">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139C52B">
            <w:pPr>
              <w:adjustRightInd w:val="0"/>
              <w:snapToGrid w:val="0"/>
              <w:spacing w:line="300" w:lineRule="exact"/>
              <w:jc w:val="center"/>
              <w:rPr>
                <w:rFonts w:eastAsia="宋体"/>
                <w:szCs w:val="21"/>
              </w:rPr>
            </w:pPr>
            <w:r>
              <w:rPr>
                <w:rFonts w:eastAsia="宋体"/>
                <w:szCs w:val="21"/>
              </w:rPr>
              <w:t>联 系 人</w:t>
            </w:r>
          </w:p>
        </w:tc>
        <w:tc>
          <w:tcPr>
            <w:tcW w:w="2412" w:type="dxa"/>
            <w:tcBorders>
              <w:top w:val="single" w:color="auto" w:sz="2" w:space="0"/>
              <w:left w:val="single" w:color="auto" w:sz="2" w:space="0"/>
              <w:bottom w:val="single" w:color="auto" w:sz="2" w:space="0"/>
              <w:right w:val="single" w:color="auto" w:sz="2" w:space="0"/>
            </w:tcBorders>
            <w:vAlign w:val="center"/>
          </w:tcPr>
          <w:p w14:paraId="4A751BC0">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754F8C3">
            <w:pPr>
              <w:adjustRightInd w:val="0"/>
              <w:snapToGrid w:val="0"/>
              <w:spacing w:line="300" w:lineRule="exact"/>
              <w:jc w:val="center"/>
              <w:rPr>
                <w:rFonts w:eastAsia="宋体"/>
                <w:szCs w:val="21"/>
              </w:rPr>
            </w:pPr>
            <w:r>
              <w:rPr>
                <w:rFonts w:eastAsia="宋体"/>
                <w:szCs w:val="21"/>
              </w:rPr>
              <w:t>联 系 人</w:t>
            </w:r>
          </w:p>
        </w:tc>
        <w:tc>
          <w:tcPr>
            <w:tcW w:w="2116" w:type="dxa"/>
            <w:tcBorders>
              <w:top w:val="single" w:color="auto" w:sz="2" w:space="0"/>
              <w:left w:val="single" w:color="auto" w:sz="2" w:space="0"/>
              <w:bottom w:val="single" w:color="auto" w:sz="2" w:space="0"/>
            </w:tcBorders>
            <w:vAlign w:val="center"/>
          </w:tcPr>
          <w:p w14:paraId="656C3FA6">
            <w:pPr>
              <w:adjustRightInd w:val="0"/>
              <w:snapToGrid w:val="0"/>
              <w:spacing w:line="300" w:lineRule="exact"/>
              <w:jc w:val="center"/>
              <w:rPr>
                <w:rFonts w:eastAsia="宋体"/>
                <w:spacing w:val="20"/>
                <w:szCs w:val="21"/>
              </w:rPr>
            </w:pPr>
          </w:p>
        </w:tc>
      </w:tr>
      <w:tr w14:paraId="7EDD157A">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3DFD904D">
            <w:pPr>
              <w:adjustRightInd w:val="0"/>
              <w:snapToGrid w:val="0"/>
              <w:spacing w:line="300" w:lineRule="exact"/>
              <w:jc w:val="center"/>
              <w:rPr>
                <w:rFonts w:eastAsia="宋体"/>
                <w:szCs w:val="21"/>
              </w:rPr>
            </w:pPr>
            <w:r>
              <w:rPr>
                <w:rFonts w:eastAsia="宋体"/>
                <w:szCs w:val="21"/>
              </w:rPr>
              <w:t>联系电话</w:t>
            </w:r>
          </w:p>
        </w:tc>
        <w:tc>
          <w:tcPr>
            <w:tcW w:w="2412" w:type="dxa"/>
            <w:tcBorders>
              <w:top w:val="single" w:color="auto" w:sz="2" w:space="0"/>
              <w:left w:val="single" w:color="auto" w:sz="2" w:space="0"/>
              <w:bottom w:val="single" w:color="auto" w:sz="2" w:space="0"/>
              <w:right w:val="single" w:color="auto" w:sz="2" w:space="0"/>
            </w:tcBorders>
            <w:vAlign w:val="center"/>
          </w:tcPr>
          <w:p w14:paraId="1224E76D">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EEB9E9F">
            <w:pPr>
              <w:adjustRightInd w:val="0"/>
              <w:snapToGrid w:val="0"/>
              <w:spacing w:line="300" w:lineRule="exact"/>
              <w:jc w:val="center"/>
              <w:rPr>
                <w:rFonts w:eastAsia="宋体"/>
                <w:szCs w:val="21"/>
              </w:rPr>
            </w:pPr>
            <w:r>
              <w:rPr>
                <w:rFonts w:eastAsia="宋体"/>
                <w:szCs w:val="21"/>
              </w:rPr>
              <w:t>联系电话</w:t>
            </w:r>
          </w:p>
        </w:tc>
        <w:tc>
          <w:tcPr>
            <w:tcW w:w="2116" w:type="dxa"/>
            <w:tcBorders>
              <w:top w:val="single" w:color="auto" w:sz="2" w:space="0"/>
              <w:left w:val="single" w:color="auto" w:sz="2" w:space="0"/>
              <w:bottom w:val="single" w:color="auto" w:sz="2" w:space="0"/>
            </w:tcBorders>
            <w:vAlign w:val="center"/>
          </w:tcPr>
          <w:p w14:paraId="2343E37C">
            <w:pPr>
              <w:adjustRightInd w:val="0"/>
              <w:snapToGrid w:val="0"/>
              <w:spacing w:line="300" w:lineRule="exact"/>
              <w:jc w:val="center"/>
              <w:rPr>
                <w:rFonts w:eastAsia="宋体"/>
                <w:spacing w:val="20"/>
                <w:szCs w:val="21"/>
              </w:rPr>
            </w:pPr>
          </w:p>
        </w:tc>
      </w:tr>
      <w:tr w14:paraId="41F0709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2F5F3968">
            <w:pPr>
              <w:adjustRightInd w:val="0"/>
              <w:snapToGrid w:val="0"/>
              <w:spacing w:line="300" w:lineRule="exact"/>
              <w:jc w:val="center"/>
              <w:rPr>
                <w:rFonts w:hint="eastAsia" w:eastAsia="宋体"/>
                <w:szCs w:val="21"/>
                <w:lang w:eastAsia="zh-CN"/>
              </w:rPr>
            </w:pPr>
            <w:r>
              <w:rPr>
                <w:rFonts w:hint="eastAsia" w:eastAsia="宋体"/>
                <w:szCs w:val="21"/>
                <w:lang w:eastAsia="zh-CN"/>
              </w:rPr>
              <w:t>通信地址</w:t>
            </w:r>
          </w:p>
        </w:tc>
        <w:tc>
          <w:tcPr>
            <w:tcW w:w="2412" w:type="dxa"/>
            <w:tcBorders>
              <w:top w:val="single" w:color="auto" w:sz="2" w:space="0"/>
              <w:left w:val="single" w:color="auto" w:sz="2" w:space="0"/>
              <w:bottom w:val="single" w:color="auto" w:sz="2" w:space="0"/>
              <w:right w:val="single" w:color="auto" w:sz="2" w:space="0"/>
            </w:tcBorders>
            <w:vAlign w:val="center"/>
          </w:tcPr>
          <w:p w14:paraId="5077187D">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634B835C">
            <w:pPr>
              <w:adjustRightInd w:val="0"/>
              <w:snapToGrid w:val="0"/>
              <w:spacing w:line="300" w:lineRule="exact"/>
              <w:jc w:val="center"/>
              <w:rPr>
                <w:rFonts w:eastAsia="宋体"/>
                <w:szCs w:val="21"/>
              </w:rPr>
            </w:pPr>
            <w:r>
              <w:rPr>
                <w:rFonts w:hint="eastAsia" w:eastAsia="宋体"/>
                <w:szCs w:val="21"/>
                <w:lang w:eastAsia="zh-CN"/>
              </w:rPr>
              <w:t>通信地址</w:t>
            </w:r>
          </w:p>
        </w:tc>
        <w:tc>
          <w:tcPr>
            <w:tcW w:w="2116" w:type="dxa"/>
            <w:tcBorders>
              <w:top w:val="single" w:color="auto" w:sz="2" w:space="0"/>
              <w:left w:val="single" w:color="auto" w:sz="2" w:space="0"/>
              <w:bottom w:val="single" w:color="auto" w:sz="2" w:space="0"/>
            </w:tcBorders>
            <w:vAlign w:val="center"/>
          </w:tcPr>
          <w:p w14:paraId="3CE7CAA2">
            <w:pPr>
              <w:adjustRightInd w:val="0"/>
              <w:snapToGrid w:val="0"/>
              <w:spacing w:line="300" w:lineRule="exact"/>
              <w:jc w:val="center"/>
              <w:rPr>
                <w:rFonts w:eastAsia="宋体"/>
                <w:spacing w:val="20"/>
                <w:szCs w:val="21"/>
              </w:rPr>
            </w:pPr>
          </w:p>
        </w:tc>
      </w:tr>
      <w:tr w14:paraId="3D9C6B8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238493F8">
            <w:pPr>
              <w:adjustRightInd w:val="0"/>
              <w:snapToGrid w:val="0"/>
              <w:spacing w:line="300" w:lineRule="exact"/>
              <w:jc w:val="center"/>
              <w:rPr>
                <w:rFonts w:eastAsia="宋体"/>
                <w:szCs w:val="21"/>
              </w:rPr>
            </w:pPr>
            <w:r>
              <w:rPr>
                <w:rFonts w:eastAsia="宋体"/>
                <w:szCs w:val="21"/>
              </w:rPr>
              <w:t>邮政编码</w:t>
            </w:r>
          </w:p>
        </w:tc>
        <w:tc>
          <w:tcPr>
            <w:tcW w:w="2412" w:type="dxa"/>
            <w:tcBorders>
              <w:top w:val="single" w:color="auto" w:sz="2" w:space="0"/>
              <w:left w:val="single" w:color="auto" w:sz="2" w:space="0"/>
              <w:bottom w:val="single" w:color="auto" w:sz="2" w:space="0"/>
              <w:right w:val="single" w:color="auto" w:sz="2" w:space="0"/>
            </w:tcBorders>
            <w:vAlign w:val="center"/>
          </w:tcPr>
          <w:p w14:paraId="1F32F7C8">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F28B427">
            <w:pPr>
              <w:adjustRightInd w:val="0"/>
              <w:snapToGrid w:val="0"/>
              <w:spacing w:line="300" w:lineRule="exact"/>
              <w:jc w:val="center"/>
              <w:rPr>
                <w:rFonts w:eastAsia="宋体"/>
                <w:szCs w:val="21"/>
              </w:rPr>
            </w:pPr>
            <w:r>
              <w:rPr>
                <w:rFonts w:eastAsia="宋体"/>
                <w:szCs w:val="21"/>
              </w:rPr>
              <w:t>邮政编码</w:t>
            </w:r>
          </w:p>
        </w:tc>
        <w:tc>
          <w:tcPr>
            <w:tcW w:w="2116" w:type="dxa"/>
            <w:tcBorders>
              <w:top w:val="single" w:color="auto" w:sz="2" w:space="0"/>
              <w:left w:val="single" w:color="auto" w:sz="2" w:space="0"/>
              <w:bottom w:val="single" w:color="auto" w:sz="2" w:space="0"/>
            </w:tcBorders>
            <w:vAlign w:val="center"/>
          </w:tcPr>
          <w:p w14:paraId="31DD58B6">
            <w:pPr>
              <w:adjustRightInd w:val="0"/>
              <w:snapToGrid w:val="0"/>
              <w:spacing w:line="300" w:lineRule="exact"/>
              <w:jc w:val="center"/>
              <w:rPr>
                <w:rFonts w:eastAsia="宋体"/>
                <w:spacing w:val="20"/>
                <w:szCs w:val="21"/>
              </w:rPr>
            </w:pPr>
          </w:p>
        </w:tc>
      </w:tr>
      <w:tr w14:paraId="679A10EA">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5E54298D">
            <w:pPr>
              <w:adjustRightInd w:val="0"/>
              <w:snapToGrid w:val="0"/>
              <w:spacing w:line="300" w:lineRule="exact"/>
              <w:jc w:val="center"/>
              <w:rPr>
                <w:rFonts w:eastAsia="宋体"/>
                <w:szCs w:val="21"/>
              </w:rPr>
            </w:pPr>
            <w:r>
              <w:rPr>
                <w:rFonts w:hint="eastAsia" w:eastAsia="宋体"/>
                <w:szCs w:val="21"/>
              </w:rPr>
              <w:t>电子邮箱</w:t>
            </w:r>
          </w:p>
        </w:tc>
        <w:tc>
          <w:tcPr>
            <w:tcW w:w="2412" w:type="dxa"/>
            <w:tcBorders>
              <w:top w:val="single" w:color="auto" w:sz="2" w:space="0"/>
              <w:left w:val="single" w:color="auto" w:sz="2" w:space="0"/>
              <w:bottom w:val="single" w:color="auto" w:sz="2" w:space="0"/>
              <w:right w:val="single" w:color="auto" w:sz="2" w:space="0"/>
            </w:tcBorders>
            <w:vAlign w:val="center"/>
          </w:tcPr>
          <w:p w14:paraId="14C832B6">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5FEE4721">
            <w:pPr>
              <w:adjustRightInd w:val="0"/>
              <w:snapToGrid w:val="0"/>
              <w:spacing w:line="300" w:lineRule="exact"/>
              <w:jc w:val="center"/>
              <w:rPr>
                <w:rFonts w:eastAsia="宋体"/>
                <w:szCs w:val="21"/>
              </w:rPr>
            </w:pPr>
            <w:r>
              <w:rPr>
                <w:rFonts w:hint="eastAsia" w:eastAsia="宋体"/>
                <w:szCs w:val="21"/>
              </w:rPr>
              <w:t>电子邮箱</w:t>
            </w:r>
          </w:p>
        </w:tc>
        <w:tc>
          <w:tcPr>
            <w:tcW w:w="2116" w:type="dxa"/>
            <w:tcBorders>
              <w:top w:val="single" w:color="auto" w:sz="2" w:space="0"/>
              <w:left w:val="single" w:color="auto" w:sz="2" w:space="0"/>
              <w:bottom w:val="single" w:color="auto" w:sz="2" w:space="0"/>
            </w:tcBorders>
            <w:vAlign w:val="center"/>
          </w:tcPr>
          <w:p w14:paraId="6BC1278F">
            <w:pPr>
              <w:adjustRightInd w:val="0"/>
              <w:snapToGrid w:val="0"/>
              <w:spacing w:line="300" w:lineRule="exact"/>
              <w:jc w:val="center"/>
              <w:rPr>
                <w:rFonts w:eastAsia="宋体"/>
                <w:spacing w:val="20"/>
                <w:szCs w:val="21"/>
              </w:rPr>
            </w:pPr>
          </w:p>
        </w:tc>
      </w:tr>
      <w:tr w14:paraId="75046C74">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2A677F9B">
            <w:pPr>
              <w:adjustRightInd w:val="0"/>
              <w:snapToGrid w:val="0"/>
              <w:spacing w:line="300" w:lineRule="exact"/>
              <w:jc w:val="center"/>
              <w:rPr>
                <w:rFonts w:eastAsia="宋体"/>
                <w:szCs w:val="21"/>
              </w:rPr>
            </w:pPr>
            <w:r>
              <w:rPr>
                <w:rFonts w:hint="eastAsia" w:eastAsia="宋体"/>
                <w:szCs w:val="21"/>
              </w:rPr>
              <w:t>统一社会信用代码</w:t>
            </w:r>
          </w:p>
        </w:tc>
        <w:tc>
          <w:tcPr>
            <w:tcW w:w="2412" w:type="dxa"/>
            <w:tcBorders>
              <w:top w:val="single" w:color="auto" w:sz="2" w:space="0"/>
              <w:left w:val="single" w:color="auto" w:sz="2" w:space="0"/>
              <w:bottom w:val="single" w:color="auto" w:sz="2" w:space="0"/>
              <w:right w:val="single" w:color="auto" w:sz="2" w:space="0"/>
            </w:tcBorders>
            <w:vAlign w:val="center"/>
          </w:tcPr>
          <w:p w14:paraId="7D684139">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3CCC4F38">
            <w:pPr>
              <w:adjustRightInd w:val="0"/>
              <w:snapToGrid w:val="0"/>
              <w:spacing w:line="300" w:lineRule="exact"/>
              <w:jc w:val="center"/>
              <w:rPr>
                <w:rFonts w:eastAsia="宋体"/>
                <w:szCs w:val="21"/>
              </w:rPr>
            </w:pPr>
            <w:r>
              <w:rPr>
                <w:rFonts w:hint="eastAsia" w:eastAsia="宋体"/>
                <w:szCs w:val="21"/>
              </w:rPr>
              <w:t>统一社会信用代码</w:t>
            </w:r>
          </w:p>
        </w:tc>
        <w:tc>
          <w:tcPr>
            <w:tcW w:w="2116" w:type="dxa"/>
            <w:tcBorders>
              <w:top w:val="single" w:color="auto" w:sz="2" w:space="0"/>
              <w:left w:val="single" w:color="auto" w:sz="2" w:space="0"/>
              <w:bottom w:val="single" w:color="auto" w:sz="2" w:space="0"/>
            </w:tcBorders>
            <w:vAlign w:val="center"/>
          </w:tcPr>
          <w:p w14:paraId="6906639C">
            <w:pPr>
              <w:adjustRightInd w:val="0"/>
              <w:snapToGrid w:val="0"/>
              <w:spacing w:line="300" w:lineRule="exact"/>
              <w:jc w:val="center"/>
              <w:rPr>
                <w:rFonts w:eastAsia="宋体"/>
                <w:spacing w:val="20"/>
                <w:szCs w:val="21"/>
              </w:rPr>
            </w:pPr>
          </w:p>
        </w:tc>
      </w:tr>
      <w:tr w14:paraId="3516D6E3">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7792743A">
            <w:pPr>
              <w:adjustRightInd w:val="0"/>
              <w:snapToGrid w:val="0"/>
              <w:spacing w:line="300" w:lineRule="exact"/>
              <w:jc w:val="center"/>
              <w:rPr>
                <w:rFonts w:eastAsia="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53F54056">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7A975169">
            <w:pPr>
              <w:adjustRightInd w:val="0"/>
              <w:snapToGrid w:val="0"/>
              <w:spacing w:line="300" w:lineRule="exact"/>
              <w:jc w:val="center"/>
              <w:rPr>
                <w:rFonts w:eastAsia="宋体"/>
                <w:szCs w:val="21"/>
              </w:rPr>
            </w:pPr>
            <w:r>
              <w:rPr>
                <w:rFonts w:eastAsia="宋体"/>
                <w:szCs w:val="21"/>
              </w:rPr>
              <w:t>开户名称</w:t>
            </w:r>
          </w:p>
        </w:tc>
        <w:tc>
          <w:tcPr>
            <w:tcW w:w="2116" w:type="dxa"/>
            <w:tcBorders>
              <w:top w:val="single" w:color="auto" w:sz="2" w:space="0"/>
              <w:left w:val="single" w:color="auto" w:sz="2" w:space="0"/>
              <w:bottom w:val="single" w:color="auto" w:sz="2" w:space="0"/>
            </w:tcBorders>
            <w:vAlign w:val="center"/>
          </w:tcPr>
          <w:p w14:paraId="43E0ABFE">
            <w:pPr>
              <w:adjustRightInd w:val="0"/>
              <w:snapToGrid w:val="0"/>
              <w:spacing w:line="300" w:lineRule="exact"/>
              <w:jc w:val="center"/>
              <w:rPr>
                <w:rFonts w:eastAsia="宋体"/>
                <w:spacing w:val="20"/>
                <w:szCs w:val="21"/>
              </w:rPr>
            </w:pPr>
          </w:p>
        </w:tc>
      </w:tr>
      <w:tr w14:paraId="7BFD14E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69A39BB6">
            <w:pPr>
              <w:adjustRightInd w:val="0"/>
              <w:snapToGrid w:val="0"/>
              <w:spacing w:line="300" w:lineRule="exact"/>
              <w:jc w:val="center"/>
              <w:rPr>
                <w:rFonts w:eastAsia="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4C03FFD0">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7370FC5A">
            <w:pPr>
              <w:adjustRightInd w:val="0"/>
              <w:snapToGrid w:val="0"/>
              <w:spacing w:line="300" w:lineRule="exact"/>
              <w:jc w:val="center"/>
              <w:rPr>
                <w:rFonts w:eastAsia="宋体"/>
                <w:szCs w:val="21"/>
              </w:rPr>
            </w:pPr>
            <w:r>
              <w:rPr>
                <w:rFonts w:eastAsia="宋体"/>
                <w:szCs w:val="21"/>
              </w:rPr>
              <w:t>开户银行</w:t>
            </w:r>
          </w:p>
        </w:tc>
        <w:tc>
          <w:tcPr>
            <w:tcW w:w="2116" w:type="dxa"/>
            <w:tcBorders>
              <w:top w:val="single" w:color="auto" w:sz="2" w:space="0"/>
              <w:left w:val="single" w:color="auto" w:sz="2" w:space="0"/>
              <w:bottom w:val="single" w:color="auto" w:sz="2" w:space="0"/>
            </w:tcBorders>
            <w:vAlign w:val="center"/>
          </w:tcPr>
          <w:p w14:paraId="3900FE34">
            <w:pPr>
              <w:adjustRightInd w:val="0"/>
              <w:snapToGrid w:val="0"/>
              <w:spacing w:line="300" w:lineRule="exact"/>
              <w:jc w:val="center"/>
              <w:rPr>
                <w:rFonts w:eastAsia="宋体"/>
                <w:spacing w:val="20"/>
                <w:szCs w:val="21"/>
              </w:rPr>
            </w:pPr>
          </w:p>
        </w:tc>
      </w:tr>
      <w:tr w14:paraId="5D0B2000">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40A5C55F">
            <w:pPr>
              <w:adjustRightInd w:val="0"/>
              <w:snapToGrid w:val="0"/>
              <w:spacing w:line="300" w:lineRule="exact"/>
              <w:jc w:val="center"/>
              <w:rPr>
                <w:rFonts w:eastAsia="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1060E33B">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3DC3B52">
            <w:pPr>
              <w:adjustRightInd w:val="0"/>
              <w:snapToGrid w:val="0"/>
              <w:spacing w:line="300" w:lineRule="exact"/>
              <w:jc w:val="center"/>
              <w:rPr>
                <w:rFonts w:eastAsia="宋体"/>
                <w:szCs w:val="21"/>
              </w:rPr>
            </w:pPr>
            <w:r>
              <w:rPr>
                <w:rFonts w:eastAsia="宋体"/>
                <w:szCs w:val="21"/>
              </w:rPr>
              <w:t>银行账号</w:t>
            </w:r>
          </w:p>
        </w:tc>
        <w:tc>
          <w:tcPr>
            <w:tcW w:w="2116" w:type="dxa"/>
            <w:tcBorders>
              <w:top w:val="single" w:color="auto" w:sz="2" w:space="0"/>
              <w:left w:val="single" w:color="auto" w:sz="2" w:space="0"/>
              <w:bottom w:val="single" w:color="auto" w:sz="2" w:space="0"/>
            </w:tcBorders>
            <w:vAlign w:val="center"/>
          </w:tcPr>
          <w:p w14:paraId="37493790">
            <w:pPr>
              <w:adjustRightInd w:val="0"/>
              <w:snapToGrid w:val="0"/>
              <w:spacing w:line="300" w:lineRule="exact"/>
              <w:jc w:val="center"/>
              <w:rPr>
                <w:rFonts w:eastAsia="宋体"/>
                <w:spacing w:val="20"/>
                <w:szCs w:val="21"/>
              </w:rPr>
            </w:pPr>
          </w:p>
        </w:tc>
      </w:tr>
      <w:tr w14:paraId="0A7C60B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586" w:hRule="atLeast"/>
        </w:trPr>
        <w:tc>
          <w:tcPr>
            <w:tcW w:w="8398" w:type="dxa"/>
            <w:gridSpan w:val="4"/>
            <w:tcBorders>
              <w:top w:val="single" w:color="auto" w:sz="2" w:space="0"/>
            </w:tcBorders>
            <w:vAlign w:val="center"/>
          </w:tcPr>
          <w:p w14:paraId="13BF2C83">
            <w:pPr>
              <w:widowControl w:val="0"/>
              <w:adjustRightInd w:val="0"/>
              <w:snapToGrid w:val="0"/>
              <w:spacing w:before="156" w:beforeLines="50" w:after="0" w:line="360" w:lineRule="auto"/>
              <w:ind w:left="0" w:leftChars="0"/>
              <w:jc w:val="left"/>
              <w:rPr>
                <w:rFonts w:ascii="Times New Roman" w:hAnsi="Times New Roman" w:eastAsia="宋体" w:cs="Times New Roman"/>
                <w:spacing w:val="20"/>
                <w:kern w:val="2"/>
                <w:sz w:val="21"/>
                <w:szCs w:val="21"/>
                <w:lang w:val="en-US" w:eastAsia="zh-CN" w:bidi="ar-SA"/>
              </w:rPr>
            </w:pPr>
            <w:r>
              <w:rPr>
                <w:rFonts w:hint="eastAsia" w:ascii="宋体" w:hAnsi="宋体" w:eastAsia="宋体" w:cs="Times New Roman"/>
                <w:kern w:val="2"/>
                <w:sz w:val="21"/>
                <w:szCs w:val="21"/>
                <w:lang w:val="en-US" w:eastAsia="zh-CN" w:bidi="ar-SA"/>
              </w:rPr>
              <w:t>注：涉及联合体或其他合同主体的信息应按上表格式加列。</w:t>
            </w:r>
          </w:p>
        </w:tc>
      </w:tr>
    </w:tbl>
    <w:p w14:paraId="0F767F05">
      <w:pPr>
        <w:keepNext/>
        <w:keepLines/>
        <w:widowControl w:val="0"/>
        <w:adjustRightInd w:val="0"/>
        <w:snapToGrid w:val="0"/>
        <w:spacing w:before="156" w:beforeLines="50" w:line="360" w:lineRule="auto"/>
        <w:jc w:val="center"/>
        <w:outlineLvl w:val="1"/>
        <w:rPr>
          <w:rFonts w:ascii="黑体" w:hAnsi="黑体" w:eastAsia="黑体" w:cs="Times New Roman"/>
          <w:b/>
          <w:bCs/>
          <w:kern w:val="2"/>
          <w:sz w:val="28"/>
          <w:szCs w:val="28"/>
          <w:lang w:val="en-US" w:eastAsia="zh-CN" w:bidi="ar-SA"/>
        </w:rPr>
      </w:pPr>
      <w:r>
        <w:rPr>
          <w:rFonts w:ascii="宋体" w:hAnsi="宋体" w:eastAsia="宋体" w:cs="Times New Roman"/>
          <w:b/>
          <w:bCs/>
          <w:kern w:val="2"/>
          <w:sz w:val="21"/>
          <w:szCs w:val="21"/>
          <w:u w:val="single"/>
          <w:lang w:val="en-US" w:eastAsia="zh-CN" w:bidi="ar-SA"/>
        </w:rPr>
        <w:br w:type="page"/>
      </w:r>
      <w:bookmarkStart w:id="108" w:name="_Toc27624"/>
      <w:r>
        <w:rPr>
          <w:rFonts w:hint="eastAsia" w:ascii="黑体" w:hAnsi="黑体" w:eastAsia="黑体" w:cs="Times New Roman"/>
          <w:b w:val="0"/>
          <w:bCs w:val="0"/>
          <w:kern w:val="2"/>
          <w:sz w:val="28"/>
          <w:szCs w:val="28"/>
          <w:lang w:val="en-US" w:eastAsia="zh-CN" w:bidi="ar-SA"/>
        </w:rPr>
        <w:t>第二节 政府采购合同通用条款</w:t>
      </w:r>
      <w:bookmarkEnd w:id="108"/>
    </w:p>
    <w:p w14:paraId="2848058F">
      <w:pPr>
        <w:tabs>
          <w:tab w:val="left" w:pos="8820"/>
          <w:tab w:val="left" w:pos="9345"/>
          <w:tab w:val="left" w:pos="9765"/>
        </w:tabs>
        <w:adjustRightInd w:val="0"/>
        <w:snapToGrid w:val="0"/>
        <w:spacing w:before="0" w:line="400" w:lineRule="exact"/>
        <w:jc w:val="left"/>
        <w:rPr>
          <w:rFonts w:ascii="宋体" w:hAnsi="宋体" w:eastAsia="宋体"/>
          <w:b/>
          <w:bCs/>
          <w:sz w:val="24"/>
        </w:rPr>
      </w:pPr>
      <w:r>
        <w:rPr>
          <w:rFonts w:hint="eastAsia" w:ascii="宋体" w:hAnsi="宋体" w:eastAsia="宋体"/>
          <w:b/>
          <w:sz w:val="24"/>
        </w:rPr>
        <w:t>1.</w:t>
      </w:r>
      <w:r>
        <w:rPr>
          <w:rFonts w:hint="eastAsia" w:ascii="宋体" w:hAnsi="宋体" w:eastAsia="宋体"/>
          <w:b/>
          <w:sz w:val="24"/>
          <w:lang w:val="en-US" w:eastAsia="zh-CN"/>
        </w:rPr>
        <w:t xml:space="preserve"> </w:t>
      </w:r>
      <w:r>
        <w:rPr>
          <w:rFonts w:hint="eastAsia" w:ascii="宋体" w:hAnsi="宋体" w:eastAsia="宋体"/>
          <w:b/>
          <w:bCs/>
          <w:sz w:val="24"/>
        </w:rPr>
        <w:t>定义</w:t>
      </w:r>
    </w:p>
    <w:p w14:paraId="4B48195F">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1.1合同当事人</w:t>
      </w:r>
    </w:p>
    <w:p w14:paraId="42D3CF29">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（1）采购人（以下称甲方）是指使用财政性资金，通过政府采购方式向供应商购买货物</w:t>
      </w:r>
      <w:r>
        <w:rPr>
          <w:rFonts w:hint="eastAsia" w:ascii="宋体" w:hAnsi="宋体" w:eastAsia="宋体"/>
          <w:color w:val="auto"/>
          <w:szCs w:val="21"/>
          <w:highlight w:val="none"/>
          <w:lang w:val="en-US" w:eastAsia="zh-CN"/>
        </w:rPr>
        <w:t>及其相关服务的</w:t>
      </w:r>
      <w:r>
        <w:rPr>
          <w:rFonts w:hint="eastAsia" w:ascii="宋体" w:hAnsi="宋体" w:eastAsia="宋体"/>
          <w:color w:val="auto"/>
          <w:szCs w:val="21"/>
          <w:highlight w:val="none"/>
        </w:rPr>
        <w:t>国家机关、事业单位、团体组织。</w:t>
      </w:r>
    </w:p>
    <w:p w14:paraId="4F771480">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（2）供应商（以下称</w:t>
      </w:r>
      <w:r>
        <w:rPr>
          <w:rFonts w:hint="eastAsia" w:ascii="宋体" w:hAnsi="宋体" w:eastAsia="宋体"/>
          <w:color w:val="auto"/>
          <w:szCs w:val="21"/>
          <w:highlight w:val="none"/>
          <w:lang w:eastAsia="zh-CN"/>
        </w:rPr>
        <w:t>乙</w:t>
      </w:r>
      <w:r>
        <w:rPr>
          <w:rFonts w:hint="eastAsia" w:ascii="宋体" w:hAnsi="宋体" w:eastAsia="宋体"/>
          <w:color w:val="auto"/>
          <w:szCs w:val="21"/>
          <w:highlight w:val="none"/>
        </w:rPr>
        <w:t>方）是指参加政府采购活动并且中标（成交），向采购人提供</w:t>
      </w:r>
      <w:r>
        <w:rPr>
          <w:rFonts w:hint="eastAsia" w:ascii="宋体" w:hAnsi="宋体" w:eastAsia="宋体"/>
          <w:color w:val="auto"/>
          <w:szCs w:val="21"/>
          <w:highlight w:val="none"/>
          <w:lang w:val="en-US" w:eastAsia="zh-CN"/>
        </w:rPr>
        <w:t>合同约定的货物及其相关服务的法人、非法人组织或者自然人</w:t>
      </w:r>
      <w:r>
        <w:rPr>
          <w:rFonts w:hint="eastAsia" w:ascii="宋体" w:hAnsi="宋体" w:eastAsia="宋体"/>
          <w:color w:val="auto"/>
          <w:szCs w:val="21"/>
          <w:highlight w:val="none"/>
        </w:rPr>
        <w:t>。</w:t>
      </w:r>
    </w:p>
    <w:p w14:paraId="162B4CBB">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（3）其他合同主体是指除采购人和供应商以外，</w:t>
      </w:r>
      <w:r>
        <w:rPr>
          <w:rFonts w:hint="eastAsia" w:ascii="宋体" w:hAnsi="宋体" w:eastAsia="宋体" w:cs="宋体"/>
          <w:bCs/>
          <w:color w:val="000000"/>
          <w:szCs w:val="21"/>
        </w:rPr>
        <w:t>依法参与合同缔结或履行，享有权利、承担义务的合同当事人</w:t>
      </w:r>
      <w:r>
        <w:rPr>
          <w:rFonts w:hint="eastAsia" w:ascii="宋体" w:hAnsi="宋体" w:eastAsia="宋体"/>
          <w:color w:val="auto"/>
          <w:szCs w:val="21"/>
          <w:highlight w:val="none"/>
        </w:rPr>
        <w:t>。</w:t>
      </w:r>
    </w:p>
    <w:p w14:paraId="62CBC990">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1.2本合同下列术语应解释为：</w:t>
      </w:r>
    </w:p>
    <w:p w14:paraId="708DF7CC">
      <w:pPr>
        <w:adjustRightInd w:val="0"/>
        <w:snapToGrid w:val="0"/>
        <w:spacing w:before="0" w:beforeLines="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（1）“合同”系指</w:t>
      </w:r>
      <w:r>
        <w:rPr>
          <w:rFonts w:hint="eastAsia" w:ascii="宋体" w:hAnsi="宋体" w:eastAsia="宋体" w:cs="宋体"/>
          <w:bCs/>
          <w:color w:val="000000"/>
          <w:szCs w:val="21"/>
        </w:rPr>
        <w:t>合同当事人意思表示达成一致的任何协议，包括签署的</w:t>
      </w:r>
      <w:r>
        <w:rPr>
          <w:rFonts w:hint="eastAsia" w:ascii="宋体" w:hAnsi="宋体" w:eastAsia="宋体"/>
          <w:color w:val="auto"/>
          <w:szCs w:val="21"/>
          <w:lang w:eastAsia="zh-CN"/>
        </w:rPr>
        <w:t>政府采购</w:t>
      </w:r>
      <w:r>
        <w:rPr>
          <w:rFonts w:hint="eastAsia" w:ascii="宋体" w:hAnsi="宋体" w:eastAsia="宋体"/>
          <w:color w:val="auto"/>
          <w:szCs w:val="21"/>
        </w:rPr>
        <w:t>合同协议书及其变更、补充</w:t>
      </w:r>
      <w:r>
        <w:rPr>
          <w:rFonts w:hint="eastAsia" w:ascii="宋体" w:hAnsi="宋体" w:eastAsia="宋体"/>
          <w:color w:val="auto"/>
          <w:szCs w:val="21"/>
          <w:lang w:eastAsia="zh-CN"/>
        </w:rPr>
        <w:t>协议，</w:t>
      </w:r>
      <w:r>
        <w:rPr>
          <w:rFonts w:hint="eastAsia" w:ascii="宋体" w:hAnsi="宋体" w:eastAsia="宋体"/>
          <w:szCs w:val="21"/>
        </w:rPr>
        <w:t>政府采购合同专用条款</w:t>
      </w:r>
      <w:r>
        <w:rPr>
          <w:rFonts w:hint="eastAsia" w:ascii="宋体" w:hAnsi="宋体" w:eastAsia="宋体"/>
          <w:szCs w:val="21"/>
          <w:lang w:eastAsia="zh-CN"/>
        </w:rPr>
        <w:t>，</w:t>
      </w:r>
      <w:r>
        <w:rPr>
          <w:rFonts w:hint="eastAsia" w:ascii="宋体" w:hAnsi="宋体" w:eastAsia="宋体"/>
          <w:szCs w:val="21"/>
        </w:rPr>
        <w:t>政府采购合同通用条款</w:t>
      </w:r>
      <w:r>
        <w:rPr>
          <w:rFonts w:hint="eastAsia" w:ascii="宋体" w:hAnsi="宋体" w:eastAsia="宋体"/>
          <w:szCs w:val="21"/>
          <w:lang w:eastAsia="zh-CN"/>
        </w:rPr>
        <w:t>，</w:t>
      </w:r>
      <w:r>
        <w:rPr>
          <w:rFonts w:hint="eastAsia" w:ascii="宋体" w:hAnsi="宋体" w:eastAsia="宋体"/>
          <w:color w:val="auto"/>
          <w:szCs w:val="21"/>
        </w:rPr>
        <w:t>中标</w:t>
      </w:r>
      <w:r>
        <w:rPr>
          <w:rFonts w:hint="eastAsia" w:ascii="宋体" w:hAnsi="宋体" w:eastAsia="宋体"/>
          <w:color w:val="auto"/>
          <w:szCs w:val="21"/>
          <w:lang w:eastAsia="zh-CN"/>
        </w:rPr>
        <w:t>（成交）</w:t>
      </w:r>
      <w:r>
        <w:rPr>
          <w:rFonts w:hint="eastAsia" w:ascii="宋体" w:hAnsi="宋体" w:eastAsia="宋体"/>
          <w:color w:val="auto"/>
          <w:szCs w:val="21"/>
        </w:rPr>
        <w:t>通知书</w:t>
      </w:r>
      <w:r>
        <w:rPr>
          <w:rFonts w:hint="eastAsia" w:ascii="宋体" w:hAnsi="宋体" w:eastAsia="宋体"/>
          <w:color w:val="auto"/>
          <w:szCs w:val="21"/>
          <w:lang w:eastAsia="zh-CN"/>
        </w:rPr>
        <w:t>，</w:t>
      </w:r>
      <w:r>
        <w:rPr>
          <w:rFonts w:hint="eastAsia" w:ascii="宋体" w:hAnsi="宋体" w:eastAsia="宋体"/>
          <w:szCs w:val="21"/>
        </w:rPr>
        <w:t>投标（响应）文件</w:t>
      </w:r>
      <w:r>
        <w:rPr>
          <w:rFonts w:hint="eastAsia" w:ascii="宋体" w:hAnsi="宋体" w:eastAsia="宋体"/>
          <w:szCs w:val="21"/>
          <w:lang w:eastAsia="zh-CN"/>
        </w:rPr>
        <w:t>，</w:t>
      </w:r>
      <w:r>
        <w:rPr>
          <w:rFonts w:hint="eastAsia" w:ascii="宋体" w:hAnsi="宋体" w:eastAsia="宋体"/>
          <w:szCs w:val="21"/>
        </w:rPr>
        <w:t>采购文件</w:t>
      </w:r>
      <w:r>
        <w:rPr>
          <w:rFonts w:hint="eastAsia" w:ascii="宋体" w:hAnsi="宋体" w:eastAsia="宋体"/>
          <w:szCs w:val="21"/>
          <w:lang w:eastAsia="zh-CN"/>
        </w:rPr>
        <w:t>，</w:t>
      </w:r>
      <w:r>
        <w:rPr>
          <w:rFonts w:hint="eastAsia" w:ascii="宋体" w:hAnsi="宋体" w:eastAsia="宋体"/>
          <w:szCs w:val="21"/>
        </w:rPr>
        <w:t>有关技术文件</w:t>
      </w:r>
      <w:r>
        <w:rPr>
          <w:rFonts w:hint="eastAsia" w:ascii="宋体" w:hAnsi="宋体" w:eastAsia="宋体"/>
          <w:szCs w:val="21"/>
          <w:lang w:eastAsia="zh-CN"/>
        </w:rPr>
        <w:t>和</w:t>
      </w:r>
      <w:r>
        <w:rPr>
          <w:rFonts w:hint="eastAsia" w:ascii="宋体" w:hAnsi="宋体" w:eastAsia="宋体"/>
          <w:szCs w:val="21"/>
        </w:rPr>
        <w:t>图纸</w:t>
      </w:r>
      <w:r>
        <w:rPr>
          <w:rFonts w:hint="eastAsia" w:ascii="宋体" w:hAnsi="宋体" w:eastAsia="宋体"/>
          <w:szCs w:val="21"/>
          <w:lang w:eastAsia="zh-CN"/>
        </w:rPr>
        <w:t>，以及</w:t>
      </w:r>
      <w:r>
        <w:rPr>
          <w:rFonts w:hint="eastAsia" w:ascii="宋体" w:hAnsi="宋体" w:eastAsia="宋体" w:cs="宋体"/>
          <w:bCs w:val="0"/>
          <w:color w:val="000000"/>
          <w:kern w:val="2"/>
          <w:sz w:val="21"/>
          <w:szCs w:val="21"/>
          <w:highlight w:val="none"/>
          <w:lang w:eastAsia="zh-CN"/>
        </w:rPr>
        <w:t>国家法律、行政法规和规章制度规定或合同约定的作为合同组成部分的其他文件</w:t>
      </w:r>
      <w:r>
        <w:rPr>
          <w:rFonts w:hint="eastAsia" w:ascii="宋体" w:hAnsi="宋体" w:eastAsia="宋体"/>
          <w:color w:val="auto"/>
          <w:szCs w:val="21"/>
          <w:highlight w:val="none"/>
        </w:rPr>
        <w:t>。</w:t>
      </w:r>
    </w:p>
    <w:p w14:paraId="4E03835D">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）“合同价</w:t>
      </w:r>
      <w:r>
        <w:rPr>
          <w:rFonts w:hint="eastAsia" w:ascii="宋体" w:hAnsi="宋体" w:eastAsia="宋体"/>
          <w:color w:val="auto"/>
          <w:szCs w:val="21"/>
          <w:highlight w:val="none"/>
          <w:lang w:val="en-US" w:eastAsia="zh-CN"/>
        </w:rPr>
        <w:t>款</w:t>
      </w:r>
      <w:r>
        <w:rPr>
          <w:rFonts w:hint="eastAsia" w:ascii="宋体" w:hAnsi="宋体" w:eastAsia="宋体"/>
          <w:color w:val="auto"/>
          <w:szCs w:val="21"/>
          <w:highlight w:val="none"/>
        </w:rPr>
        <w:t>”系指根据本合同规定乙方在全面履行合同义务后甲方应支付给乙方的价款。</w:t>
      </w:r>
    </w:p>
    <w:p w14:paraId="73C79DF5">
      <w:pPr>
        <w:tabs>
          <w:tab w:val="left" w:pos="570"/>
          <w:tab w:val="left" w:pos="9240"/>
          <w:tab w:val="left" w:pos="9555"/>
        </w:tabs>
        <w:adjustRightInd w:val="0"/>
        <w:snapToGrid w:val="0"/>
        <w:spacing w:before="0" w:line="400" w:lineRule="exact"/>
        <w:ind w:firstLine="420" w:firstLineChars="200"/>
        <w:jc w:val="left"/>
        <w:rPr>
          <w:rFonts w:hint="eastAsia" w:ascii="宋体" w:hAnsi="宋体" w:eastAsia="宋体"/>
          <w:color w:val="000000"/>
          <w:szCs w:val="21"/>
          <w:highlight w:val="none"/>
          <w:lang w:eastAsia="zh-CN"/>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）“货物”系指乙方根据本合同规定须向甲方提供的各种形态和种类的物品，包括原材料、设备、产品（</w:t>
      </w:r>
      <w:r>
        <w:rPr>
          <w:rFonts w:hint="eastAsia" w:ascii="宋体" w:hAnsi="宋体" w:eastAsia="宋体"/>
          <w:color w:val="000000"/>
          <w:szCs w:val="21"/>
          <w:highlight w:val="none"/>
        </w:rPr>
        <w:t>包括软件）及相关的其备品备件、工具、手册及</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技术资料和材料</w:t>
      </w:r>
      <w:r>
        <w:rPr>
          <w:rFonts w:hint="eastAsia" w:ascii="宋体" w:hAnsi="宋体" w:eastAsia="宋体"/>
          <w:color w:val="000000"/>
          <w:szCs w:val="21"/>
          <w:highlight w:val="none"/>
          <w:lang w:eastAsia="zh-CN"/>
        </w:rPr>
        <w:t>等</w:t>
      </w:r>
      <w:r>
        <w:rPr>
          <w:rFonts w:hint="eastAsia" w:ascii="宋体" w:hAnsi="宋体" w:eastAsia="宋体"/>
          <w:color w:val="000000"/>
          <w:szCs w:val="21"/>
          <w:highlight w:val="none"/>
        </w:rPr>
        <w:t>。</w:t>
      </w:r>
    </w:p>
    <w:p w14:paraId="061D2FB0">
      <w:pPr>
        <w:adjustRightInd w:val="0"/>
        <w:snapToGrid w:val="0"/>
        <w:spacing w:before="0" w:line="400" w:lineRule="exact"/>
        <w:ind w:firstLine="420" w:firstLineChars="200"/>
        <w:jc w:val="left"/>
        <w:rPr>
          <w:rFonts w:hint="eastAsia" w:ascii="宋体" w:hAnsi="宋体" w:eastAsia="宋体"/>
          <w:color w:val="000000"/>
          <w:szCs w:val="21"/>
          <w:highlight w:val="yellow"/>
          <w:lang w:eastAsia="zh-CN"/>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4</w:t>
      </w:r>
      <w:r>
        <w:rPr>
          <w:rFonts w:hint="eastAsia" w:ascii="宋体" w:hAnsi="宋体" w:eastAsia="宋体"/>
          <w:color w:val="000000"/>
          <w:szCs w:val="21"/>
          <w:highlight w:val="none"/>
        </w:rPr>
        <w:t>）“</w:t>
      </w:r>
      <w:r>
        <w:rPr>
          <w:rFonts w:hint="eastAsia" w:ascii="宋体" w:hAnsi="宋体" w:eastAsia="宋体"/>
          <w:color w:val="auto"/>
          <w:szCs w:val="21"/>
          <w:highlight w:val="none"/>
          <w:lang w:val="en-US" w:eastAsia="zh-CN"/>
        </w:rPr>
        <w:t>相关</w:t>
      </w:r>
      <w:r>
        <w:rPr>
          <w:rFonts w:hint="eastAsia" w:ascii="宋体" w:hAnsi="宋体" w:eastAsia="宋体"/>
          <w:color w:val="000000"/>
          <w:szCs w:val="21"/>
          <w:highlight w:val="none"/>
        </w:rPr>
        <w:t>服务”系指根据合同规定，乙方应提供的</w:t>
      </w:r>
      <w:r>
        <w:rPr>
          <w:rFonts w:hint="eastAsia" w:ascii="宋体" w:hAnsi="宋体" w:eastAsia="宋体"/>
          <w:color w:val="000000"/>
          <w:szCs w:val="21"/>
          <w:highlight w:val="none"/>
          <w:lang w:val="en-US" w:eastAsia="zh-CN"/>
        </w:rPr>
        <w:t>与货物有关的</w:t>
      </w:r>
      <w:r>
        <w:rPr>
          <w:rFonts w:hint="eastAsia" w:ascii="宋体" w:hAnsi="宋体" w:eastAsia="宋体"/>
          <w:color w:val="000000"/>
          <w:szCs w:val="21"/>
          <w:highlight w:val="none"/>
        </w:rPr>
        <w:t>技术、管理和</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服务，包括但不限于：管理和质量保证、运输、保险、检验、现场准备、安装、集成、调试、培训、维修、</w:t>
      </w:r>
      <w:r>
        <w:rPr>
          <w:rFonts w:hint="eastAsia" w:ascii="宋体" w:hAnsi="宋体" w:eastAsia="宋体"/>
          <w:color w:val="000000"/>
          <w:szCs w:val="21"/>
          <w:highlight w:val="none"/>
          <w:lang w:eastAsia="zh-CN"/>
        </w:rPr>
        <w:t>废弃处置、</w:t>
      </w:r>
      <w:r>
        <w:rPr>
          <w:rFonts w:hint="eastAsia" w:ascii="宋体" w:hAnsi="宋体" w:eastAsia="宋体"/>
          <w:color w:val="000000"/>
          <w:szCs w:val="21"/>
          <w:highlight w:val="none"/>
        </w:rPr>
        <w:t>技术支持等以及合同中规定乙方应承担的</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义务。</w:t>
      </w:r>
    </w:p>
    <w:p w14:paraId="29019DC1">
      <w:pPr>
        <w:adjustRightInd w:val="0"/>
        <w:snapToGrid w:val="0"/>
        <w:spacing w:before="0" w:line="400" w:lineRule="exact"/>
        <w:ind w:firstLine="420" w:firstLineChars="200"/>
        <w:jc w:val="left"/>
        <w:rPr>
          <w:rFonts w:hint="eastAsia" w:ascii="宋体" w:hAnsi="宋体" w:eastAsia="宋体"/>
          <w:color w:val="000000"/>
          <w:szCs w:val="21"/>
          <w:highlight w:val="yellow"/>
          <w:lang w:eastAsia="zh-CN"/>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5</w:t>
      </w:r>
      <w:r>
        <w:rPr>
          <w:rFonts w:hint="eastAsia" w:ascii="宋体" w:hAnsi="宋体" w:eastAsia="宋体"/>
          <w:color w:val="000000"/>
          <w:szCs w:val="21"/>
          <w:highlight w:val="none"/>
        </w:rPr>
        <w:t>）“分包”系指中标</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成交</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供应商按采购文件、投标（响应）文件的规定，根据分包意向协议，将中标</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成交</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项目中的部分履约内容，分给具有相应资质条件的供应商履行合同的行为。</w:t>
      </w:r>
    </w:p>
    <w:p w14:paraId="1B2D9B9A">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6</w:t>
      </w:r>
      <w:r>
        <w:rPr>
          <w:rFonts w:hint="eastAsia" w:ascii="宋体" w:hAnsi="宋体" w:eastAsia="宋体"/>
          <w:color w:val="000000"/>
          <w:szCs w:val="21"/>
          <w:highlight w:val="none"/>
        </w:rPr>
        <w:t>）</w:t>
      </w:r>
      <w:r>
        <w:rPr>
          <w:rFonts w:hint="eastAsia" w:ascii="宋体" w:hAnsi="宋体" w:eastAsia="宋体"/>
          <w:szCs w:val="21"/>
        </w:rPr>
        <w:t>“联合体”系指</w:t>
      </w:r>
      <w:r>
        <w:rPr>
          <w:rFonts w:hint="eastAsia" w:ascii="宋体" w:hAnsi="宋体" w:eastAsia="宋体"/>
          <w:szCs w:val="21"/>
          <w:lang w:eastAsia="zh-CN"/>
        </w:rPr>
        <w:t>由</w:t>
      </w:r>
      <w:r>
        <w:rPr>
          <w:rFonts w:hint="eastAsia" w:ascii="宋体" w:hAnsi="宋体" w:eastAsia="宋体"/>
          <w:szCs w:val="21"/>
        </w:rPr>
        <w:t>两个以上的自然人、法人或者</w:t>
      </w:r>
      <w:r>
        <w:rPr>
          <w:rFonts w:hint="eastAsia" w:ascii="宋体" w:hAnsi="宋体" w:eastAsia="宋体"/>
          <w:szCs w:val="21"/>
          <w:lang w:val="en-US" w:eastAsia="zh-CN"/>
        </w:rPr>
        <w:t>非法人</w:t>
      </w:r>
      <w:r>
        <w:rPr>
          <w:rFonts w:hint="eastAsia" w:ascii="宋体" w:hAnsi="宋体" w:eastAsia="宋体"/>
          <w:szCs w:val="21"/>
        </w:rPr>
        <w:t>组织组成，</w:t>
      </w:r>
      <w:r>
        <w:rPr>
          <w:rFonts w:hint="eastAsia" w:ascii="宋体" w:hAnsi="宋体" w:eastAsia="宋体"/>
          <w:szCs w:val="21"/>
          <w:lang w:eastAsia="zh-CN"/>
        </w:rPr>
        <w:t>以一个供应商的身份共同参加政府采购的主体</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hint="eastAsia" w:ascii="宋体" w:hAnsi="宋体" w:eastAsia="宋体"/>
          <w:color w:val="000000"/>
          <w:szCs w:val="21"/>
          <w:highlight w:val="none"/>
          <w:lang w:eastAsia="zh-CN"/>
        </w:rPr>
        <w:t>甲方</w:t>
      </w:r>
      <w:r>
        <w:rPr>
          <w:rFonts w:hint="eastAsia" w:ascii="宋体" w:hAnsi="宋体" w:eastAsia="宋体"/>
          <w:color w:val="000000"/>
          <w:szCs w:val="21"/>
          <w:highlight w:val="none"/>
        </w:rPr>
        <w:t>承担连带责任。联合体具体要求见【</w:t>
      </w:r>
      <w:r>
        <w:rPr>
          <w:rFonts w:hint="eastAsia" w:ascii="宋体" w:hAnsi="宋体" w:eastAsia="宋体"/>
          <w:b/>
          <w:bCs/>
          <w:color w:val="000000"/>
          <w:szCs w:val="21"/>
          <w:highlight w:val="none"/>
        </w:rPr>
        <w:t>政府采购合同专用条款</w:t>
      </w:r>
      <w:r>
        <w:rPr>
          <w:rFonts w:hint="eastAsia" w:ascii="宋体" w:hAnsi="宋体" w:eastAsia="宋体"/>
          <w:color w:val="000000"/>
          <w:szCs w:val="21"/>
          <w:highlight w:val="none"/>
        </w:rPr>
        <w:t>】。</w:t>
      </w:r>
    </w:p>
    <w:p w14:paraId="5C94B7E0">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7</w:t>
      </w:r>
      <w:r>
        <w:rPr>
          <w:rFonts w:hint="eastAsia" w:ascii="宋体" w:hAnsi="宋体" w:eastAsia="宋体"/>
          <w:color w:val="000000"/>
          <w:szCs w:val="21"/>
          <w:highlight w:val="none"/>
        </w:rPr>
        <w:t>）其他术语解释，见【</w:t>
      </w:r>
      <w:r>
        <w:rPr>
          <w:rFonts w:hint="eastAsia" w:ascii="宋体" w:hAnsi="宋体" w:eastAsia="宋体"/>
          <w:b/>
          <w:bCs/>
          <w:color w:val="000000"/>
          <w:szCs w:val="21"/>
          <w:highlight w:val="none"/>
        </w:rPr>
        <w:t>政府采购合同专用条款</w:t>
      </w:r>
      <w:r>
        <w:rPr>
          <w:rFonts w:hint="eastAsia" w:ascii="宋体" w:hAnsi="宋体" w:eastAsia="宋体"/>
          <w:color w:val="000000"/>
          <w:szCs w:val="21"/>
          <w:highlight w:val="none"/>
        </w:rPr>
        <w:t>】。</w:t>
      </w:r>
    </w:p>
    <w:p w14:paraId="4B80EBB9">
      <w:pPr>
        <w:numPr>
          <w:ilvl w:val="0"/>
          <w:numId w:val="14"/>
        </w:num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color w:val="000000"/>
          <w:sz w:val="24"/>
          <w:highlight w:val="none"/>
        </w:rPr>
        <w:t>合同标的及金额</w:t>
      </w:r>
    </w:p>
    <w:p w14:paraId="432AD55A">
      <w:pPr>
        <w:autoSpaceDE w:val="0"/>
        <w:autoSpaceDN w:val="0"/>
        <w:adjustRightInd w:val="0"/>
        <w:snapToGrid w:val="0"/>
        <w:spacing w:before="0" w:line="400" w:lineRule="exact"/>
        <w:ind w:firstLine="420" w:firstLineChars="200"/>
        <w:jc w:val="left"/>
        <w:rPr>
          <w:rFonts w:ascii="宋体" w:hAnsi="宋体" w:eastAsia="宋体"/>
          <w:b/>
          <w:bCs/>
          <w:i/>
          <w:iCs/>
          <w:color w:val="000000"/>
          <w:szCs w:val="21"/>
          <w:highlight w:val="none"/>
        </w:rPr>
      </w:pPr>
      <w:r>
        <w:rPr>
          <w:rFonts w:hint="eastAsia" w:ascii="宋体" w:hAnsi="宋体" w:eastAsia="宋体"/>
          <w:color w:val="000000"/>
          <w:szCs w:val="21"/>
          <w:highlight w:val="none"/>
          <w:lang w:eastAsia="zh-CN"/>
        </w:rPr>
        <w:t>2</w:t>
      </w:r>
      <w:r>
        <w:rPr>
          <w:rFonts w:hint="eastAsia" w:ascii="宋体" w:hAnsi="宋体" w:eastAsia="宋体"/>
          <w:color w:val="000000"/>
          <w:szCs w:val="21"/>
          <w:highlight w:val="none"/>
        </w:rPr>
        <w:t>.1 合同标的及金额应与中标（成交）结果一致。乙方为履行本合同而发生的所有费用均应包含在合同</w:t>
      </w:r>
      <w:r>
        <w:rPr>
          <w:rFonts w:hint="eastAsia" w:ascii="宋体" w:hAnsi="宋体" w:eastAsia="宋体"/>
          <w:color w:val="000000"/>
          <w:szCs w:val="21"/>
          <w:highlight w:val="none"/>
          <w:lang w:eastAsia="zh-CN"/>
        </w:rPr>
        <w:t>价款</w:t>
      </w:r>
      <w:r>
        <w:rPr>
          <w:rFonts w:hint="eastAsia" w:ascii="宋体" w:hAnsi="宋体" w:eastAsia="宋体"/>
          <w:color w:val="000000"/>
          <w:szCs w:val="21"/>
          <w:highlight w:val="none"/>
        </w:rPr>
        <w:t>中，甲方不再另行支付</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任何费用。</w:t>
      </w:r>
    </w:p>
    <w:p w14:paraId="3DFC12B6">
      <w:pPr>
        <w:adjustRightInd w:val="0"/>
        <w:snapToGrid w:val="0"/>
        <w:spacing w:before="0" w:line="400" w:lineRule="exact"/>
        <w:jc w:val="left"/>
        <w:rPr>
          <w:rFonts w:ascii="宋体" w:hAnsi="宋体" w:eastAsia="宋体"/>
          <w:b/>
          <w:color w:val="000000"/>
          <w:sz w:val="24"/>
          <w:highlight w:val="none"/>
        </w:rPr>
      </w:pPr>
      <w:r>
        <w:rPr>
          <w:rFonts w:hint="eastAsia" w:ascii="宋体" w:hAnsi="宋体" w:eastAsia="宋体"/>
          <w:b/>
          <w:color w:val="000000"/>
          <w:sz w:val="24"/>
          <w:highlight w:val="none"/>
          <w:lang w:eastAsia="zh-CN"/>
        </w:rPr>
        <w:t>3</w:t>
      </w:r>
      <w:r>
        <w:rPr>
          <w:rFonts w:hint="eastAsia" w:ascii="宋体" w:hAnsi="宋体" w:eastAsia="宋体"/>
          <w:b/>
          <w:color w:val="000000"/>
          <w:sz w:val="24"/>
          <w:highlight w:val="none"/>
          <w:lang w:val="en-US" w:eastAsia="zh-CN"/>
        </w:rPr>
        <w:t xml:space="preserve">. </w:t>
      </w:r>
      <w:r>
        <w:rPr>
          <w:rFonts w:hint="eastAsia" w:ascii="宋体" w:hAnsi="宋体" w:eastAsia="宋体"/>
          <w:b/>
          <w:color w:val="000000"/>
          <w:sz w:val="24"/>
          <w:highlight w:val="none"/>
        </w:rPr>
        <w:t>履行合同的时间、地点和方式</w:t>
      </w:r>
    </w:p>
    <w:p w14:paraId="3786069A">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3</w:t>
      </w:r>
      <w:r>
        <w:rPr>
          <w:rFonts w:hint="eastAsia" w:ascii="宋体" w:hAnsi="宋体" w:eastAsia="宋体"/>
          <w:color w:val="000000"/>
          <w:szCs w:val="21"/>
          <w:highlight w:val="none"/>
        </w:rPr>
        <w:t xml:space="preserve">.1 </w:t>
      </w:r>
      <w:r>
        <w:rPr>
          <w:rFonts w:hint="eastAsia" w:ascii="宋体" w:hAnsi="宋体" w:eastAsia="宋体" w:cs="宋体"/>
          <w:szCs w:val="21"/>
        </w:rPr>
        <w:t>乙方应当在约定的时间、地点</w:t>
      </w:r>
      <w:r>
        <w:rPr>
          <w:rFonts w:hint="eastAsia" w:ascii="宋体" w:hAnsi="宋体" w:eastAsia="宋体" w:cs="宋体"/>
          <w:szCs w:val="21"/>
          <w:lang w:eastAsia="zh-CN"/>
        </w:rPr>
        <w:t>，按照约定</w:t>
      </w:r>
      <w:r>
        <w:rPr>
          <w:rFonts w:hint="eastAsia" w:ascii="宋体" w:hAnsi="宋体" w:eastAsia="宋体" w:cs="宋体"/>
          <w:szCs w:val="21"/>
        </w:rPr>
        <w:t>方式履行合同。</w:t>
      </w:r>
    </w:p>
    <w:p w14:paraId="718FDBEA">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4</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甲方的权利和义务</w:t>
      </w:r>
    </w:p>
    <w:p w14:paraId="129491DE">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.1</w:t>
      </w:r>
      <w:r>
        <w:rPr>
          <w:rFonts w:ascii="宋体" w:hAnsi="宋体" w:eastAsia="宋体"/>
          <w:color w:val="000000"/>
          <w:szCs w:val="21"/>
          <w:highlight w:val="none"/>
        </w:rPr>
        <w:t xml:space="preserve"> 签署合同后，甲方</w:t>
      </w:r>
      <w:r>
        <w:rPr>
          <w:rFonts w:hint="eastAsia" w:ascii="宋体" w:hAnsi="宋体" w:eastAsia="宋体"/>
          <w:color w:val="000000"/>
          <w:szCs w:val="21"/>
          <w:highlight w:val="none"/>
          <w:lang w:eastAsia="zh-CN"/>
        </w:rPr>
        <w:t>应</w:t>
      </w:r>
      <w:r>
        <w:rPr>
          <w:rFonts w:ascii="宋体" w:hAnsi="宋体" w:eastAsia="宋体"/>
          <w:color w:val="000000"/>
          <w:szCs w:val="21"/>
          <w:highlight w:val="none"/>
        </w:rPr>
        <w:t>确定</w:t>
      </w:r>
      <w:r>
        <w:rPr>
          <w:rFonts w:hint="eastAsia" w:ascii="宋体" w:hAnsi="宋体" w:eastAsia="宋体"/>
          <w:color w:val="000000"/>
          <w:szCs w:val="21"/>
          <w:highlight w:val="none"/>
          <w:lang w:val="en-US" w:eastAsia="zh-CN"/>
        </w:rPr>
        <w:t>项目负责人（或项目联系人）</w:t>
      </w:r>
      <w:r>
        <w:rPr>
          <w:rFonts w:ascii="宋体" w:hAnsi="宋体" w:eastAsia="宋体"/>
          <w:color w:val="000000"/>
          <w:szCs w:val="21"/>
          <w:highlight w:val="none"/>
        </w:rPr>
        <w:t>，负责与本合同有关的事务。</w:t>
      </w:r>
      <w:r>
        <w:rPr>
          <w:rFonts w:hint="eastAsia" w:ascii="宋体" w:hAnsi="宋体" w:eastAsia="宋体"/>
          <w:color w:val="000000"/>
          <w:szCs w:val="21"/>
          <w:highlight w:val="none"/>
        </w:rPr>
        <w:t>甲方有权对乙方的履约行为进行检查，并</w:t>
      </w:r>
      <w:r>
        <w:rPr>
          <w:rFonts w:ascii="宋体" w:hAnsi="宋体" w:eastAsia="宋体"/>
          <w:color w:val="000000"/>
          <w:szCs w:val="21"/>
          <w:highlight w:val="none"/>
        </w:rPr>
        <w:t>及时确认乙方提交的事项</w:t>
      </w:r>
      <w:r>
        <w:rPr>
          <w:rFonts w:hint="eastAsia" w:ascii="宋体" w:hAnsi="宋体" w:eastAsia="宋体"/>
          <w:color w:val="000000"/>
          <w:szCs w:val="21"/>
          <w:highlight w:val="none"/>
        </w:rPr>
        <w:t>。甲方应当</w:t>
      </w:r>
      <w:r>
        <w:rPr>
          <w:rFonts w:ascii="宋体" w:hAnsi="宋体" w:eastAsia="宋体"/>
          <w:color w:val="000000"/>
          <w:szCs w:val="21"/>
          <w:highlight w:val="none"/>
        </w:rPr>
        <w:t>配合乙方完成</w:t>
      </w:r>
      <w:r>
        <w:rPr>
          <w:rFonts w:hint="eastAsia" w:ascii="宋体" w:hAnsi="宋体" w:eastAsia="宋体"/>
          <w:color w:val="000000"/>
          <w:szCs w:val="21"/>
          <w:highlight w:val="none"/>
        </w:rPr>
        <w:t>相关项目</w:t>
      </w:r>
      <w:r>
        <w:rPr>
          <w:rFonts w:ascii="宋体" w:hAnsi="宋体" w:eastAsia="宋体"/>
          <w:color w:val="000000"/>
          <w:szCs w:val="21"/>
          <w:highlight w:val="none"/>
        </w:rPr>
        <w:t>实施工作。</w:t>
      </w:r>
    </w:p>
    <w:p w14:paraId="0432D42D">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 xml:space="preserve">.2 </w:t>
      </w:r>
      <w:r>
        <w:rPr>
          <w:rFonts w:ascii="宋体" w:hAnsi="宋体" w:eastAsia="宋体"/>
          <w:color w:val="000000"/>
          <w:szCs w:val="21"/>
          <w:highlight w:val="none"/>
        </w:rPr>
        <w:t>甲方有权要求乙方按时提交各阶段有关</w:t>
      </w:r>
      <w:r>
        <w:rPr>
          <w:rFonts w:hint="eastAsia" w:ascii="宋体" w:hAnsi="宋体" w:eastAsia="宋体"/>
          <w:color w:val="000000"/>
          <w:szCs w:val="21"/>
          <w:highlight w:val="none"/>
        </w:rPr>
        <w:t>安排计划</w:t>
      </w:r>
      <w:r>
        <w:rPr>
          <w:rFonts w:ascii="宋体" w:hAnsi="宋体" w:eastAsia="宋体"/>
          <w:color w:val="000000"/>
          <w:szCs w:val="21"/>
          <w:highlight w:val="none"/>
        </w:rPr>
        <w:t>，并有权</w:t>
      </w:r>
      <w:r>
        <w:rPr>
          <w:rFonts w:hint="eastAsia" w:ascii="宋体" w:hAnsi="宋体" w:eastAsia="宋体"/>
          <w:color w:val="000000"/>
          <w:szCs w:val="21"/>
          <w:highlight w:val="none"/>
        </w:rPr>
        <w:t>定期核对乙方提供货物数量、规格、质量等内容。甲方</w:t>
      </w:r>
      <w:r>
        <w:rPr>
          <w:rFonts w:ascii="宋体" w:hAnsi="宋体" w:eastAsia="宋体"/>
          <w:color w:val="000000"/>
          <w:szCs w:val="21"/>
          <w:highlight w:val="none"/>
        </w:rPr>
        <w:t>有权督促乙方工作并要求乙方</w:t>
      </w:r>
      <w:r>
        <w:rPr>
          <w:rFonts w:hint="eastAsia" w:ascii="宋体" w:hAnsi="宋体" w:eastAsia="宋体"/>
          <w:color w:val="000000"/>
          <w:szCs w:val="21"/>
          <w:highlight w:val="none"/>
        </w:rPr>
        <w:t>更</w:t>
      </w:r>
      <w:r>
        <w:rPr>
          <w:rFonts w:ascii="宋体" w:hAnsi="宋体" w:eastAsia="宋体"/>
          <w:color w:val="000000"/>
          <w:szCs w:val="21"/>
          <w:highlight w:val="none"/>
        </w:rPr>
        <w:t>换不符合要求的</w:t>
      </w:r>
      <w:r>
        <w:rPr>
          <w:rFonts w:hint="eastAsia" w:ascii="宋体" w:hAnsi="宋体" w:eastAsia="宋体"/>
          <w:color w:val="000000"/>
          <w:szCs w:val="21"/>
          <w:highlight w:val="none"/>
        </w:rPr>
        <w:t>货物</w:t>
      </w:r>
      <w:r>
        <w:rPr>
          <w:rFonts w:ascii="宋体" w:hAnsi="宋体" w:eastAsia="宋体"/>
          <w:color w:val="000000"/>
          <w:szCs w:val="21"/>
          <w:highlight w:val="none"/>
        </w:rPr>
        <w:t>。</w:t>
      </w:r>
    </w:p>
    <w:p w14:paraId="24D0C068">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ascii="宋体" w:hAnsi="宋体" w:eastAsia="宋体"/>
          <w:color w:val="000000"/>
          <w:szCs w:val="21"/>
          <w:highlight w:val="none"/>
        </w:rPr>
        <w:t>3</w:t>
      </w:r>
      <w:r>
        <w:rPr>
          <w:rFonts w:hint="eastAsia" w:ascii="宋体" w:hAnsi="宋体" w:eastAsia="宋体"/>
          <w:color w:val="000000"/>
          <w:szCs w:val="21"/>
          <w:highlight w:val="none"/>
        </w:rPr>
        <w:t xml:space="preserve"> </w:t>
      </w:r>
      <w:r>
        <w:rPr>
          <w:rFonts w:ascii="宋体" w:hAnsi="宋体" w:eastAsia="宋体"/>
          <w:color w:val="000000"/>
          <w:szCs w:val="21"/>
          <w:highlight w:val="none"/>
        </w:rPr>
        <w:t>甲方</w:t>
      </w:r>
      <w:r>
        <w:rPr>
          <w:rFonts w:hint="eastAsia" w:ascii="宋体" w:hAnsi="宋体" w:eastAsia="宋体"/>
          <w:color w:val="000000"/>
          <w:szCs w:val="21"/>
          <w:highlight w:val="none"/>
        </w:rPr>
        <w:t>有权要求乙方对缺陷部分予以修复，并按合同约定享有货物保修及其他合同约定的权利。</w:t>
      </w:r>
    </w:p>
    <w:p w14:paraId="2BDDF5D4">
      <w:pPr>
        <w:snapToGrid w:val="0"/>
        <w:spacing w:line="400" w:lineRule="exact"/>
        <w:ind w:firstLine="420" w:firstLineChars="200"/>
        <w:rPr>
          <w:rFonts w:hint="eastAsia" w:eastAsia="华文楷体"/>
          <w:lang w:val="en-US" w:eastAsia="zh-CN"/>
        </w:rPr>
      </w:pPr>
      <w:r>
        <w:rPr>
          <w:rFonts w:hint="default" w:ascii="宋体" w:hAnsi="宋体" w:eastAsia="宋体"/>
          <w:color w:val="000000"/>
          <w:szCs w:val="21"/>
          <w:highlight w:val="none"/>
          <w:lang w:val="en-US" w:eastAsia="zh-CN"/>
        </w:rPr>
        <w:t>4.4 甲方应当按照合同约定及时对交付的货物进行验收</w:t>
      </w:r>
      <w:r>
        <w:rPr>
          <w:rFonts w:hint="eastAsia" w:ascii="宋体" w:hAnsi="宋体" w:eastAsia="宋体"/>
          <w:color w:val="000000"/>
          <w:szCs w:val="21"/>
          <w:highlight w:val="none"/>
          <w:lang w:val="en-US" w:eastAsia="zh-CN"/>
        </w:rPr>
        <w:t>，</w:t>
      </w:r>
      <w:r>
        <w:rPr>
          <w:rFonts w:hint="eastAsia" w:ascii="宋体" w:hAnsi="宋体" w:eastAsia="宋体" w:cs="宋体"/>
          <w:b w:val="0"/>
          <w:bCs w:val="0"/>
          <w:szCs w:val="21"/>
          <w:highlight w:val="none"/>
          <w:lang w:eastAsia="zh-CN"/>
        </w:rPr>
        <w:t>未</w:t>
      </w:r>
      <w:r>
        <w:rPr>
          <w:rFonts w:hint="eastAsia" w:ascii="宋体" w:hAnsi="宋体" w:eastAsia="宋体"/>
          <w:color w:val="000000"/>
          <w:szCs w:val="21"/>
          <w:highlight w:val="none"/>
          <w:lang w:val="en-US" w:eastAsia="zh-CN"/>
        </w:rPr>
        <w:t>在</w:t>
      </w:r>
      <w:r>
        <w:rPr>
          <w:rFonts w:hint="eastAsia" w:ascii="宋体" w:hAnsi="宋体" w:eastAsia="宋体" w:cs="宋体"/>
          <w:b/>
          <w:bCs/>
          <w:szCs w:val="21"/>
          <w:highlight w:val="none"/>
        </w:rPr>
        <w:t>【政府采购合同专用条款】</w:t>
      </w:r>
      <w:r>
        <w:rPr>
          <w:rFonts w:hint="eastAsia" w:ascii="宋体" w:hAnsi="宋体" w:eastAsia="宋体" w:cs="宋体"/>
          <w:b w:val="0"/>
          <w:bCs w:val="0"/>
          <w:szCs w:val="21"/>
          <w:highlight w:val="none"/>
          <w:lang w:eastAsia="zh-CN"/>
        </w:rPr>
        <w:t>约定的期限内对乙方履约提出任何异议或者向乙方作出任何说明的，</w:t>
      </w:r>
      <w:r>
        <w:rPr>
          <w:rFonts w:hint="eastAsia" w:ascii="宋体" w:hAnsi="宋体" w:eastAsia="宋体"/>
          <w:color w:val="000000"/>
          <w:szCs w:val="21"/>
          <w:highlight w:val="none"/>
          <w:lang w:val="en-US" w:eastAsia="zh-CN"/>
        </w:rPr>
        <w:t>视为验收通过。</w:t>
      </w:r>
    </w:p>
    <w:p w14:paraId="49B8E4AA">
      <w:pPr>
        <w:autoSpaceDE w:val="0"/>
        <w:autoSpaceDN w:val="0"/>
        <w:adjustRightInd w:val="0"/>
        <w:snapToGrid w:val="0"/>
        <w:spacing w:line="400" w:lineRule="exact"/>
        <w:ind w:firstLine="420" w:firstLineChars="200"/>
        <w:jc w:val="left"/>
        <w:rPr>
          <w:rFonts w:hint="eastAsia" w:ascii="宋体" w:hAnsi="宋体" w:eastAsia="宋体"/>
          <w:color w:val="000000"/>
          <w:szCs w:val="21"/>
          <w:highlight w:val="none"/>
        </w:rPr>
      </w:pPr>
      <w:r>
        <w:rPr>
          <w:rFonts w:hint="default"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hint="default" w:ascii="宋体" w:hAnsi="宋体" w:eastAsia="宋体"/>
          <w:color w:val="000000"/>
          <w:szCs w:val="21"/>
          <w:highlight w:val="none"/>
          <w:lang w:val="en-US" w:eastAsia="zh-CN"/>
        </w:rPr>
        <w:t>5</w:t>
      </w:r>
      <w:r>
        <w:rPr>
          <w:rFonts w:ascii="宋体" w:hAnsi="宋体" w:eastAsia="宋体"/>
          <w:color w:val="000000"/>
          <w:szCs w:val="21"/>
          <w:highlight w:val="none"/>
        </w:rPr>
        <w:t xml:space="preserve"> </w:t>
      </w:r>
      <w:r>
        <w:rPr>
          <w:rFonts w:hint="eastAsia" w:ascii="宋体" w:hAnsi="宋体" w:eastAsia="宋体"/>
          <w:color w:val="000000"/>
          <w:szCs w:val="21"/>
          <w:highlight w:val="none"/>
        </w:rPr>
        <w:t>甲方应当根据合同约定</w:t>
      </w:r>
      <w:r>
        <w:rPr>
          <w:rFonts w:hint="eastAsia" w:ascii="宋体" w:hAnsi="宋体" w:eastAsia="宋体"/>
          <w:color w:val="000000"/>
          <w:szCs w:val="21"/>
          <w:highlight w:val="none"/>
          <w:lang w:eastAsia="zh-CN"/>
        </w:rPr>
        <w:t>及</w:t>
      </w:r>
      <w:r>
        <w:rPr>
          <w:rFonts w:hint="eastAsia" w:ascii="宋体" w:hAnsi="宋体" w:eastAsia="宋体"/>
          <w:color w:val="000000"/>
          <w:szCs w:val="21"/>
          <w:highlight w:val="none"/>
        </w:rPr>
        <w:t>时向乙方支付</w:t>
      </w:r>
      <w:r>
        <w:rPr>
          <w:rFonts w:hint="eastAsia" w:ascii="宋体" w:hAnsi="宋体" w:eastAsia="宋体"/>
          <w:color w:val="000000"/>
          <w:szCs w:val="21"/>
          <w:highlight w:val="none"/>
          <w:lang w:eastAsia="zh-CN"/>
        </w:rPr>
        <w:t>合同价款</w:t>
      </w:r>
      <w:r>
        <w:rPr>
          <w:rFonts w:hint="default" w:ascii="宋体" w:hAnsi="宋体" w:eastAsia="宋体"/>
          <w:color w:val="000000"/>
          <w:szCs w:val="21"/>
          <w:highlight w:val="none"/>
          <w:lang w:eastAsia="zh-CN"/>
        </w:rPr>
        <w:t>，不得以内部人员变更、履行内部付款流程等为由，拒绝或迟延支付。</w:t>
      </w:r>
    </w:p>
    <w:p w14:paraId="0C291E85">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6</w:t>
      </w:r>
      <w:r>
        <w:rPr>
          <w:rFonts w:ascii="宋体" w:hAnsi="宋体" w:eastAsia="宋体"/>
          <w:color w:val="000000"/>
          <w:szCs w:val="21"/>
          <w:highlight w:val="none"/>
        </w:rPr>
        <w:t xml:space="preserve"> </w:t>
      </w:r>
      <w:r>
        <w:rPr>
          <w:rFonts w:hint="eastAsia" w:ascii="宋体" w:hAnsi="宋体" w:eastAsia="宋体"/>
          <w:color w:val="000000"/>
          <w:szCs w:val="21"/>
          <w:highlight w:val="none"/>
        </w:rPr>
        <w:t>国家法律法规规定</w:t>
      </w:r>
      <w:r>
        <w:rPr>
          <w:rFonts w:hint="eastAsia" w:ascii="宋体" w:hAnsi="宋体" w:eastAsia="宋体"/>
          <w:color w:val="000000"/>
          <w:szCs w:val="21"/>
          <w:highlight w:val="none"/>
          <w:lang w:eastAsia="zh-CN"/>
        </w:rPr>
        <w:t>及</w:t>
      </w:r>
      <w:r>
        <w:rPr>
          <w:rFonts w:hint="eastAsia" w:ascii="宋体" w:hAnsi="宋体" w:eastAsia="宋体" w:cs="宋体"/>
          <w:b/>
          <w:bCs/>
          <w:szCs w:val="21"/>
          <w:highlight w:val="none"/>
        </w:rPr>
        <w:t>【政府采购合同专用条款】</w:t>
      </w:r>
      <w:r>
        <w:rPr>
          <w:rFonts w:hint="eastAsia" w:ascii="宋体" w:hAnsi="宋体" w:eastAsia="宋体"/>
          <w:color w:val="000000"/>
          <w:szCs w:val="21"/>
          <w:highlight w:val="none"/>
          <w:lang w:eastAsia="zh-CN"/>
        </w:rPr>
        <w:t>约定应</w:t>
      </w:r>
      <w:r>
        <w:rPr>
          <w:rFonts w:hint="eastAsia" w:ascii="宋体" w:hAnsi="宋体" w:eastAsia="宋体"/>
          <w:color w:val="000000"/>
          <w:szCs w:val="21"/>
          <w:highlight w:val="none"/>
        </w:rPr>
        <w:t>由甲方承担的其他义务和责任。</w:t>
      </w:r>
    </w:p>
    <w:p w14:paraId="5AD2F811">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5</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乙方的权利和义务</w:t>
      </w:r>
    </w:p>
    <w:p w14:paraId="616C6FC1">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5</w:t>
      </w:r>
      <w:r>
        <w:rPr>
          <w:rFonts w:hint="eastAsia" w:ascii="宋体" w:hAnsi="宋体" w:eastAsia="宋体"/>
          <w:color w:val="000000"/>
          <w:szCs w:val="21"/>
          <w:highlight w:val="none"/>
        </w:rPr>
        <w:t xml:space="preserve">.1 </w:t>
      </w:r>
      <w:r>
        <w:rPr>
          <w:rFonts w:ascii="宋体" w:hAnsi="宋体" w:eastAsia="宋体"/>
          <w:color w:val="000000"/>
          <w:szCs w:val="21"/>
          <w:highlight w:val="none"/>
        </w:rPr>
        <w:t>签署合同后，乙方</w:t>
      </w:r>
      <w:r>
        <w:rPr>
          <w:rFonts w:hint="eastAsia" w:ascii="宋体" w:hAnsi="宋体" w:eastAsia="宋体"/>
          <w:color w:val="000000"/>
          <w:szCs w:val="21"/>
          <w:highlight w:val="none"/>
          <w:lang w:eastAsia="zh-CN"/>
        </w:rPr>
        <w:t>应</w:t>
      </w:r>
      <w:r>
        <w:rPr>
          <w:rFonts w:ascii="宋体" w:hAnsi="宋体" w:eastAsia="宋体"/>
          <w:color w:val="000000"/>
          <w:szCs w:val="21"/>
          <w:highlight w:val="none"/>
        </w:rPr>
        <w:t>确定</w:t>
      </w:r>
      <w:r>
        <w:rPr>
          <w:rFonts w:hint="eastAsia" w:ascii="宋体" w:hAnsi="宋体" w:eastAsia="宋体"/>
          <w:color w:val="000000"/>
          <w:szCs w:val="21"/>
          <w:highlight w:val="none"/>
          <w:lang w:val="en-US" w:eastAsia="zh-CN"/>
        </w:rPr>
        <w:t>项目负责人（或项目联系人）</w:t>
      </w:r>
      <w:r>
        <w:rPr>
          <w:rFonts w:ascii="宋体" w:hAnsi="宋体" w:eastAsia="宋体"/>
          <w:color w:val="000000"/>
          <w:szCs w:val="21"/>
          <w:highlight w:val="none"/>
        </w:rPr>
        <w:t>，负责与本合同有关的事务。</w:t>
      </w:r>
    </w:p>
    <w:p w14:paraId="7B7652AE">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5</w:t>
      </w:r>
      <w:r>
        <w:rPr>
          <w:rFonts w:hint="eastAsia" w:ascii="宋体" w:hAnsi="宋体" w:eastAsia="宋体"/>
          <w:color w:val="000000"/>
          <w:szCs w:val="21"/>
          <w:highlight w:val="none"/>
        </w:rPr>
        <w:t>.</w:t>
      </w:r>
      <w:r>
        <w:rPr>
          <w:rFonts w:ascii="宋体" w:hAnsi="宋体" w:eastAsia="宋体"/>
          <w:color w:val="000000"/>
          <w:szCs w:val="21"/>
          <w:highlight w:val="none"/>
        </w:rPr>
        <w:t>2 乙方应按照合同要求</w:t>
      </w:r>
      <w:r>
        <w:rPr>
          <w:rFonts w:hint="eastAsia" w:ascii="宋体" w:hAnsi="宋体" w:eastAsia="宋体"/>
          <w:color w:val="000000"/>
          <w:szCs w:val="21"/>
          <w:highlight w:val="none"/>
        </w:rPr>
        <w:t>履约</w:t>
      </w:r>
      <w:r>
        <w:rPr>
          <w:rFonts w:ascii="宋体" w:hAnsi="宋体" w:eastAsia="宋体"/>
          <w:color w:val="000000"/>
          <w:szCs w:val="21"/>
          <w:highlight w:val="none"/>
        </w:rPr>
        <w:t>，充分合理安排，确保</w:t>
      </w:r>
      <w:r>
        <w:rPr>
          <w:rFonts w:hint="eastAsia" w:ascii="宋体" w:hAnsi="宋体" w:eastAsia="宋体"/>
          <w:color w:val="000000"/>
          <w:szCs w:val="21"/>
          <w:highlight w:val="none"/>
        </w:rPr>
        <w:t>提供的货物</w:t>
      </w:r>
      <w:r>
        <w:rPr>
          <w:rFonts w:hint="eastAsia" w:ascii="宋体" w:hAnsi="宋体" w:eastAsia="宋体"/>
          <w:color w:val="000000"/>
          <w:szCs w:val="21"/>
          <w:highlight w:val="none"/>
          <w:lang w:eastAsia="zh-CN"/>
        </w:rPr>
        <w:t>及相关</w:t>
      </w:r>
      <w:r>
        <w:rPr>
          <w:rFonts w:hint="eastAsia" w:ascii="宋体" w:hAnsi="宋体" w:eastAsia="宋体"/>
          <w:color w:val="000000"/>
          <w:szCs w:val="21"/>
          <w:highlight w:val="none"/>
        </w:rPr>
        <w:t>服务符合合同</w:t>
      </w:r>
      <w:r>
        <w:rPr>
          <w:rFonts w:hint="eastAsia" w:ascii="宋体" w:hAnsi="宋体" w:eastAsia="宋体"/>
          <w:color w:val="000000"/>
          <w:szCs w:val="21"/>
          <w:highlight w:val="none"/>
          <w:lang w:eastAsia="zh-CN"/>
        </w:rPr>
        <w:t>有关</w:t>
      </w:r>
      <w:r>
        <w:rPr>
          <w:rFonts w:ascii="宋体" w:hAnsi="宋体" w:eastAsia="宋体"/>
          <w:color w:val="000000"/>
          <w:szCs w:val="21"/>
          <w:highlight w:val="none"/>
        </w:rPr>
        <w:t>要求</w:t>
      </w:r>
      <w:r>
        <w:rPr>
          <w:rFonts w:hint="eastAsia" w:ascii="宋体" w:hAnsi="宋体" w:eastAsia="宋体"/>
          <w:color w:val="000000"/>
          <w:szCs w:val="21"/>
          <w:highlight w:val="none"/>
        </w:rPr>
        <w:t>。接受项目行业管理部门及政府有关部门的指导，配合甲方的履约检查</w:t>
      </w:r>
      <w:r>
        <w:rPr>
          <w:rFonts w:hint="eastAsia" w:ascii="宋体" w:hAnsi="宋体" w:eastAsia="宋体"/>
          <w:color w:val="000000"/>
          <w:szCs w:val="21"/>
          <w:highlight w:val="none"/>
          <w:lang w:eastAsia="zh-CN"/>
        </w:rPr>
        <w:t>及验收</w:t>
      </w:r>
      <w:r>
        <w:rPr>
          <w:rFonts w:hint="eastAsia" w:ascii="宋体" w:hAnsi="宋体" w:eastAsia="宋体"/>
          <w:color w:val="000000"/>
          <w:szCs w:val="21"/>
          <w:highlight w:val="none"/>
        </w:rPr>
        <w:t>，并</w:t>
      </w:r>
      <w:r>
        <w:rPr>
          <w:rFonts w:ascii="宋体" w:hAnsi="宋体" w:eastAsia="宋体"/>
          <w:color w:val="000000"/>
          <w:szCs w:val="21"/>
          <w:highlight w:val="none"/>
        </w:rPr>
        <w:t>负责项目实施过程中的所有协调工作。</w:t>
      </w:r>
    </w:p>
    <w:p w14:paraId="06C43F83">
      <w:pPr>
        <w:widowControl w:val="0"/>
        <w:spacing w:after="0" w:line="400" w:lineRule="exact"/>
        <w:ind w:firstLine="369" w:firstLineChars="176"/>
        <w:jc w:val="both"/>
        <w:rPr>
          <w:rFonts w:ascii="宋体" w:hAnsi="宋体" w:eastAsia="宋体" w:cs="宋体"/>
          <w:color w:val="000000"/>
          <w:kern w:val="2"/>
          <w:sz w:val="21"/>
          <w:szCs w:val="21"/>
          <w:highlight w:val="none"/>
          <w:lang w:val="en-US" w:eastAsia="zh-CN" w:bidi="ar-SA"/>
        </w:rPr>
      </w:pPr>
      <w:r>
        <w:rPr>
          <w:rFonts w:hint="eastAsia" w:ascii="宋体" w:hAnsi="宋体" w:eastAsia="宋体" w:cs="Times New Roman"/>
          <w:color w:val="000000"/>
          <w:kern w:val="2"/>
          <w:sz w:val="21"/>
          <w:szCs w:val="21"/>
          <w:highlight w:val="none"/>
          <w:lang w:val="en-US" w:eastAsia="zh-CN" w:bidi="ar-SA"/>
        </w:rPr>
        <w:t>5.</w:t>
      </w:r>
      <w:r>
        <w:rPr>
          <w:rFonts w:ascii="宋体" w:hAnsi="宋体" w:eastAsia="宋体" w:cs="Times New Roman"/>
          <w:color w:val="000000"/>
          <w:kern w:val="2"/>
          <w:sz w:val="21"/>
          <w:szCs w:val="21"/>
          <w:highlight w:val="none"/>
          <w:lang w:val="en-US" w:eastAsia="zh-CN" w:bidi="ar-SA"/>
        </w:rPr>
        <w:t>3</w:t>
      </w:r>
      <w:r>
        <w:rPr>
          <w:rFonts w:hint="eastAsia" w:ascii="宋体" w:hAnsi="宋体" w:eastAsia="宋体" w:cs="Times New Roman"/>
          <w:color w:val="000000"/>
          <w:kern w:val="2"/>
          <w:sz w:val="21"/>
          <w:szCs w:val="21"/>
          <w:highlight w:val="none"/>
          <w:lang w:val="en-US" w:eastAsia="zh-CN" w:bidi="ar-SA"/>
        </w:rPr>
        <w:t>乙方有权</w:t>
      </w:r>
      <w:r>
        <w:rPr>
          <w:rFonts w:hint="eastAsia" w:ascii="宋体" w:hAnsi="宋体" w:eastAsia="宋体" w:cs="宋体"/>
          <w:color w:val="000000"/>
          <w:kern w:val="2"/>
          <w:sz w:val="21"/>
          <w:szCs w:val="21"/>
          <w:highlight w:val="none"/>
          <w:lang w:val="en-US" w:eastAsia="zh-CN" w:bidi="ar-SA"/>
        </w:rPr>
        <w:t>根据合同约定向甲方收取合同价款。</w:t>
      </w:r>
    </w:p>
    <w:p w14:paraId="07AA7B5F">
      <w:pPr>
        <w:widowControl w:val="0"/>
        <w:spacing w:after="0" w:line="400" w:lineRule="exact"/>
        <w:ind w:firstLine="369" w:firstLineChars="176"/>
        <w:jc w:val="both"/>
        <w:rPr>
          <w:rFonts w:ascii="宋体" w:hAnsi="宋体" w:eastAsia="宋体" w:cs="宋体"/>
          <w:color w:val="000000"/>
          <w:kern w:val="2"/>
          <w:sz w:val="21"/>
          <w:szCs w:val="21"/>
          <w:highlight w:val="none"/>
          <w:lang w:val="en-US" w:eastAsia="zh-CN" w:bidi="ar-SA"/>
        </w:rPr>
      </w:pPr>
      <w:r>
        <w:rPr>
          <w:rFonts w:hint="eastAsia" w:ascii="宋体" w:hAnsi="宋体" w:eastAsia="宋体" w:cs="Times New Roman"/>
          <w:color w:val="000000"/>
          <w:kern w:val="2"/>
          <w:sz w:val="21"/>
          <w:szCs w:val="21"/>
          <w:highlight w:val="none"/>
          <w:lang w:val="en-US" w:eastAsia="zh-CN" w:bidi="ar-SA"/>
        </w:rPr>
        <w:t>5.</w:t>
      </w:r>
      <w:r>
        <w:rPr>
          <w:rFonts w:ascii="宋体" w:hAnsi="宋体" w:eastAsia="宋体" w:cs="Times New Roman"/>
          <w:color w:val="000000"/>
          <w:kern w:val="2"/>
          <w:sz w:val="21"/>
          <w:szCs w:val="21"/>
          <w:highlight w:val="none"/>
          <w:lang w:val="en-US" w:eastAsia="zh-CN" w:bidi="ar-SA"/>
        </w:rPr>
        <w:t>4</w:t>
      </w:r>
      <w:r>
        <w:rPr>
          <w:rFonts w:hint="eastAsia" w:ascii="宋体" w:hAnsi="宋体" w:eastAsia="宋体" w:cs="宋体"/>
          <w:color w:val="000000"/>
          <w:kern w:val="2"/>
          <w:sz w:val="21"/>
          <w:szCs w:val="21"/>
          <w:highlight w:val="none"/>
          <w:lang w:val="en-US" w:eastAsia="zh-CN" w:bidi="ar-SA"/>
        </w:rPr>
        <w:t>国家法律法规规定</w:t>
      </w:r>
      <w:r>
        <w:rPr>
          <w:rFonts w:hint="eastAsia" w:ascii="宋体" w:hAnsi="宋体" w:eastAsia="宋体" w:cs="Times New Roman"/>
          <w:color w:val="000000"/>
          <w:kern w:val="2"/>
          <w:sz w:val="21"/>
          <w:szCs w:val="21"/>
          <w:highlight w:val="none"/>
          <w:lang w:val="en-US" w:eastAsia="zh-CN" w:bidi="ar-SA"/>
        </w:rPr>
        <w:t>及</w:t>
      </w:r>
      <w:r>
        <w:rPr>
          <w:rFonts w:hint="eastAsia" w:ascii="宋体" w:hAnsi="宋体" w:eastAsia="宋体" w:cs="宋体"/>
          <w:b/>
          <w:bCs/>
          <w:kern w:val="2"/>
          <w:sz w:val="21"/>
          <w:szCs w:val="21"/>
          <w:highlight w:val="none"/>
          <w:lang w:val="en-US" w:eastAsia="zh-CN" w:bidi="ar-SA"/>
        </w:rPr>
        <w:t>【政府采购合同专用条款】</w:t>
      </w:r>
      <w:r>
        <w:rPr>
          <w:rFonts w:hint="eastAsia" w:ascii="宋体" w:hAnsi="宋体" w:eastAsia="宋体" w:cs="宋体"/>
          <w:b w:val="0"/>
          <w:bCs w:val="0"/>
          <w:kern w:val="2"/>
          <w:sz w:val="21"/>
          <w:szCs w:val="21"/>
          <w:highlight w:val="none"/>
          <w:lang w:val="en-US" w:eastAsia="zh-CN" w:bidi="ar-SA"/>
        </w:rPr>
        <w:t>约定应</w:t>
      </w:r>
      <w:r>
        <w:rPr>
          <w:rFonts w:hint="eastAsia" w:ascii="宋体" w:hAnsi="宋体" w:eastAsia="宋体" w:cs="宋体"/>
          <w:color w:val="000000"/>
          <w:kern w:val="2"/>
          <w:sz w:val="21"/>
          <w:szCs w:val="21"/>
          <w:highlight w:val="none"/>
          <w:lang w:val="en-US" w:eastAsia="zh-CN" w:bidi="ar-SA"/>
        </w:rPr>
        <w:t>由乙方承担的其他义务和责任。</w:t>
      </w:r>
    </w:p>
    <w:p w14:paraId="452540D9">
      <w:pPr>
        <w:numPr>
          <w:ilvl w:val="0"/>
          <w:numId w:val="15"/>
        </w:numPr>
        <w:autoSpaceDE w:val="0"/>
        <w:autoSpaceDN w:val="0"/>
        <w:adjustRightInd w:val="0"/>
        <w:snapToGrid w:val="0"/>
        <w:spacing w:before="0" w:line="400" w:lineRule="exact"/>
        <w:jc w:val="left"/>
        <w:rPr>
          <w:rFonts w:hint="eastAsia" w:ascii="宋体" w:hAnsi="宋体" w:eastAsia="宋体"/>
          <w:b/>
          <w:bCs/>
          <w:color w:val="000000"/>
          <w:sz w:val="24"/>
          <w:highlight w:val="none"/>
        </w:rPr>
      </w:pPr>
      <w:r>
        <w:rPr>
          <w:rFonts w:hint="eastAsia" w:ascii="宋体" w:hAnsi="宋体" w:eastAsia="宋体"/>
          <w:b/>
          <w:bCs/>
          <w:color w:val="000000"/>
          <w:sz w:val="24"/>
          <w:highlight w:val="none"/>
        </w:rPr>
        <w:t>合同履</w:t>
      </w:r>
      <w:r>
        <w:rPr>
          <w:rFonts w:hint="eastAsia" w:ascii="宋体" w:hAnsi="宋体" w:eastAsia="宋体"/>
          <w:b/>
          <w:bCs/>
          <w:color w:val="000000"/>
          <w:sz w:val="24"/>
          <w:highlight w:val="none"/>
          <w:lang w:val="en-US" w:eastAsia="zh-CN"/>
        </w:rPr>
        <w:t>行</w:t>
      </w:r>
    </w:p>
    <w:p w14:paraId="3D165650">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6</w:t>
      </w:r>
      <w:r>
        <w:rPr>
          <w:rFonts w:hint="eastAsia" w:ascii="宋体" w:hAnsi="宋体" w:eastAsia="宋体"/>
          <w:color w:val="000000"/>
          <w:szCs w:val="21"/>
          <w:highlight w:val="none"/>
        </w:rPr>
        <w:t>.1 甲乙双方应当按照</w:t>
      </w:r>
      <w:r>
        <w:rPr>
          <w:rFonts w:hint="eastAsia" w:ascii="宋体" w:hAnsi="宋体" w:eastAsia="宋体" w:cs="宋体"/>
          <w:b/>
          <w:bCs/>
          <w:szCs w:val="21"/>
          <w:highlight w:val="none"/>
        </w:rPr>
        <w:t>【政府采购合同专用条款】</w:t>
      </w:r>
      <w:r>
        <w:rPr>
          <w:rFonts w:hint="eastAsia" w:ascii="宋体" w:hAnsi="宋体" w:eastAsia="宋体"/>
          <w:color w:val="000000"/>
          <w:szCs w:val="21"/>
          <w:highlight w:val="none"/>
        </w:rPr>
        <w:t>约定顺序履行合同义务；如果没有先后顺序的，应当同时履行。</w:t>
      </w:r>
    </w:p>
    <w:p w14:paraId="549ECA8D">
      <w:pPr>
        <w:autoSpaceDE w:val="0"/>
        <w:autoSpaceDN w:val="0"/>
        <w:adjustRightInd w:val="0"/>
        <w:snapToGrid w:val="0"/>
        <w:spacing w:before="0" w:line="400" w:lineRule="exact"/>
        <w:ind w:firstLine="420" w:firstLineChars="200"/>
        <w:jc w:val="left"/>
        <w:rPr>
          <w:rFonts w:eastAsia="宋体"/>
        </w:rPr>
      </w:pPr>
      <w:r>
        <w:rPr>
          <w:rFonts w:hint="eastAsia" w:ascii="宋体" w:hAnsi="宋体" w:eastAsia="宋体"/>
          <w:color w:val="000000"/>
          <w:szCs w:val="21"/>
          <w:highlight w:val="none"/>
          <w:lang w:eastAsia="zh-CN"/>
        </w:rPr>
        <w:t>6</w:t>
      </w:r>
      <w:r>
        <w:rPr>
          <w:rFonts w:hint="eastAsia" w:ascii="宋体" w:hAnsi="宋体" w:eastAsia="宋体"/>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14:paraId="1718AB7C">
      <w:pPr>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7</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货物包装、运输</w:t>
      </w:r>
      <w:r>
        <w:rPr>
          <w:rFonts w:hint="eastAsia" w:ascii="宋体" w:hAnsi="宋体" w:eastAsia="宋体"/>
          <w:b/>
          <w:bCs/>
          <w:color w:val="000000"/>
          <w:sz w:val="24"/>
          <w:highlight w:val="none"/>
          <w:lang w:eastAsia="zh-CN"/>
        </w:rPr>
        <w:t>、</w:t>
      </w:r>
      <w:r>
        <w:rPr>
          <w:rFonts w:hint="eastAsia" w:ascii="宋体" w:hAnsi="宋体" w:eastAsia="宋体"/>
          <w:b/>
          <w:bCs/>
          <w:color w:val="000000"/>
          <w:sz w:val="24"/>
          <w:highlight w:val="none"/>
        </w:rPr>
        <w:t>保险</w:t>
      </w:r>
      <w:r>
        <w:rPr>
          <w:rFonts w:hint="eastAsia" w:ascii="宋体" w:hAnsi="宋体" w:eastAsia="宋体"/>
          <w:b/>
          <w:bCs/>
          <w:color w:val="000000"/>
          <w:sz w:val="24"/>
          <w:highlight w:val="none"/>
          <w:lang w:eastAsia="zh-CN"/>
        </w:rPr>
        <w:t>和交付</w:t>
      </w:r>
      <w:r>
        <w:rPr>
          <w:rFonts w:hint="eastAsia" w:ascii="宋体" w:hAnsi="宋体" w:eastAsia="宋体"/>
          <w:b/>
          <w:bCs/>
          <w:color w:val="000000"/>
          <w:sz w:val="24"/>
          <w:highlight w:val="none"/>
        </w:rPr>
        <w:t>要求</w:t>
      </w:r>
    </w:p>
    <w:p w14:paraId="02A33C0A">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.1 本合同</w:t>
      </w:r>
      <w:r>
        <w:rPr>
          <w:rFonts w:hint="eastAsia" w:ascii="宋体" w:hAnsi="宋体" w:eastAsia="宋体"/>
          <w:bCs/>
          <w:color w:val="000000"/>
          <w:szCs w:val="21"/>
          <w:highlight w:val="none"/>
        </w:rPr>
        <w:t>涉及商品包装</w:t>
      </w:r>
      <w:r>
        <w:rPr>
          <w:rFonts w:hint="eastAsia" w:ascii="宋体" w:hAnsi="宋体" w:eastAsia="宋体"/>
          <w:bCs/>
          <w:color w:val="000000"/>
          <w:szCs w:val="21"/>
          <w:highlight w:val="none"/>
          <w:lang w:eastAsia="zh-CN"/>
        </w:rPr>
        <w:t>、</w:t>
      </w:r>
      <w:r>
        <w:rPr>
          <w:rFonts w:hint="eastAsia" w:ascii="宋体" w:hAnsi="宋体" w:eastAsia="宋体"/>
          <w:bCs/>
          <w:color w:val="000000"/>
          <w:szCs w:val="21"/>
          <w:highlight w:val="none"/>
        </w:rPr>
        <w:t>快递包装的，</w:t>
      </w:r>
      <w:r>
        <w:rPr>
          <w:rFonts w:hint="eastAsia" w:ascii="宋体" w:hAnsi="宋体" w:eastAsia="宋体"/>
          <w:color w:val="000000"/>
          <w:szCs w:val="21"/>
          <w:highlight w:val="none"/>
        </w:rPr>
        <w:t>除</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另有</w:t>
      </w:r>
      <w:r>
        <w:rPr>
          <w:rFonts w:hint="eastAsia" w:ascii="宋体" w:hAnsi="宋体" w:eastAsia="宋体"/>
          <w:bCs/>
          <w:color w:val="000000"/>
          <w:szCs w:val="21"/>
          <w:highlight w:val="none"/>
          <w:lang w:eastAsia="zh-CN"/>
        </w:rPr>
        <w:t>约</w:t>
      </w:r>
      <w:r>
        <w:rPr>
          <w:rFonts w:hint="eastAsia" w:ascii="宋体" w:hAnsi="宋体" w:eastAsia="宋体"/>
          <w:bCs/>
          <w:color w:val="000000"/>
          <w:szCs w:val="21"/>
          <w:highlight w:val="none"/>
        </w:rPr>
        <w:t>定</w:t>
      </w:r>
      <w:r>
        <w:rPr>
          <w:rFonts w:hint="eastAsia" w:ascii="宋体" w:hAnsi="宋体" w:eastAsia="宋体"/>
          <w:bCs/>
          <w:color w:val="000000"/>
          <w:szCs w:val="21"/>
          <w:highlight w:val="none"/>
          <w:lang w:eastAsia="zh-CN"/>
        </w:rPr>
        <w:t>外</w:t>
      </w:r>
      <w:r>
        <w:rPr>
          <w:rFonts w:hint="eastAsia" w:ascii="宋体" w:hAnsi="宋体" w:eastAsia="宋体"/>
          <w:bCs/>
          <w:color w:val="000000"/>
          <w:szCs w:val="21"/>
          <w:highlight w:val="none"/>
        </w:rPr>
        <w:t>，</w:t>
      </w:r>
      <w:r>
        <w:rPr>
          <w:rFonts w:hint="eastAsia" w:ascii="宋体" w:hAnsi="宋体" w:eastAsia="宋体"/>
          <w:color w:val="000000"/>
          <w:szCs w:val="21"/>
          <w:highlight w:val="none"/>
        </w:rPr>
        <w:t>包装应适应远距离运输、防潮、防震、防锈和防野蛮装卸等要求，确保货物安全无损地运抵</w:t>
      </w:r>
      <w:r>
        <w:rPr>
          <w:rFonts w:hint="eastAsia" w:ascii="宋体" w:hAnsi="宋体" w:eastAsia="宋体"/>
          <w:b/>
          <w:color w:val="000000"/>
          <w:szCs w:val="21"/>
          <w:highlight w:val="none"/>
        </w:rPr>
        <w:t>【政府采购合同专用条款】</w:t>
      </w:r>
      <w:r>
        <w:rPr>
          <w:rFonts w:hint="eastAsia" w:ascii="宋体" w:hAnsi="宋体" w:eastAsia="宋体"/>
          <w:b w:val="0"/>
          <w:bCs/>
          <w:color w:val="000000"/>
          <w:szCs w:val="21"/>
          <w:highlight w:val="none"/>
          <w:lang w:eastAsia="zh-CN"/>
        </w:rPr>
        <w:t>约定的</w:t>
      </w:r>
      <w:r>
        <w:rPr>
          <w:rFonts w:hint="eastAsia" w:ascii="宋体" w:hAnsi="宋体" w:eastAsia="宋体"/>
          <w:color w:val="000000"/>
          <w:szCs w:val="21"/>
          <w:highlight w:val="none"/>
        </w:rPr>
        <w:t>指定现场。</w:t>
      </w:r>
    </w:p>
    <w:p w14:paraId="59DA4397">
      <w:pPr>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.2 除</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另有</w:t>
      </w:r>
      <w:r>
        <w:rPr>
          <w:rFonts w:hint="eastAsia" w:ascii="宋体" w:hAnsi="宋体" w:eastAsia="宋体"/>
          <w:bCs/>
          <w:color w:val="000000"/>
          <w:szCs w:val="21"/>
          <w:highlight w:val="none"/>
          <w:lang w:eastAsia="zh-CN"/>
        </w:rPr>
        <w:t>约</w:t>
      </w:r>
      <w:r>
        <w:rPr>
          <w:rFonts w:hint="eastAsia" w:ascii="宋体" w:hAnsi="宋体" w:eastAsia="宋体"/>
          <w:bCs/>
          <w:color w:val="000000"/>
          <w:szCs w:val="21"/>
          <w:highlight w:val="none"/>
        </w:rPr>
        <w:t>定</w:t>
      </w:r>
      <w:r>
        <w:rPr>
          <w:rFonts w:hint="eastAsia" w:ascii="宋体" w:hAnsi="宋体" w:eastAsia="宋体"/>
          <w:bCs/>
          <w:color w:val="000000"/>
          <w:szCs w:val="21"/>
          <w:highlight w:val="none"/>
          <w:lang w:eastAsia="zh-CN"/>
        </w:rPr>
        <w:t>外</w:t>
      </w:r>
      <w:r>
        <w:rPr>
          <w:rFonts w:hint="eastAsia" w:ascii="宋体" w:hAnsi="宋体" w:eastAsia="宋体"/>
          <w:bCs/>
          <w:color w:val="000000"/>
          <w:szCs w:val="21"/>
          <w:highlight w:val="none"/>
        </w:rPr>
        <w:t>，</w:t>
      </w:r>
      <w:r>
        <w:rPr>
          <w:rFonts w:hint="eastAsia" w:ascii="宋体" w:hAnsi="宋体" w:eastAsia="宋体"/>
          <w:color w:val="000000"/>
          <w:szCs w:val="21"/>
          <w:highlight w:val="none"/>
        </w:rPr>
        <w:t>乙方负责办理将货物运抵本合同规定的交货地点</w:t>
      </w:r>
      <w:r>
        <w:rPr>
          <w:rFonts w:hint="eastAsia" w:ascii="宋体" w:hAnsi="宋体" w:eastAsia="宋体"/>
          <w:color w:val="000000"/>
          <w:szCs w:val="21"/>
          <w:highlight w:val="none"/>
          <w:lang w:eastAsia="zh-CN"/>
        </w:rPr>
        <w:t>，并装卸、交付至甲方</w:t>
      </w:r>
      <w:r>
        <w:rPr>
          <w:rFonts w:hint="eastAsia" w:ascii="宋体" w:hAnsi="宋体" w:eastAsia="宋体"/>
          <w:color w:val="000000"/>
          <w:szCs w:val="21"/>
          <w:highlight w:val="none"/>
        </w:rPr>
        <w:t>的一切运输事项，相关费用应</w:t>
      </w:r>
      <w:r>
        <w:rPr>
          <w:rFonts w:hint="eastAsia" w:ascii="宋体" w:hAnsi="宋体" w:eastAsia="宋体"/>
          <w:color w:val="000000"/>
          <w:szCs w:val="21"/>
          <w:highlight w:val="none"/>
          <w:lang w:eastAsia="zh-CN"/>
        </w:rPr>
        <w:t>包含</w:t>
      </w:r>
      <w:r>
        <w:rPr>
          <w:rFonts w:hint="eastAsia" w:ascii="宋体" w:hAnsi="宋体" w:eastAsia="宋体"/>
          <w:color w:val="000000"/>
          <w:szCs w:val="21"/>
          <w:highlight w:val="none"/>
        </w:rPr>
        <w:t>在合同</w:t>
      </w:r>
      <w:r>
        <w:rPr>
          <w:rFonts w:hint="eastAsia" w:ascii="宋体" w:hAnsi="宋体" w:eastAsia="宋体"/>
          <w:color w:val="000000"/>
          <w:szCs w:val="21"/>
          <w:highlight w:val="none"/>
          <w:lang w:eastAsia="zh-CN"/>
        </w:rPr>
        <w:t>价款</w:t>
      </w:r>
      <w:r>
        <w:rPr>
          <w:rFonts w:hint="eastAsia" w:ascii="宋体" w:hAnsi="宋体" w:eastAsia="宋体"/>
          <w:color w:val="000000"/>
          <w:szCs w:val="21"/>
          <w:highlight w:val="none"/>
        </w:rPr>
        <w:t>中。</w:t>
      </w:r>
    </w:p>
    <w:p w14:paraId="6D969D6D">
      <w:pPr>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.3 货物保险要求按</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规定执行</w:t>
      </w:r>
      <w:r>
        <w:rPr>
          <w:rFonts w:hint="eastAsia" w:ascii="宋体" w:hAnsi="宋体" w:eastAsia="宋体"/>
          <w:color w:val="000000"/>
          <w:szCs w:val="21"/>
          <w:highlight w:val="none"/>
        </w:rPr>
        <w:t>。</w:t>
      </w:r>
    </w:p>
    <w:p w14:paraId="32277EC1">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 xml:space="preserve">.4 </w:t>
      </w:r>
      <w:r>
        <w:rPr>
          <w:rFonts w:hint="eastAsia" w:ascii="宋体" w:hAnsi="宋体" w:eastAsia="宋体"/>
          <w:color w:val="000000"/>
          <w:szCs w:val="21"/>
          <w:highlight w:val="none"/>
          <w:lang w:val="en-US" w:eastAsia="zh-CN"/>
        </w:rPr>
        <w:t>除采购活动</w:t>
      </w:r>
      <w:r>
        <w:rPr>
          <w:rFonts w:hint="eastAsia" w:ascii="宋体" w:hAnsi="宋体" w:eastAsia="宋体"/>
          <w:color w:val="000000"/>
          <w:szCs w:val="21"/>
          <w:highlight w:val="none"/>
        </w:rPr>
        <w:t>对商品包装</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快递包装</w:t>
      </w:r>
      <w:r>
        <w:rPr>
          <w:rFonts w:hint="eastAsia" w:ascii="宋体" w:hAnsi="宋体" w:eastAsia="宋体"/>
          <w:color w:val="000000"/>
          <w:szCs w:val="21"/>
          <w:highlight w:val="none"/>
          <w:lang w:val="en-US" w:eastAsia="zh-CN"/>
        </w:rPr>
        <w:t>达成具体约定外</w:t>
      </w:r>
      <w:r>
        <w:rPr>
          <w:rFonts w:hint="eastAsia" w:ascii="宋体" w:hAnsi="宋体" w:eastAsia="宋体"/>
          <w:color w:val="000000"/>
          <w:szCs w:val="21"/>
          <w:highlight w:val="none"/>
        </w:rPr>
        <w:t>，乙方提供产品及相关快递服务</w:t>
      </w:r>
      <w:r>
        <w:rPr>
          <w:rFonts w:hint="eastAsia" w:ascii="宋体" w:hAnsi="宋体" w:eastAsia="宋体"/>
          <w:color w:val="000000"/>
          <w:szCs w:val="21"/>
          <w:highlight w:val="none"/>
          <w:lang w:val="en-US" w:eastAsia="zh-CN"/>
        </w:rPr>
        <w:t>涉及到</w:t>
      </w:r>
      <w:r>
        <w:rPr>
          <w:rFonts w:hint="eastAsia" w:ascii="宋体" w:hAnsi="宋体" w:eastAsia="宋体"/>
          <w:color w:val="000000"/>
          <w:szCs w:val="21"/>
          <w:highlight w:val="none"/>
        </w:rPr>
        <w:t>具体包装要求</w:t>
      </w:r>
      <w:r>
        <w:rPr>
          <w:rFonts w:hint="eastAsia" w:ascii="宋体" w:hAnsi="宋体" w:eastAsia="宋体"/>
          <w:color w:val="000000"/>
          <w:szCs w:val="21"/>
          <w:highlight w:val="none"/>
          <w:lang w:val="en-US" w:eastAsia="zh-CN"/>
        </w:rPr>
        <w:t>的，</w:t>
      </w:r>
      <w:r>
        <w:rPr>
          <w:rFonts w:hint="eastAsia" w:ascii="宋体" w:hAnsi="宋体" w:eastAsia="宋体"/>
          <w:color w:val="000000"/>
          <w:szCs w:val="21"/>
          <w:highlight w:val="none"/>
        </w:rPr>
        <w:t>应</w:t>
      </w:r>
      <w:r>
        <w:rPr>
          <w:rFonts w:hint="eastAsia" w:ascii="宋体" w:hAnsi="宋体" w:eastAsia="宋体"/>
          <w:color w:val="000000"/>
          <w:szCs w:val="21"/>
          <w:highlight w:val="none"/>
          <w:lang w:val="en-US" w:eastAsia="zh-CN"/>
        </w:rPr>
        <w:t>不低于</w:t>
      </w:r>
      <w:r>
        <w:rPr>
          <w:rFonts w:hint="eastAsia" w:ascii="宋体" w:hAnsi="宋体" w:eastAsia="宋体"/>
          <w:color w:val="000000"/>
          <w:szCs w:val="21"/>
          <w:highlight w:val="none"/>
        </w:rPr>
        <w:t>《商品包装政府采购需求标准（试行）</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快递包装政府采购需求标准（试行）》</w:t>
      </w:r>
      <w:r>
        <w:rPr>
          <w:rFonts w:hint="eastAsia" w:ascii="宋体" w:hAnsi="宋体" w:eastAsia="宋体"/>
          <w:color w:val="000000"/>
          <w:szCs w:val="21"/>
          <w:highlight w:val="none"/>
          <w:lang w:val="en-US" w:eastAsia="zh-CN"/>
        </w:rPr>
        <w:t>标准</w:t>
      </w:r>
      <w:r>
        <w:rPr>
          <w:rFonts w:hint="eastAsia" w:ascii="宋体" w:hAnsi="宋体" w:eastAsia="宋体"/>
          <w:color w:val="000000"/>
          <w:szCs w:val="21"/>
          <w:highlight w:val="none"/>
        </w:rPr>
        <w:t>，并作为履约验收的内容，必要时甲方可以要求乙方在履约验收环节出具检测报告。</w:t>
      </w:r>
    </w:p>
    <w:p w14:paraId="3575334A">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val="en-US" w:eastAsia="zh-CN"/>
        </w:rPr>
        <w:t xml:space="preserve">7.5 </w:t>
      </w:r>
      <w:r>
        <w:rPr>
          <w:rFonts w:hint="eastAsia" w:ascii="宋体" w:hAnsi="宋体" w:eastAsia="宋体" w:cs="宋体"/>
          <w:color w:val="000000"/>
          <w:szCs w:val="21"/>
        </w:rPr>
        <w:t>乙方在运输到达之前</w:t>
      </w:r>
      <w:r>
        <w:rPr>
          <w:rFonts w:hint="eastAsia" w:ascii="宋体" w:hAnsi="宋体" w:eastAsia="宋体" w:cs="宋体"/>
          <w:color w:val="000000"/>
          <w:szCs w:val="21"/>
          <w:lang w:eastAsia="zh-CN"/>
        </w:rPr>
        <w:t>应</w:t>
      </w:r>
      <w:r>
        <w:rPr>
          <w:rFonts w:hint="eastAsia" w:ascii="宋体" w:hAnsi="宋体" w:eastAsia="宋体" w:cs="宋体"/>
          <w:color w:val="000000"/>
          <w:szCs w:val="21"/>
        </w:rPr>
        <w:t>提前通知</w:t>
      </w:r>
      <w:r>
        <w:rPr>
          <w:rFonts w:hint="eastAsia" w:ascii="宋体" w:hAnsi="宋体" w:eastAsia="宋体" w:cs="宋体"/>
          <w:color w:val="000000"/>
          <w:szCs w:val="21"/>
          <w:lang w:eastAsia="zh-CN"/>
        </w:rPr>
        <w:t>甲方</w:t>
      </w:r>
      <w:r>
        <w:rPr>
          <w:rFonts w:hint="eastAsia" w:ascii="宋体" w:hAnsi="宋体" w:eastAsia="宋体" w:cs="宋体"/>
          <w:color w:val="000000"/>
          <w:szCs w:val="21"/>
        </w:rPr>
        <w:t>，并提示货物运输装卸的注意事项</w:t>
      </w:r>
      <w:r>
        <w:rPr>
          <w:rFonts w:hint="eastAsia" w:ascii="宋体" w:hAnsi="宋体" w:eastAsia="宋体" w:cs="宋体"/>
          <w:color w:val="000000"/>
          <w:szCs w:val="21"/>
          <w:lang w:eastAsia="zh-CN"/>
        </w:rPr>
        <w:t>，甲方配合乙方做好货物的接收工作。</w:t>
      </w:r>
    </w:p>
    <w:p w14:paraId="26F0BEE5">
      <w:pPr>
        <w:autoSpaceDE w:val="0"/>
        <w:autoSpaceDN w:val="0"/>
        <w:adjustRightInd w:val="0"/>
        <w:spacing w:line="400" w:lineRule="exact"/>
        <w:ind w:firstLine="420" w:firstLineChars="200"/>
        <w:rPr>
          <w:rFonts w:hint="default" w:ascii="华文楷体" w:hAnsi="华文楷体" w:eastAsia="华文楷体" w:cs="华文楷体"/>
          <w:sz w:val="21"/>
          <w:szCs w:val="21"/>
          <w:lang w:val="en-US" w:eastAsia="zh-CN" w:bidi="ar-SA"/>
        </w:rPr>
      </w:pPr>
      <w:r>
        <w:rPr>
          <w:rFonts w:hint="eastAsia" w:ascii="宋体" w:hAnsi="宋体" w:eastAsia="宋体" w:cs="Times New Roman"/>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14:paraId="2B72F542">
      <w:pPr>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000000"/>
          <w:sz w:val="24"/>
          <w:highlight w:val="none"/>
          <w:lang w:eastAsia="zh-CN"/>
        </w:rPr>
        <w:t>8</w:t>
      </w:r>
      <w:r>
        <w:rPr>
          <w:rFonts w:hint="eastAsia" w:ascii="宋体" w:hAnsi="宋体" w:eastAsia="宋体"/>
          <w:b/>
          <w:color w:val="000000"/>
          <w:sz w:val="24"/>
          <w:highlight w:val="none"/>
          <w:lang w:val="en-US" w:eastAsia="zh-CN"/>
        </w:rPr>
        <w:t xml:space="preserve">. </w:t>
      </w:r>
      <w:r>
        <w:rPr>
          <w:rFonts w:hint="eastAsia" w:ascii="宋体" w:hAnsi="宋体" w:eastAsia="宋体"/>
          <w:b/>
          <w:color w:val="auto"/>
          <w:sz w:val="24"/>
          <w:highlight w:val="none"/>
        </w:rPr>
        <w:t>质量标准和保证</w:t>
      </w:r>
    </w:p>
    <w:p w14:paraId="48E95AFB">
      <w:pPr>
        <w:widowControl w:val="0"/>
        <w:adjustRightInd w:val="0"/>
        <w:snapToGrid w:val="0"/>
        <w:spacing w:before="0" w:line="400" w:lineRule="exact"/>
        <w:ind w:firstLine="420" w:firstLineChars="200"/>
        <w:jc w:val="left"/>
        <w:rPr>
          <w:rFonts w:ascii="宋体" w:hAnsi="宋体" w:eastAsia="宋体" w:cs="Courier New"/>
          <w:b/>
          <w:color w:val="auto"/>
          <w:kern w:val="2"/>
          <w:sz w:val="21"/>
          <w:szCs w:val="21"/>
          <w:highlight w:val="none"/>
          <w:lang w:val="en-US" w:eastAsia="zh-CN" w:bidi="ar-SA"/>
        </w:rPr>
      </w:pPr>
      <w:r>
        <w:rPr>
          <w:rFonts w:hint="eastAsia" w:ascii="宋体" w:hAnsi="宋体" w:eastAsia="宋体" w:cs="Courier New"/>
          <w:color w:val="auto"/>
          <w:kern w:val="2"/>
          <w:sz w:val="21"/>
          <w:szCs w:val="21"/>
          <w:highlight w:val="none"/>
          <w:lang w:val="en-US" w:eastAsia="zh-CN" w:bidi="ar-SA"/>
        </w:rPr>
        <w:t>8.1 质量标准</w:t>
      </w:r>
    </w:p>
    <w:p w14:paraId="61C339A2">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（1）本合同下</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的货物应符合</w:t>
      </w:r>
      <w:r>
        <w:rPr>
          <w:rFonts w:hint="eastAsia" w:ascii="宋体" w:hAnsi="宋体" w:eastAsia="宋体"/>
          <w:color w:val="auto"/>
          <w:szCs w:val="21"/>
          <w:highlight w:val="none"/>
          <w:lang w:eastAsia="zh-CN"/>
        </w:rPr>
        <w:t>合同</w:t>
      </w:r>
      <w:r>
        <w:rPr>
          <w:rFonts w:hint="eastAsia" w:ascii="宋体" w:hAnsi="宋体" w:eastAsia="宋体" w:cs="宋体"/>
          <w:color w:val="000000"/>
          <w:szCs w:val="21"/>
          <w:lang w:eastAsia="zh-CN"/>
        </w:rPr>
        <w:t>约</w:t>
      </w:r>
      <w:r>
        <w:rPr>
          <w:rFonts w:hint="eastAsia" w:ascii="宋体" w:hAnsi="宋体" w:eastAsia="宋体" w:cs="宋体"/>
          <w:color w:val="000000"/>
          <w:szCs w:val="21"/>
        </w:rPr>
        <w:t>定的</w:t>
      </w:r>
      <w:r>
        <w:rPr>
          <w:rFonts w:hint="eastAsia" w:ascii="宋体" w:hAnsi="宋体" w:eastAsia="宋体" w:cs="宋体"/>
          <w:szCs w:val="21"/>
        </w:rPr>
        <w:t>品牌、规格型号、技术性能、配置、质量、数量等要求。</w:t>
      </w:r>
      <w:r>
        <w:rPr>
          <w:rFonts w:hint="eastAsia" w:ascii="宋体" w:hAnsi="宋体" w:eastAsia="宋体"/>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hint="eastAsia" w:ascii="宋体" w:hAnsi="宋体" w:eastAsia="宋体"/>
          <w:color w:val="auto"/>
          <w:szCs w:val="21"/>
          <w:highlight w:val="none"/>
          <w:lang w:eastAsia="zh-CN"/>
        </w:rPr>
        <w:t>。</w:t>
      </w:r>
    </w:p>
    <w:p w14:paraId="5BDB9952">
      <w:pPr>
        <w:widowControl w:val="0"/>
        <w:adjustRightInd w:val="0"/>
        <w:snapToGrid w:val="0"/>
        <w:spacing w:before="0" w:line="400" w:lineRule="exact"/>
        <w:ind w:firstLine="420" w:firstLineChars="200"/>
        <w:jc w:val="left"/>
        <w:rPr>
          <w:rFonts w:ascii="宋体" w:hAnsi="宋体" w:eastAsia="宋体" w:cs="Courier New"/>
          <w:color w:val="auto"/>
          <w:kern w:val="2"/>
          <w:sz w:val="21"/>
          <w:szCs w:val="21"/>
          <w:highlight w:val="none"/>
          <w:lang w:val="en-US" w:eastAsia="zh-CN" w:bidi="ar-SA"/>
        </w:rPr>
      </w:pPr>
      <w:r>
        <w:rPr>
          <w:rFonts w:hint="eastAsia" w:ascii="宋体" w:hAnsi="宋体" w:eastAsia="宋体" w:cs="Courier New"/>
          <w:color w:val="auto"/>
          <w:kern w:val="2"/>
          <w:sz w:val="21"/>
          <w:szCs w:val="21"/>
          <w:highlight w:val="none"/>
          <w:lang w:val="en-US" w:eastAsia="zh-CN" w:bidi="ar-SA"/>
        </w:rPr>
        <w:t>（2）采用中华人民共和国法定计量单位。</w:t>
      </w:r>
    </w:p>
    <w:p w14:paraId="6142F67D">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（3）乙方所</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的货物应符合国家有关安全、环保、卫生</w:t>
      </w:r>
      <w:r>
        <w:rPr>
          <w:rFonts w:hint="eastAsia" w:ascii="宋体" w:hAnsi="宋体" w:eastAsia="宋体"/>
          <w:color w:val="auto"/>
          <w:szCs w:val="21"/>
          <w:highlight w:val="none"/>
          <w:lang w:eastAsia="zh-CN"/>
        </w:rPr>
        <w:t>的</w:t>
      </w:r>
      <w:r>
        <w:rPr>
          <w:rFonts w:hint="eastAsia" w:ascii="宋体" w:hAnsi="宋体" w:eastAsia="宋体"/>
          <w:color w:val="auto"/>
          <w:szCs w:val="21"/>
          <w:highlight w:val="none"/>
        </w:rPr>
        <w:t>规定。</w:t>
      </w:r>
    </w:p>
    <w:p w14:paraId="22F623A4">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（4）乙方应向甲方提交所</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货物的技术文件，包括相应的中文技术文件，如：产品目录、图纸、操作手册、使用说明、维护手册或服务指南</w:t>
      </w:r>
      <w:r>
        <w:rPr>
          <w:rFonts w:hint="eastAsia" w:ascii="宋体" w:hAnsi="宋体" w:eastAsia="宋体"/>
          <w:color w:val="auto"/>
          <w:szCs w:val="21"/>
          <w:highlight w:val="none"/>
          <w:lang w:eastAsia="zh-CN"/>
        </w:rPr>
        <w:t>等</w:t>
      </w:r>
      <w:r>
        <w:rPr>
          <w:rFonts w:hint="eastAsia" w:ascii="宋体" w:hAnsi="宋体" w:eastAsia="宋体"/>
          <w:color w:val="auto"/>
          <w:szCs w:val="21"/>
          <w:highlight w:val="none"/>
        </w:rPr>
        <w:t>。</w:t>
      </w:r>
      <w:r>
        <w:rPr>
          <w:rFonts w:hint="eastAsia" w:ascii="宋体" w:hAnsi="宋体" w:eastAsia="宋体"/>
          <w:color w:val="auto"/>
          <w:szCs w:val="21"/>
          <w:highlight w:val="none"/>
          <w:lang w:eastAsia="zh-CN"/>
        </w:rPr>
        <w:t>上述</w:t>
      </w:r>
      <w:r>
        <w:rPr>
          <w:rFonts w:hint="eastAsia" w:ascii="宋体" w:hAnsi="宋体" w:eastAsia="宋体"/>
          <w:color w:val="auto"/>
          <w:szCs w:val="21"/>
          <w:highlight w:val="none"/>
        </w:rPr>
        <w:t>文件应包装好随货物一同发运。</w:t>
      </w:r>
    </w:p>
    <w:p w14:paraId="495B8241">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8</w:t>
      </w:r>
      <w:r>
        <w:rPr>
          <w:rFonts w:hint="eastAsia" w:ascii="宋体" w:hAnsi="宋体" w:eastAsia="宋体"/>
          <w:color w:val="auto"/>
          <w:szCs w:val="21"/>
          <w:highlight w:val="none"/>
        </w:rPr>
        <w:t>.2 保证</w:t>
      </w:r>
    </w:p>
    <w:p w14:paraId="3ED8A503">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（1）乙方应保证</w:t>
      </w:r>
      <w:r>
        <w:rPr>
          <w:rFonts w:hint="eastAsia" w:ascii="宋体" w:hAnsi="宋体" w:eastAsia="宋体"/>
          <w:color w:val="auto"/>
          <w:szCs w:val="21"/>
          <w:highlight w:val="none"/>
          <w:lang w:eastAsia="zh-CN"/>
        </w:rPr>
        <w:t>提供的货物</w:t>
      </w:r>
      <w:r>
        <w:rPr>
          <w:rFonts w:hint="eastAsia" w:ascii="宋体" w:hAnsi="宋体" w:eastAsia="宋体"/>
          <w:color w:val="auto"/>
          <w:szCs w:val="21"/>
          <w:highlight w:val="none"/>
        </w:rPr>
        <w:t>完全符合合同规定的质量、规格和性能要求。乙方应保证货物在正确安装、正常使用和保养条件下，</w:t>
      </w:r>
      <w:r>
        <w:rPr>
          <w:rFonts w:hint="eastAsia" w:ascii="宋体" w:hAnsi="宋体" w:eastAsia="宋体" w:cs="宋体"/>
          <w:szCs w:val="21"/>
        </w:rPr>
        <w:t>在其使用寿命期内具</w:t>
      </w:r>
      <w:r>
        <w:rPr>
          <w:rFonts w:hint="eastAsia" w:ascii="宋体" w:hAnsi="宋体" w:eastAsia="宋体" w:cs="宋体"/>
          <w:szCs w:val="21"/>
          <w:lang w:eastAsia="zh-CN"/>
        </w:rPr>
        <w:t>备合同约定</w:t>
      </w:r>
      <w:r>
        <w:rPr>
          <w:rFonts w:hint="eastAsia" w:ascii="宋体" w:hAnsi="宋体" w:eastAsia="宋体" w:cs="宋体"/>
          <w:szCs w:val="21"/>
        </w:rPr>
        <w:t>的性能</w:t>
      </w:r>
      <w:r>
        <w:rPr>
          <w:rFonts w:hint="eastAsia" w:ascii="宋体" w:hAnsi="宋体" w:eastAsia="宋体"/>
          <w:color w:val="auto"/>
          <w:szCs w:val="21"/>
          <w:highlight w:val="none"/>
        </w:rPr>
        <w:t>。</w:t>
      </w:r>
      <w:r>
        <w:rPr>
          <w:rFonts w:hint="eastAsia" w:ascii="宋体" w:hAnsi="宋体" w:eastAsia="宋体"/>
          <w:color w:val="auto"/>
          <w:szCs w:val="21"/>
          <w:highlight w:val="none"/>
          <w:lang w:eastAsia="zh-CN"/>
        </w:rPr>
        <w:t>存在</w:t>
      </w:r>
      <w:r>
        <w:rPr>
          <w:rFonts w:hint="eastAsia" w:ascii="宋体" w:hAnsi="宋体" w:eastAsia="宋体"/>
          <w:color w:val="auto"/>
          <w:szCs w:val="21"/>
          <w:highlight w:val="none"/>
        </w:rPr>
        <w:t>质量保证期的，货物最终交付验收</w:t>
      </w:r>
      <w:r>
        <w:rPr>
          <w:rFonts w:hint="eastAsia" w:ascii="宋体" w:hAnsi="宋体" w:eastAsia="宋体"/>
          <w:color w:val="auto"/>
          <w:szCs w:val="21"/>
          <w:highlight w:val="none"/>
          <w:lang w:eastAsia="zh-CN"/>
        </w:rPr>
        <w:t>合格</w:t>
      </w:r>
      <w:r>
        <w:rPr>
          <w:rFonts w:hint="eastAsia" w:ascii="宋体" w:hAnsi="宋体" w:eastAsia="宋体"/>
          <w:color w:val="auto"/>
          <w:szCs w:val="21"/>
          <w:highlight w:val="none"/>
        </w:rPr>
        <w:t>后</w:t>
      </w:r>
      <w:r>
        <w:rPr>
          <w:rFonts w:hint="eastAsia" w:ascii="宋体" w:hAnsi="宋体" w:eastAsia="宋体"/>
          <w:color w:val="auto"/>
          <w:szCs w:val="21"/>
          <w:highlight w:val="none"/>
          <w:lang w:eastAsia="zh-CN"/>
        </w:rPr>
        <w:t>在</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规定或乙方</w:t>
      </w:r>
      <w:r>
        <w:rPr>
          <w:rFonts w:hint="eastAsia" w:ascii="宋体" w:hAnsi="宋体" w:eastAsia="宋体"/>
          <w:color w:val="auto"/>
          <w:szCs w:val="21"/>
          <w:highlight w:val="none"/>
          <w:lang w:eastAsia="zh-CN"/>
        </w:rPr>
        <w:t>书面</w:t>
      </w:r>
      <w:r>
        <w:rPr>
          <w:rFonts w:hint="eastAsia" w:ascii="宋体" w:hAnsi="宋体" w:eastAsia="宋体"/>
          <w:color w:val="auto"/>
          <w:szCs w:val="21"/>
          <w:highlight w:val="none"/>
        </w:rPr>
        <w:t>承诺（两者以较长的为准）的质量保证期内，本保证保持有效。</w:t>
      </w:r>
    </w:p>
    <w:p w14:paraId="28083713">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（2）在质量保证期内所发现的缺陷，甲方应尽快以书面形式通知乙方。</w:t>
      </w:r>
    </w:p>
    <w:p w14:paraId="1FAE15F4">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（3）乙方收到通知后</w:t>
      </w:r>
      <w:r>
        <w:rPr>
          <w:rFonts w:hint="eastAsia" w:ascii="宋体" w:hAnsi="宋体" w:eastAsia="宋体"/>
          <w:color w:val="auto"/>
          <w:szCs w:val="21"/>
          <w:highlight w:val="none"/>
          <w:lang w:eastAsia="zh-CN"/>
        </w:rPr>
        <w:t>，</w:t>
      </w:r>
      <w:r>
        <w:rPr>
          <w:rFonts w:hint="eastAsia" w:ascii="宋体" w:hAnsi="宋体" w:eastAsia="宋体"/>
          <w:color w:val="auto"/>
          <w:szCs w:val="21"/>
          <w:highlight w:val="none"/>
        </w:rPr>
        <w:t>应在</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规定的响应时间内以合理的速度免费维修或更换有缺陷的货物或部件。</w:t>
      </w:r>
    </w:p>
    <w:p w14:paraId="529134D2">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（4）在质量保证期内，如果货物的质量或规格与合同不符，或证实货物是有缺陷的，包括潜在的缺陷或使用不符合要求的材料等，甲方可以根据本合同第1</w:t>
      </w:r>
      <w:r>
        <w:rPr>
          <w:rFonts w:hint="eastAsia" w:ascii="宋体" w:hAnsi="宋体" w:eastAsia="宋体"/>
          <w:color w:val="000000"/>
          <w:szCs w:val="21"/>
          <w:highlight w:val="none"/>
          <w:lang w:val="en-US" w:eastAsia="zh-CN"/>
        </w:rPr>
        <w:t>5</w:t>
      </w:r>
      <w:r>
        <w:rPr>
          <w:rFonts w:hint="eastAsia" w:ascii="宋体" w:hAnsi="宋体" w:eastAsia="宋体"/>
          <w:color w:val="auto"/>
          <w:szCs w:val="21"/>
          <w:highlight w:val="none"/>
        </w:rPr>
        <w:t>.1条规定以书面形式</w:t>
      </w:r>
      <w:r>
        <w:rPr>
          <w:rFonts w:hint="eastAsia" w:ascii="宋体" w:hAnsi="宋体" w:eastAsia="宋体"/>
          <w:color w:val="000000"/>
          <w:szCs w:val="21"/>
          <w:highlight w:val="none"/>
          <w:lang w:eastAsia="zh-CN"/>
        </w:rPr>
        <w:t>追究</w:t>
      </w:r>
      <w:r>
        <w:rPr>
          <w:rFonts w:hint="eastAsia" w:ascii="宋体" w:hAnsi="宋体" w:eastAsia="宋体"/>
          <w:color w:val="auto"/>
          <w:szCs w:val="21"/>
          <w:highlight w:val="none"/>
        </w:rPr>
        <w:t>乙方</w:t>
      </w:r>
      <w:r>
        <w:rPr>
          <w:rFonts w:hint="eastAsia" w:ascii="宋体" w:hAnsi="宋体" w:eastAsia="宋体"/>
          <w:color w:val="000000"/>
          <w:szCs w:val="21"/>
          <w:highlight w:val="none"/>
          <w:lang w:eastAsia="zh-CN"/>
        </w:rPr>
        <w:t>的违约责任</w:t>
      </w:r>
      <w:r>
        <w:rPr>
          <w:rFonts w:hint="eastAsia" w:ascii="宋体" w:hAnsi="宋体" w:eastAsia="宋体"/>
          <w:color w:val="auto"/>
          <w:szCs w:val="21"/>
          <w:highlight w:val="none"/>
        </w:rPr>
        <w:t>。</w:t>
      </w:r>
    </w:p>
    <w:p w14:paraId="7F4AEE37">
      <w:pPr>
        <w:adjustRightInd w:val="0"/>
        <w:snapToGrid w:val="0"/>
        <w:spacing w:before="0" w:line="400" w:lineRule="exact"/>
        <w:ind w:firstLine="420" w:firstLineChars="200"/>
        <w:jc w:val="left"/>
        <w:rPr>
          <w:rFonts w:eastAsia="宋体"/>
          <w:color w:val="auto"/>
          <w:highlight w:val="none"/>
        </w:rPr>
      </w:pPr>
      <w:r>
        <w:rPr>
          <w:rFonts w:hint="eastAsia" w:ascii="宋体" w:hAnsi="宋体" w:eastAsia="宋体"/>
          <w:color w:val="auto"/>
          <w:szCs w:val="21"/>
          <w:highlight w:val="none"/>
        </w:rPr>
        <w:t>（5）乙方在约定的时间内未能弥补缺陷，甲方可采取必要的补救措施，但其风险和费用将由乙方承担，甲方根据合同</w:t>
      </w:r>
      <w:r>
        <w:rPr>
          <w:rFonts w:hint="eastAsia" w:ascii="宋体" w:hAnsi="宋体" w:eastAsia="宋体"/>
          <w:color w:val="auto"/>
          <w:szCs w:val="21"/>
          <w:highlight w:val="none"/>
          <w:lang w:eastAsia="zh-CN"/>
        </w:rPr>
        <w:t>约定</w:t>
      </w:r>
      <w:r>
        <w:rPr>
          <w:rFonts w:hint="eastAsia" w:ascii="宋体" w:hAnsi="宋体" w:eastAsia="宋体"/>
          <w:color w:val="auto"/>
          <w:szCs w:val="21"/>
          <w:highlight w:val="none"/>
        </w:rPr>
        <w:t>对乙方行使的其他权利不受影响。</w:t>
      </w:r>
    </w:p>
    <w:p w14:paraId="5B9C3CD2">
      <w:p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000000"/>
          <w:sz w:val="24"/>
          <w:highlight w:val="none"/>
          <w:lang w:eastAsia="zh-CN"/>
        </w:rPr>
        <w:t>9</w:t>
      </w:r>
      <w:r>
        <w:rPr>
          <w:rFonts w:hint="eastAsia" w:ascii="宋体" w:hAnsi="宋体" w:eastAsia="宋体"/>
          <w:b/>
          <w:bCs/>
          <w:color w:val="auto"/>
          <w:sz w:val="24"/>
          <w:highlight w:val="none"/>
        </w:rPr>
        <w:t>.</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auto"/>
          <w:sz w:val="24"/>
          <w:highlight w:val="none"/>
        </w:rPr>
        <w:t>权利瑕疵担保</w:t>
      </w:r>
    </w:p>
    <w:p w14:paraId="4B69A74D">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.1 乙方保证对其出售的货物享有合法的权利。</w:t>
      </w:r>
    </w:p>
    <w:p w14:paraId="129B317B">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 xml:space="preserve">.2 </w:t>
      </w:r>
      <w:r>
        <w:rPr>
          <w:rFonts w:hint="eastAsia" w:ascii="宋体" w:hAnsi="宋体" w:eastAsia="宋体" w:cs="宋体"/>
          <w:szCs w:val="15"/>
        </w:rPr>
        <w:t>乙方保证在交付的货物上不存在抵押权等担保物权。</w:t>
      </w:r>
    </w:p>
    <w:p w14:paraId="20CD8DDC">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.3 如甲方使用</w:t>
      </w:r>
      <w:r>
        <w:rPr>
          <w:rFonts w:hint="eastAsia" w:ascii="宋体" w:hAnsi="宋体" w:eastAsia="宋体"/>
          <w:color w:val="000000"/>
          <w:szCs w:val="21"/>
          <w:highlight w:val="none"/>
          <w:lang w:val="en-US" w:eastAsia="zh-CN"/>
        </w:rPr>
        <w:t>上述</w:t>
      </w:r>
      <w:r>
        <w:rPr>
          <w:rFonts w:hint="eastAsia" w:ascii="宋体" w:hAnsi="宋体" w:eastAsia="宋体"/>
          <w:color w:val="000000"/>
          <w:szCs w:val="21"/>
          <w:highlight w:val="none"/>
        </w:rPr>
        <w:t>货物构成</w:t>
      </w:r>
      <w:r>
        <w:rPr>
          <w:rFonts w:hint="eastAsia" w:ascii="宋体" w:hAnsi="宋体" w:eastAsia="宋体"/>
          <w:color w:val="000000"/>
          <w:szCs w:val="21"/>
          <w:highlight w:val="none"/>
          <w:lang w:val="en-US" w:eastAsia="zh-CN"/>
        </w:rPr>
        <w:t>对第三人</w:t>
      </w:r>
      <w:r>
        <w:rPr>
          <w:rFonts w:hint="eastAsia" w:ascii="宋体" w:hAnsi="宋体" w:eastAsia="宋体"/>
          <w:color w:val="000000"/>
          <w:szCs w:val="21"/>
          <w:highlight w:val="none"/>
        </w:rPr>
        <w:t>侵权的，则由乙方承担全部责任。</w:t>
      </w:r>
    </w:p>
    <w:p w14:paraId="2D9EDD83">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rPr>
        <w:t>1</w:t>
      </w:r>
      <w:r>
        <w:rPr>
          <w:rFonts w:hint="eastAsia" w:ascii="宋体" w:hAnsi="宋体" w:eastAsia="宋体"/>
          <w:b/>
          <w:bCs/>
          <w:color w:val="000000"/>
          <w:sz w:val="24"/>
          <w:highlight w:val="none"/>
          <w:lang w:eastAsia="zh-CN"/>
        </w:rPr>
        <w:t>0</w:t>
      </w:r>
      <w:r>
        <w:rPr>
          <w:rFonts w:hint="eastAsia" w:ascii="宋体" w:hAnsi="宋体" w:eastAsia="宋体"/>
          <w:b/>
          <w:bCs/>
          <w:color w:val="000000"/>
          <w:sz w:val="24"/>
          <w:highlight w:val="none"/>
        </w:rPr>
        <w:t>.</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知识产权保护</w:t>
      </w:r>
    </w:p>
    <w:p w14:paraId="5C7D1021">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000000"/>
          <w:szCs w:val="21"/>
          <w:highlight w:val="none"/>
        </w:rPr>
        <w:t>1</w:t>
      </w:r>
      <w:r>
        <w:rPr>
          <w:rFonts w:hint="eastAsia" w:ascii="宋体" w:hAnsi="宋体" w:eastAsia="宋体"/>
          <w:color w:val="000000"/>
          <w:szCs w:val="21"/>
          <w:highlight w:val="none"/>
          <w:lang w:eastAsia="zh-CN"/>
        </w:rPr>
        <w:t>0</w:t>
      </w:r>
      <w:r>
        <w:rPr>
          <w:rFonts w:hint="eastAsia" w:ascii="宋体" w:hAnsi="宋体" w:eastAsia="宋体"/>
          <w:color w:val="000000"/>
          <w:szCs w:val="21"/>
          <w:highlight w:val="none"/>
        </w:rPr>
        <w:t>.1 乙方对其所销售的货物应当享有知识产权或经权利人合法授权，保证没有侵犯任</w:t>
      </w:r>
      <w:r>
        <w:rPr>
          <w:rFonts w:hint="eastAsia" w:ascii="宋体" w:hAnsi="宋体" w:eastAsia="宋体"/>
          <w:color w:val="auto"/>
          <w:szCs w:val="21"/>
          <w:highlight w:val="none"/>
        </w:rPr>
        <w:t>何第三人的知识产权等权利。</w:t>
      </w:r>
      <w:bookmarkStart w:id="109" w:name="_Hlk163047038"/>
      <w:r>
        <w:rPr>
          <w:rFonts w:hint="eastAsia" w:ascii="宋体" w:hAnsi="宋体" w:eastAsia="宋体" w:cs="宋体"/>
          <w:szCs w:val="15"/>
        </w:rPr>
        <w:t>因违反前述约定对第三人构成侵权的，应当由乙方向第三人承担法律责任；甲方依法向第三人赔偿后，有权向乙方追偿。甲方有其他损失的，乙方应当赔偿</w:t>
      </w:r>
      <w:bookmarkEnd w:id="109"/>
      <w:r>
        <w:rPr>
          <w:rFonts w:hint="eastAsia" w:ascii="宋体" w:hAnsi="宋体" w:eastAsia="宋体"/>
          <w:color w:val="auto"/>
          <w:szCs w:val="21"/>
          <w:highlight w:val="none"/>
        </w:rPr>
        <w:t>。</w:t>
      </w:r>
    </w:p>
    <w:p w14:paraId="7CE30B4E">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1</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保密义务</w:t>
      </w:r>
    </w:p>
    <w:p w14:paraId="3CB01105">
      <w:pPr>
        <w:autoSpaceDE w:val="0"/>
        <w:autoSpaceDN w:val="0"/>
        <w:adjustRightInd w:val="0"/>
        <w:snapToGrid w:val="0"/>
        <w:spacing w:before="0" w:line="400" w:lineRule="exact"/>
        <w:ind w:firstLine="420" w:firstLineChars="200"/>
        <w:jc w:val="left"/>
        <w:rPr>
          <w:rFonts w:hint="eastAsia" w:ascii="宋体" w:hAnsi="宋体" w:eastAsia="宋体" w:cs="宋体"/>
          <w:szCs w:val="15"/>
        </w:rPr>
      </w:pPr>
      <w:r>
        <w:rPr>
          <w:rFonts w:hint="eastAsia" w:ascii="宋体" w:hAnsi="宋体" w:eastAsia="宋体" w:cs="宋体"/>
          <w:szCs w:val="15"/>
          <w:lang w:val="en-US" w:eastAsia="zh-CN"/>
        </w:rPr>
        <w:t xml:space="preserve">11.1 </w:t>
      </w:r>
      <w:r>
        <w:rPr>
          <w:rFonts w:hint="eastAsia" w:ascii="宋体" w:hAnsi="宋体" w:eastAsia="宋体" w:cs="宋体"/>
          <w:szCs w:val="15"/>
        </w:rPr>
        <w:t>甲、乙双方</w:t>
      </w:r>
      <w:r>
        <w:rPr>
          <w:rFonts w:hint="eastAsia" w:ascii="宋体" w:hAnsi="宋体" w:eastAsia="宋体" w:cs="宋体"/>
          <w:szCs w:val="15"/>
          <w:lang w:eastAsia="zh-CN"/>
        </w:rPr>
        <w:t>对</w:t>
      </w:r>
      <w:r>
        <w:rPr>
          <w:rFonts w:hint="eastAsia" w:ascii="宋体" w:hAnsi="宋体" w:eastAsia="宋体" w:cs="宋体"/>
          <w:szCs w:val="15"/>
        </w:rPr>
        <w:t>采购和合同履行过程中所获悉的</w:t>
      </w:r>
      <w:r>
        <w:rPr>
          <w:rFonts w:hint="eastAsia" w:ascii="宋体" w:hAnsi="宋体" w:eastAsia="宋体" w:cs="宋体"/>
          <w:szCs w:val="15"/>
          <w:lang w:eastAsia="zh-CN"/>
        </w:rPr>
        <w:t>国家秘密、工作秘密、</w:t>
      </w:r>
      <w:r>
        <w:rPr>
          <w:rFonts w:hint="eastAsia" w:ascii="宋体" w:hAnsi="宋体" w:eastAsia="宋体" w:cs="宋体"/>
          <w:szCs w:val="15"/>
        </w:rPr>
        <w:t>商业秘密或者其他应当保密的信息，均有保密义务</w:t>
      </w:r>
      <w:r>
        <w:rPr>
          <w:rFonts w:hint="eastAsia" w:ascii="宋体" w:hAnsi="宋体" w:eastAsia="宋体" w:cs="宋体"/>
          <w:szCs w:val="15"/>
          <w:lang w:eastAsia="zh-CN"/>
        </w:rPr>
        <w:t>且不受合同有效期所限，直至该信息成为公开信息</w:t>
      </w:r>
      <w:r>
        <w:rPr>
          <w:rFonts w:hint="eastAsia" w:ascii="宋体" w:hAnsi="宋体" w:eastAsia="宋体" w:cs="宋体"/>
          <w:szCs w:val="15"/>
        </w:rPr>
        <w:t>。泄露、不正当地使用</w:t>
      </w:r>
      <w:r>
        <w:rPr>
          <w:rFonts w:hint="eastAsia" w:ascii="宋体" w:hAnsi="宋体" w:eastAsia="宋体" w:cs="宋体"/>
          <w:szCs w:val="15"/>
          <w:lang w:eastAsia="zh-CN"/>
        </w:rPr>
        <w:t>国家秘密、工作秘密、</w:t>
      </w:r>
      <w:r>
        <w:rPr>
          <w:rFonts w:hint="eastAsia" w:ascii="宋体" w:hAnsi="宋体" w:eastAsia="宋体" w:cs="宋体"/>
          <w:szCs w:val="15"/>
        </w:rPr>
        <w:t>商业秘密或者</w:t>
      </w:r>
      <w:r>
        <w:rPr>
          <w:rFonts w:hint="eastAsia" w:ascii="宋体" w:hAnsi="宋体" w:eastAsia="宋体" w:cs="宋体"/>
          <w:szCs w:val="15"/>
          <w:lang w:eastAsia="zh-CN"/>
        </w:rPr>
        <w:t>其他应当保密的</w:t>
      </w:r>
      <w:r>
        <w:rPr>
          <w:rFonts w:hint="eastAsia" w:ascii="宋体" w:hAnsi="宋体" w:eastAsia="宋体" w:cs="宋体"/>
          <w:szCs w:val="15"/>
        </w:rPr>
        <w:t>信息，应当承担</w:t>
      </w:r>
      <w:r>
        <w:rPr>
          <w:rFonts w:hint="eastAsia" w:ascii="宋体" w:hAnsi="宋体" w:eastAsia="宋体" w:cs="宋体"/>
          <w:szCs w:val="15"/>
          <w:lang w:eastAsia="zh-CN"/>
        </w:rPr>
        <w:t>相应</w:t>
      </w:r>
      <w:r>
        <w:rPr>
          <w:rFonts w:hint="eastAsia" w:ascii="宋体" w:hAnsi="宋体" w:eastAsia="宋体" w:cs="宋体"/>
          <w:szCs w:val="15"/>
        </w:rPr>
        <w:t>责任。其他应当保密的信息由双方在</w:t>
      </w:r>
      <w:r>
        <w:rPr>
          <w:rFonts w:hint="eastAsia" w:ascii="宋体" w:hAnsi="宋体" w:eastAsia="宋体" w:cs="宋体"/>
          <w:b/>
          <w:bCs/>
          <w:szCs w:val="15"/>
        </w:rPr>
        <w:t>【政府采购合同专用条款】</w:t>
      </w:r>
      <w:r>
        <w:rPr>
          <w:rFonts w:hint="eastAsia" w:ascii="宋体" w:hAnsi="宋体" w:eastAsia="宋体" w:cs="宋体"/>
          <w:szCs w:val="15"/>
        </w:rPr>
        <w:t>中约定。</w:t>
      </w:r>
    </w:p>
    <w:p w14:paraId="6C855FF9">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2</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合同价款支付</w:t>
      </w:r>
    </w:p>
    <w:p w14:paraId="07154A95">
      <w:pPr>
        <w:autoSpaceDE/>
        <w:autoSpaceDN/>
        <w:adjustRightInd w:val="0"/>
        <w:snapToGrid w:val="0"/>
        <w:spacing w:before="0" w:line="400" w:lineRule="exact"/>
        <w:ind w:firstLine="420" w:firstLineChars="200"/>
        <w:jc w:val="left"/>
        <w:rPr>
          <w:rFonts w:hint="eastAsia" w:ascii="宋体" w:hAnsi="宋体" w:eastAsia="宋体"/>
          <w:color w:val="auto"/>
          <w:szCs w:val="21"/>
          <w:highlight w:val="none"/>
          <w:lang w:eastAsia="zh-CN"/>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2</w:t>
      </w:r>
      <w:r>
        <w:rPr>
          <w:rFonts w:hint="eastAsia" w:ascii="宋体" w:hAnsi="宋体" w:eastAsia="宋体"/>
          <w:color w:val="auto"/>
          <w:szCs w:val="21"/>
          <w:highlight w:val="none"/>
        </w:rPr>
        <w:t xml:space="preserve">.1 </w:t>
      </w:r>
      <w:r>
        <w:rPr>
          <w:rFonts w:hint="eastAsia" w:ascii="宋体" w:hAnsi="宋体" w:eastAsia="宋体"/>
          <w:color w:val="auto"/>
          <w:szCs w:val="21"/>
          <w:highlight w:val="none"/>
          <w:lang w:eastAsia="zh-CN"/>
        </w:rPr>
        <w:t>合同价款支付</w:t>
      </w:r>
      <w:r>
        <w:rPr>
          <w:rFonts w:hint="eastAsia" w:ascii="宋体" w:hAnsi="宋体" w:eastAsia="宋体"/>
          <w:color w:val="auto"/>
          <w:szCs w:val="21"/>
          <w:highlight w:val="none"/>
        </w:rPr>
        <w:t>按照国库集中支付</w:t>
      </w:r>
      <w:r>
        <w:rPr>
          <w:rFonts w:hint="eastAsia" w:ascii="宋体" w:hAnsi="宋体" w:eastAsia="宋体"/>
          <w:color w:val="auto"/>
          <w:szCs w:val="21"/>
          <w:highlight w:val="none"/>
          <w:lang w:eastAsia="zh-CN"/>
        </w:rPr>
        <w:t>制度及财政管理相关</w:t>
      </w:r>
      <w:r>
        <w:rPr>
          <w:rFonts w:hint="eastAsia" w:ascii="宋体" w:hAnsi="宋体" w:eastAsia="宋体"/>
          <w:color w:val="auto"/>
          <w:szCs w:val="21"/>
          <w:highlight w:val="none"/>
        </w:rPr>
        <w:t>规定执行。</w:t>
      </w:r>
    </w:p>
    <w:p w14:paraId="6489C4DC">
      <w:pPr>
        <w:keepNext/>
        <w:keepLines/>
        <w:widowControl w:val="0"/>
        <w:spacing w:line="400" w:lineRule="exact"/>
        <w:ind w:firstLine="420" w:firstLineChars="200"/>
        <w:jc w:val="both"/>
        <w:outlineLvl w:val="1"/>
        <w:rPr>
          <w:rFonts w:hint="eastAsia" w:ascii="Arial" w:hAnsi="Arial" w:eastAsia="宋体" w:cs="Times New Roman"/>
          <w:b/>
          <w:bCs/>
          <w:color w:val="auto"/>
          <w:kern w:val="2"/>
          <w:sz w:val="24"/>
          <w:szCs w:val="32"/>
          <w:highlight w:val="none"/>
          <w:lang w:val="en-US" w:eastAsia="zh-CN" w:bidi="ar-SA"/>
        </w:rPr>
      </w:pPr>
      <w:r>
        <w:rPr>
          <w:rFonts w:hint="eastAsia" w:ascii="宋体" w:hAnsi="宋体" w:eastAsia="宋体" w:cs="Times New Roman"/>
          <w:b w:val="0"/>
          <w:bCs w:val="0"/>
          <w:color w:val="auto"/>
          <w:kern w:val="2"/>
          <w:sz w:val="21"/>
          <w:szCs w:val="21"/>
          <w:highlight w:val="none"/>
          <w:lang w:val="en-US" w:eastAsia="zh-CN" w:bidi="ar-SA"/>
        </w:rPr>
        <w:t>12.2 对于满足合同约定支付条件的，甲方</w:t>
      </w:r>
      <w:r>
        <w:rPr>
          <w:rFonts w:hint="eastAsia" w:ascii="宋体" w:hAnsi="宋体" w:eastAsia="宋体" w:cs="Times New Roman"/>
          <w:b w:val="0"/>
          <w:bCs w:val="0"/>
          <w:i w:val="0"/>
          <w:iCs w:val="0"/>
          <w:caps w:val="0"/>
          <w:color w:val="auto"/>
          <w:spacing w:val="0"/>
          <w:kern w:val="2"/>
          <w:sz w:val="21"/>
          <w:szCs w:val="21"/>
          <w:highlight w:val="none"/>
          <w:shd w:val="clear"/>
          <w:vertAlign w:val="baseline"/>
          <w:lang w:val="en-US" w:eastAsia="zh-CN" w:bidi="ar-SA"/>
        </w:rPr>
        <w:t>原则上应当自收到发票后10个工作日内</w:t>
      </w:r>
      <w:r>
        <w:rPr>
          <w:rFonts w:hint="eastAsia" w:ascii="宋体" w:hAnsi="宋体" w:eastAsia="宋体" w:cs="Times New Roman"/>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hint="eastAsia" w:ascii="宋体" w:hAnsi="宋体" w:eastAsia="宋体" w:cs="Times New Roman"/>
          <w:b/>
          <w:bCs/>
          <w:color w:val="auto"/>
          <w:kern w:val="2"/>
          <w:sz w:val="21"/>
          <w:szCs w:val="21"/>
          <w:highlight w:val="none"/>
          <w:lang w:val="en-US" w:eastAsia="zh-CN" w:bidi="ar-SA"/>
        </w:rPr>
        <w:t>政府采购合同专用条款</w:t>
      </w:r>
      <w:r>
        <w:rPr>
          <w:rFonts w:hint="eastAsia" w:ascii="宋体" w:hAnsi="宋体" w:eastAsia="宋体" w:cs="Times New Roman"/>
          <w:b w:val="0"/>
          <w:bCs w:val="0"/>
          <w:color w:val="auto"/>
          <w:kern w:val="2"/>
          <w:sz w:val="21"/>
          <w:szCs w:val="21"/>
          <w:highlight w:val="none"/>
          <w:lang w:val="en-US" w:eastAsia="zh-CN" w:bidi="ar-SA"/>
        </w:rPr>
        <w:t>】中约定。</w:t>
      </w:r>
    </w:p>
    <w:p w14:paraId="5C32168B">
      <w:pPr>
        <w:widowControl w:val="0"/>
        <w:spacing w:after="0" w:line="400" w:lineRule="exact"/>
        <w:jc w:val="both"/>
        <w:rPr>
          <w:rFonts w:ascii="宋体" w:hAnsi="宋体" w:eastAsia="宋体" w:cs="Times New Roman"/>
          <w:b/>
          <w:bCs/>
          <w:color w:val="auto"/>
          <w:kern w:val="2"/>
          <w:sz w:val="24"/>
          <w:szCs w:val="24"/>
          <w:highlight w:val="none"/>
          <w:lang w:val="en-US" w:eastAsia="zh-CN" w:bidi="ar-SA"/>
        </w:rPr>
      </w:pPr>
      <w:r>
        <w:rPr>
          <w:rFonts w:hint="eastAsia" w:ascii="宋体" w:hAnsi="宋体" w:eastAsia="宋体" w:cs="Times New Roman"/>
          <w:b/>
          <w:bCs/>
          <w:color w:val="auto"/>
          <w:kern w:val="2"/>
          <w:sz w:val="24"/>
          <w:szCs w:val="24"/>
          <w:highlight w:val="none"/>
          <w:lang w:val="en-US" w:eastAsia="zh-CN" w:bidi="ar-SA"/>
        </w:rPr>
        <w:t>13. 履约保证金</w:t>
      </w:r>
    </w:p>
    <w:p w14:paraId="23B9B205">
      <w:pPr>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 xml:space="preserve">.1 </w:t>
      </w:r>
      <w:r>
        <w:rPr>
          <w:rFonts w:hint="eastAsia" w:ascii="宋体" w:hAnsi="宋体" w:eastAsia="宋体" w:cs="宋体"/>
          <w:szCs w:val="15"/>
        </w:rPr>
        <w:t>乙方应当以支票、汇票、本票或者金融机构、担保机构出具的保函等非现金形式提交。</w:t>
      </w:r>
    </w:p>
    <w:p w14:paraId="1D69977E">
      <w:pPr>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.2 如果乙方</w:t>
      </w:r>
      <w:r>
        <w:rPr>
          <w:rFonts w:hint="eastAsia" w:ascii="宋体" w:hAnsi="宋体" w:eastAsia="宋体"/>
          <w:color w:val="auto"/>
          <w:szCs w:val="21"/>
          <w:highlight w:val="none"/>
          <w:lang w:eastAsia="zh-CN"/>
        </w:rPr>
        <w:t>出现</w:t>
      </w:r>
      <w:r>
        <w:rPr>
          <w:rFonts w:hint="eastAsia" w:ascii="宋体" w:hAnsi="宋体" w:eastAsia="宋体" w:cs="宋体"/>
          <w:b/>
          <w:bCs/>
          <w:szCs w:val="15"/>
          <w:highlight w:val="none"/>
        </w:rPr>
        <w:t>【政府采购合同专用条款】</w:t>
      </w:r>
      <w:r>
        <w:rPr>
          <w:rFonts w:hint="eastAsia" w:ascii="宋体" w:hAnsi="宋体" w:eastAsia="宋体" w:cs="宋体"/>
          <w:b w:val="0"/>
          <w:bCs w:val="0"/>
          <w:szCs w:val="15"/>
          <w:highlight w:val="none"/>
          <w:lang w:eastAsia="zh-CN"/>
        </w:rPr>
        <w:t>约定</w:t>
      </w:r>
      <w:r>
        <w:rPr>
          <w:rFonts w:hint="eastAsia" w:ascii="宋体" w:hAnsi="宋体" w:eastAsia="宋体" w:cs="宋体"/>
          <w:b w:val="0"/>
          <w:bCs w:val="0"/>
          <w:szCs w:val="15"/>
          <w:lang w:eastAsia="zh-CN"/>
        </w:rPr>
        <w:t>情形的</w:t>
      </w:r>
      <w:r>
        <w:rPr>
          <w:rFonts w:hint="eastAsia" w:ascii="宋体" w:hAnsi="宋体" w:eastAsia="宋体"/>
          <w:color w:val="auto"/>
          <w:szCs w:val="21"/>
          <w:highlight w:val="none"/>
        </w:rPr>
        <w:t>，履约保证金不予退还；如果乙方未能按合同约定全面履行义务，甲方有权从履约保证金中取得补偿或赔偿，</w:t>
      </w:r>
      <w:r>
        <w:rPr>
          <w:rFonts w:hint="eastAsia" w:ascii="宋体" w:hAnsi="宋体" w:eastAsia="宋体"/>
          <w:color w:val="auto"/>
          <w:szCs w:val="21"/>
          <w:highlight w:val="none"/>
          <w:lang w:eastAsia="zh-CN"/>
        </w:rPr>
        <w:t>且</w:t>
      </w:r>
      <w:r>
        <w:rPr>
          <w:rFonts w:hint="eastAsia" w:ascii="宋体" w:hAnsi="宋体" w:eastAsia="宋体"/>
          <w:color w:val="auto"/>
          <w:szCs w:val="21"/>
          <w:highlight w:val="none"/>
        </w:rPr>
        <w:t>不影响甲方要求乙方承担合同约定的超过履约保证金的违约责任的权利。</w:t>
      </w:r>
    </w:p>
    <w:p w14:paraId="4CCC09A5">
      <w:pPr>
        <w:spacing w:line="400" w:lineRule="exact"/>
        <w:ind w:firstLine="420"/>
        <w:rPr>
          <w:rFonts w:eastAsia="宋体"/>
          <w:color w:val="auto"/>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.3 甲方在项目通过验收后按照</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规定的时间内将履约保证金退还乙方；逾期退还的，乙方可要求甲方支付违约金，违约金按照</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规定支付。</w:t>
      </w:r>
    </w:p>
    <w:p w14:paraId="6968FB87">
      <w:p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4</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eastAsia="宋体"/>
          <w:b/>
          <w:color w:val="auto"/>
          <w:sz w:val="24"/>
          <w:highlight w:val="none"/>
        </w:rPr>
        <w:t>售后</w:t>
      </w:r>
      <w:r>
        <w:rPr>
          <w:rFonts w:hint="eastAsia" w:ascii="宋体" w:hAnsi="宋体" w:eastAsia="宋体"/>
          <w:b/>
          <w:color w:val="auto"/>
          <w:sz w:val="24"/>
          <w:highlight w:val="none"/>
        </w:rPr>
        <w:t>服务</w:t>
      </w:r>
    </w:p>
    <w:p w14:paraId="31842B0E">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4</w:t>
      </w:r>
      <w:r>
        <w:rPr>
          <w:rFonts w:hint="eastAsia" w:ascii="宋体" w:hAnsi="宋体" w:eastAsia="宋体"/>
          <w:color w:val="auto"/>
          <w:szCs w:val="21"/>
          <w:highlight w:val="none"/>
        </w:rPr>
        <w:t>.1 除项目不涉及或采购活动中明确约定无须承担外，乙方还应提供下列服务：</w:t>
      </w:r>
    </w:p>
    <w:p w14:paraId="5B8639E0">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（1）货物的现场移动、安装、调试、启动监督及技术支持；</w:t>
      </w:r>
    </w:p>
    <w:p w14:paraId="6EC093E3">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（2）提供货物组装和维修所需的专用工具和辅助材料；</w:t>
      </w:r>
    </w:p>
    <w:p w14:paraId="1EF34008">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（3）在</w:t>
      </w:r>
      <w:r>
        <w:rPr>
          <w:rFonts w:hint="eastAsia" w:ascii="宋体" w:hAnsi="宋体" w:eastAsia="宋体" w:cs="宋体"/>
          <w:b/>
          <w:bCs/>
          <w:szCs w:val="15"/>
          <w:highlight w:val="none"/>
        </w:rPr>
        <w:t>【政府采购合同专用条款】</w:t>
      </w:r>
      <w:r>
        <w:rPr>
          <w:rFonts w:hint="eastAsia" w:ascii="宋体" w:hAnsi="宋体" w:eastAsia="宋体"/>
          <w:color w:val="auto"/>
          <w:szCs w:val="21"/>
          <w:highlight w:val="none"/>
          <w:lang w:eastAsia="zh-CN"/>
        </w:rPr>
        <w:t>约定</w:t>
      </w:r>
      <w:r>
        <w:rPr>
          <w:rFonts w:hint="eastAsia" w:ascii="宋体" w:hAnsi="宋体" w:eastAsia="宋体"/>
          <w:color w:val="auto"/>
          <w:szCs w:val="21"/>
          <w:highlight w:val="none"/>
        </w:rPr>
        <w:t>的期限内对所有的货物实施运行监督、维修，但前提条件是该服务并不能免除乙方在质量保证期内所承担的义务；</w:t>
      </w:r>
    </w:p>
    <w:p w14:paraId="66BD5ACA">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（4）在制造商</w:t>
      </w:r>
      <w:r>
        <w:rPr>
          <w:rFonts w:hint="eastAsia" w:ascii="宋体" w:hAnsi="宋体" w:eastAsia="宋体"/>
          <w:color w:val="auto"/>
          <w:szCs w:val="21"/>
          <w:highlight w:val="none"/>
          <w:lang w:eastAsia="zh-CN"/>
        </w:rPr>
        <w:t>所在地</w:t>
      </w:r>
      <w:r>
        <w:rPr>
          <w:rFonts w:hint="eastAsia" w:ascii="宋体" w:hAnsi="宋体" w:eastAsia="宋体"/>
          <w:color w:val="auto"/>
          <w:szCs w:val="21"/>
          <w:highlight w:val="none"/>
        </w:rPr>
        <w:t>或</w:t>
      </w:r>
      <w:r>
        <w:rPr>
          <w:rFonts w:hint="eastAsia" w:ascii="宋体" w:hAnsi="宋体" w:eastAsia="宋体"/>
          <w:color w:val="auto"/>
          <w:szCs w:val="21"/>
          <w:highlight w:val="none"/>
          <w:lang w:eastAsia="zh-CN"/>
        </w:rPr>
        <w:t>指定</w:t>
      </w:r>
      <w:r>
        <w:rPr>
          <w:rFonts w:hint="eastAsia" w:ascii="宋体" w:hAnsi="宋体" w:eastAsia="宋体"/>
          <w:color w:val="auto"/>
          <w:szCs w:val="21"/>
          <w:highlight w:val="none"/>
        </w:rPr>
        <w:t>现场就货物的安装、启动、运营、维护</w:t>
      </w:r>
      <w:r>
        <w:rPr>
          <w:rFonts w:hint="eastAsia" w:ascii="宋体" w:hAnsi="宋体" w:eastAsia="宋体"/>
          <w:color w:val="auto"/>
          <w:szCs w:val="21"/>
          <w:highlight w:val="none"/>
          <w:lang w:eastAsia="zh-CN"/>
        </w:rPr>
        <w:t>、废弃处置等</w:t>
      </w:r>
      <w:r>
        <w:rPr>
          <w:rFonts w:hint="eastAsia" w:ascii="宋体" w:hAnsi="宋体" w:eastAsia="宋体"/>
          <w:color w:val="auto"/>
          <w:szCs w:val="21"/>
          <w:highlight w:val="none"/>
        </w:rPr>
        <w:t>对甲方操作人员进行培训</w:t>
      </w:r>
      <w:r>
        <w:rPr>
          <w:rFonts w:hint="eastAsia" w:ascii="宋体" w:hAnsi="宋体" w:eastAsia="宋体" w:cs="宋体"/>
          <w:szCs w:val="15"/>
          <w:lang w:eastAsia="zh-CN"/>
        </w:rPr>
        <w:t>；</w:t>
      </w:r>
    </w:p>
    <w:p w14:paraId="7077B093">
      <w:pPr>
        <w:autoSpaceDE w:val="0"/>
        <w:autoSpaceDN w:val="0"/>
        <w:adjustRightInd w:val="0"/>
        <w:spacing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（5）依照法律、行政法规的规定或者按照</w:t>
      </w:r>
      <w:r>
        <w:rPr>
          <w:rFonts w:hint="eastAsia" w:ascii="宋体" w:hAnsi="宋体" w:eastAsia="宋体" w:cs="宋体"/>
          <w:b/>
          <w:bCs/>
          <w:sz w:val="21"/>
          <w:szCs w:val="21"/>
          <w:lang w:val="en-US" w:eastAsia="zh-CN" w:bidi="ar-SA"/>
        </w:rPr>
        <w:t>【政府采购合同专用条款】</w:t>
      </w:r>
      <w:r>
        <w:rPr>
          <w:rFonts w:hint="eastAsia" w:ascii="宋体" w:hAnsi="宋体" w:eastAsia="宋体" w:cs="宋体"/>
          <w:sz w:val="21"/>
          <w:szCs w:val="21"/>
          <w:lang w:val="en-US" w:eastAsia="zh-CN" w:bidi="ar-SA"/>
        </w:rPr>
        <w:t>约定，货物在有效使用年限届满后应予回收的，乙方负有自行或者委托第三人对货物予以回收的义务；</w:t>
      </w:r>
    </w:p>
    <w:p w14:paraId="221AC49D">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规定由乙方提供的其他服务。</w:t>
      </w:r>
    </w:p>
    <w:p w14:paraId="6179AFC8">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.2 乙方提供的</w:t>
      </w:r>
      <w:r>
        <w:rPr>
          <w:rFonts w:hint="eastAsia" w:ascii="宋体" w:hAnsi="宋体" w:eastAsia="宋体"/>
          <w:color w:val="auto"/>
          <w:szCs w:val="21"/>
          <w:highlight w:val="none"/>
          <w:lang w:eastAsia="zh-CN"/>
        </w:rPr>
        <w:t>售后</w:t>
      </w:r>
      <w:r>
        <w:rPr>
          <w:rFonts w:hint="eastAsia" w:ascii="宋体" w:hAnsi="宋体" w:eastAsia="宋体"/>
          <w:color w:val="auto"/>
          <w:szCs w:val="21"/>
          <w:highlight w:val="none"/>
        </w:rPr>
        <w:t>服务的费用</w:t>
      </w:r>
      <w:r>
        <w:rPr>
          <w:rFonts w:hint="eastAsia" w:ascii="宋体" w:hAnsi="宋体" w:eastAsia="宋体"/>
          <w:color w:val="auto"/>
          <w:szCs w:val="21"/>
          <w:highlight w:val="none"/>
          <w:lang w:val="en-US" w:eastAsia="zh-CN"/>
        </w:rPr>
        <w:t>已</w:t>
      </w:r>
      <w:r>
        <w:rPr>
          <w:rFonts w:hint="eastAsia" w:ascii="宋体" w:hAnsi="宋体" w:eastAsia="宋体"/>
          <w:color w:val="auto"/>
          <w:szCs w:val="21"/>
          <w:highlight w:val="none"/>
        </w:rPr>
        <w:t>包含在合同价款中，甲方不再另行支付。</w:t>
      </w:r>
    </w:p>
    <w:p w14:paraId="7FB2A42D">
      <w:p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5</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违约责任</w:t>
      </w:r>
    </w:p>
    <w:p w14:paraId="2859DAAF">
      <w:pPr>
        <w:adjustRightInd w:val="0"/>
        <w:snapToGrid w:val="0"/>
        <w:spacing w:before="0" w:line="400" w:lineRule="exact"/>
        <w:ind w:firstLine="420" w:firstLineChars="200"/>
        <w:jc w:val="left"/>
        <w:rPr>
          <w:rFonts w:hint="eastAsia" w:ascii="宋体" w:hAnsi="宋体" w:eastAsia="宋体"/>
          <w:bCs/>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.1质量瑕疵的</w:t>
      </w:r>
      <w:r>
        <w:rPr>
          <w:rFonts w:hint="eastAsia" w:ascii="宋体" w:hAnsi="宋体" w:eastAsia="宋体"/>
          <w:bCs/>
          <w:color w:val="auto"/>
          <w:szCs w:val="21"/>
          <w:highlight w:val="none"/>
          <w:lang w:eastAsia="zh-CN"/>
        </w:rPr>
        <w:t>违约责任</w:t>
      </w:r>
    </w:p>
    <w:p w14:paraId="09EB5D5E">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乙方</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的产品不符合</w:t>
      </w:r>
      <w:r>
        <w:rPr>
          <w:rFonts w:hint="eastAsia" w:ascii="宋体" w:hAnsi="宋体" w:eastAsia="宋体"/>
          <w:color w:val="auto"/>
          <w:szCs w:val="21"/>
          <w:highlight w:val="none"/>
          <w:lang w:eastAsia="zh-CN"/>
        </w:rPr>
        <w:t>合同约定的</w:t>
      </w:r>
      <w:r>
        <w:rPr>
          <w:rFonts w:hint="eastAsia" w:ascii="宋体" w:hAnsi="宋体" w:eastAsia="宋体"/>
          <w:color w:val="auto"/>
          <w:szCs w:val="21"/>
          <w:highlight w:val="none"/>
        </w:rPr>
        <w:t>质量标准或存在产品质量缺陷，</w:t>
      </w:r>
      <w:r>
        <w:rPr>
          <w:rFonts w:hint="eastAsia" w:ascii="宋体" w:hAnsi="宋体" w:eastAsia="宋体"/>
          <w:color w:val="auto"/>
          <w:szCs w:val="21"/>
          <w:highlight w:val="none"/>
          <w:lang w:eastAsia="zh-CN"/>
        </w:rPr>
        <w:t>甲方有权要求乙方根据</w:t>
      </w:r>
      <w:r>
        <w:rPr>
          <w:rFonts w:hint="eastAsia" w:ascii="宋体" w:hAnsi="宋体" w:eastAsia="宋体"/>
          <w:b/>
          <w:color w:val="auto"/>
          <w:szCs w:val="21"/>
          <w:highlight w:val="none"/>
        </w:rPr>
        <w:t>【政府采购合同专用条款】</w:t>
      </w:r>
      <w:r>
        <w:rPr>
          <w:rFonts w:hint="eastAsia" w:ascii="宋体" w:hAnsi="宋体" w:eastAsia="宋体"/>
          <w:b w:val="0"/>
          <w:bCs/>
          <w:color w:val="auto"/>
          <w:szCs w:val="21"/>
          <w:highlight w:val="none"/>
          <w:lang w:eastAsia="zh-CN"/>
        </w:rPr>
        <w:t>要求</w:t>
      </w:r>
      <w:r>
        <w:rPr>
          <w:rFonts w:hint="eastAsia" w:ascii="宋体" w:hAnsi="宋体" w:eastAsia="宋体"/>
          <w:color w:val="auto"/>
          <w:szCs w:val="21"/>
          <w:highlight w:val="none"/>
          <w:lang w:eastAsia="zh-CN"/>
        </w:rPr>
        <w:t>及时修理、重作、更换，并承担由此给甲</w:t>
      </w:r>
      <w:r>
        <w:rPr>
          <w:rFonts w:hint="eastAsia" w:ascii="宋体" w:hAnsi="宋体" w:eastAsia="宋体"/>
          <w:color w:val="auto"/>
          <w:szCs w:val="21"/>
          <w:highlight w:val="none"/>
        </w:rPr>
        <w:t>方</w:t>
      </w:r>
      <w:r>
        <w:rPr>
          <w:rFonts w:hint="eastAsia" w:ascii="宋体" w:hAnsi="宋体" w:eastAsia="宋体"/>
          <w:color w:val="auto"/>
          <w:szCs w:val="21"/>
          <w:highlight w:val="none"/>
          <w:lang w:eastAsia="zh-CN"/>
        </w:rPr>
        <w:t>造成的损失</w:t>
      </w:r>
      <w:r>
        <w:rPr>
          <w:rFonts w:hint="eastAsia" w:ascii="宋体" w:hAnsi="宋体" w:eastAsia="宋体"/>
          <w:color w:val="auto"/>
          <w:szCs w:val="21"/>
          <w:highlight w:val="none"/>
        </w:rPr>
        <w:t>。</w:t>
      </w:r>
    </w:p>
    <w:p w14:paraId="3A7A6ED5">
      <w:pPr>
        <w:autoSpaceDE w:val="0"/>
        <w:autoSpaceDN w:val="0"/>
        <w:adjustRightInd w:val="0"/>
        <w:snapToGrid w:val="0"/>
        <w:spacing w:before="0" w:line="400" w:lineRule="exact"/>
        <w:ind w:firstLine="420" w:firstLineChars="200"/>
        <w:jc w:val="left"/>
        <w:rPr>
          <w:rFonts w:ascii="宋体" w:hAnsi="宋体" w:eastAsia="宋体"/>
          <w:bCs/>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.2 迟延交货的违约责任</w:t>
      </w:r>
    </w:p>
    <w:p w14:paraId="29B77736">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（1）乙方应按照本合同规定的时间、地点交货和提供</w:t>
      </w:r>
      <w:r>
        <w:rPr>
          <w:rFonts w:hint="eastAsia" w:ascii="宋体" w:hAnsi="宋体" w:eastAsia="宋体"/>
          <w:color w:val="auto"/>
          <w:szCs w:val="21"/>
          <w:highlight w:val="none"/>
          <w:lang w:eastAsia="zh-CN"/>
        </w:rPr>
        <w:t>相关</w:t>
      </w:r>
      <w:r>
        <w:rPr>
          <w:rFonts w:hint="eastAsia" w:ascii="宋体" w:hAnsi="宋体" w:eastAsia="宋体"/>
          <w:color w:val="auto"/>
          <w:szCs w:val="21"/>
          <w:highlight w:val="none"/>
        </w:rPr>
        <w:t>服务。在履行合同过程中，如果乙方遇到可能</w:t>
      </w:r>
      <w:r>
        <w:rPr>
          <w:rFonts w:hint="eastAsia" w:ascii="宋体" w:hAnsi="宋体" w:eastAsia="宋体"/>
          <w:color w:val="auto"/>
          <w:szCs w:val="21"/>
          <w:highlight w:val="none"/>
          <w:lang w:eastAsia="zh-CN"/>
        </w:rPr>
        <w:t>影响</w:t>
      </w:r>
      <w:r>
        <w:rPr>
          <w:rFonts w:hint="eastAsia" w:ascii="宋体" w:hAnsi="宋体" w:eastAsia="宋体"/>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hint="eastAsia" w:ascii="宋体" w:hAnsi="宋体" w:eastAsia="宋体"/>
          <w:color w:val="auto"/>
          <w:szCs w:val="21"/>
          <w:highlight w:val="none"/>
          <w:lang w:eastAsia="zh-CN"/>
        </w:rPr>
        <w:t>长</w:t>
      </w:r>
      <w:r>
        <w:rPr>
          <w:rFonts w:hint="eastAsia" w:ascii="宋体" w:hAnsi="宋体" w:eastAsia="宋体"/>
          <w:color w:val="auto"/>
          <w:szCs w:val="21"/>
          <w:highlight w:val="none"/>
        </w:rPr>
        <w:t>交货时间或延期提供服务。</w:t>
      </w:r>
    </w:p>
    <w:p w14:paraId="033F39F8">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lang w:eastAsia="zh-CN"/>
        </w:rPr>
      </w:pPr>
      <w:r>
        <w:rPr>
          <w:rFonts w:hint="eastAsia" w:ascii="宋体" w:hAnsi="宋体" w:eastAsia="宋体"/>
          <w:color w:val="auto"/>
          <w:szCs w:val="21"/>
          <w:highlight w:val="none"/>
        </w:rPr>
        <w:t>（2）如果乙方没有按照合同规定的时间交货和提供</w:t>
      </w:r>
      <w:r>
        <w:rPr>
          <w:rFonts w:hint="eastAsia" w:ascii="宋体" w:hAnsi="宋体" w:eastAsia="宋体"/>
          <w:color w:val="auto"/>
          <w:szCs w:val="21"/>
          <w:highlight w:val="none"/>
          <w:lang w:eastAsia="zh-CN"/>
        </w:rPr>
        <w:t>相关</w:t>
      </w:r>
      <w:r>
        <w:rPr>
          <w:rFonts w:hint="eastAsia" w:ascii="宋体" w:hAnsi="宋体" w:eastAsia="宋体"/>
          <w:color w:val="auto"/>
          <w:szCs w:val="21"/>
          <w:highlight w:val="none"/>
        </w:rPr>
        <w:t>服务，甲方有权从货款中扣除误期赔偿费而不影响合同项下的其他补救方法，赔偿费按</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规定执行。如果涉及公共利益，且赔偿金额无法弥补公共利益损失，</w:t>
      </w:r>
      <w:r>
        <w:rPr>
          <w:rFonts w:hint="eastAsia" w:ascii="宋体" w:hAnsi="宋体" w:eastAsia="宋体"/>
          <w:color w:val="auto"/>
          <w:szCs w:val="21"/>
          <w:highlight w:val="none"/>
          <w:lang w:eastAsia="zh-CN"/>
        </w:rPr>
        <w:t>甲方</w:t>
      </w:r>
      <w:r>
        <w:rPr>
          <w:rFonts w:hint="eastAsia" w:ascii="宋体" w:hAnsi="宋体" w:eastAsia="宋体"/>
          <w:color w:val="auto"/>
          <w:szCs w:val="21"/>
          <w:highlight w:val="none"/>
        </w:rPr>
        <w:t>可要求继续履行或者</w:t>
      </w:r>
      <w:r>
        <w:rPr>
          <w:rFonts w:hint="eastAsia" w:ascii="宋体" w:hAnsi="宋体" w:eastAsia="宋体"/>
          <w:color w:val="auto"/>
          <w:szCs w:val="21"/>
          <w:highlight w:val="none"/>
          <w:lang w:eastAsia="zh-CN"/>
        </w:rPr>
        <w:t>采取其他补救措施</w:t>
      </w:r>
      <w:r>
        <w:rPr>
          <w:rFonts w:hint="eastAsia" w:ascii="宋体" w:hAnsi="宋体" w:eastAsia="宋体"/>
          <w:color w:val="auto"/>
          <w:szCs w:val="21"/>
          <w:highlight w:val="none"/>
        </w:rPr>
        <w:t>。</w:t>
      </w:r>
    </w:p>
    <w:p w14:paraId="78248CA7">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5</w:t>
      </w:r>
      <w:r>
        <w:rPr>
          <w:rFonts w:hint="eastAsia" w:ascii="宋体" w:hAnsi="宋体" w:eastAsia="宋体"/>
          <w:color w:val="auto"/>
          <w:szCs w:val="21"/>
          <w:highlight w:val="none"/>
        </w:rPr>
        <w:t>.3 迟延支付的违约责任</w:t>
      </w:r>
    </w:p>
    <w:p w14:paraId="07652EF4">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甲方存在迟延支付乙方合同款项的，应当承担</w:t>
      </w:r>
      <w:r>
        <w:rPr>
          <w:rFonts w:hint="eastAsia" w:ascii="宋体" w:hAnsi="宋体" w:eastAsia="宋体"/>
          <w:b/>
          <w:bCs/>
          <w:color w:val="auto"/>
          <w:szCs w:val="21"/>
          <w:highlight w:val="none"/>
        </w:rPr>
        <w:t>【政府采购合同专用条款】</w:t>
      </w:r>
      <w:r>
        <w:rPr>
          <w:rFonts w:hint="eastAsia" w:ascii="宋体" w:hAnsi="宋体" w:eastAsia="宋体"/>
          <w:color w:val="auto"/>
          <w:szCs w:val="21"/>
          <w:highlight w:val="none"/>
        </w:rPr>
        <w:t>规定的逾期付款利息。</w:t>
      </w:r>
    </w:p>
    <w:p w14:paraId="7DF814C9">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.4其他违约责任根据项目实际需要按</w:t>
      </w:r>
      <w:r>
        <w:rPr>
          <w:rFonts w:hint="eastAsia" w:ascii="宋体" w:hAnsi="宋体" w:eastAsia="宋体"/>
          <w:b/>
          <w:bCs/>
          <w:color w:val="auto"/>
          <w:szCs w:val="21"/>
          <w:highlight w:val="none"/>
        </w:rPr>
        <w:t>【政府采购合同专用条款】</w:t>
      </w:r>
      <w:r>
        <w:rPr>
          <w:rFonts w:hint="eastAsia" w:ascii="宋体" w:hAnsi="宋体" w:eastAsia="宋体"/>
          <w:color w:val="auto"/>
          <w:szCs w:val="21"/>
          <w:highlight w:val="none"/>
        </w:rPr>
        <w:t>规定执行。</w:t>
      </w:r>
    </w:p>
    <w:p w14:paraId="1177038D">
      <w:pPr>
        <w:numPr>
          <w:ilvl w:val="0"/>
          <w:numId w:val="16"/>
        </w:num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auto"/>
          <w:sz w:val="24"/>
          <w:highlight w:val="none"/>
        </w:rPr>
        <w:t>合同变更</w:t>
      </w:r>
      <w:r>
        <w:rPr>
          <w:rFonts w:hint="eastAsia" w:ascii="宋体" w:hAnsi="宋体" w:eastAsia="宋体"/>
          <w:b/>
          <w:color w:val="auto"/>
          <w:sz w:val="24"/>
          <w:highlight w:val="none"/>
          <w:lang w:eastAsia="zh-CN"/>
        </w:rPr>
        <w:t>、中止与终止</w:t>
      </w:r>
    </w:p>
    <w:p w14:paraId="3983AE0B">
      <w:pPr>
        <w:autoSpaceDE/>
        <w:autoSpaceDN/>
        <w:adjustRightInd w:val="0"/>
        <w:snapToGrid w:val="0"/>
        <w:spacing w:before="0" w:line="400" w:lineRule="exact"/>
        <w:ind w:firstLine="0" w:firstLineChars="0"/>
        <w:jc w:val="left"/>
        <w:rPr>
          <w:rFonts w:hint="eastAsia" w:ascii="宋体" w:hAnsi="宋体" w:eastAsia="宋体"/>
          <w:color w:val="auto"/>
          <w:szCs w:val="21"/>
          <w:highlight w:val="none"/>
        </w:rPr>
      </w:pPr>
      <w:r>
        <w:rPr>
          <w:rFonts w:hint="eastAsia" w:ascii="宋体" w:hAnsi="宋体" w:eastAsia="宋体"/>
          <w:color w:val="auto"/>
          <w:szCs w:val="21"/>
          <w:highlight w:val="none"/>
          <w:lang w:val="en-US" w:eastAsia="zh-CN"/>
        </w:rPr>
        <w:t xml:space="preserve">    </w:t>
      </w: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.1合同的</w:t>
      </w:r>
      <w:r>
        <w:rPr>
          <w:rFonts w:hint="eastAsia" w:ascii="宋体" w:hAnsi="宋体" w:eastAsia="宋体"/>
          <w:color w:val="auto"/>
          <w:szCs w:val="21"/>
          <w:highlight w:val="none"/>
          <w:lang w:eastAsia="zh-CN"/>
        </w:rPr>
        <w:t>变更</w:t>
      </w:r>
    </w:p>
    <w:p w14:paraId="5BDFABFE">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政府采购合同履行中，</w:t>
      </w:r>
      <w:r>
        <w:rPr>
          <w:rFonts w:hint="eastAsia" w:ascii="宋体" w:hAnsi="宋体" w:eastAsia="宋体"/>
          <w:color w:val="auto"/>
          <w:szCs w:val="21"/>
          <w:highlight w:val="none"/>
        </w:rPr>
        <w:t>在不改变合同其他条款的前提下，甲方可以在合同价款10%的范围内追加与合同标的相同的货物，并就此与乙方协商</w:t>
      </w:r>
      <w:r>
        <w:rPr>
          <w:rFonts w:hint="eastAsia" w:ascii="宋体" w:hAnsi="宋体" w:eastAsia="宋体"/>
          <w:color w:val="auto"/>
          <w:szCs w:val="21"/>
          <w:highlight w:val="none"/>
          <w:lang w:eastAsia="zh-CN"/>
        </w:rPr>
        <w:t>一致后</w:t>
      </w:r>
      <w:r>
        <w:rPr>
          <w:rFonts w:hint="eastAsia" w:ascii="宋体" w:hAnsi="宋体" w:eastAsia="宋体"/>
          <w:color w:val="auto"/>
          <w:szCs w:val="21"/>
          <w:highlight w:val="none"/>
        </w:rPr>
        <w:t>签订补充协议。</w:t>
      </w:r>
    </w:p>
    <w:p w14:paraId="3E6C985D">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合同的中止</w:t>
      </w:r>
    </w:p>
    <w:p w14:paraId="44844D00">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（1）合同履行过程中因供应商就采购文件、采购过程或结果提起投诉的，甲方认为有必要的，</w:t>
      </w:r>
      <w:r>
        <w:rPr>
          <w:rFonts w:hint="eastAsia" w:ascii="宋体" w:hAnsi="宋体" w:eastAsia="宋体"/>
          <w:color w:val="auto"/>
          <w:szCs w:val="21"/>
          <w:highlight w:val="none"/>
          <w:lang w:eastAsia="zh-CN"/>
        </w:rPr>
        <w:t>可以</w:t>
      </w:r>
      <w:r>
        <w:rPr>
          <w:rFonts w:hint="eastAsia" w:ascii="宋体" w:hAnsi="宋体" w:eastAsia="宋体"/>
          <w:color w:val="auto"/>
          <w:szCs w:val="21"/>
          <w:highlight w:val="none"/>
        </w:rPr>
        <w:t>中止合同的履行。</w:t>
      </w:r>
    </w:p>
    <w:p w14:paraId="37FEDDA4">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合同履行过程中，</w:t>
      </w:r>
      <w:r>
        <w:rPr>
          <w:rFonts w:hint="eastAsia" w:ascii="宋体" w:hAnsi="宋体" w:eastAsia="宋体"/>
          <w:color w:val="auto"/>
          <w:szCs w:val="21"/>
          <w:highlight w:val="none"/>
        </w:rPr>
        <w:t>如果乙方出现以下情形之一的：1．经营状况严重恶化；2．转移财产、抽逃资金，以逃避债务；3．丧失商业信誉；4．有丧失或者可能丧失履约能力的其他情形</w:t>
      </w:r>
      <w:r>
        <w:rPr>
          <w:rFonts w:hint="eastAsia" w:ascii="宋体" w:hAnsi="宋体" w:eastAsia="宋体"/>
          <w:color w:val="auto"/>
          <w:szCs w:val="21"/>
          <w:highlight w:val="none"/>
          <w:lang w:eastAsia="zh-CN"/>
        </w:rPr>
        <w:t>，乙方有义务及时告知甲方</w:t>
      </w:r>
      <w:r>
        <w:rPr>
          <w:rFonts w:hint="eastAsia" w:ascii="宋体" w:hAnsi="宋体" w:eastAsia="宋体"/>
          <w:color w:val="auto"/>
          <w:szCs w:val="21"/>
          <w:highlight w:val="none"/>
        </w:rPr>
        <w:t>。甲方</w:t>
      </w:r>
      <w:r>
        <w:rPr>
          <w:rFonts w:hint="eastAsia" w:ascii="宋体" w:hAnsi="宋体" w:eastAsia="宋体"/>
          <w:color w:val="auto"/>
          <w:szCs w:val="21"/>
          <w:highlight w:val="none"/>
          <w:lang w:eastAsia="zh-CN"/>
        </w:rPr>
        <w:t>有权</w:t>
      </w:r>
      <w:r>
        <w:rPr>
          <w:rFonts w:hint="eastAsia" w:ascii="宋体" w:hAnsi="宋体" w:eastAsia="宋体"/>
          <w:color w:val="auto"/>
          <w:szCs w:val="21"/>
          <w:highlight w:val="none"/>
        </w:rPr>
        <w:t>以书面形式通知乙方中止合同</w:t>
      </w:r>
      <w:r>
        <w:rPr>
          <w:rFonts w:hint="eastAsia" w:ascii="宋体" w:hAnsi="宋体" w:eastAsia="宋体"/>
          <w:color w:val="auto"/>
          <w:szCs w:val="21"/>
          <w:highlight w:val="none"/>
          <w:lang w:eastAsia="zh-CN"/>
        </w:rPr>
        <w:t>并要求乙方在合理期限内消除相关情形或者提供适当担保。</w:t>
      </w:r>
      <w:r>
        <w:rPr>
          <w:rFonts w:hint="eastAsia" w:ascii="宋体" w:hAnsi="宋体" w:eastAsia="宋体"/>
          <w:color w:val="auto"/>
          <w:szCs w:val="21"/>
          <w:highlight w:val="none"/>
        </w:rPr>
        <w:t>乙方提供适当担保的，</w:t>
      </w:r>
      <w:r>
        <w:rPr>
          <w:rFonts w:hint="eastAsia" w:ascii="宋体" w:hAnsi="宋体" w:eastAsia="宋体"/>
          <w:color w:val="auto"/>
          <w:szCs w:val="21"/>
          <w:highlight w:val="none"/>
          <w:lang w:eastAsia="zh-CN"/>
        </w:rPr>
        <w:t>合同继续</w:t>
      </w:r>
      <w:r>
        <w:rPr>
          <w:rFonts w:hint="eastAsia" w:ascii="宋体" w:hAnsi="宋体" w:eastAsia="宋体"/>
          <w:color w:val="auto"/>
          <w:szCs w:val="21"/>
          <w:highlight w:val="none"/>
        </w:rPr>
        <w:t>履行</w:t>
      </w:r>
      <w:r>
        <w:rPr>
          <w:rFonts w:hint="eastAsia" w:ascii="宋体" w:hAnsi="宋体" w:eastAsia="宋体"/>
          <w:color w:val="auto"/>
          <w:szCs w:val="21"/>
          <w:highlight w:val="none"/>
          <w:lang w:eastAsia="zh-CN"/>
        </w:rPr>
        <w:t>；乙</w:t>
      </w:r>
      <w:r>
        <w:rPr>
          <w:rFonts w:hint="eastAsia" w:ascii="宋体" w:hAnsi="宋体" w:eastAsia="宋体"/>
          <w:color w:val="auto"/>
          <w:szCs w:val="21"/>
          <w:highlight w:val="none"/>
        </w:rPr>
        <w:t>方在合理期限内未恢复履约能力且未提供适当担保的，视为拒绝</w:t>
      </w:r>
      <w:r>
        <w:rPr>
          <w:rFonts w:hint="eastAsia" w:ascii="宋体" w:hAnsi="宋体" w:eastAsia="宋体"/>
          <w:color w:val="auto"/>
          <w:szCs w:val="21"/>
          <w:highlight w:val="none"/>
          <w:lang w:eastAsia="zh-CN"/>
        </w:rPr>
        <w:t>继续</w:t>
      </w:r>
      <w:r>
        <w:rPr>
          <w:rFonts w:hint="eastAsia" w:ascii="宋体" w:hAnsi="宋体" w:eastAsia="宋体"/>
          <w:color w:val="auto"/>
          <w:szCs w:val="21"/>
          <w:highlight w:val="none"/>
        </w:rPr>
        <w:t>履约，甲方</w:t>
      </w:r>
      <w:r>
        <w:rPr>
          <w:rFonts w:hint="eastAsia" w:ascii="宋体" w:hAnsi="宋体" w:eastAsia="宋体"/>
          <w:color w:val="auto"/>
          <w:szCs w:val="21"/>
          <w:highlight w:val="none"/>
          <w:lang w:eastAsia="zh-CN"/>
        </w:rPr>
        <w:t>有权</w:t>
      </w:r>
      <w:r>
        <w:rPr>
          <w:rFonts w:hint="eastAsia" w:ascii="宋体" w:hAnsi="宋体" w:eastAsia="宋体"/>
          <w:color w:val="auto"/>
          <w:szCs w:val="21"/>
          <w:highlight w:val="none"/>
        </w:rPr>
        <w:t>解除合同并要求乙方承担</w:t>
      </w:r>
      <w:r>
        <w:rPr>
          <w:rFonts w:hint="eastAsia" w:ascii="宋体" w:hAnsi="宋体" w:eastAsia="宋体"/>
          <w:color w:val="auto"/>
          <w:szCs w:val="21"/>
          <w:highlight w:val="none"/>
          <w:lang w:eastAsia="zh-CN"/>
        </w:rPr>
        <w:t>由此给甲方造成的损失</w:t>
      </w:r>
      <w:r>
        <w:rPr>
          <w:rFonts w:hint="eastAsia" w:ascii="宋体" w:hAnsi="宋体" w:eastAsia="宋体"/>
          <w:color w:val="auto"/>
          <w:szCs w:val="21"/>
          <w:highlight w:val="none"/>
        </w:rPr>
        <w:t>。</w:t>
      </w:r>
    </w:p>
    <w:p w14:paraId="2BEBA7F6">
      <w:pPr>
        <w:autoSpaceDE w:val="0"/>
        <w:autoSpaceDN w:val="0"/>
        <w:adjustRightInd w:val="0"/>
        <w:spacing w:line="400" w:lineRule="exact"/>
        <w:ind w:firstLine="420" w:firstLineChars="200"/>
        <w:jc w:val="both"/>
        <w:rPr>
          <w:rFonts w:ascii="华文楷体" w:hAnsi="华文楷体" w:eastAsia="华文楷体" w:cs="华文楷体"/>
          <w:sz w:val="21"/>
          <w:szCs w:val="21"/>
          <w:lang w:val="en-US" w:eastAsia="zh-CN" w:bidi="ar-SA"/>
        </w:rPr>
      </w:pPr>
      <w:r>
        <w:rPr>
          <w:rFonts w:hint="eastAsia" w:ascii="宋体" w:hAnsi="宋体" w:eastAsia="宋体" w:cs="宋体"/>
          <w:sz w:val="21"/>
          <w:szCs w:val="21"/>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14:paraId="3F20CB02">
      <w:pPr>
        <w:snapToGrid w:val="0"/>
        <w:spacing w:line="400" w:lineRule="exact"/>
        <w:ind w:firstLine="420" w:firstLineChars="200"/>
        <w:jc w:val="left"/>
        <w:rPr>
          <w:rFonts w:eastAsia="宋体"/>
          <w:sz w:val="21"/>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）甲方不得以行政区划调整、政府换届、机构或者职能调整以及相关责任人更替为由中止合同。</w:t>
      </w:r>
    </w:p>
    <w:p w14:paraId="5DB71459">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合同的终止</w:t>
      </w:r>
    </w:p>
    <w:p w14:paraId="58B0DD60">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（1）合同因有效期限届满而终止；</w:t>
      </w:r>
    </w:p>
    <w:p w14:paraId="144AE77B">
      <w:pPr>
        <w:snapToGrid w:val="0"/>
        <w:spacing w:line="400" w:lineRule="exact"/>
        <w:ind w:firstLine="420" w:firstLineChars="200"/>
        <w:rPr>
          <w:rFonts w:hint="eastAsia" w:ascii="宋体" w:hAnsi="宋体" w:eastAsia="宋体" w:cs="宋体"/>
          <w:szCs w:val="21"/>
          <w:lang w:eastAsia="zh-CN"/>
        </w:rPr>
      </w:pPr>
      <w:r>
        <w:rPr>
          <w:rFonts w:hint="eastAsia" w:ascii="宋体" w:hAnsi="宋体" w:eastAsia="宋体"/>
          <w:color w:val="auto"/>
          <w:szCs w:val="21"/>
          <w:highlight w:val="none"/>
        </w:rPr>
        <w:t>（2）乙方未</w:t>
      </w:r>
      <w:r>
        <w:rPr>
          <w:rFonts w:hint="eastAsia" w:ascii="宋体" w:hAnsi="宋体" w:eastAsia="宋体"/>
          <w:color w:val="auto"/>
          <w:szCs w:val="21"/>
          <w:highlight w:val="none"/>
          <w:lang w:eastAsia="zh-CN"/>
        </w:rPr>
        <w:t>按</w:t>
      </w:r>
      <w:r>
        <w:rPr>
          <w:rFonts w:hint="eastAsia" w:ascii="宋体" w:hAnsi="宋体" w:eastAsia="宋体"/>
          <w:color w:val="auto"/>
          <w:szCs w:val="21"/>
          <w:highlight w:val="none"/>
        </w:rPr>
        <w:t>合同约定履行，构成根本性违约的，甲方有权终止合同</w:t>
      </w:r>
      <w:r>
        <w:rPr>
          <w:rFonts w:hint="eastAsia" w:ascii="宋体" w:hAnsi="宋体" w:eastAsia="宋体"/>
          <w:color w:val="auto"/>
          <w:szCs w:val="21"/>
          <w:highlight w:val="none"/>
          <w:lang w:eastAsia="zh-CN"/>
        </w:rPr>
        <w:t>，</w:t>
      </w:r>
      <w:r>
        <w:rPr>
          <w:rFonts w:hint="eastAsia" w:ascii="宋体" w:hAnsi="宋体" w:eastAsia="宋体" w:cs="宋体"/>
          <w:szCs w:val="21"/>
        </w:rPr>
        <w:t>并追究乙方的违约责</w:t>
      </w:r>
      <w:r>
        <w:rPr>
          <w:rFonts w:hint="eastAsia" w:ascii="宋体" w:hAnsi="宋体" w:eastAsia="宋体" w:cs="宋体"/>
          <w:szCs w:val="21"/>
          <w:lang w:val="en-US" w:eastAsia="zh-CN"/>
        </w:rPr>
        <w:t>任</w:t>
      </w:r>
      <w:r>
        <w:rPr>
          <w:rFonts w:hint="eastAsia" w:ascii="宋体" w:hAnsi="宋体" w:eastAsia="宋体"/>
          <w:color w:val="auto"/>
          <w:szCs w:val="21"/>
          <w:highlight w:val="none"/>
        </w:rPr>
        <w:t>。</w:t>
      </w:r>
    </w:p>
    <w:p w14:paraId="2AC13DDE">
      <w:pPr>
        <w:autoSpaceDE w:val="0"/>
        <w:autoSpaceDN w:val="0"/>
        <w:adjustRightInd w:val="0"/>
        <w:spacing w:line="400" w:lineRule="exact"/>
        <w:ind w:firstLine="440" w:firstLineChars="200"/>
        <w:rPr>
          <w:rFonts w:hint="eastAsia" w:ascii="宋体" w:hAnsi="宋体" w:eastAsia="华文楷体" w:cs="华文楷体"/>
          <w:color w:val="auto"/>
          <w:sz w:val="22"/>
          <w:szCs w:val="21"/>
          <w:highlight w:val="none"/>
          <w:lang w:val="en-US" w:eastAsia="zh-CN" w:bidi="ar-SA"/>
        </w:rPr>
      </w:pPr>
      <w:r>
        <w:rPr>
          <w:rFonts w:hint="eastAsia" w:ascii="宋体" w:hAnsi="宋体" w:eastAsia="华文楷体" w:cs="华文楷体"/>
          <w:color w:val="auto"/>
          <w:sz w:val="22"/>
          <w:szCs w:val="21"/>
          <w:highlight w:val="none"/>
          <w:lang w:val="en-US" w:eastAsia="zh-CN" w:bidi="ar-SA"/>
        </w:rPr>
        <w:t xml:space="preserve">16.4 </w:t>
      </w:r>
      <w:r>
        <w:rPr>
          <w:rFonts w:hint="eastAsia" w:ascii="宋体" w:hAnsi="宋体" w:eastAsia="宋体" w:cs="Times New Roman"/>
          <w:color w:val="auto"/>
          <w:kern w:val="2"/>
          <w:sz w:val="21"/>
          <w:szCs w:val="21"/>
          <w:highlight w:val="none"/>
          <w:lang w:val="en-US" w:eastAsia="zh-CN" w:bidi="ar-SA"/>
        </w:rPr>
        <w:t>涉及国家利益、社会公共利益的情形</w:t>
      </w:r>
    </w:p>
    <w:p w14:paraId="3230EE78">
      <w:pPr>
        <w:autoSpaceDE w:val="0"/>
        <w:autoSpaceDN w:val="0"/>
        <w:adjustRightInd w:val="0"/>
        <w:spacing w:line="400" w:lineRule="exact"/>
        <w:ind w:firstLine="420" w:firstLineChars="200"/>
        <w:jc w:val="both"/>
        <w:rPr>
          <w:rFonts w:ascii="华文楷体" w:hAnsi="华文楷体" w:eastAsia="华文楷体" w:cs="华文楷体"/>
          <w:sz w:val="21"/>
          <w:szCs w:val="21"/>
          <w:lang w:val="en-US" w:eastAsia="zh-CN" w:bidi="ar-SA"/>
        </w:rPr>
      </w:pPr>
      <w:r>
        <w:rPr>
          <w:rFonts w:hint="eastAsia" w:ascii="宋体" w:hAnsi="宋体" w:eastAsia="宋体" w:cs="宋体"/>
          <w:sz w:val="21"/>
          <w:szCs w:val="21"/>
          <w:lang w:val="en-US" w:eastAsia="zh-CN" w:bidi="ar-SA"/>
        </w:rPr>
        <w:t>政府采购合同继续履行将损害国家利益和社会公共利益的，双方当事人</w:t>
      </w:r>
      <w:r>
        <w:rPr>
          <w:rFonts w:hint="eastAsia" w:ascii="宋体" w:hAnsi="宋体" w:eastAsia="宋体" w:cs="宋体"/>
          <w:sz w:val="21"/>
          <w:szCs w:val="21"/>
          <w:highlight w:val="none"/>
          <w:lang w:val="en-US" w:eastAsia="zh-CN" w:bidi="ar-SA"/>
        </w:rPr>
        <w:t>应当变更、</w:t>
      </w:r>
      <w:r>
        <w:rPr>
          <w:rFonts w:hint="eastAsia" w:ascii="宋体" w:hAnsi="宋体" w:eastAsia="宋体" w:cs="宋体"/>
          <w:sz w:val="21"/>
          <w:szCs w:val="21"/>
          <w:lang w:val="en-US" w:eastAsia="zh-CN" w:bidi="ar-SA"/>
        </w:rPr>
        <w:t>中止或者终止合同。有过错的一方应当承担赔偿责任，双方都有过错的，各自承担相应的责任。</w:t>
      </w:r>
    </w:p>
    <w:p w14:paraId="385CCD43">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val="en-US" w:eastAsia="zh-CN"/>
        </w:rPr>
        <w:t>7</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合同分包</w:t>
      </w:r>
    </w:p>
    <w:p w14:paraId="60C2FD1F">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7</w:t>
      </w:r>
      <w:r>
        <w:rPr>
          <w:rFonts w:hint="eastAsia" w:ascii="宋体" w:hAnsi="宋体" w:eastAsia="宋体"/>
          <w:color w:val="auto"/>
          <w:szCs w:val="21"/>
          <w:highlight w:val="none"/>
        </w:rPr>
        <w:t>.1 乙方不得</w:t>
      </w:r>
      <w:r>
        <w:rPr>
          <w:rFonts w:hint="eastAsia" w:ascii="宋体" w:hAnsi="宋体" w:eastAsia="宋体"/>
          <w:color w:val="auto"/>
          <w:szCs w:val="21"/>
          <w:highlight w:val="none"/>
          <w:lang w:eastAsia="zh-CN"/>
        </w:rPr>
        <w:t>将合同转包给其他供应商。涉及合同分包的，乙方</w:t>
      </w:r>
      <w:r>
        <w:rPr>
          <w:rFonts w:hint="eastAsia" w:ascii="宋体" w:hAnsi="宋体" w:eastAsia="宋体"/>
          <w:color w:val="auto"/>
          <w:szCs w:val="21"/>
          <w:highlight w:val="none"/>
          <w:lang w:val="en-US" w:eastAsia="zh-CN"/>
        </w:rPr>
        <w:t>应</w:t>
      </w:r>
      <w:r>
        <w:rPr>
          <w:rFonts w:hint="eastAsia" w:ascii="宋体" w:hAnsi="宋体" w:eastAsia="宋体"/>
          <w:color w:val="auto"/>
          <w:szCs w:val="21"/>
          <w:highlight w:val="none"/>
          <w:lang w:eastAsia="zh-CN"/>
        </w:rPr>
        <w:t>根据采购文件和投标（响应）文件规定进行</w:t>
      </w:r>
      <w:r>
        <w:rPr>
          <w:rFonts w:hint="eastAsia" w:ascii="宋体" w:hAnsi="宋体" w:eastAsia="宋体"/>
          <w:color w:val="auto"/>
          <w:szCs w:val="21"/>
          <w:highlight w:val="none"/>
        </w:rPr>
        <w:t>合同分包。</w:t>
      </w:r>
    </w:p>
    <w:p w14:paraId="15E4FB2F">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7</w:t>
      </w:r>
      <w:r>
        <w:rPr>
          <w:rFonts w:hint="eastAsia" w:ascii="宋体" w:hAnsi="宋体" w:eastAsia="宋体"/>
          <w:color w:val="auto"/>
          <w:szCs w:val="21"/>
          <w:highlight w:val="none"/>
        </w:rPr>
        <w:t>.2 乙方执行政府采购政策向中小企业依法分包的</w:t>
      </w:r>
      <w:r>
        <w:rPr>
          <w:rFonts w:hint="eastAsia" w:ascii="宋体" w:hAnsi="宋体" w:eastAsia="宋体"/>
          <w:color w:val="auto"/>
          <w:szCs w:val="21"/>
          <w:highlight w:val="none"/>
          <w:lang w:eastAsia="zh-CN"/>
        </w:rPr>
        <w:t>，</w:t>
      </w:r>
      <w:r>
        <w:rPr>
          <w:rFonts w:hint="eastAsia" w:ascii="宋体" w:hAnsi="宋体" w:eastAsia="宋体"/>
          <w:color w:val="auto"/>
          <w:szCs w:val="21"/>
          <w:highlight w:val="none"/>
        </w:rPr>
        <w:t>乙方应当按采购文件</w:t>
      </w:r>
      <w:r>
        <w:rPr>
          <w:rFonts w:hint="eastAsia" w:ascii="宋体" w:hAnsi="宋体" w:eastAsia="宋体"/>
          <w:color w:val="auto"/>
          <w:szCs w:val="21"/>
          <w:highlight w:val="none"/>
          <w:lang w:eastAsia="zh-CN"/>
        </w:rPr>
        <w:t>和</w:t>
      </w:r>
      <w:r>
        <w:rPr>
          <w:rFonts w:hint="eastAsia" w:ascii="宋体" w:hAnsi="宋体" w:eastAsia="宋体"/>
          <w:color w:val="auto"/>
          <w:szCs w:val="21"/>
          <w:highlight w:val="none"/>
        </w:rPr>
        <w:t>投标（响应）文件签订分包</w:t>
      </w:r>
      <w:r>
        <w:rPr>
          <w:rFonts w:hint="eastAsia" w:ascii="宋体" w:hAnsi="宋体" w:eastAsia="宋体"/>
          <w:color w:val="auto"/>
          <w:szCs w:val="21"/>
          <w:highlight w:val="none"/>
          <w:lang w:eastAsia="zh-CN"/>
        </w:rPr>
        <w:t>意向</w:t>
      </w:r>
      <w:r>
        <w:rPr>
          <w:rFonts w:hint="eastAsia" w:ascii="宋体" w:hAnsi="宋体" w:eastAsia="宋体"/>
          <w:color w:val="auto"/>
          <w:szCs w:val="21"/>
          <w:highlight w:val="none"/>
        </w:rPr>
        <w:t>协议，分包</w:t>
      </w:r>
      <w:r>
        <w:rPr>
          <w:rFonts w:hint="eastAsia" w:ascii="宋体" w:hAnsi="宋体" w:eastAsia="宋体"/>
          <w:color w:val="auto"/>
          <w:szCs w:val="21"/>
          <w:highlight w:val="none"/>
          <w:lang w:eastAsia="zh-CN"/>
        </w:rPr>
        <w:t>意向</w:t>
      </w:r>
      <w:r>
        <w:rPr>
          <w:rFonts w:hint="eastAsia" w:ascii="宋体" w:hAnsi="宋体" w:eastAsia="宋体"/>
          <w:color w:val="auto"/>
          <w:szCs w:val="21"/>
          <w:highlight w:val="none"/>
        </w:rPr>
        <w:t>协议属于本合同组成部分。</w:t>
      </w:r>
    </w:p>
    <w:p w14:paraId="5D953A6F">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lang w:eastAsia="zh-CN"/>
        </w:rPr>
        <w:t>1</w:t>
      </w:r>
      <w:r>
        <w:rPr>
          <w:rFonts w:hint="eastAsia" w:ascii="宋体" w:hAnsi="宋体" w:eastAsia="宋体"/>
          <w:b/>
          <w:bCs/>
          <w:color w:val="auto"/>
          <w:sz w:val="24"/>
          <w:highlight w:val="none"/>
          <w:lang w:val="en-US" w:eastAsia="zh-CN"/>
        </w:rPr>
        <w:t>8</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不可抗力</w:t>
      </w:r>
    </w:p>
    <w:p w14:paraId="2EDA3C8B">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.1 不可抗力是指合同双方不能预见、不能避免且不能克服的客观情况。</w:t>
      </w:r>
    </w:p>
    <w:p w14:paraId="5D38E3E4">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.2 任何一方对由于不可抗力造成的部分或全部不能履行合同不承担违约责任。但迟延履行后发生不可抗力的，不能免除责任。</w:t>
      </w:r>
    </w:p>
    <w:p w14:paraId="541D8317">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.3 遇有不可抗力的一方，应及时将事件情况以书面形式</w:t>
      </w:r>
      <w:r>
        <w:rPr>
          <w:rFonts w:hint="eastAsia" w:ascii="宋体" w:hAnsi="宋体" w:eastAsia="宋体"/>
          <w:color w:val="auto"/>
          <w:szCs w:val="21"/>
          <w:highlight w:val="none"/>
          <w:lang w:eastAsia="zh-CN"/>
        </w:rPr>
        <w:t>告</w:t>
      </w:r>
      <w:r>
        <w:rPr>
          <w:rFonts w:hint="eastAsia" w:ascii="宋体" w:hAnsi="宋体" w:eastAsia="宋体"/>
          <w:color w:val="auto"/>
          <w:szCs w:val="21"/>
          <w:highlight w:val="none"/>
        </w:rPr>
        <w:t>知另一方，并在事件发生后及时向另一方提交合同不能履行或部分不能履行或需要延期履行</w:t>
      </w:r>
      <w:r>
        <w:rPr>
          <w:rFonts w:hint="eastAsia" w:ascii="宋体" w:hAnsi="宋体" w:eastAsia="宋体"/>
          <w:color w:val="auto"/>
          <w:szCs w:val="21"/>
          <w:highlight w:val="none"/>
          <w:lang w:eastAsia="zh-CN"/>
        </w:rPr>
        <w:t>的详细</w:t>
      </w:r>
      <w:r>
        <w:rPr>
          <w:rFonts w:hint="eastAsia" w:ascii="宋体" w:hAnsi="宋体" w:eastAsia="宋体"/>
          <w:color w:val="auto"/>
          <w:szCs w:val="21"/>
          <w:highlight w:val="none"/>
        </w:rPr>
        <w:t>报告</w:t>
      </w:r>
      <w:r>
        <w:rPr>
          <w:rFonts w:hint="eastAsia" w:ascii="宋体" w:hAnsi="宋体" w:eastAsia="宋体"/>
          <w:color w:val="auto"/>
          <w:szCs w:val="21"/>
          <w:highlight w:val="none"/>
          <w:lang w:eastAsia="zh-CN"/>
        </w:rPr>
        <w:t>，以</w:t>
      </w:r>
      <w:r>
        <w:rPr>
          <w:rFonts w:hint="eastAsia" w:ascii="宋体" w:hAnsi="宋体" w:eastAsia="宋体"/>
          <w:color w:val="auto"/>
          <w:szCs w:val="21"/>
          <w:highlight w:val="none"/>
          <w:lang w:val="en-US" w:eastAsia="zh-CN"/>
        </w:rPr>
        <w:t>及证明不可抗力发生及其持续时间的证据</w:t>
      </w:r>
      <w:r>
        <w:rPr>
          <w:rFonts w:hint="eastAsia" w:ascii="宋体" w:hAnsi="宋体" w:eastAsia="宋体"/>
          <w:color w:val="auto"/>
          <w:szCs w:val="21"/>
          <w:highlight w:val="none"/>
        </w:rPr>
        <w:t>。</w:t>
      </w:r>
    </w:p>
    <w:p w14:paraId="431DF221">
      <w:pPr>
        <w:autoSpaceDE w:val="0"/>
        <w:autoSpaceDN w:val="0"/>
        <w:adjustRightInd w:val="0"/>
        <w:snapToGrid w:val="0"/>
        <w:spacing w:before="0" w:line="400" w:lineRule="exact"/>
        <w:jc w:val="left"/>
        <w:rPr>
          <w:rFonts w:hint="eastAsia" w:ascii="宋体" w:hAnsi="宋体" w:eastAsia="宋体"/>
          <w:b/>
          <w:bCs/>
          <w:color w:val="auto"/>
          <w:sz w:val="24"/>
          <w:highlight w:val="none"/>
        </w:rPr>
      </w:pPr>
      <w:r>
        <w:rPr>
          <w:rFonts w:hint="eastAsia" w:ascii="宋体" w:hAnsi="宋体" w:eastAsia="宋体"/>
          <w:b/>
          <w:bCs/>
          <w:color w:val="auto"/>
          <w:sz w:val="24"/>
          <w:highlight w:val="none"/>
          <w:lang w:val="en-US" w:eastAsia="zh-CN"/>
        </w:rPr>
        <w:t>19</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解决争议的方法</w:t>
      </w:r>
    </w:p>
    <w:p w14:paraId="713FC85C">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14:paraId="1538E8D1">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19.2 选择仲裁的，应在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lang w:val="en-US" w:eastAsia="zh-CN" w:bidi="ar-SA"/>
        </w:rPr>
        <w:t>中明确仲裁机构及仲裁地；通过诉讼方式解决的，可以在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lang w:val="en-US" w:eastAsia="zh-CN" w:bidi="ar-SA"/>
        </w:rPr>
        <w:t>中进一步约定选择与争议有实际联系的地点的人民法院管辖，但管辖法院的约定不得违反级别管辖和专属管辖的规定。</w:t>
      </w:r>
    </w:p>
    <w:p w14:paraId="6B71179F">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19.3 如甲乙双方有争议的事项不影响合同其他部分的履行，在争议解决期间，合同其他部分应当继续履行。</w:t>
      </w:r>
    </w:p>
    <w:p w14:paraId="34BC5CF8">
      <w:pPr>
        <w:autoSpaceDE w:val="0"/>
        <w:autoSpaceDN w:val="0"/>
        <w:adjustRightInd w:val="0"/>
        <w:snapToGrid w:val="0"/>
        <w:spacing w:before="0" w:line="400" w:lineRule="exact"/>
        <w:jc w:val="left"/>
        <w:rPr>
          <w:rFonts w:ascii="宋体" w:hAnsi="宋体" w:eastAsia="宋体"/>
          <w:color w:val="auto"/>
          <w:sz w:val="24"/>
          <w:highlight w:val="none"/>
        </w:rPr>
      </w:pPr>
      <w:r>
        <w:rPr>
          <w:rFonts w:hint="eastAsia" w:ascii="宋体" w:hAnsi="宋体" w:eastAsia="宋体"/>
          <w:b/>
          <w:color w:val="auto"/>
          <w:sz w:val="24"/>
          <w:highlight w:val="none"/>
          <w:lang w:val="en-US" w:eastAsia="zh-CN"/>
        </w:rPr>
        <w:t>20</w:t>
      </w:r>
      <w:r>
        <w:rPr>
          <w:rFonts w:hint="eastAsia" w:ascii="宋体" w:hAnsi="宋体" w:eastAsia="宋体"/>
          <w:b/>
          <w:color w:val="auto"/>
          <w:sz w:val="24"/>
          <w:highlight w:val="none"/>
        </w:rPr>
        <w:t>.</w:t>
      </w:r>
      <w:r>
        <w:rPr>
          <w:rFonts w:hint="eastAsia" w:ascii="宋体" w:hAnsi="宋体" w:eastAsia="宋体"/>
          <w:b/>
          <w:color w:val="auto"/>
          <w:sz w:val="24"/>
          <w:highlight w:val="none"/>
          <w:lang w:val="en-US" w:eastAsia="zh-CN"/>
        </w:rPr>
        <w:t xml:space="preserve"> </w:t>
      </w:r>
      <w:r>
        <w:rPr>
          <w:rFonts w:hint="eastAsia" w:ascii="宋体" w:hAnsi="宋体" w:eastAsia="宋体"/>
          <w:b/>
          <w:color w:val="auto"/>
          <w:sz w:val="24"/>
          <w:highlight w:val="none"/>
        </w:rPr>
        <w:t>政府采购政策</w:t>
      </w:r>
    </w:p>
    <w:p w14:paraId="3258CE42">
      <w:pPr>
        <w:autoSpaceDE w:val="0"/>
        <w:autoSpaceDN w:val="0"/>
        <w:adjustRightInd w:val="0"/>
        <w:snapToGrid w:val="0"/>
        <w:spacing w:before="0" w:line="400" w:lineRule="exact"/>
        <w:ind w:firstLine="420" w:firstLineChars="200"/>
        <w:jc w:val="left"/>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 xml:space="preserve">20.1 </w:t>
      </w:r>
      <w:r>
        <w:rPr>
          <w:rFonts w:hint="eastAsia" w:ascii="宋体" w:hAnsi="宋体" w:eastAsia="宋体" w:cs="宋体"/>
          <w:lang w:val="en-GB"/>
        </w:rPr>
        <w:t>本合同应当按照规定执行政府采购政策。</w:t>
      </w:r>
    </w:p>
    <w:p w14:paraId="164BE8F0">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ascii="宋体" w:hAnsi="宋体" w:eastAsia="宋体"/>
          <w:color w:val="auto"/>
          <w:szCs w:val="21"/>
          <w:highlight w:val="none"/>
        </w:rPr>
        <w:t>2</w:t>
      </w:r>
      <w:r>
        <w:rPr>
          <w:rFonts w:hint="eastAsia" w:ascii="宋体" w:hAnsi="宋体" w:eastAsia="宋体"/>
          <w:color w:val="auto"/>
          <w:szCs w:val="21"/>
          <w:highlight w:val="none"/>
          <w:lang w:val="en-US" w:eastAsia="zh-CN"/>
        </w:rPr>
        <w:t>0</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 xml:space="preserve"> 本合同依法执行政府采购政策的方式和内容，属于合同履约验收的范围。</w:t>
      </w:r>
      <w:r>
        <w:rPr>
          <w:rFonts w:hint="eastAsia" w:ascii="宋体" w:hAnsi="宋体" w:eastAsia="宋体" w:cs="宋体"/>
          <w:sz w:val="21"/>
          <w:lang w:eastAsia="zh-CN"/>
        </w:rPr>
        <w:t>甲乙双方</w:t>
      </w:r>
      <w:r>
        <w:rPr>
          <w:rFonts w:hint="eastAsia" w:ascii="宋体" w:hAnsi="宋体" w:eastAsia="宋体" w:cs="宋体"/>
          <w:lang w:val="en-GB"/>
        </w:rPr>
        <w:t>未按规定要求执行政府采购政策造成损失的</w:t>
      </w:r>
      <w:r>
        <w:rPr>
          <w:rFonts w:hint="eastAsia" w:ascii="宋体" w:hAnsi="宋体" w:eastAsia="宋体"/>
          <w:color w:val="auto"/>
          <w:szCs w:val="21"/>
          <w:highlight w:val="none"/>
        </w:rPr>
        <w:t>，有过错的一方应当承担赔偿责任，双方都有过错的，各自承担相应的责任。</w:t>
      </w:r>
    </w:p>
    <w:p w14:paraId="5C1E8375">
      <w:pPr>
        <w:widowControl w:val="0"/>
        <w:spacing w:after="0" w:line="400" w:lineRule="exact"/>
        <w:ind w:firstLine="420" w:firstLineChars="200"/>
        <w:jc w:val="both"/>
        <w:rPr>
          <w:rFonts w:ascii="Calibri" w:hAnsi="Calibri" w:eastAsia="宋体" w:cs="Times New Roman"/>
          <w:color w:val="auto"/>
          <w:kern w:val="2"/>
          <w:sz w:val="21"/>
          <w:szCs w:val="22"/>
          <w:highlight w:val="none"/>
          <w:lang w:val="en-US" w:eastAsia="zh-CN" w:bidi="ar-SA"/>
        </w:rPr>
      </w:pPr>
      <w:r>
        <w:rPr>
          <w:rFonts w:ascii="宋体" w:hAnsi="宋体" w:eastAsia="宋体" w:cs="Times New Roman"/>
          <w:color w:val="auto"/>
          <w:kern w:val="2"/>
          <w:sz w:val="21"/>
          <w:szCs w:val="21"/>
          <w:highlight w:val="none"/>
          <w:lang w:val="en-US" w:eastAsia="zh-CN" w:bidi="ar-SA"/>
        </w:rPr>
        <w:t>2</w:t>
      </w:r>
      <w:r>
        <w:rPr>
          <w:rFonts w:hint="eastAsia" w:ascii="宋体" w:hAnsi="宋体" w:eastAsia="宋体" w:cs="Times New Roman"/>
          <w:color w:val="auto"/>
          <w:kern w:val="2"/>
          <w:sz w:val="21"/>
          <w:szCs w:val="21"/>
          <w:highlight w:val="none"/>
          <w:lang w:val="en-US" w:eastAsia="zh-CN" w:bidi="ar-SA"/>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14:paraId="33C7E8DD">
      <w:pPr>
        <w:autoSpaceDE w:val="0"/>
        <w:autoSpaceDN w:val="0"/>
        <w:adjustRightInd w:val="0"/>
        <w:snapToGrid w:val="0"/>
        <w:spacing w:before="0" w:line="400" w:lineRule="exact"/>
        <w:jc w:val="left"/>
        <w:rPr>
          <w:rFonts w:hint="eastAsia" w:ascii="宋体" w:hAnsi="宋体" w:eastAsia="宋体"/>
          <w:b/>
          <w:color w:val="auto"/>
          <w:sz w:val="24"/>
          <w:highlight w:val="none"/>
        </w:rPr>
      </w:pPr>
      <w:r>
        <w:rPr>
          <w:rFonts w:hint="eastAsia" w:ascii="宋体" w:hAnsi="宋体" w:eastAsia="宋体"/>
          <w:b/>
          <w:color w:val="auto"/>
          <w:sz w:val="24"/>
          <w:highlight w:val="none"/>
        </w:rPr>
        <w:t>2</w:t>
      </w:r>
      <w:r>
        <w:rPr>
          <w:rFonts w:hint="eastAsia" w:ascii="宋体" w:hAnsi="宋体" w:eastAsia="宋体"/>
          <w:b/>
          <w:color w:val="auto"/>
          <w:sz w:val="24"/>
          <w:highlight w:val="none"/>
          <w:lang w:val="en-US" w:eastAsia="zh-CN"/>
        </w:rPr>
        <w:t>1</w:t>
      </w:r>
      <w:r>
        <w:rPr>
          <w:rFonts w:hint="eastAsia" w:ascii="宋体" w:hAnsi="宋体" w:eastAsia="宋体"/>
          <w:b/>
          <w:color w:val="auto"/>
          <w:sz w:val="24"/>
          <w:highlight w:val="none"/>
        </w:rPr>
        <w:t>.</w:t>
      </w:r>
      <w:r>
        <w:rPr>
          <w:rFonts w:hint="eastAsia" w:ascii="宋体" w:hAnsi="宋体" w:eastAsia="宋体"/>
          <w:b/>
          <w:color w:val="auto"/>
          <w:sz w:val="24"/>
          <w:highlight w:val="none"/>
          <w:lang w:val="en-US" w:eastAsia="zh-CN"/>
        </w:rPr>
        <w:t xml:space="preserve"> </w:t>
      </w:r>
      <w:r>
        <w:rPr>
          <w:rFonts w:hint="eastAsia" w:ascii="宋体" w:hAnsi="宋体" w:eastAsia="宋体"/>
          <w:b/>
          <w:color w:val="auto"/>
          <w:sz w:val="24"/>
          <w:highlight w:val="none"/>
        </w:rPr>
        <w:t>法律适用</w:t>
      </w:r>
    </w:p>
    <w:p w14:paraId="6E862B11">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21.1 本合同的订立、生效、解释、履行及与本合同有关的争议解决，均适用法律、行政法规。</w:t>
      </w:r>
    </w:p>
    <w:p w14:paraId="5559F106">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21.2 本合同条款与法律、行政法规的强制性规定不一致的，双方当事人应按照法律、行政法规的强制性规定修改本合同的相关条款。</w:t>
      </w:r>
    </w:p>
    <w:p w14:paraId="666DF852">
      <w:pPr>
        <w:numPr>
          <w:ilvl w:val="-1"/>
          <w:numId w:val="0"/>
        </w:num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auto"/>
          <w:sz w:val="24"/>
          <w:highlight w:val="none"/>
          <w:lang w:val="en-US" w:eastAsia="zh-CN"/>
        </w:rPr>
        <w:t xml:space="preserve">22. </w:t>
      </w:r>
      <w:r>
        <w:rPr>
          <w:rFonts w:hint="eastAsia" w:ascii="宋体" w:hAnsi="宋体" w:eastAsia="宋体"/>
          <w:b/>
          <w:color w:val="auto"/>
          <w:sz w:val="24"/>
          <w:highlight w:val="none"/>
        </w:rPr>
        <w:t>通知</w:t>
      </w:r>
    </w:p>
    <w:p w14:paraId="7F46EEC2">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22.1 本合同任何一方向对方发出的通知、信件、数据电文等，应当发送至本合同第一部分《政府采购合同协议书》所约定的通讯地址、联系人、联系电话或电子邮箱。</w:t>
      </w:r>
    </w:p>
    <w:p w14:paraId="2B83776D">
      <w:pPr>
        <w:autoSpaceDE w:val="0"/>
        <w:autoSpaceDN w:val="0"/>
        <w:adjustRightInd w:val="0"/>
        <w:spacing w:line="400" w:lineRule="exact"/>
        <w:ind w:firstLine="0" w:firstLineChars="0"/>
        <w:jc w:val="both"/>
        <w:rPr>
          <w:rFonts w:ascii="华文楷体" w:hAnsi="华文楷体" w:eastAsia="华文楷体" w:cs="华文楷体"/>
          <w:sz w:val="21"/>
          <w:szCs w:val="21"/>
          <w:lang w:val="en-US" w:eastAsia="zh-CN" w:bidi="ar-SA"/>
        </w:rPr>
      </w:pPr>
      <w:r>
        <w:rPr>
          <w:rFonts w:hint="eastAsia" w:ascii="宋体" w:hAnsi="宋体" w:eastAsia="宋体" w:cs="宋体"/>
          <w:sz w:val="21"/>
          <w:szCs w:val="21"/>
          <w:lang w:val="en-US" w:eastAsia="zh-CN" w:bidi="ar-SA"/>
        </w:rPr>
        <w:t xml:space="preserve">    22.2 一方当事人变更名称、住所、联系人、联系电话或电子邮箱等信息的，应当在变更后3日内及时书面通知对方，对方实际收到变更通知前的送达仍为有效送达。</w:t>
      </w:r>
    </w:p>
    <w:p w14:paraId="70D679AD">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本合同一方给另一方的通知均应采用书面形式，传真或快递送到本合同中规定的对方的地址和办理签收手续。</w:t>
      </w:r>
    </w:p>
    <w:p w14:paraId="068CAAB4">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通知以送达之日或通知书中规定的生效之日起生效，两者中以较迟之日为准。</w:t>
      </w:r>
    </w:p>
    <w:p w14:paraId="46703C54">
      <w:pPr>
        <w:numPr>
          <w:ilvl w:val="0"/>
          <w:numId w:val="17"/>
        </w:num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合同未尽事项</w:t>
      </w:r>
    </w:p>
    <w:p w14:paraId="5B583AC4">
      <w:pPr>
        <w:adjustRightInd w:val="0"/>
        <w:snapToGrid w:val="0"/>
        <w:spacing w:before="0" w:line="400" w:lineRule="exact"/>
        <w:ind w:firstLine="420" w:firstLineChars="200"/>
        <w:jc w:val="left"/>
        <w:rPr>
          <w:rFonts w:hint="eastAsia" w:ascii="宋体" w:hAnsi="宋体" w:eastAsia="宋体"/>
          <w:bCs/>
          <w:color w:val="auto"/>
          <w:szCs w:val="21"/>
          <w:highlight w:val="none"/>
        </w:rPr>
      </w:pPr>
      <w:r>
        <w:rPr>
          <w:rFonts w:hint="eastAsia" w:ascii="宋体" w:hAnsi="宋体" w:eastAsia="宋体"/>
          <w:bCs/>
          <w:color w:val="auto"/>
          <w:szCs w:val="21"/>
          <w:highlight w:val="none"/>
        </w:rPr>
        <w:t>2</w:t>
      </w:r>
      <w:r>
        <w:rPr>
          <w:rFonts w:hint="eastAsia" w:ascii="宋体" w:hAnsi="宋体" w:eastAsia="宋体"/>
          <w:bCs/>
          <w:color w:val="auto"/>
          <w:szCs w:val="21"/>
          <w:highlight w:val="none"/>
          <w:lang w:val="en-US" w:eastAsia="zh-CN"/>
        </w:rPr>
        <w:t>3</w:t>
      </w:r>
      <w:r>
        <w:rPr>
          <w:rFonts w:hint="eastAsia" w:ascii="宋体" w:hAnsi="宋体" w:eastAsia="宋体"/>
          <w:bCs/>
          <w:color w:val="auto"/>
          <w:szCs w:val="21"/>
          <w:highlight w:val="none"/>
        </w:rPr>
        <w:t>.1合同未尽事项见</w:t>
      </w:r>
      <w:r>
        <w:rPr>
          <w:rFonts w:hint="eastAsia" w:ascii="宋体" w:hAnsi="宋体" w:eastAsia="宋体"/>
          <w:b/>
          <w:color w:val="auto"/>
          <w:szCs w:val="21"/>
          <w:highlight w:val="none"/>
        </w:rPr>
        <w:t>【政府采购合同专用条款】</w:t>
      </w:r>
      <w:r>
        <w:rPr>
          <w:rFonts w:hint="eastAsia" w:ascii="宋体" w:hAnsi="宋体" w:eastAsia="宋体"/>
          <w:bCs/>
          <w:color w:val="auto"/>
          <w:szCs w:val="21"/>
          <w:highlight w:val="none"/>
        </w:rPr>
        <w:t>。</w:t>
      </w:r>
    </w:p>
    <w:p w14:paraId="0EC91C04">
      <w:pPr>
        <w:adjustRightInd w:val="0"/>
        <w:snapToGrid w:val="0"/>
        <w:spacing w:line="400" w:lineRule="exact"/>
        <w:ind w:firstLine="0" w:firstLineChars="0"/>
        <w:jc w:val="left"/>
        <w:rPr>
          <w:rFonts w:ascii="黑体" w:hAnsi="华文中宋" w:eastAsia="黑体"/>
          <w:color w:val="auto"/>
          <w:sz w:val="28"/>
          <w:szCs w:val="28"/>
        </w:rPr>
      </w:pPr>
      <w:r>
        <w:rPr>
          <w:rFonts w:hint="eastAsia" w:ascii="宋体" w:hAnsi="宋体" w:eastAsia="宋体"/>
          <w:bCs/>
          <w:color w:val="auto"/>
          <w:szCs w:val="21"/>
          <w:highlight w:val="none"/>
          <w:lang w:val="en-US" w:eastAsia="zh-CN"/>
        </w:rPr>
        <w:t xml:space="preserve">    23.2 合同附件与合同正文具有同等的法律效力。</w:t>
      </w:r>
      <w:bookmarkStart w:id="110" w:name="_Toc20313"/>
    </w:p>
    <w:p w14:paraId="2F81B1C9">
      <w:pPr>
        <w:adjustRightInd w:val="0"/>
        <w:snapToGrid w:val="0"/>
        <w:jc w:val="center"/>
        <w:rPr>
          <w:rFonts w:hint="eastAsia" w:ascii="黑体" w:hAnsi="华文中宋" w:eastAsia="黑体"/>
          <w:b w:val="0"/>
          <w:bCs w:val="0"/>
          <w:sz w:val="28"/>
          <w:szCs w:val="28"/>
        </w:rPr>
      </w:pPr>
      <w:r>
        <w:rPr>
          <w:rFonts w:hint="eastAsia" w:ascii="黑体" w:hAnsi="华文中宋" w:eastAsia="黑体"/>
          <w:b w:val="0"/>
          <w:bCs w:val="0"/>
          <w:sz w:val="28"/>
          <w:szCs w:val="28"/>
        </w:rPr>
        <w:br w:type="page"/>
      </w:r>
    </w:p>
    <w:p w14:paraId="247B8AD0">
      <w:pPr>
        <w:keepNext/>
        <w:keepLines/>
        <w:widowControl w:val="0"/>
        <w:adjustRightInd w:val="0"/>
        <w:snapToGrid w:val="0"/>
        <w:spacing w:line="360" w:lineRule="auto"/>
        <w:jc w:val="center"/>
        <w:outlineLvl w:val="1"/>
        <w:rPr>
          <w:rFonts w:ascii="黑体" w:hAnsi="华文中宋" w:eastAsia="黑体" w:cs="Times New Roman"/>
          <w:b w:val="0"/>
          <w:bCs w:val="0"/>
          <w:kern w:val="2"/>
          <w:sz w:val="28"/>
          <w:szCs w:val="28"/>
          <w:lang w:val="en-US" w:eastAsia="zh-CN" w:bidi="ar-SA"/>
        </w:rPr>
      </w:pPr>
      <w:r>
        <w:rPr>
          <w:rFonts w:hint="eastAsia" w:ascii="黑体" w:hAnsi="华文中宋" w:eastAsia="黑体" w:cs="Times New Roman"/>
          <w:b w:val="0"/>
          <w:bCs w:val="0"/>
          <w:kern w:val="2"/>
          <w:sz w:val="28"/>
          <w:szCs w:val="28"/>
          <w:lang w:val="en-US" w:eastAsia="zh-CN" w:bidi="ar-SA"/>
        </w:rPr>
        <w:t>第三节 政府采购合同专用条款</w:t>
      </w:r>
      <w:bookmarkEnd w:id="110"/>
    </w:p>
    <w:tbl>
      <w:tblPr>
        <w:tblStyle w:val="43"/>
        <w:tblW w:w="8519" w:type="dxa"/>
        <w:tblInd w:w="108"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607"/>
        <w:gridCol w:w="1742"/>
        <w:gridCol w:w="5170"/>
      </w:tblGrid>
      <w:tr w14:paraId="346DDDA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A79894D">
            <w:pPr>
              <w:adjustRightInd w:val="0"/>
              <w:snapToGrid w:val="0"/>
              <w:jc w:val="center"/>
              <w:rPr>
                <w:rFonts w:ascii="宋体" w:hAnsi="宋体" w:eastAsia="宋体"/>
                <w:szCs w:val="21"/>
              </w:rPr>
            </w:pPr>
            <w:r>
              <w:rPr>
                <w:rFonts w:hint="eastAsia" w:ascii="宋体" w:hAnsi="宋体" w:eastAsia="宋体"/>
                <w:szCs w:val="21"/>
              </w:rPr>
              <w:t>第二节</w:t>
            </w:r>
          </w:p>
          <w:p w14:paraId="1F8D44C8">
            <w:pPr>
              <w:adjustRightInd w:val="0"/>
              <w:snapToGrid w:val="0"/>
              <w:jc w:val="center"/>
              <w:rPr>
                <w:rFonts w:ascii="宋体" w:hAnsi="宋体" w:eastAsia="宋体"/>
                <w:szCs w:val="21"/>
              </w:rPr>
            </w:pPr>
            <w:r>
              <w:rPr>
                <w:rFonts w:hint="eastAsia" w:ascii="宋体" w:hAnsi="宋体" w:eastAsia="宋体"/>
                <w:szCs w:val="21"/>
              </w:rPr>
              <w:t>第1.2（</w:t>
            </w:r>
            <w:r>
              <w:rPr>
                <w:rFonts w:hint="eastAsia" w:ascii="宋体" w:hAnsi="宋体" w:eastAsia="宋体"/>
                <w:szCs w:val="21"/>
                <w:lang w:val="en-US" w:eastAsia="zh-CN"/>
              </w:rPr>
              <w:t>6</w:t>
            </w:r>
            <w:r>
              <w:rPr>
                <w:rFonts w:hint="eastAsia" w:ascii="宋体" w:hAnsi="宋体" w:eastAsia="宋体"/>
                <w:szCs w:val="21"/>
              </w:rPr>
              <w:t>）项</w:t>
            </w:r>
          </w:p>
        </w:tc>
        <w:tc>
          <w:tcPr>
            <w:tcW w:w="1742" w:type="dxa"/>
            <w:vAlign w:val="center"/>
          </w:tcPr>
          <w:p w14:paraId="2372117B">
            <w:pPr>
              <w:adjustRightInd w:val="0"/>
              <w:snapToGrid w:val="0"/>
              <w:jc w:val="left"/>
              <w:rPr>
                <w:rFonts w:ascii="宋体" w:hAnsi="宋体" w:eastAsia="宋体"/>
                <w:szCs w:val="21"/>
              </w:rPr>
            </w:pPr>
            <w:r>
              <w:rPr>
                <w:rFonts w:hint="eastAsia" w:ascii="宋体" w:hAnsi="宋体" w:eastAsia="宋体"/>
                <w:szCs w:val="21"/>
                <w:lang w:eastAsia="zh-CN"/>
              </w:rPr>
              <w:t>联合体具体要求</w:t>
            </w:r>
          </w:p>
        </w:tc>
        <w:tc>
          <w:tcPr>
            <w:tcW w:w="5170" w:type="dxa"/>
            <w:vAlign w:val="center"/>
          </w:tcPr>
          <w:p w14:paraId="5D8F189A">
            <w:pPr>
              <w:adjustRightInd w:val="0"/>
              <w:snapToGrid w:val="0"/>
              <w:jc w:val="left"/>
              <w:rPr>
                <w:rFonts w:ascii="宋体" w:hAnsi="宋体" w:eastAsia="宋体"/>
                <w:szCs w:val="21"/>
              </w:rPr>
            </w:pPr>
          </w:p>
        </w:tc>
      </w:tr>
      <w:tr w14:paraId="78F7E21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trPr>
        <w:tc>
          <w:tcPr>
            <w:tcW w:w="1607" w:type="dxa"/>
            <w:vAlign w:val="center"/>
          </w:tcPr>
          <w:p w14:paraId="7DCE2F63">
            <w:pPr>
              <w:adjustRightInd w:val="0"/>
              <w:snapToGrid w:val="0"/>
              <w:jc w:val="center"/>
              <w:rPr>
                <w:rFonts w:ascii="宋体" w:hAnsi="宋体" w:eastAsia="宋体"/>
                <w:szCs w:val="21"/>
              </w:rPr>
            </w:pPr>
            <w:r>
              <w:rPr>
                <w:rFonts w:hint="eastAsia" w:ascii="宋体" w:hAnsi="宋体" w:eastAsia="宋体"/>
                <w:szCs w:val="21"/>
              </w:rPr>
              <w:t>第二节</w:t>
            </w:r>
          </w:p>
          <w:p w14:paraId="7480D4C7">
            <w:pPr>
              <w:adjustRightInd w:val="0"/>
              <w:snapToGrid w:val="0"/>
              <w:jc w:val="center"/>
              <w:rPr>
                <w:rFonts w:hint="eastAsia" w:ascii="宋体" w:hAnsi="宋体" w:eastAsia="宋体" w:cs="Times New Roman"/>
                <w:kern w:val="2"/>
                <w:sz w:val="21"/>
                <w:szCs w:val="21"/>
                <w:lang w:val="en-US" w:eastAsia="zh-CN" w:bidi="ar-SA"/>
              </w:rPr>
            </w:pPr>
            <w:r>
              <w:rPr>
                <w:rFonts w:hint="eastAsia" w:ascii="宋体" w:hAnsi="宋体" w:eastAsia="宋体"/>
                <w:szCs w:val="21"/>
              </w:rPr>
              <w:t>第1.2（</w:t>
            </w:r>
            <w:r>
              <w:rPr>
                <w:rFonts w:hint="eastAsia" w:ascii="宋体" w:hAnsi="宋体" w:eastAsia="宋体"/>
                <w:szCs w:val="21"/>
                <w:lang w:val="en-US" w:eastAsia="zh-CN"/>
              </w:rPr>
              <w:t>7</w:t>
            </w:r>
            <w:r>
              <w:rPr>
                <w:rFonts w:hint="eastAsia" w:ascii="宋体" w:hAnsi="宋体" w:eastAsia="宋体"/>
                <w:szCs w:val="21"/>
              </w:rPr>
              <w:t>）项</w:t>
            </w:r>
          </w:p>
        </w:tc>
        <w:tc>
          <w:tcPr>
            <w:tcW w:w="1742" w:type="dxa"/>
            <w:vAlign w:val="center"/>
          </w:tcPr>
          <w:p w14:paraId="130A8AE7">
            <w:pPr>
              <w:adjustRightInd w:val="0"/>
              <w:snapToGrid w:val="0"/>
              <w:jc w:val="left"/>
              <w:rPr>
                <w:rFonts w:hint="eastAsia" w:ascii="宋体" w:hAnsi="宋体" w:eastAsia="宋体" w:cs="Times New Roman"/>
                <w:kern w:val="2"/>
                <w:sz w:val="21"/>
                <w:szCs w:val="21"/>
                <w:lang w:val="en-US" w:eastAsia="zh-CN" w:bidi="ar-SA"/>
              </w:rPr>
            </w:pPr>
            <w:r>
              <w:rPr>
                <w:rFonts w:hint="eastAsia" w:ascii="宋体" w:hAnsi="宋体" w:eastAsia="宋体"/>
                <w:szCs w:val="21"/>
              </w:rPr>
              <w:t>其他术语解释</w:t>
            </w:r>
          </w:p>
        </w:tc>
        <w:tc>
          <w:tcPr>
            <w:tcW w:w="5170" w:type="dxa"/>
            <w:vAlign w:val="center"/>
          </w:tcPr>
          <w:p w14:paraId="76FC05D3">
            <w:pPr>
              <w:adjustRightInd w:val="0"/>
              <w:snapToGrid w:val="0"/>
              <w:jc w:val="left"/>
              <w:rPr>
                <w:rFonts w:ascii="宋体" w:hAnsi="宋体" w:eastAsia="宋体" w:cs="Times New Roman"/>
                <w:kern w:val="2"/>
                <w:sz w:val="21"/>
                <w:szCs w:val="21"/>
                <w:lang w:val="en-US" w:eastAsia="zh-CN" w:bidi="ar-SA"/>
              </w:rPr>
            </w:pPr>
          </w:p>
        </w:tc>
      </w:tr>
      <w:tr w14:paraId="4DC089A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47A53BC4">
            <w:pPr>
              <w:adjustRightInd w:val="0"/>
              <w:snapToGrid w:val="0"/>
              <w:jc w:val="center"/>
              <w:rPr>
                <w:rFonts w:ascii="宋体" w:hAnsi="宋体" w:eastAsia="宋体"/>
                <w:szCs w:val="21"/>
              </w:rPr>
            </w:pPr>
            <w:r>
              <w:rPr>
                <w:rFonts w:hint="eastAsia" w:ascii="宋体" w:hAnsi="宋体" w:eastAsia="宋体"/>
                <w:szCs w:val="21"/>
              </w:rPr>
              <w:t>第二节</w:t>
            </w:r>
          </w:p>
          <w:p w14:paraId="5820B7E5">
            <w:pPr>
              <w:adjustRightInd w:val="0"/>
              <w:snapToGrid w:val="0"/>
              <w:jc w:val="center"/>
              <w:rPr>
                <w:rFonts w:hint="default" w:ascii="宋体" w:hAnsi="宋体" w:eastAsia="宋体"/>
                <w:szCs w:val="21"/>
                <w:lang w:val="en-US" w:eastAsia="zh-CN"/>
              </w:rPr>
            </w:pPr>
            <w:r>
              <w:rPr>
                <w:rFonts w:hint="eastAsia" w:ascii="宋体" w:hAnsi="宋体" w:eastAsia="宋体"/>
                <w:szCs w:val="21"/>
                <w:lang w:eastAsia="zh-CN"/>
              </w:rPr>
              <w:t>第</w:t>
            </w:r>
            <w:r>
              <w:rPr>
                <w:rFonts w:hint="eastAsia" w:ascii="宋体" w:hAnsi="宋体" w:eastAsia="宋体"/>
                <w:szCs w:val="21"/>
                <w:lang w:val="en-US" w:eastAsia="zh-CN"/>
              </w:rPr>
              <w:t>4.4款</w:t>
            </w:r>
          </w:p>
        </w:tc>
        <w:tc>
          <w:tcPr>
            <w:tcW w:w="1742" w:type="dxa"/>
            <w:vAlign w:val="center"/>
          </w:tcPr>
          <w:p w14:paraId="0726C0C2">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履约验收中甲方提出异议或作出说明的期限</w:t>
            </w:r>
          </w:p>
        </w:tc>
        <w:tc>
          <w:tcPr>
            <w:tcW w:w="5170" w:type="dxa"/>
            <w:vAlign w:val="center"/>
          </w:tcPr>
          <w:p w14:paraId="5ABAB8E2">
            <w:pPr>
              <w:adjustRightInd w:val="0"/>
              <w:snapToGrid w:val="0"/>
              <w:jc w:val="left"/>
              <w:rPr>
                <w:rFonts w:ascii="宋体" w:hAnsi="宋体" w:eastAsia="宋体" w:cs="Times New Roman"/>
                <w:kern w:val="2"/>
                <w:sz w:val="21"/>
                <w:szCs w:val="21"/>
                <w:lang w:val="en-US" w:eastAsia="zh-CN" w:bidi="ar-SA"/>
              </w:rPr>
            </w:pPr>
          </w:p>
        </w:tc>
      </w:tr>
      <w:tr w14:paraId="6758DF8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2AC9F2A">
            <w:pPr>
              <w:adjustRightInd w:val="0"/>
              <w:snapToGrid w:val="0"/>
              <w:jc w:val="center"/>
              <w:rPr>
                <w:rFonts w:ascii="宋体" w:hAnsi="宋体" w:eastAsia="宋体"/>
                <w:szCs w:val="21"/>
              </w:rPr>
            </w:pPr>
            <w:r>
              <w:rPr>
                <w:rFonts w:hint="eastAsia" w:ascii="宋体" w:hAnsi="宋体" w:eastAsia="宋体"/>
                <w:szCs w:val="21"/>
              </w:rPr>
              <w:t>第二节</w:t>
            </w:r>
          </w:p>
          <w:p w14:paraId="19AB4AC3">
            <w:pPr>
              <w:adjustRightInd w:val="0"/>
              <w:snapToGrid w:val="0"/>
              <w:jc w:val="center"/>
              <w:rPr>
                <w:rFonts w:hint="eastAsia" w:ascii="宋体" w:hAnsi="宋体" w:eastAsia="宋体"/>
                <w:szCs w:val="21"/>
              </w:rPr>
            </w:pPr>
            <w:r>
              <w:rPr>
                <w:rFonts w:hint="eastAsia" w:ascii="宋体" w:hAnsi="宋体" w:eastAsia="宋体"/>
                <w:szCs w:val="21"/>
                <w:lang w:eastAsia="zh-CN"/>
              </w:rPr>
              <w:t>第</w:t>
            </w:r>
            <w:r>
              <w:rPr>
                <w:rFonts w:hint="eastAsia" w:ascii="宋体" w:hAnsi="宋体" w:eastAsia="宋体"/>
                <w:szCs w:val="21"/>
                <w:lang w:val="en-US" w:eastAsia="zh-CN"/>
              </w:rPr>
              <w:t>4.6款</w:t>
            </w:r>
          </w:p>
        </w:tc>
        <w:tc>
          <w:tcPr>
            <w:tcW w:w="1742" w:type="dxa"/>
            <w:vAlign w:val="center"/>
          </w:tcPr>
          <w:p w14:paraId="1673FC49">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约定甲方承担的其他义务和责任</w:t>
            </w:r>
          </w:p>
        </w:tc>
        <w:tc>
          <w:tcPr>
            <w:tcW w:w="5170" w:type="dxa"/>
            <w:vAlign w:val="center"/>
          </w:tcPr>
          <w:p w14:paraId="31F5151A">
            <w:pPr>
              <w:adjustRightInd w:val="0"/>
              <w:snapToGrid w:val="0"/>
              <w:jc w:val="left"/>
              <w:rPr>
                <w:rFonts w:ascii="宋体" w:hAnsi="宋体" w:eastAsia="宋体" w:cs="Times New Roman"/>
                <w:kern w:val="2"/>
                <w:sz w:val="21"/>
                <w:szCs w:val="21"/>
                <w:lang w:val="en-US" w:eastAsia="zh-CN" w:bidi="ar-SA"/>
              </w:rPr>
            </w:pPr>
          </w:p>
        </w:tc>
      </w:tr>
      <w:tr w14:paraId="3AA0617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7DAD02D">
            <w:pPr>
              <w:adjustRightInd w:val="0"/>
              <w:snapToGrid w:val="0"/>
              <w:jc w:val="center"/>
              <w:rPr>
                <w:rFonts w:hint="eastAsia" w:ascii="宋体" w:hAnsi="宋体" w:eastAsia="宋体"/>
                <w:szCs w:val="21"/>
                <w:lang w:eastAsia="zh-CN"/>
              </w:rPr>
            </w:pPr>
            <w:r>
              <w:rPr>
                <w:rFonts w:hint="eastAsia" w:ascii="宋体" w:hAnsi="宋体" w:eastAsia="宋体"/>
                <w:szCs w:val="21"/>
                <w:lang w:eastAsia="zh-CN"/>
              </w:rPr>
              <w:t>第二节</w:t>
            </w:r>
          </w:p>
          <w:p w14:paraId="603A09AA">
            <w:pPr>
              <w:snapToGrid w:val="0"/>
              <w:jc w:val="center"/>
              <w:rPr>
                <w:rFonts w:hint="default" w:eastAsia="宋体"/>
                <w:lang w:val="en-US" w:eastAsia="zh-CN"/>
              </w:rPr>
            </w:pPr>
            <w:r>
              <w:rPr>
                <w:rFonts w:hint="eastAsia" w:ascii="宋体" w:hAnsi="宋体" w:eastAsia="宋体"/>
                <w:szCs w:val="21"/>
                <w:lang w:eastAsia="zh-CN"/>
              </w:rPr>
              <w:t>第</w:t>
            </w:r>
            <w:r>
              <w:rPr>
                <w:rFonts w:hint="eastAsia" w:ascii="宋体" w:hAnsi="宋体" w:eastAsia="宋体"/>
                <w:szCs w:val="21"/>
                <w:lang w:val="en-US" w:eastAsia="zh-CN"/>
              </w:rPr>
              <w:t>5.4款</w:t>
            </w:r>
          </w:p>
        </w:tc>
        <w:tc>
          <w:tcPr>
            <w:tcW w:w="1742" w:type="dxa"/>
            <w:vAlign w:val="center"/>
          </w:tcPr>
          <w:p w14:paraId="621639FF">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约定乙方承担的其他义务和责任</w:t>
            </w:r>
          </w:p>
        </w:tc>
        <w:tc>
          <w:tcPr>
            <w:tcW w:w="5170" w:type="dxa"/>
            <w:vAlign w:val="center"/>
          </w:tcPr>
          <w:p w14:paraId="24B95629">
            <w:pPr>
              <w:adjustRightInd w:val="0"/>
              <w:snapToGrid w:val="0"/>
              <w:jc w:val="left"/>
              <w:rPr>
                <w:rFonts w:ascii="宋体" w:hAnsi="宋体" w:eastAsia="宋体" w:cs="Times New Roman"/>
                <w:kern w:val="2"/>
                <w:sz w:val="21"/>
                <w:szCs w:val="21"/>
                <w:lang w:val="en-US" w:eastAsia="zh-CN" w:bidi="ar-SA"/>
              </w:rPr>
            </w:pPr>
          </w:p>
        </w:tc>
      </w:tr>
      <w:tr w14:paraId="1F57634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26C33D3">
            <w:pPr>
              <w:adjustRightInd w:val="0"/>
              <w:snapToGrid w:val="0"/>
              <w:jc w:val="center"/>
              <w:rPr>
                <w:rFonts w:hint="eastAsia" w:ascii="宋体" w:hAnsi="宋体" w:eastAsia="宋体"/>
                <w:szCs w:val="21"/>
                <w:lang w:eastAsia="zh-CN"/>
              </w:rPr>
            </w:pPr>
            <w:r>
              <w:rPr>
                <w:rFonts w:hint="eastAsia" w:ascii="宋体" w:hAnsi="宋体" w:eastAsia="宋体"/>
                <w:szCs w:val="21"/>
                <w:lang w:eastAsia="zh-CN"/>
              </w:rPr>
              <w:t>第二节</w:t>
            </w:r>
          </w:p>
          <w:p w14:paraId="10AAF588">
            <w:pPr>
              <w:snapToGrid w:val="0"/>
              <w:jc w:val="center"/>
              <w:rPr>
                <w:rFonts w:hint="eastAsia" w:ascii="宋体" w:hAnsi="宋体" w:eastAsia="宋体"/>
                <w:szCs w:val="21"/>
                <w:lang w:eastAsia="zh-CN"/>
              </w:rPr>
            </w:pPr>
            <w:r>
              <w:rPr>
                <w:rFonts w:hint="eastAsia" w:ascii="宋体" w:hAnsi="宋体" w:eastAsia="宋体"/>
                <w:szCs w:val="21"/>
                <w:lang w:eastAsia="zh-CN"/>
              </w:rPr>
              <w:t>第</w:t>
            </w:r>
            <w:r>
              <w:rPr>
                <w:rFonts w:hint="eastAsia" w:ascii="宋体" w:hAnsi="宋体" w:eastAsia="宋体"/>
                <w:szCs w:val="21"/>
                <w:lang w:val="en-US" w:eastAsia="zh-CN"/>
              </w:rPr>
              <w:t>6.1款</w:t>
            </w:r>
          </w:p>
        </w:tc>
        <w:tc>
          <w:tcPr>
            <w:tcW w:w="1742" w:type="dxa"/>
            <w:vAlign w:val="center"/>
          </w:tcPr>
          <w:p w14:paraId="1A573506">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履行合同义务的顺序</w:t>
            </w:r>
          </w:p>
        </w:tc>
        <w:tc>
          <w:tcPr>
            <w:tcW w:w="5170" w:type="dxa"/>
            <w:vAlign w:val="center"/>
          </w:tcPr>
          <w:p w14:paraId="3D2AB997">
            <w:pPr>
              <w:adjustRightInd w:val="0"/>
              <w:snapToGrid w:val="0"/>
              <w:jc w:val="left"/>
              <w:rPr>
                <w:rFonts w:ascii="宋体" w:hAnsi="宋体" w:eastAsia="宋体" w:cs="Times New Roman"/>
                <w:kern w:val="2"/>
                <w:sz w:val="21"/>
                <w:szCs w:val="21"/>
                <w:lang w:val="en-US" w:eastAsia="zh-CN" w:bidi="ar-SA"/>
              </w:rPr>
            </w:pPr>
          </w:p>
        </w:tc>
      </w:tr>
      <w:tr w14:paraId="0C7E4C2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restart"/>
            <w:vAlign w:val="center"/>
          </w:tcPr>
          <w:p w14:paraId="04920837">
            <w:pPr>
              <w:adjustRightInd w:val="0"/>
              <w:snapToGrid w:val="0"/>
              <w:jc w:val="center"/>
              <w:rPr>
                <w:rFonts w:ascii="宋体" w:hAnsi="宋体" w:eastAsia="宋体"/>
                <w:szCs w:val="21"/>
              </w:rPr>
            </w:pPr>
            <w:r>
              <w:rPr>
                <w:rFonts w:hint="eastAsia" w:ascii="宋体" w:hAnsi="宋体" w:eastAsia="宋体"/>
                <w:szCs w:val="21"/>
              </w:rPr>
              <w:t>第二节</w:t>
            </w:r>
          </w:p>
          <w:p w14:paraId="4FFFC6D3">
            <w:pPr>
              <w:adjustRightInd w:val="0"/>
              <w:snapToGrid w:val="0"/>
              <w:jc w:val="center"/>
              <w:rPr>
                <w:rFonts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7</w:t>
            </w:r>
            <w:r>
              <w:rPr>
                <w:rFonts w:hint="eastAsia" w:ascii="宋体" w:hAnsi="宋体" w:eastAsia="宋体"/>
                <w:szCs w:val="21"/>
              </w:rPr>
              <w:t>.1</w:t>
            </w:r>
            <w:r>
              <w:rPr>
                <w:rFonts w:hint="eastAsia" w:ascii="宋体" w:hAnsi="宋体" w:eastAsia="宋体"/>
                <w:szCs w:val="21"/>
                <w:lang w:val="en-US" w:eastAsia="zh-CN"/>
              </w:rPr>
              <w:t>款</w:t>
            </w:r>
          </w:p>
        </w:tc>
        <w:tc>
          <w:tcPr>
            <w:tcW w:w="1742" w:type="dxa"/>
            <w:vAlign w:val="center"/>
          </w:tcPr>
          <w:p w14:paraId="1061264C">
            <w:pPr>
              <w:adjustRightInd w:val="0"/>
              <w:snapToGrid w:val="0"/>
              <w:jc w:val="left"/>
              <w:rPr>
                <w:rFonts w:ascii="宋体" w:hAnsi="宋体" w:eastAsia="宋体"/>
                <w:szCs w:val="21"/>
              </w:rPr>
            </w:pPr>
            <w:r>
              <w:rPr>
                <w:rFonts w:hint="eastAsia" w:ascii="宋体" w:hAnsi="宋体" w:eastAsia="宋体"/>
                <w:szCs w:val="21"/>
              </w:rPr>
              <w:t>包装</w:t>
            </w:r>
            <w:r>
              <w:rPr>
                <w:rFonts w:hint="eastAsia" w:ascii="宋体" w:hAnsi="宋体" w:eastAsia="宋体"/>
                <w:szCs w:val="21"/>
                <w:lang w:eastAsia="zh-CN"/>
              </w:rPr>
              <w:t>特殊要求</w:t>
            </w:r>
          </w:p>
        </w:tc>
        <w:tc>
          <w:tcPr>
            <w:tcW w:w="5170" w:type="dxa"/>
            <w:vAlign w:val="center"/>
          </w:tcPr>
          <w:p w14:paraId="29D3B5E5">
            <w:pPr>
              <w:rPr>
                <w:rFonts w:eastAsia="宋体"/>
              </w:rPr>
            </w:pPr>
          </w:p>
        </w:tc>
      </w:tr>
      <w:tr w14:paraId="55803EE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continue"/>
            <w:vAlign w:val="center"/>
          </w:tcPr>
          <w:p w14:paraId="4DCA9250">
            <w:pPr>
              <w:adjustRightInd w:val="0"/>
              <w:snapToGrid w:val="0"/>
              <w:jc w:val="center"/>
              <w:rPr>
                <w:rFonts w:hint="eastAsia" w:ascii="宋体" w:hAnsi="宋体" w:eastAsia="宋体"/>
                <w:szCs w:val="21"/>
              </w:rPr>
            </w:pPr>
          </w:p>
        </w:tc>
        <w:tc>
          <w:tcPr>
            <w:tcW w:w="1742" w:type="dxa"/>
            <w:vAlign w:val="center"/>
          </w:tcPr>
          <w:p w14:paraId="17651045">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指定现场</w:t>
            </w:r>
          </w:p>
        </w:tc>
        <w:tc>
          <w:tcPr>
            <w:tcW w:w="5170" w:type="dxa"/>
            <w:vAlign w:val="center"/>
          </w:tcPr>
          <w:p w14:paraId="42FFC697">
            <w:pPr>
              <w:rPr>
                <w:rFonts w:hint="eastAsia" w:eastAsia="宋体"/>
              </w:rPr>
            </w:pPr>
          </w:p>
        </w:tc>
      </w:tr>
      <w:tr w14:paraId="0C28024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2" w:hRule="atLeast"/>
        </w:trPr>
        <w:tc>
          <w:tcPr>
            <w:tcW w:w="1607" w:type="dxa"/>
            <w:vAlign w:val="center"/>
          </w:tcPr>
          <w:p w14:paraId="5BB2B8EF">
            <w:pPr>
              <w:adjustRightInd w:val="0"/>
              <w:snapToGrid w:val="0"/>
              <w:jc w:val="center"/>
              <w:rPr>
                <w:rFonts w:ascii="宋体" w:hAnsi="宋体" w:eastAsia="宋体"/>
                <w:szCs w:val="21"/>
              </w:rPr>
            </w:pPr>
            <w:r>
              <w:rPr>
                <w:rFonts w:hint="eastAsia" w:ascii="宋体" w:hAnsi="宋体" w:eastAsia="宋体"/>
                <w:szCs w:val="21"/>
              </w:rPr>
              <w:t>第二节</w:t>
            </w:r>
          </w:p>
          <w:p w14:paraId="63B8FC43">
            <w:pPr>
              <w:adjustRightInd w:val="0"/>
              <w:snapToGrid w:val="0"/>
              <w:jc w:val="center"/>
              <w:rPr>
                <w:rFonts w:hint="eastAsia"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7</w:t>
            </w:r>
            <w:r>
              <w:rPr>
                <w:rFonts w:hint="eastAsia" w:ascii="宋体" w:hAnsi="宋体" w:eastAsia="宋体"/>
                <w:szCs w:val="21"/>
              </w:rPr>
              <w:t>.2</w:t>
            </w:r>
            <w:r>
              <w:rPr>
                <w:rFonts w:hint="eastAsia" w:ascii="宋体" w:hAnsi="宋体" w:eastAsia="宋体"/>
                <w:szCs w:val="21"/>
                <w:lang w:val="en-US" w:eastAsia="zh-CN"/>
              </w:rPr>
              <w:t>款</w:t>
            </w:r>
          </w:p>
        </w:tc>
        <w:tc>
          <w:tcPr>
            <w:tcW w:w="1742" w:type="dxa"/>
            <w:vAlign w:val="center"/>
          </w:tcPr>
          <w:p w14:paraId="458CF4D5">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运输特殊要求</w:t>
            </w:r>
          </w:p>
        </w:tc>
        <w:tc>
          <w:tcPr>
            <w:tcW w:w="5170" w:type="dxa"/>
            <w:vAlign w:val="center"/>
          </w:tcPr>
          <w:p w14:paraId="2C435B81">
            <w:pPr>
              <w:rPr>
                <w:rFonts w:hint="eastAsia" w:eastAsia="宋体"/>
              </w:rPr>
            </w:pPr>
          </w:p>
        </w:tc>
      </w:tr>
      <w:tr w14:paraId="7188D4C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trHeight w:val="667" w:hRule="atLeast"/>
        </w:trPr>
        <w:tc>
          <w:tcPr>
            <w:tcW w:w="1607" w:type="dxa"/>
            <w:vAlign w:val="center"/>
          </w:tcPr>
          <w:p w14:paraId="48A375D3">
            <w:pPr>
              <w:adjustRightInd w:val="0"/>
              <w:snapToGrid w:val="0"/>
              <w:jc w:val="center"/>
              <w:rPr>
                <w:rFonts w:ascii="宋体" w:hAnsi="宋体" w:eastAsia="宋体"/>
                <w:szCs w:val="21"/>
              </w:rPr>
            </w:pPr>
            <w:r>
              <w:rPr>
                <w:rFonts w:hint="eastAsia" w:ascii="宋体" w:hAnsi="宋体" w:eastAsia="宋体"/>
                <w:szCs w:val="21"/>
              </w:rPr>
              <w:t>第二节</w:t>
            </w:r>
          </w:p>
          <w:p w14:paraId="316B0404">
            <w:pPr>
              <w:adjustRightInd w:val="0"/>
              <w:snapToGrid w:val="0"/>
              <w:jc w:val="center"/>
              <w:rPr>
                <w:rFonts w:hint="eastAsia"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7</w:t>
            </w:r>
            <w:r>
              <w:rPr>
                <w:rFonts w:hint="eastAsia" w:ascii="宋体" w:hAnsi="宋体" w:eastAsia="宋体"/>
                <w:szCs w:val="21"/>
              </w:rPr>
              <w:t>.3</w:t>
            </w:r>
            <w:r>
              <w:rPr>
                <w:rFonts w:hint="eastAsia" w:ascii="宋体" w:hAnsi="宋体" w:eastAsia="宋体"/>
                <w:szCs w:val="21"/>
                <w:lang w:val="en-US" w:eastAsia="zh-CN"/>
              </w:rPr>
              <w:t>款</w:t>
            </w:r>
          </w:p>
        </w:tc>
        <w:tc>
          <w:tcPr>
            <w:tcW w:w="1742" w:type="dxa"/>
            <w:vAlign w:val="center"/>
          </w:tcPr>
          <w:p w14:paraId="2CE224E1">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保险要求</w:t>
            </w:r>
          </w:p>
        </w:tc>
        <w:tc>
          <w:tcPr>
            <w:tcW w:w="5170" w:type="dxa"/>
            <w:vAlign w:val="center"/>
          </w:tcPr>
          <w:p w14:paraId="6E35905B">
            <w:pPr>
              <w:rPr>
                <w:rFonts w:hint="eastAsia" w:eastAsia="宋体"/>
              </w:rPr>
            </w:pPr>
          </w:p>
        </w:tc>
      </w:tr>
      <w:tr w14:paraId="54308AE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2DE7C7D">
            <w:pPr>
              <w:adjustRightInd w:val="0"/>
              <w:snapToGrid w:val="0"/>
              <w:jc w:val="center"/>
              <w:rPr>
                <w:rFonts w:ascii="宋体" w:hAnsi="宋体" w:eastAsia="宋体"/>
                <w:szCs w:val="21"/>
              </w:rPr>
            </w:pPr>
            <w:r>
              <w:rPr>
                <w:rFonts w:hint="eastAsia" w:ascii="宋体" w:hAnsi="宋体" w:eastAsia="宋体"/>
                <w:szCs w:val="21"/>
              </w:rPr>
              <w:t>第二节</w:t>
            </w:r>
          </w:p>
          <w:p w14:paraId="39A72965">
            <w:pPr>
              <w:adjustRightInd w:val="0"/>
              <w:snapToGrid w:val="0"/>
              <w:jc w:val="center"/>
              <w:rPr>
                <w:rFonts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8</w:t>
            </w:r>
            <w:r>
              <w:rPr>
                <w:rFonts w:hint="eastAsia" w:ascii="宋体" w:hAnsi="宋体" w:eastAsia="宋体"/>
                <w:szCs w:val="21"/>
              </w:rPr>
              <w:t>.2（1）项</w:t>
            </w:r>
          </w:p>
        </w:tc>
        <w:tc>
          <w:tcPr>
            <w:tcW w:w="1742" w:type="dxa"/>
            <w:vAlign w:val="center"/>
          </w:tcPr>
          <w:p w14:paraId="76953C7F">
            <w:pPr>
              <w:adjustRightInd w:val="0"/>
              <w:snapToGrid w:val="0"/>
              <w:jc w:val="left"/>
              <w:rPr>
                <w:rFonts w:ascii="宋体" w:hAnsi="宋体" w:eastAsia="宋体"/>
                <w:szCs w:val="21"/>
              </w:rPr>
            </w:pPr>
            <w:r>
              <w:rPr>
                <w:rFonts w:hint="eastAsia" w:ascii="宋体" w:hAnsi="宋体" w:eastAsia="宋体"/>
                <w:szCs w:val="21"/>
              </w:rPr>
              <w:t>质量保证期</w:t>
            </w:r>
          </w:p>
        </w:tc>
        <w:tc>
          <w:tcPr>
            <w:tcW w:w="5170" w:type="dxa"/>
            <w:vAlign w:val="center"/>
          </w:tcPr>
          <w:p w14:paraId="329698D9">
            <w:pPr>
              <w:autoSpaceDE w:val="0"/>
              <w:autoSpaceDN w:val="0"/>
              <w:adjustRightInd w:val="0"/>
              <w:snapToGrid w:val="0"/>
              <w:ind w:firstLine="420" w:firstLineChars="200"/>
              <w:jc w:val="left"/>
              <w:rPr>
                <w:rFonts w:ascii="宋体" w:hAnsi="宋体" w:eastAsia="宋体"/>
                <w:szCs w:val="21"/>
              </w:rPr>
            </w:pPr>
          </w:p>
        </w:tc>
      </w:tr>
      <w:tr w14:paraId="039F99B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38AEA3A">
            <w:pPr>
              <w:adjustRightInd w:val="0"/>
              <w:snapToGrid w:val="0"/>
              <w:jc w:val="center"/>
              <w:rPr>
                <w:rFonts w:ascii="宋体" w:hAnsi="宋体" w:eastAsia="宋体"/>
                <w:szCs w:val="21"/>
              </w:rPr>
            </w:pPr>
            <w:r>
              <w:rPr>
                <w:rFonts w:hint="eastAsia" w:ascii="宋体" w:hAnsi="宋体" w:eastAsia="宋体"/>
                <w:szCs w:val="21"/>
              </w:rPr>
              <w:t>第二节</w:t>
            </w:r>
          </w:p>
          <w:p w14:paraId="3A623A98">
            <w:pPr>
              <w:adjustRightInd w:val="0"/>
              <w:snapToGrid w:val="0"/>
              <w:jc w:val="center"/>
              <w:rPr>
                <w:rFonts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8</w:t>
            </w:r>
            <w:r>
              <w:rPr>
                <w:rFonts w:hint="eastAsia" w:ascii="宋体" w:hAnsi="宋体" w:eastAsia="宋体"/>
                <w:szCs w:val="21"/>
              </w:rPr>
              <w:t>.2（3）项</w:t>
            </w:r>
          </w:p>
        </w:tc>
        <w:tc>
          <w:tcPr>
            <w:tcW w:w="1742" w:type="dxa"/>
            <w:vAlign w:val="center"/>
          </w:tcPr>
          <w:p w14:paraId="022EEDAF">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货物质量缺陷</w:t>
            </w:r>
          </w:p>
          <w:p w14:paraId="79174E59">
            <w:pPr>
              <w:adjustRightInd w:val="0"/>
              <w:snapToGrid w:val="0"/>
              <w:jc w:val="left"/>
              <w:rPr>
                <w:rFonts w:ascii="宋体" w:hAnsi="宋体" w:eastAsia="宋体"/>
                <w:szCs w:val="21"/>
              </w:rPr>
            </w:pPr>
            <w:r>
              <w:rPr>
                <w:rFonts w:hint="eastAsia" w:ascii="宋体" w:hAnsi="宋体" w:eastAsia="宋体"/>
                <w:szCs w:val="21"/>
              </w:rPr>
              <w:t>响应时间</w:t>
            </w:r>
          </w:p>
        </w:tc>
        <w:tc>
          <w:tcPr>
            <w:tcW w:w="5170" w:type="dxa"/>
            <w:vAlign w:val="center"/>
          </w:tcPr>
          <w:p w14:paraId="72B519C1">
            <w:pPr>
              <w:adjustRightInd w:val="0"/>
              <w:snapToGrid w:val="0"/>
              <w:jc w:val="left"/>
              <w:rPr>
                <w:rFonts w:ascii="宋体" w:hAnsi="宋体" w:eastAsia="宋体"/>
                <w:szCs w:val="21"/>
              </w:rPr>
            </w:pPr>
          </w:p>
        </w:tc>
      </w:tr>
      <w:tr w14:paraId="3E23E46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3DE2EB3">
            <w:pPr>
              <w:snapToGrid w:val="0"/>
              <w:jc w:val="center"/>
              <w:rPr>
                <w:rFonts w:hint="eastAsia" w:ascii="宋体" w:hAnsi="宋体" w:eastAsia="宋体" w:cs="宋体"/>
                <w:szCs w:val="21"/>
                <w:lang w:val="en-US" w:eastAsia="zh-CN"/>
              </w:rPr>
            </w:pPr>
            <w:r>
              <w:rPr>
                <w:rFonts w:hint="eastAsia" w:ascii="宋体" w:hAnsi="宋体" w:eastAsia="宋体" w:cs="宋体"/>
                <w:szCs w:val="21"/>
                <w:lang w:val="en-US" w:eastAsia="zh-CN"/>
              </w:rPr>
              <w:t>第二节</w:t>
            </w:r>
          </w:p>
          <w:p w14:paraId="52132611">
            <w:pPr>
              <w:autoSpaceDE w:val="0"/>
              <w:autoSpaceDN w:val="0"/>
              <w:adjustRightInd w:val="0"/>
              <w:spacing w:line="400" w:lineRule="exact"/>
              <w:ind w:firstLine="0" w:firstLineChars="0"/>
              <w:jc w:val="center"/>
              <w:rPr>
                <w:rFonts w:hint="default" w:ascii="华文楷体" w:hAnsi="华文楷体" w:eastAsia="华文楷体" w:cs="华文楷体"/>
                <w:sz w:val="22"/>
                <w:szCs w:val="21"/>
                <w:lang w:val="en-US" w:eastAsia="zh-CN" w:bidi="ar-SA"/>
              </w:rPr>
            </w:pPr>
            <w:r>
              <w:rPr>
                <w:rFonts w:hint="eastAsia" w:ascii="宋体" w:hAnsi="宋体" w:eastAsia="宋体" w:cs="宋体"/>
                <w:sz w:val="22"/>
                <w:szCs w:val="21"/>
                <w:lang w:val="en-US" w:eastAsia="zh-CN" w:bidi="ar-SA"/>
              </w:rPr>
              <w:t>第11.1款</w:t>
            </w:r>
          </w:p>
        </w:tc>
        <w:tc>
          <w:tcPr>
            <w:tcW w:w="1742" w:type="dxa"/>
            <w:vAlign w:val="center"/>
          </w:tcPr>
          <w:p w14:paraId="45A589B6">
            <w:pPr>
              <w:adjustRightInd w:val="0"/>
              <w:snapToGrid w:val="0"/>
              <w:jc w:val="both"/>
              <w:rPr>
                <w:rFonts w:hint="default" w:ascii="宋体" w:hAnsi="宋体" w:eastAsia="宋体"/>
                <w:szCs w:val="21"/>
                <w:lang w:val="en-US" w:eastAsia="zh-CN"/>
              </w:rPr>
            </w:pPr>
            <w:r>
              <w:rPr>
                <w:rFonts w:hint="eastAsia" w:ascii="宋体" w:hAnsi="宋体" w:eastAsia="宋体"/>
                <w:szCs w:val="21"/>
                <w:lang w:val="en-US" w:eastAsia="zh-CN"/>
              </w:rPr>
              <w:t>其他应当保密的信息</w:t>
            </w:r>
          </w:p>
        </w:tc>
        <w:tc>
          <w:tcPr>
            <w:tcW w:w="5170" w:type="dxa"/>
            <w:vAlign w:val="center"/>
          </w:tcPr>
          <w:p w14:paraId="28BE094F">
            <w:pPr>
              <w:adjustRightInd w:val="0"/>
              <w:snapToGrid w:val="0"/>
              <w:jc w:val="left"/>
              <w:rPr>
                <w:rFonts w:ascii="宋体" w:hAnsi="宋体" w:eastAsia="宋体"/>
                <w:szCs w:val="21"/>
              </w:rPr>
            </w:pPr>
          </w:p>
        </w:tc>
      </w:tr>
      <w:tr w14:paraId="4CE3BAF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3EF3EABB">
            <w:pPr>
              <w:adjustRightInd w:val="0"/>
              <w:snapToGrid w:val="0"/>
              <w:jc w:val="center"/>
              <w:rPr>
                <w:rFonts w:ascii="宋体" w:hAnsi="宋体" w:eastAsia="宋体"/>
                <w:szCs w:val="21"/>
              </w:rPr>
            </w:pPr>
            <w:r>
              <w:rPr>
                <w:rFonts w:hint="eastAsia" w:ascii="宋体" w:hAnsi="宋体" w:eastAsia="宋体"/>
                <w:szCs w:val="21"/>
              </w:rPr>
              <w:t>第二节</w:t>
            </w:r>
          </w:p>
          <w:p w14:paraId="5E3BA06D">
            <w:pPr>
              <w:adjustRightInd w:val="0"/>
              <w:snapToGrid w:val="0"/>
              <w:jc w:val="center"/>
              <w:rPr>
                <w:rFonts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2</w:t>
            </w:r>
            <w:r>
              <w:rPr>
                <w:rFonts w:hint="eastAsia" w:ascii="宋体" w:hAnsi="宋体" w:eastAsia="宋体"/>
                <w:szCs w:val="21"/>
              </w:rPr>
              <w:t>.2款</w:t>
            </w:r>
          </w:p>
        </w:tc>
        <w:tc>
          <w:tcPr>
            <w:tcW w:w="1742" w:type="dxa"/>
            <w:vAlign w:val="center"/>
          </w:tcPr>
          <w:p w14:paraId="39C87B89">
            <w:pPr>
              <w:adjustRightInd w:val="0"/>
              <w:snapToGrid w:val="0"/>
              <w:jc w:val="left"/>
              <w:rPr>
                <w:rFonts w:hint="eastAsia" w:ascii="宋体" w:hAnsi="宋体" w:eastAsia="宋体"/>
                <w:szCs w:val="21"/>
                <w:lang w:eastAsia="zh-CN"/>
              </w:rPr>
            </w:pPr>
            <w:r>
              <w:rPr>
                <w:rFonts w:hint="eastAsia" w:ascii="宋体" w:hAnsi="宋体" w:eastAsia="宋体"/>
                <w:szCs w:val="21"/>
              </w:rPr>
              <w:t>合同价款支付</w:t>
            </w:r>
            <w:r>
              <w:rPr>
                <w:rFonts w:hint="eastAsia" w:ascii="宋体" w:hAnsi="宋体" w:eastAsia="宋体"/>
                <w:szCs w:val="21"/>
                <w:lang w:eastAsia="zh-CN"/>
              </w:rPr>
              <w:t>时间</w:t>
            </w:r>
          </w:p>
        </w:tc>
        <w:tc>
          <w:tcPr>
            <w:tcW w:w="5170" w:type="dxa"/>
            <w:vAlign w:val="center"/>
          </w:tcPr>
          <w:p w14:paraId="69E47BBD">
            <w:pPr>
              <w:adjustRightInd w:val="0"/>
              <w:snapToGrid w:val="0"/>
              <w:jc w:val="left"/>
              <w:rPr>
                <w:rFonts w:ascii="宋体" w:hAnsi="宋体" w:eastAsia="宋体"/>
                <w:szCs w:val="21"/>
              </w:rPr>
            </w:pPr>
          </w:p>
        </w:tc>
      </w:tr>
      <w:tr w14:paraId="7FB9036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49B83A6B">
            <w:pPr>
              <w:adjustRightInd w:val="0"/>
              <w:snapToGrid w:val="0"/>
              <w:jc w:val="center"/>
              <w:rPr>
                <w:rFonts w:hint="eastAsia" w:ascii="宋体" w:hAnsi="宋体" w:eastAsia="宋体"/>
                <w:szCs w:val="21"/>
              </w:rPr>
            </w:pPr>
            <w:r>
              <w:rPr>
                <w:rFonts w:hint="eastAsia" w:ascii="宋体" w:hAnsi="宋体" w:eastAsia="宋体"/>
                <w:szCs w:val="21"/>
              </w:rPr>
              <w:t>第二节</w:t>
            </w:r>
          </w:p>
          <w:p w14:paraId="038B9A76">
            <w:pPr>
              <w:adjustRightInd w:val="0"/>
              <w:snapToGrid w:val="0"/>
              <w:jc w:val="center"/>
              <w:rPr>
                <w:rFonts w:hint="eastAsia"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13.2</w:t>
            </w:r>
            <w:r>
              <w:rPr>
                <w:rFonts w:hint="eastAsia" w:ascii="宋体" w:hAnsi="宋体" w:eastAsia="宋体"/>
                <w:szCs w:val="21"/>
              </w:rPr>
              <w:t>款</w:t>
            </w:r>
          </w:p>
        </w:tc>
        <w:tc>
          <w:tcPr>
            <w:tcW w:w="1742" w:type="dxa"/>
            <w:vAlign w:val="center"/>
          </w:tcPr>
          <w:p w14:paraId="62EF3DE1">
            <w:pPr>
              <w:adjustRightInd w:val="0"/>
              <w:snapToGrid w:val="0"/>
              <w:jc w:val="left"/>
              <w:rPr>
                <w:rFonts w:hint="default" w:ascii="宋体" w:hAnsi="宋体" w:eastAsia="宋体"/>
                <w:szCs w:val="21"/>
                <w:lang w:val="en-US" w:eastAsia="zh-CN"/>
              </w:rPr>
            </w:pPr>
            <w:r>
              <w:rPr>
                <w:rFonts w:hint="eastAsia" w:ascii="宋体" w:hAnsi="宋体" w:eastAsia="宋体"/>
                <w:szCs w:val="21"/>
                <w:lang w:val="en-US" w:eastAsia="zh-CN"/>
              </w:rPr>
              <w:t>履约保证金不予退还的情形</w:t>
            </w:r>
          </w:p>
        </w:tc>
        <w:tc>
          <w:tcPr>
            <w:tcW w:w="5170" w:type="dxa"/>
            <w:vAlign w:val="center"/>
          </w:tcPr>
          <w:p w14:paraId="3E40E23E">
            <w:pPr>
              <w:adjustRightInd w:val="0"/>
              <w:snapToGrid w:val="0"/>
              <w:jc w:val="left"/>
              <w:rPr>
                <w:rFonts w:ascii="宋体" w:hAnsi="宋体" w:eastAsia="宋体"/>
                <w:szCs w:val="21"/>
              </w:rPr>
            </w:pPr>
          </w:p>
        </w:tc>
      </w:tr>
      <w:tr w14:paraId="0DD243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F8CEDCB">
            <w:pPr>
              <w:adjustRightInd w:val="0"/>
              <w:snapToGrid w:val="0"/>
              <w:jc w:val="center"/>
              <w:rPr>
                <w:rFonts w:hint="eastAsia" w:ascii="宋体" w:hAnsi="宋体" w:eastAsia="宋体"/>
                <w:szCs w:val="21"/>
              </w:rPr>
            </w:pPr>
            <w:r>
              <w:rPr>
                <w:rFonts w:hint="eastAsia" w:ascii="宋体" w:hAnsi="宋体" w:eastAsia="宋体"/>
                <w:szCs w:val="21"/>
              </w:rPr>
              <w:t>第二节</w:t>
            </w:r>
          </w:p>
          <w:p w14:paraId="3BC06647">
            <w:pPr>
              <w:adjustRightInd w:val="0"/>
              <w:snapToGrid w:val="0"/>
              <w:jc w:val="center"/>
              <w:rPr>
                <w:rFonts w:hint="eastAsia"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13.3</w:t>
            </w:r>
            <w:r>
              <w:rPr>
                <w:rFonts w:hint="eastAsia" w:ascii="宋体" w:hAnsi="宋体" w:eastAsia="宋体"/>
                <w:szCs w:val="21"/>
              </w:rPr>
              <w:t>款</w:t>
            </w:r>
          </w:p>
        </w:tc>
        <w:tc>
          <w:tcPr>
            <w:tcW w:w="1742" w:type="dxa"/>
            <w:vAlign w:val="center"/>
          </w:tcPr>
          <w:p w14:paraId="77548768">
            <w:pPr>
              <w:adjustRightInd w:val="0"/>
              <w:snapToGrid w:val="0"/>
              <w:jc w:val="left"/>
              <w:rPr>
                <w:rFonts w:ascii="宋体" w:hAnsi="宋体" w:eastAsia="宋体"/>
                <w:szCs w:val="21"/>
              </w:rPr>
            </w:pPr>
            <w:r>
              <w:rPr>
                <w:rFonts w:hint="eastAsia" w:ascii="宋体" w:hAnsi="宋体" w:eastAsia="宋体"/>
                <w:szCs w:val="21"/>
              </w:rPr>
              <w:t>履约保证金退还时间及</w:t>
            </w:r>
            <w:r>
              <w:rPr>
                <w:rFonts w:hint="eastAsia" w:ascii="宋体" w:hAnsi="宋体" w:eastAsia="宋体"/>
                <w:szCs w:val="21"/>
                <w:lang w:eastAsia="zh-CN"/>
              </w:rPr>
              <w:t>逾期退还的</w:t>
            </w:r>
            <w:r>
              <w:rPr>
                <w:rFonts w:hint="eastAsia" w:ascii="宋体" w:hAnsi="宋体" w:eastAsia="宋体"/>
                <w:szCs w:val="21"/>
              </w:rPr>
              <w:t>违约金</w:t>
            </w:r>
          </w:p>
        </w:tc>
        <w:tc>
          <w:tcPr>
            <w:tcW w:w="5170" w:type="dxa"/>
            <w:vAlign w:val="center"/>
          </w:tcPr>
          <w:p w14:paraId="62FAC8FC">
            <w:pPr>
              <w:adjustRightInd w:val="0"/>
              <w:snapToGrid w:val="0"/>
              <w:jc w:val="left"/>
              <w:rPr>
                <w:rFonts w:ascii="宋体" w:hAnsi="宋体" w:eastAsia="宋体"/>
                <w:szCs w:val="21"/>
              </w:rPr>
            </w:pPr>
          </w:p>
        </w:tc>
      </w:tr>
      <w:tr w14:paraId="7A0D5B5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57C17D8F">
            <w:pPr>
              <w:adjustRightInd w:val="0"/>
              <w:snapToGrid w:val="0"/>
              <w:jc w:val="center"/>
              <w:rPr>
                <w:rFonts w:ascii="宋体" w:hAnsi="宋体" w:eastAsia="宋体"/>
                <w:szCs w:val="21"/>
              </w:rPr>
            </w:pPr>
            <w:r>
              <w:rPr>
                <w:rFonts w:hint="eastAsia" w:ascii="宋体" w:hAnsi="宋体" w:eastAsia="宋体"/>
                <w:szCs w:val="21"/>
              </w:rPr>
              <w:t>第二节</w:t>
            </w:r>
          </w:p>
          <w:p w14:paraId="6A4C229C">
            <w:pPr>
              <w:adjustRightInd w:val="0"/>
              <w:snapToGrid w:val="0"/>
              <w:jc w:val="center"/>
              <w:rPr>
                <w:rFonts w:hint="eastAsia"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4</w:t>
            </w:r>
            <w:r>
              <w:rPr>
                <w:rFonts w:hint="eastAsia" w:ascii="宋体" w:hAnsi="宋体" w:eastAsia="宋体"/>
                <w:szCs w:val="21"/>
              </w:rPr>
              <w:t>.1（</w:t>
            </w:r>
            <w:r>
              <w:rPr>
                <w:rFonts w:hint="eastAsia" w:ascii="宋体" w:hAnsi="宋体" w:eastAsia="宋体"/>
                <w:szCs w:val="21"/>
                <w:lang w:val="en-US" w:eastAsia="zh-CN"/>
              </w:rPr>
              <w:t>3</w:t>
            </w:r>
            <w:r>
              <w:rPr>
                <w:rFonts w:hint="eastAsia" w:ascii="宋体" w:hAnsi="宋体" w:eastAsia="宋体"/>
                <w:szCs w:val="21"/>
              </w:rPr>
              <w:t>）项</w:t>
            </w:r>
          </w:p>
        </w:tc>
        <w:tc>
          <w:tcPr>
            <w:tcW w:w="1742" w:type="dxa"/>
            <w:vAlign w:val="center"/>
          </w:tcPr>
          <w:p w14:paraId="079C85B1">
            <w:pPr>
              <w:adjustRightInd w:val="0"/>
              <w:snapToGrid w:val="0"/>
              <w:jc w:val="left"/>
              <w:rPr>
                <w:rFonts w:hint="eastAsia" w:ascii="宋体" w:hAnsi="宋体" w:eastAsia="宋体"/>
                <w:szCs w:val="21"/>
                <w:lang w:val="en-US" w:eastAsia="zh-CN"/>
              </w:rPr>
            </w:pPr>
            <w:r>
              <w:rPr>
                <w:rFonts w:hint="eastAsia" w:ascii="宋体" w:hAnsi="宋体" w:eastAsia="宋体"/>
                <w:szCs w:val="21"/>
                <w:lang w:val="en-US" w:eastAsia="zh-CN"/>
              </w:rPr>
              <w:t>运行监督、维修期限</w:t>
            </w:r>
          </w:p>
        </w:tc>
        <w:tc>
          <w:tcPr>
            <w:tcW w:w="5170" w:type="dxa"/>
            <w:vAlign w:val="center"/>
          </w:tcPr>
          <w:p w14:paraId="60770168">
            <w:pPr>
              <w:adjustRightInd w:val="0"/>
              <w:snapToGrid w:val="0"/>
              <w:jc w:val="left"/>
              <w:rPr>
                <w:rFonts w:ascii="宋体" w:hAnsi="宋体" w:eastAsia="宋体"/>
                <w:szCs w:val="21"/>
              </w:rPr>
            </w:pPr>
          </w:p>
        </w:tc>
      </w:tr>
      <w:tr w14:paraId="242D919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37AC2F51">
            <w:pPr>
              <w:adjustRightInd w:val="0"/>
              <w:snapToGrid w:val="0"/>
              <w:jc w:val="center"/>
              <w:rPr>
                <w:rFonts w:ascii="宋体" w:hAnsi="宋体" w:eastAsia="宋体"/>
                <w:szCs w:val="21"/>
              </w:rPr>
            </w:pPr>
            <w:r>
              <w:rPr>
                <w:rFonts w:hint="eastAsia" w:ascii="宋体" w:hAnsi="宋体" w:eastAsia="宋体"/>
                <w:szCs w:val="21"/>
              </w:rPr>
              <w:t>第二节</w:t>
            </w:r>
          </w:p>
          <w:p w14:paraId="6E3D0776">
            <w:pPr>
              <w:adjustRightInd w:val="0"/>
              <w:snapToGrid w:val="0"/>
              <w:jc w:val="center"/>
              <w:rPr>
                <w:rFonts w:hint="eastAsia"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4</w:t>
            </w:r>
            <w:r>
              <w:rPr>
                <w:rFonts w:hint="eastAsia" w:ascii="宋体" w:hAnsi="宋体" w:eastAsia="宋体"/>
                <w:szCs w:val="21"/>
              </w:rPr>
              <w:t>.1（</w:t>
            </w:r>
            <w:r>
              <w:rPr>
                <w:rFonts w:hint="eastAsia" w:ascii="宋体" w:hAnsi="宋体" w:eastAsia="宋体"/>
                <w:szCs w:val="21"/>
                <w:lang w:val="en-US" w:eastAsia="zh-CN"/>
              </w:rPr>
              <w:t>5</w:t>
            </w:r>
            <w:r>
              <w:rPr>
                <w:rFonts w:hint="eastAsia" w:ascii="宋体" w:hAnsi="宋体" w:eastAsia="宋体"/>
                <w:szCs w:val="21"/>
              </w:rPr>
              <w:t>）项</w:t>
            </w:r>
          </w:p>
        </w:tc>
        <w:tc>
          <w:tcPr>
            <w:tcW w:w="1742" w:type="dxa"/>
            <w:vAlign w:val="center"/>
          </w:tcPr>
          <w:p w14:paraId="5502B078">
            <w:pPr>
              <w:adjustRightInd w:val="0"/>
              <w:snapToGrid w:val="0"/>
              <w:jc w:val="left"/>
              <w:rPr>
                <w:rFonts w:hint="default" w:ascii="宋体" w:hAnsi="宋体" w:eastAsia="宋体"/>
                <w:szCs w:val="21"/>
                <w:lang w:val="en-US" w:eastAsia="zh-CN"/>
              </w:rPr>
            </w:pPr>
            <w:r>
              <w:rPr>
                <w:rFonts w:hint="eastAsia" w:ascii="宋体" w:hAnsi="宋体" w:eastAsia="宋体"/>
                <w:szCs w:val="21"/>
                <w:lang w:val="en-US" w:eastAsia="zh-CN"/>
              </w:rPr>
              <w:t>货物回收的约定</w:t>
            </w:r>
          </w:p>
        </w:tc>
        <w:tc>
          <w:tcPr>
            <w:tcW w:w="5170" w:type="dxa"/>
            <w:vAlign w:val="center"/>
          </w:tcPr>
          <w:p w14:paraId="03651F8D">
            <w:pPr>
              <w:adjustRightInd w:val="0"/>
              <w:snapToGrid w:val="0"/>
              <w:jc w:val="left"/>
              <w:rPr>
                <w:rFonts w:ascii="宋体" w:hAnsi="宋体" w:eastAsia="宋体"/>
                <w:szCs w:val="21"/>
              </w:rPr>
            </w:pPr>
          </w:p>
        </w:tc>
      </w:tr>
      <w:tr w14:paraId="43A7C9B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0703D29">
            <w:pPr>
              <w:adjustRightInd w:val="0"/>
              <w:snapToGrid w:val="0"/>
              <w:jc w:val="center"/>
              <w:rPr>
                <w:rFonts w:ascii="宋体" w:hAnsi="宋体" w:eastAsia="宋体"/>
                <w:szCs w:val="21"/>
              </w:rPr>
            </w:pPr>
            <w:r>
              <w:rPr>
                <w:rFonts w:hint="eastAsia" w:ascii="宋体" w:hAnsi="宋体" w:eastAsia="宋体"/>
                <w:szCs w:val="21"/>
              </w:rPr>
              <w:t>第二节</w:t>
            </w:r>
          </w:p>
          <w:p w14:paraId="1503786C">
            <w:pPr>
              <w:adjustRightInd w:val="0"/>
              <w:snapToGrid w:val="0"/>
              <w:jc w:val="center"/>
              <w:rPr>
                <w:rFonts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4</w:t>
            </w:r>
            <w:r>
              <w:rPr>
                <w:rFonts w:hint="eastAsia" w:ascii="宋体" w:hAnsi="宋体" w:eastAsia="宋体"/>
                <w:szCs w:val="21"/>
              </w:rPr>
              <w:t>.1（</w:t>
            </w:r>
            <w:r>
              <w:rPr>
                <w:rFonts w:hint="eastAsia" w:ascii="宋体" w:hAnsi="宋体" w:eastAsia="宋体"/>
                <w:szCs w:val="21"/>
                <w:lang w:val="en-US" w:eastAsia="zh-CN"/>
              </w:rPr>
              <w:t>6</w:t>
            </w:r>
            <w:r>
              <w:rPr>
                <w:rFonts w:hint="eastAsia" w:ascii="宋体" w:hAnsi="宋体" w:eastAsia="宋体"/>
                <w:szCs w:val="21"/>
              </w:rPr>
              <w:t>）项</w:t>
            </w:r>
          </w:p>
        </w:tc>
        <w:tc>
          <w:tcPr>
            <w:tcW w:w="1742" w:type="dxa"/>
            <w:vAlign w:val="center"/>
          </w:tcPr>
          <w:p w14:paraId="0CADFD43">
            <w:pPr>
              <w:adjustRightInd w:val="0"/>
              <w:snapToGrid w:val="0"/>
              <w:jc w:val="left"/>
              <w:rPr>
                <w:rFonts w:ascii="宋体" w:hAnsi="宋体" w:eastAsia="宋体"/>
                <w:szCs w:val="21"/>
              </w:rPr>
            </w:pPr>
            <w:r>
              <w:rPr>
                <w:rFonts w:hint="eastAsia" w:ascii="宋体" w:hAnsi="宋体" w:eastAsia="宋体"/>
                <w:szCs w:val="21"/>
              </w:rPr>
              <w:t>乙方提供的其他服务</w:t>
            </w:r>
          </w:p>
        </w:tc>
        <w:tc>
          <w:tcPr>
            <w:tcW w:w="5170" w:type="dxa"/>
            <w:vAlign w:val="center"/>
          </w:tcPr>
          <w:p w14:paraId="2FFB72F7">
            <w:pPr>
              <w:adjustRightInd w:val="0"/>
              <w:snapToGrid w:val="0"/>
              <w:jc w:val="left"/>
              <w:rPr>
                <w:rFonts w:ascii="宋体" w:hAnsi="宋体" w:eastAsia="宋体"/>
                <w:szCs w:val="21"/>
              </w:rPr>
            </w:pPr>
          </w:p>
        </w:tc>
      </w:tr>
      <w:tr w14:paraId="11C008F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4625F93A">
            <w:pPr>
              <w:adjustRightInd w:val="0"/>
              <w:snapToGrid w:val="0"/>
              <w:jc w:val="center"/>
              <w:rPr>
                <w:rFonts w:ascii="宋体" w:hAnsi="宋体" w:eastAsia="宋体"/>
                <w:szCs w:val="21"/>
              </w:rPr>
            </w:pPr>
            <w:r>
              <w:rPr>
                <w:rFonts w:hint="eastAsia" w:ascii="宋体" w:hAnsi="宋体" w:eastAsia="宋体"/>
                <w:szCs w:val="21"/>
              </w:rPr>
              <w:t>第二节</w:t>
            </w:r>
          </w:p>
          <w:p w14:paraId="4E5C4D1A">
            <w:pPr>
              <w:adjustRightInd w:val="0"/>
              <w:snapToGrid w:val="0"/>
              <w:jc w:val="center"/>
              <w:rPr>
                <w:rFonts w:hint="default" w:ascii="宋体" w:hAnsi="宋体" w:eastAsia="宋体"/>
                <w:szCs w:val="21"/>
                <w:lang w:val="en-US" w:eastAsia="zh-CN"/>
              </w:rPr>
            </w:pPr>
            <w:r>
              <w:rPr>
                <w:rFonts w:hint="eastAsia" w:ascii="宋体" w:hAnsi="宋体" w:eastAsia="宋体"/>
                <w:szCs w:val="21"/>
              </w:rPr>
              <w:t>第1</w:t>
            </w:r>
            <w:r>
              <w:rPr>
                <w:rFonts w:hint="eastAsia" w:ascii="宋体" w:hAnsi="宋体" w:eastAsia="宋体"/>
                <w:szCs w:val="21"/>
                <w:lang w:val="en-US" w:eastAsia="zh-CN"/>
              </w:rPr>
              <w:t>5</w:t>
            </w:r>
            <w:r>
              <w:rPr>
                <w:rFonts w:hint="eastAsia" w:ascii="宋体" w:hAnsi="宋体" w:eastAsia="宋体"/>
                <w:szCs w:val="21"/>
              </w:rPr>
              <w:t>.</w:t>
            </w:r>
            <w:r>
              <w:rPr>
                <w:rFonts w:hint="eastAsia" w:ascii="宋体" w:hAnsi="宋体" w:eastAsia="宋体"/>
                <w:szCs w:val="21"/>
                <w:lang w:val="en-US" w:eastAsia="zh-CN"/>
              </w:rPr>
              <w:t>1款</w:t>
            </w:r>
          </w:p>
        </w:tc>
        <w:tc>
          <w:tcPr>
            <w:tcW w:w="1742" w:type="dxa"/>
            <w:vAlign w:val="center"/>
          </w:tcPr>
          <w:p w14:paraId="029E7090">
            <w:pPr>
              <w:adjustRightInd w:val="0"/>
              <w:snapToGrid w:val="0"/>
              <w:jc w:val="left"/>
              <w:rPr>
                <w:rFonts w:hint="eastAsia" w:ascii="宋体" w:hAnsi="宋体" w:eastAsia="宋体"/>
                <w:szCs w:val="21"/>
              </w:rPr>
            </w:pPr>
            <w:r>
              <w:rPr>
                <w:rFonts w:hint="eastAsia" w:ascii="宋体" w:hAnsi="宋体" w:eastAsia="宋体"/>
                <w:color w:val="auto"/>
                <w:szCs w:val="21"/>
                <w:highlight w:val="none"/>
                <w:lang w:eastAsia="zh-CN"/>
              </w:rPr>
              <w:t>修理、重作、更换相关具体规定</w:t>
            </w:r>
          </w:p>
        </w:tc>
        <w:tc>
          <w:tcPr>
            <w:tcW w:w="5170" w:type="dxa"/>
            <w:vAlign w:val="center"/>
          </w:tcPr>
          <w:p w14:paraId="011B982F">
            <w:pPr>
              <w:adjustRightInd w:val="0"/>
              <w:snapToGrid w:val="0"/>
              <w:jc w:val="left"/>
              <w:rPr>
                <w:rFonts w:ascii="宋体" w:hAnsi="宋体" w:eastAsia="宋体"/>
                <w:szCs w:val="21"/>
              </w:rPr>
            </w:pPr>
          </w:p>
        </w:tc>
      </w:tr>
      <w:tr w14:paraId="3BFC875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1EC1DCB">
            <w:pPr>
              <w:adjustRightInd w:val="0"/>
              <w:snapToGrid w:val="0"/>
              <w:jc w:val="center"/>
              <w:rPr>
                <w:rFonts w:ascii="宋体" w:hAnsi="宋体" w:eastAsia="宋体"/>
                <w:szCs w:val="21"/>
              </w:rPr>
            </w:pPr>
            <w:r>
              <w:rPr>
                <w:rFonts w:hint="eastAsia" w:ascii="宋体" w:hAnsi="宋体" w:eastAsia="宋体"/>
                <w:szCs w:val="21"/>
              </w:rPr>
              <w:t>第二节</w:t>
            </w:r>
          </w:p>
          <w:p w14:paraId="6484982E">
            <w:pPr>
              <w:adjustRightInd w:val="0"/>
              <w:snapToGrid w:val="0"/>
              <w:jc w:val="center"/>
              <w:rPr>
                <w:rFonts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5</w:t>
            </w:r>
            <w:r>
              <w:rPr>
                <w:rFonts w:hint="eastAsia" w:ascii="宋体" w:hAnsi="宋体" w:eastAsia="宋体"/>
                <w:szCs w:val="21"/>
              </w:rPr>
              <w:t>.2（2）项</w:t>
            </w:r>
          </w:p>
        </w:tc>
        <w:tc>
          <w:tcPr>
            <w:tcW w:w="1742" w:type="dxa"/>
            <w:vAlign w:val="center"/>
          </w:tcPr>
          <w:p w14:paraId="14D46F92">
            <w:pPr>
              <w:adjustRightInd w:val="0"/>
              <w:snapToGrid w:val="0"/>
              <w:jc w:val="left"/>
              <w:rPr>
                <w:rFonts w:ascii="宋体" w:hAnsi="宋体" w:eastAsia="宋体"/>
                <w:szCs w:val="21"/>
              </w:rPr>
            </w:pPr>
            <w:r>
              <w:rPr>
                <w:rFonts w:hint="eastAsia" w:ascii="宋体" w:hAnsi="宋体" w:eastAsia="宋体"/>
                <w:szCs w:val="21"/>
              </w:rPr>
              <w:t>迟延交货赔偿费</w:t>
            </w:r>
          </w:p>
        </w:tc>
        <w:tc>
          <w:tcPr>
            <w:tcW w:w="5170" w:type="dxa"/>
            <w:vAlign w:val="center"/>
          </w:tcPr>
          <w:p w14:paraId="4E521403">
            <w:pPr>
              <w:adjustRightInd w:val="0"/>
              <w:snapToGrid w:val="0"/>
              <w:jc w:val="left"/>
              <w:rPr>
                <w:rFonts w:ascii="宋体" w:hAnsi="宋体" w:eastAsia="宋体"/>
                <w:szCs w:val="21"/>
                <w:u w:val="single"/>
              </w:rPr>
            </w:pPr>
          </w:p>
        </w:tc>
      </w:tr>
      <w:tr w14:paraId="18A90D4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939CE72">
            <w:pPr>
              <w:adjustRightInd w:val="0"/>
              <w:snapToGrid w:val="0"/>
              <w:jc w:val="center"/>
              <w:rPr>
                <w:rFonts w:ascii="宋体" w:hAnsi="宋体" w:eastAsia="宋体"/>
                <w:szCs w:val="21"/>
              </w:rPr>
            </w:pPr>
            <w:r>
              <w:rPr>
                <w:rFonts w:hint="eastAsia" w:ascii="宋体" w:hAnsi="宋体" w:eastAsia="宋体"/>
                <w:szCs w:val="21"/>
              </w:rPr>
              <w:t>第二节</w:t>
            </w:r>
          </w:p>
          <w:p w14:paraId="563D6C04">
            <w:pPr>
              <w:adjustRightInd w:val="0"/>
              <w:snapToGrid w:val="0"/>
              <w:jc w:val="center"/>
              <w:rPr>
                <w:rFonts w:hint="eastAsia"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5</w:t>
            </w:r>
            <w:r>
              <w:rPr>
                <w:rFonts w:hint="eastAsia" w:ascii="宋体" w:hAnsi="宋体" w:eastAsia="宋体"/>
                <w:szCs w:val="21"/>
              </w:rPr>
              <w:t>.</w:t>
            </w:r>
            <w:r>
              <w:rPr>
                <w:rFonts w:hint="eastAsia" w:ascii="宋体" w:hAnsi="宋体" w:eastAsia="宋体"/>
                <w:szCs w:val="21"/>
                <w:lang w:val="en-US" w:eastAsia="zh-CN"/>
              </w:rPr>
              <w:t>3款</w:t>
            </w:r>
          </w:p>
        </w:tc>
        <w:tc>
          <w:tcPr>
            <w:tcW w:w="1742" w:type="dxa"/>
            <w:vAlign w:val="center"/>
          </w:tcPr>
          <w:p w14:paraId="15AB91C2">
            <w:pPr>
              <w:adjustRightInd w:val="0"/>
              <w:snapToGrid w:val="0"/>
              <w:jc w:val="left"/>
              <w:rPr>
                <w:rFonts w:hint="eastAsia" w:ascii="宋体" w:hAnsi="宋体" w:eastAsia="宋体"/>
                <w:szCs w:val="21"/>
              </w:rPr>
            </w:pPr>
            <w:r>
              <w:rPr>
                <w:rFonts w:hint="eastAsia" w:ascii="宋体" w:hAnsi="宋体" w:eastAsia="宋体"/>
                <w:szCs w:val="21"/>
              </w:rPr>
              <w:t>逾期付款利息</w:t>
            </w:r>
          </w:p>
        </w:tc>
        <w:tc>
          <w:tcPr>
            <w:tcW w:w="5170" w:type="dxa"/>
            <w:vAlign w:val="center"/>
          </w:tcPr>
          <w:p w14:paraId="4D76D43C">
            <w:pPr>
              <w:adjustRightInd w:val="0"/>
              <w:snapToGrid w:val="0"/>
              <w:jc w:val="left"/>
              <w:rPr>
                <w:rFonts w:ascii="宋体" w:hAnsi="宋体" w:eastAsia="宋体"/>
                <w:szCs w:val="21"/>
                <w:u w:val="single"/>
              </w:rPr>
            </w:pPr>
          </w:p>
        </w:tc>
      </w:tr>
      <w:tr w14:paraId="5D2DB1C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76" w:hRule="atLeast"/>
        </w:trPr>
        <w:tc>
          <w:tcPr>
            <w:tcW w:w="1607" w:type="dxa"/>
            <w:tcBorders>
              <w:bottom w:val="single" w:color="auto" w:sz="2" w:space="0"/>
              <w:right w:val="single" w:color="auto" w:sz="2" w:space="0"/>
            </w:tcBorders>
            <w:vAlign w:val="center"/>
          </w:tcPr>
          <w:p w14:paraId="55D120D5">
            <w:pPr>
              <w:adjustRightInd w:val="0"/>
              <w:snapToGrid w:val="0"/>
              <w:jc w:val="center"/>
              <w:rPr>
                <w:rFonts w:ascii="宋体" w:hAnsi="宋体" w:eastAsia="宋体"/>
                <w:szCs w:val="21"/>
              </w:rPr>
            </w:pPr>
            <w:r>
              <w:rPr>
                <w:rFonts w:hint="eastAsia" w:ascii="宋体" w:hAnsi="宋体" w:eastAsia="宋体"/>
                <w:szCs w:val="21"/>
              </w:rPr>
              <w:t>第二节</w:t>
            </w:r>
          </w:p>
          <w:p w14:paraId="6FB00797">
            <w:pPr>
              <w:adjustRightInd w:val="0"/>
              <w:snapToGrid w:val="0"/>
              <w:jc w:val="center"/>
              <w:rPr>
                <w:rFonts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5</w:t>
            </w:r>
            <w:r>
              <w:rPr>
                <w:rFonts w:hint="eastAsia" w:ascii="宋体" w:hAnsi="宋体" w:eastAsia="宋体"/>
                <w:szCs w:val="21"/>
              </w:rPr>
              <w:t>.4</w:t>
            </w:r>
            <w:r>
              <w:rPr>
                <w:rFonts w:hint="eastAsia" w:ascii="宋体" w:hAnsi="宋体" w:eastAsia="宋体"/>
                <w:szCs w:val="21"/>
                <w:lang w:val="en-US" w:eastAsia="zh-CN"/>
              </w:rPr>
              <w:t>款</w:t>
            </w:r>
          </w:p>
        </w:tc>
        <w:tc>
          <w:tcPr>
            <w:tcW w:w="1742" w:type="dxa"/>
            <w:tcBorders>
              <w:left w:val="single" w:color="auto" w:sz="2" w:space="0"/>
              <w:bottom w:val="single" w:color="auto" w:sz="2" w:space="0"/>
              <w:right w:val="single" w:color="auto" w:sz="2" w:space="0"/>
            </w:tcBorders>
            <w:vAlign w:val="center"/>
          </w:tcPr>
          <w:p w14:paraId="592E7278">
            <w:pPr>
              <w:adjustRightInd w:val="0"/>
              <w:snapToGrid w:val="0"/>
              <w:jc w:val="left"/>
              <w:rPr>
                <w:rFonts w:ascii="宋体" w:hAnsi="宋体" w:eastAsia="宋体"/>
                <w:szCs w:val="21"/>
              </w:rPr>
            </w:pPr>
            <w:r>
              <w:rPr>
                <w:rFonts w:hint="eastAsia" w:ascii="宋体" w:hAnsi="宋体" w:eastAsia="宋体"/>
                <w:szCs w:val="21"/>
              </w:rPr>
              <w:t>其他违约责任</w:t>
            </w:r>
          </w:p>
        </w:tc>
        <w:tc>
          <w:tcPr>
            <w:tcW w:w="5170" w:type="dxa"/>
            <w:tcBorders>
              <w:left w:val="single" w:color="auto" w:sz="2" w:space="0"/>
              <w:bottom w:val="single" w:color="auto" w:sz="2" w:space="0"/>
            </w:tcBorders>
            <w:vAlign w:val="center"/>
          </w:tcPr>
          <w:p w14:paraId="0E517D0C">
            <w:pPr>
              <w:adjustRightInd w:val="0"/>
              <w:snapToGrid w:val="0"/>
              <w:jc w:val="left"/>
              <w:rPr>
                <w:rFonts w:ascii="宋体" w:hAnsi="宋体" w:eastAsia="宋体"/>
                <w:szCs w:val="21"/>
                <w:u w:val="single"/>
              </w:rPr>
            </w:pPr>
          </w:p>
        </w:tc>
      </w:tr>
      <w:tr w14:paraId="1454FA8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607" w:type="dxa"/>
            <w:tcBorders>
              <w:top w:val="single" w:color="auto" w:sz="2" w:space="0"/>
              <w:right w:val="single" w:color="auto" w:sz="2" w:space="0"/>
            </w:tcBorders>
            <w:vAlign w:val="center"/>
          </w:tcPr>
          <w:p w14:paraId="15774F35">
            <w:pPr>
              <w:adjustRightInd w:val="0"/>
              <w:snapToGrid w:val="0"/>
              <w:jc w:val="center"/>
              <w:rPr>
                <w:rFonts w:ascii="宋体" w:hAnsi="宋体" w:eastAsia="宋体"/>
                <w:szCs w:val="21"/>
              </w:rPr>
            </w:pPr>
            <w:r>
              <w:rPr>
                <w:rFonts w:hint="eastAsia" w:ascii="宋体" w:hAnsi="宋体" w:eastAsia="宋体"/>
                <w:szCs w:val="21"/>
              </w:rPr>
              <w:t>第二节</w:t>
            </w:r>
          </w:p>
          <w:p w14:paraId="30AC1D8E">
            <w:pPr>
              <w:adjustRightInd w:val="0"/>
              <w:snapToGrid w:val="0"/>
              <w:jc w:val="center"/>
              <w:rPr>
                <w:rFonts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19</w:t>
            </w:r>
            <w:r>
              <w:rPr>
                <w:rFonts w:hint="eastAsia" w:ascii="宋体" w:hAnsi="宋体" w:eastAsia="宋体"/>
                <w:szCs w:val="21"/>
              </w:rPr>
              <w:t>.2</w:t>
            </w:r>
            <w:r>
              <w:rPr>
                <w:rFonts w:hint="eastAsia" w:ascii="宋体" w:hAnsi="宋体" w:eastAsia="宋体"/>
                <w:szCs w:val="21"/>
                <w:lang w:val="en-US" w:eastAsia="zh-CN"/>
              </w:rPr>
              <w:t>款</w:t>
            </w:r>
          </w:p>
        </w:tc>
        <w:tc>
          <w:tcPr>
            <w:tcW w:w="1742" w:type="dxa"/>
            <w:tcBorders>
              <w:top w:val="single" w:color="auto" w:sz="2" w:space="0"/>
              <w:left w:val="single" w:color="auto" w:sz="2" w:space="0"/>
              <w:right w:val="single" w:color="auto" w:sz="2" w:space="0"/>
            </w:tcBorders>
            <w:vAlign w:val="center"/>
          </w:tcPr>
          <w:p w14:paraId="5ECB2E6F">
            <w:pPr>
              <w:adjustRightInd w:val="0"/>
              <w:snapToGrid w:val="0"/>
              <w:jc w:val="left"/>
              <w:rPr>
                <w:rFonts w:ascii="宋体" w:hAnsi="宋体" w:eastAsia="宋体"/>
                <w:szCs w:val="21"/>
              </w:rPr>
            </w:pPr>
            <w:r>
              <w:rPr>
                <w:rFonts w:hint="eastAsia" w:ascii="宋体" w:hAnsi="宋体" w:eastAsia="宋体"/>
                <w:szCs w:val="21"/>
                <w:lang w:val="en-US" w:eastAsia="zh-CN"/>
              </w:rPr>
              <w:t>解决争议的方法</w:t>
            </w:r>
          </w:p>
        </w:tc>
        <w:tc>
          <w:tcPr>
            <w:tcW w:w="5170" w:type="dxa"/>
            <w:tcBorders>
              <w:top w:val="single" w:color="auto" w:sz="2" w:space="0"/>
              <w:left w:val="single" w:color="auto" w:sz="2" w:space="0"/>
            </w:tcBorders>
            <w:vAlign w:val="center"/>
          </w:tcPr>
          <w:p w14:paraId="7269640D">
            <w:pPr>
              <w:autoSpaceDE w:val="0"/>
              <w:autoSpaceDN w:val="0"/>
              <w:adjustRightInd w:val="0"/>
              <w:snapToGrid w:val="0"/>
              <w:spacing w:line="400" w:lineRule="exact"/>
              <w:jc w:val="left"/>
              <w:rPr>
                <w:rFonts w:hint="eastAsia" w:ascii="宋体" w:hAnsi="宋体" w:eastAsia="宋体" w:cs="宋体"/>
                <w:b w:val="0"/>
                <w:bCs w:val="0"/>
                <w:iCs/>
                <w:szCs w:val="21"/>
              </w:rPr>
            </w:pPr>
            <w:r>
              <w:rPr>
                <w:rFonts w:hint="eastAsia" w:ascii="宋体" w:hAnsi="宋体" w:eastAsia="宋体" w:cs="宋体"/>
                <w:b w:val="0"/>
                <w:bCs w:val="0"/>
                <w:iCs/>
                <w:szCs w:val="21"/>
              </w:rPr>
              <w:t>因本合同及合同有关事项发生的争议，按下列第</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种方式解决：</w:t>
            </w:r>
          </w:p>
          <w:p w14:paraId="01AAA808">
            <w:pPr>
              <w:autoSpaceDE w:val="0"/>
              <w:autoSpaceDN w:val="0"/>
              <w:adjustRightInd w:val="0"/>
              <w:snapToGrid w:val="0"/>
              <w:spacing w:line="400" w:lineRule="exact"/>
              <w:jc w:val="left"/>
              <w:rPr>
                <w:rFonts w:hint="eastAsia" w:ascii="宋体" w:hAnsi="宋体" w:eastAsia="宋体" w:cs="宋体"/>
                <w:b w:val="0"/>
                <w:bCs w:val="0"/>
                <w:iCs/>
                <w:szCs w:val="21"/>
              </w:rPr>
            </w:pPr>
            <w:r>
              <w:rPr>
                <w:rFonts w:hint="eastAsia" w:ascii="宋体" w:hAnsi="宋体" w:eastAsia="宋体" w:cs="宋体"/>
                <w:b w:val="0"/>
                <w:bCs w:val="0"/>
                <w:iCs/>
                <w:szCs w:val="21"/>
              </w:rPr>
              <w:t>（1）向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仲裁委员会申请仲裁，仲裁地点为</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w:t>
            </w:r>
          </w:p>
          <w:p w14:paraId="6540B244">
            <w:pPr>
              <w:adjustRightInd w:val="0"/>
              <w:snapToGrid w:val="0"/>
              <w:ind w:firstLine="0" w:firstLineChars="0"/>
              <w:jc w:val="left"/>
              <w:rPr>
                <w:rFonts w:ascii="宋体" w:hAnsi="宋体" w:eastAsia="宋体"/>
                <w:szCs w:val="21"/>
                <w:u w:val="single"/>
              </w:rPr>
            </w:pPr>
            <w:r>
              <w:rPr>
                <w:rFonts w:hint="eastAsia" w:ascii="宋体" w:hAnsi="宋体" w:eastAsia="宋体" w:cs="宋体"/>
                <w:b w:val="0"/>
                <w:bCs w:val="0"/>
                <w:iCs/>
                <w:szCs w:val="21"/>
              </w:rPr>
              <w:t>（2）向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人民法院起诉。</w:t>
            </w:r>
          </w:p>
        </w:tc>
      </w:tr>
      <w:tr w14:paraId="6FCCD40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0" w:hRule="atLeast"/>
        </w:trPr>
        <w:tc>
          <w:tcPr>
            <w:tcW w:w="1607" w:type="dxa"/>
            <w:vAlign w:val="center"/>
          </w:tcPr>
          <w:p w14:paraId="203165DF">
            <w:pPr>
              <w:adjustRightInd w:val="0"/>
              <w:snapToGrid w:val="0"/>
              <w:jc w:val="center"/>
              <w:rPr>
                <w:rFonts w:ascii="宋体" w:hAnsi="宋体" w:eastAsia="宋体"/>
                <w:szCs w:val="21"/>
              </w:rPr>
            </w:pPr>
            <w:r>
              <w:rPr>
                <w:rFonts w:hint="eastAsia" w:ascii="宋体" w:hAnsi="宋体" w:eastAsia="宋体"/>
                <w:szCs w:val="21"/>
              </w:rPr>
              <w:t>第二节</w:t>
            </w:r>
          </w:p>
          <w:p w14:paraId="200367BC">
            <w:pPr>
              <w:adjustRightInd w:val="0"/>
              <w:snapToGrid w:val="0"/>
              <w:jc w:val="center"/>
              <w:rPr>
                <w:rFonts w:ascii="宋体" w:hAnsi="宋体" w:eastAsia="宋体"/>
                <w:szCs w:val="21"/>
              </w:rPr>
            </w:pPr>
            <w:r>
              <w:rPr>
                <w:rFonts w:hint="eastAsia" w:ascii="宋体" w:hAnsi="宋体" w:eastAsia="宋体"/>
                <w:szCs w:val="21"/>
              </w:rPr>
              <w:t>第2</w:t>
            </w:r>
            <w:r>
              <w:rPr>
                <w:rFonts w:hint="eastAsia" w:ascii="宋体" w:hAnsi="宋体" w:eastAsia="宋体"/>
                <w:szCs w:val="21"/>
                <w:lang w:val="en-US" w:eastAsia="zh-CN"/>
              </w:rPr>
              <w:t>3.1</w:t>
            </w:r>
            <w:r>
              <w:rPr>
                <w:rFonts w:hint="eastAsia" w:ascii="宋体" w:hAnsi="宋体" w:eastAsia="宋体"/>
                <w:szCs w:val="21"/>
                <w:lang w:eastAsia="zh-CN"/>
              </w:rPr>
              <w:t>款</w:t>
            </w:r>
          </w:p>
        </w:tc>
        <w:tc>
          <w:tcPr>
            <w:tcW w:w="1742" w:type="dxa"/>
            <w:vAlign w:val="center"/>
          </w:tcPr>
          <w:p w14:paraId="0C37370F">
            <w:pPr>
              <w:adjustRightInd w:val="0"/>
              <w:snapToGrid w:val="0"/>
              <w:jc w:val="left"/>
              <w:rPr>
                <w:rFonts w:ascii="宋体" w:hAnsi="宋体" w:eastAsia="宋体"/>
                <w:szCs w:val="21"/>
              </w:rPr>
            </w:pPr>
            <w:r>
              <w:rPr>
                <w:rFonts w:hint="eastAsia" w:ascii="宋体" w:hAnsi="宋体" w:eastAsia="宋体"/>
                <w:bCs/>
                <w:color w:val="auto"/>
                <w:szCs w:val="21"/>
                <w:highlight w:val="none"/>
                <w:lang w:eastAsia="zh-CN"/>
              </w:rPr>
              <w:t>其他专用条款</w:t>
            </w:r>
          </w:p>
        </w:tc>
        <w:tc>
          <w:tcPr>
            <w:tcW w:w="5170" w:type="dxa"/>
            <w:vAlign w:val="center"/>
          </w:tcPr>
          <w:p w14:paraId="57D9EC46">
            <w:pPr>
              <w:adjustRightInd w:val="0"/>
              <w:snapToGrid w:val="0"/>
              <w:jc w:val="left"/>
              <w:rPr>
                <w:rFonts w:hint="default" w:ascii="宋体" w:hAnsi="宋体" w:eastAsia="宋体"/>
                <w:szCs w:val="21"/>
                <w:lang w:val="en-US" w:eastAsia="zh-CN"/>
              </w:rPr>
            </w:pPr>
          </w:p>
        </w:tc>
      </w:tr>
    </w:tbl>
    <w:p w14:paraId="37443B07">
      <w:pPr>
        <w:rPr>
          <w:rFonts w:eastAsia="宋体"/>
        </w:rPr>
      </w:pPr>
    </w:p>
    <w:p w14:paraId="00B34262">
      <w:pPr>
        <w:rPr>
          <w:rFonts w:eastAsia="宋体"/>
        </w:rPr>
      </w:pPr>
    </w:p>
    <w:p w14:paraId="46E38573">
      <w:pPr>
        <w:widowControl/>
        <w:jc w:val="left"/>
        <w:rPr>
          <w:rFonts w:ascii="宋体" w:hAnsi="宋体"/>
          <w:szCs w:val="21"/>
        </w:rPr>
      </w:pPr>
      <w:r>
        <w:rPr>
          <w:rFonts w:ascii="宋体" w:hAnsi="宋体"/>
          <w:szCs w:val="21"/>
        </w:rPr>
        <w:br w:type="page"/>
      </w:r>
    </w:p>
    <w:p w14:paraId="6CA2B635">
      <w:pPr>
        <w:widowControl/>
        <w:jc w:val="left"/>
        <w:rPr>
          <w:rFonts w:ascii="宋体" w:hAnsi="宋体"/>
          <w:szCs w:val="21"/>
        </w:rPr>
      </w:pPr>
    </w:p>
    <w:p w14:paraId="6E61E969">
      <w:pPr>
        <w:pStyle w:val="6"/>
        <w:spacing w:before="120" w:beforeLines="50" w:after="120" w:afterLines="50"/>
        <w:ind w:left="562"/>
        <w:rPr>
          <w:sz w:val="28"/>
          <w:szCs w:val="28"/>
        </w:rPr>
      </w:pPr>
      <w:r>
        <w:rPr>
          <w:rFonts w:hint="eastAsia"/>
          <w:sz w:val="28"/>
          <w:szCs w:val="28"/>
        </w:rPr>
        <w:t>第二册  通用条款（公开招标）</w:t>
      </w:r>
    </w:p>
    <w:p w14:paraId="08398FC6">
      <w:pPr>
        <w:pStyle w:val="6"/>
        <w:numPr>
          <w:ilvl w:val="0"/>
          <w:numId w:val="18"/>
        </w:numPr>
        <w:spacing w:before="120" w:beforeLines="50" w:after="120" w:afterLines="50"/>
        <w:ind w:left="562" w:hanging="562"/>
        <w:rPr>
          <w:sz w:val="28"/>
          <w:szCs w:val="28"/>
        </w:rPr>
      </w:pPr>
      <w:bookmarkStart w:id="111" w:name="_Hlk72399513"/>
      <w:r>
        <w:rPr>
          <w:rFonts w:hint="eastAsia"/>
          <w:sz w:val="28"/>
          <w:szCs w:val="28"/>
        </w:rPr>
        <w:t>总则</w:t>
      </w:r>
    </w:p>
    <w:bookmarkEnd w:id="111"/>
    <w:p w14:paraId="381DC272">
      <w:pPr>
        <w:rPr>
          <w:rFonts w:ascii="黑体" w:hAnsi="宋体" w:eastAsia="黑体"/>
          <w:sz w:val="24"/>
        </w:rPr>
      </w:pPr>
      <w:r>
        <w:rPr>
          <w:rFonts w:hint="eastAsia" w:ascii="黑体" w:hAnsi="宋体" w:eastAsia="黑体"/>
          <w:sz w:val="24"/>
        </w:rPr>
        <w:t>1. 通用条款说明</w:t>
      </w:r>
    </w:p>
    <w:p w14:paraId="54ADE88D">
      <w:pPr>
        <w:ind w:firstLine="411" w:firstLineChars="196"/>
        <w:rPr>
          <w:rFonts w:ascii="宋体" w:hAnsi="宋体"/>
          <w:szCs w:val="21"/>
        </w:rPr>
      </w:pPr>
      <w:r>
        <w:rPr>
          <w:rFonts w:hint="eastAsia" w:ascii="宋体" w:hAnsi="宋体"/>
          <w:szCs w:val="21"/>
        </w:rPr>
        <w:t>1.1政府集中采购机构发出招标文件通用条款版本，列出深圳市政府采购项目进行招标采购所适用的通用条款内容。</w:t>
      </w:r>
      <w:bookmarkStart w:id="112" w:name="_Hlk72399729"/>
      <w:r>
        <w:rPr>
          <w:rFonts w:hint="eastAsia" w:ascii="宋体" w:hAnsi="宋体"/>
          <w:szCs w:val="21"/>
        </w:rPr>
        <w:t>如有需要，政府集中采购机构可以对通用条款的内容进行补充。</w:t>
      </w:r>
      <w:bookmarkEnd w:id="112"/>
    </w:p>
    <w:p w14:paraId="79720E21">
      <w:pPr>
        <w:ind w:firstLine="411" w:firstLineChars="196"/>
        <w:rPr>
          <w:rFonts w:ascii="宋体" w:hAnsi="宋体"/>
          <w:szCs w:val="21"/>
        </w:rPr>
      </w:pPr>
      <w:r>
        <w:rPr>
          <w:rFonts w:hint="eastAsia" w:ascii="宋体" w:hAnsi="宋体"/>
          <w:szCs w:val="21"/>
        </w:rPr>
        <w:t>1.2招标文件分为第一册“专用条款”和第二册“通用条款”。</w:t>
      </w:r>
    </w:p>
    <w:p w14:paraId="23846478">
      <w:pPr>
        <w:ind w:firstLine="411" w:firstLineChars="196"/>
        <w:rPr>
          <w:rFonts w:ascii="宋体" w:hAnsi="宋体"/>
          <w:szCs w:val="21"/>
        </w:rPr>
      </w:pPr>
      <w:r>
        <w:rPr>
          <w:rFonts w:hint="eastAsia" w:ascii="宋体" w:hAnsi="宋体"/>
          <w:szCs w:val="21"/>
        </w:rPr>
        <w:t>1.3“专用条款”是对本次采购项目的具体要求，包含招标公告、对通用条款的补充内容及其他关键信息、用户需求书、投标文件格式及附件、合同条款及格式等内容。</w:t>
      </w:r>
    </w:p>
    <w:p w14:paraId="4A5246EE">
      <w:pPr>
        <w:ind w:firstLine="411" w:firstLineChars="196"/>
        <w:rPr>
          <w:rFonts w:ascii="宋体" w:hAnsi="宋体"/>
          <w:szCs w:val="21"/>
        </w:rPr>
      </w:pPr>
      <w:r>
        <w:rPr>
          <w:rFonts w:hint="eastAsia" w:ascii="宋体" w:hAnsi="宋体"/>
          <w:szCs w:val="21"/>
        </w:rPr>
        <w:t>1.4“通用条款”是适用于政府采购公开招标项目的基础性条款，具有普遍性和通用性。</w:t>
      </w:r>
    </w:p>
    <w:p w14:paraId="52835872">
      <w:pPr>
        <w:ind w:firstLine="411" w:firstLineChars="196"/>
        <w:rPr>
          <w:rFonts w:ascii="宋体" w:hAnsi="宋体"/>
          <w:szCs w:val="21"/>
        </w:rPr>
      </w:pPr>
      <w:r>
        <w:rPr>
          <w:rFonts w:hint="eastAsia" w:ascii="宋体" w:hAnsi="宋体"/>
          <w:szCs w:val="21"/>
        </w:rPr>
        <w:t>1.5 “专用条款”和“通用条款”表述不一致或有冲突时，以“专用条款”为准。</w:t>
      </w:r>
    </w:p>
    <w:p w14:paraId="307C49D3">
      <w:pPr>
        <w:rPr>
          <w:rFonts w:ascii="黑体" w:hAnsi="宋体" w:eastAsia="黑体"/>
          <w:sz w:val="24"/>
        </w:rPr>
      </w:pPr>
      <w:r>
        <w:rPr>
          <w:rFonts w:hint="eastAsia" w:ascii="黑体" w:hAnsi="宋体" w:eastAsia="黑体"/>
          <w:sz w:val="24"/>
        </w:rPr>
        <w:t>2</w:t>
      </w:r>
      <w:r>
        <w:rPr>
          <w:rFonts w:ascii="黑体" w:hAnsi="宋体" w:eastAsia="黑体"/>
          <w:sz w:val="24"/>
        </w:rPr>
        <w:t>．</w:t>
      </w:r>
      <w:r>
        <w:rPr>
          <w:rFonts w:hint="eastAsia" w:ascii="黑体" w:hAnsi="宋体" w:eastAsia="黑体"/>
          <w:sz w:val="24"/>
        </w:rPr>
        <w:t>招标说明</w:t>
      </w:r>
    </w:p>
    <w:p w14:paraId="09E1F6BA">
      <w:pPr>
        <w:ind w:firstLine="411" w:firstLineChars="196"/>
        <w:rPr>
          <w:rFonts w:ascii="宋体" w:hAnsi="宋体"/>
          <w:szCs w:val="21"/>
        </w:rPr>
      </w:pPr>
      <w:r>
        <w:rPr>
          <w:rFonts w:hint="eastAsia" w:ascii="宋体" w:hAnsi="宋体"/>
          <w:szCs w:val="21"/>
        </w:rPr>
        <w:t>本项目按照《深圳经济特区政府采购条例》、《深圳经济特区政府采购条例实施细则》及政府采购其他法律法规，通过公开招标方式确定中标供应商。</w:t>
      </w:r>
    </w:p>
    <w:p w14:paraId="6645BB8B">
      <w:pPr>
        <w:rPr>
          <w:rFonts w:ascii="黑体" w:hAnsi="宋体" w:eastAsia="黑体"/>
          <w:sz w:val="24"/>
        </w:rPr>
      </w:pPr>
      <w:r>
        <w:rPr>
          <w:rFonts w:hint="eastAsia" w:ascii="黑体" w:hAnsi="宋体" w:eastAsia="黑体"/>
          <w:sz w:val="24"/>
        </w:rPr>
        <w:t>3．定义</w:t>
      </w:r>
    </w:p>
    <w:p w14:paraId="1216ED69">
      <w:pPr>
        <w:ind w:firstLine="420" w:firstLineChars="200"/>
        <w:rPr>
          <w:rFonts w:ascii="宋体" w:hAnsi="宋体"/>
          <w:szCs w:val="21"/>
        </w:rPr>
      </w:pPr>
      <w:r>
        <w:rPr>
          <w:rFonts w:ascii="宋体" w:hAnsi="宋体"/>
          <w:szCs w:val="21"/>
        </w:rPr>
        <w:t>招标文件中下列术语应解释为：</w:t>
      </w:r>
    </w:p>
    <w:p w14:paraId="1EA52F07">
      <w:pPr>
        <w:ind w:firstLine="411" w:firstLineChars="196"/>
        <w:rPr>
          <w:rFonts w:ascii="宋体" w:hAnsi="宋体"/>
          <w:szCs w:val="21"/>
        </w:rPr>
      </w:pPr>
      <w:r>
        <w:rPr>
          <w:rFonts w:hint="eastAsia" w:ascii="宋体" w:hAnsi="宋体"/>
          <w:szCs w:val="21"/>
        </w:rPr>
        <w:t>3.</w:t>
      </w:r>
      <w:r>
        <w:rPr>
          <w:rFonts w:ascii="宋体" w:hAnsi="宋体"/>
          <w:szCs w:val="21"/>
        </w:rPr>
        <w:t>1</w:t>
      </w:r>
      <w:r>
        <w:rPr>
          <w:rFonts w:hint="eastAsia" w:ascii="宋体" w:hAnsi="宋体"/>
          <w:szCs w:val="21"/>
        </w:rPr>
        <w:t>“采购人”：指利用财政性资金依法进行政府采购的国家机关、事业单位、团体组织；</w:t>
      </w:r>
      <w:r>
        <w:rPr>
          <w:rFonts w:ascii="宋体" w:hAnsi="宋体"/>
          <w:szCs w:val="21"/>
        </w:rPr>
        <w:t xml:space="preserve"> </w:t>
      </w:r>
    </w:p>
    <w:p w14:paraId="052C7F14">
      <w:pPr>
        <w:ind w:firstLine="411" w:firstLineChars="196"/>
        <w:rPr>
          <w:rFonts w:ascii="宋体" w:hAnsi="宋体"/>
          <w:szCs w:val="21"/>
        </w:rPr>
      </w:pPr>
      <w:r>
        <w:rPr>
          <w:rFonts w:hint="eastAsia" w:ascii="宋体" w:hAnsi="宋体"/>
          <w:szCs w:val="21"/>
        </w:rPr>
        <w:t>3.2 “政府集中采购机构”</w:t>
      </w:r>
      <w:r>
        <w:rPr>
          <w:rFonts w:hint="eastAsia" w:ascii="Arial" w:hAnsi="Arial" w:cs="Arial"/>
          <w:szCs w:val="21"/>
          <w:shd w:val="clear" w:color="auto" w:fill="FFFFFF"/>
        </w:rPr>
        <w:t>是指市政府设立的，组织实施政府采购项目，并对政府采购活动提供服务的专门机构；</w:t>
      </w:r>
      <w:r>
        <w:rPr>
          <w:rFonts w:hint="eastAsia" w:ascii="宋体" w:hAnsi="宋体"/>
          <w:szCs w:val="21"/>
        </w:rPr>
        <w:t>本文件所述的“政府集中采购机构”</w:t>
      </w:r>
      <w:r>
        <w:rPr>
          <w:rFonts w:ascii="宋体" w:hAnsi="宋体"/>
          <w:szCs w:val="21"/>
        </w:rPr>
        <w:t>指</w:t>
      </w:r>
      <w:r>
        <w:rPr>
          <w:rFonts w:hint="eastAsia" w:ascii="宋体" w:hAnsi="宋体"/>
          <w:b/>
          <w:bCs/>
          <w:szCs w:val="21"/>
        </w:rPr>
        <w:t>深圳公共资源交易中心</w:t>
      </w:r>
      <w:r>
        <w:rPr>
          <w:rFonts w:hint="eastAsia" w:ascii="宋体" w:hAnsi="宋体"/>
          <w:szCs w:val="21"/>
        </w:rPr>
        <w:t>；</w:t>
      </w:r>
    </w:p>
    <w:p w14:paraId="4F7E1717">
      <w:pPr>
        <w:ind w:firstLine="411" w:firstLineChars="196"/>
        <w:rPr>
          <w:rFonts w:ascii="宋体" w:hAnsi="宋体"/>
          <w:szCs w:val="21"/>
        </w:rPr>
      </w:pPr>
      <w:r>
        <w:rPr>
          <w:rFonts w:hint="eastAsia" w:ascii="宋体" w:hAnsi="宋体"/>
          <w:szCs w:val="21"/>
        </w:rPr>
        <w:t>3.3“投标人”，即供应商，指参加投标竞争并愿意按照招标文件要求向采购人提供货物、工程或者服务的依法成立的法人、其他组织或者自然人；</w:t>
      </w:r>
    </w:p>
    <w:p w14:paraId="67AF11A8">
      <w:pPr>
        <w:ind w:firstLine="411" w:firstLineChars="196"/>
        <w:rPr>
          <w:rFonts w:ascii="宋体" w:hAnsi="宋体"/>
          <w:szCs w:val="21"/>
        </w:rPr>
      </w:pPr>
      <w:r>
        <w:rPr>
          <w:rFonts w:hint="eastAsia" w:ascii="宋体" w:hAnsi="宋体"/>
          <w:szCs w:val="21"/>
        </w:rPr>
        <w:t>3.4“评审委员会”是依据《深圳经济特区政府采购条例》、《深圳经济特区政府采购条例实施细则》等有关规定组建的专门负责本次招标其评审工作的临时性机构；</w:t>
      </w:r>
    </w:p>
    <w:p w14:paraId="386C1817">
      <w:pPr>
        <w:ind w:firstLine="411" w:firstLineChars="196"/>
        <w:rPr>
          <w:rFonts w:ascii="宋体" w:hAnsi="宋体"/>
          <w:szCs w:val="21"/>
        </w:rPr>
      </w:pPr>
      <w:r>
        <w:rPr>
          <w:rFonts w:hint="eastAsia" w:ascii="宋体" w:hAnsi="宋体"/>
          <w:szCs w:val="21"/>
        </w:rPr>
        <w:t>3.5“日期”</w:t>
      </w:r>
      <w:r>
        <w:rPr>
          <w:rFonts w:ascii="宋体" w:hAnsi="宋体"/>
          <w:szCs w:val="21"/>
        </w:rPr>
        <w:t>指</w:t>
      </w:r>
      <w:r>
        <w:rPr>
          <w:rFonts w:hint="eastAsia" w:ascii="宋体" w:hAnsi="宋体"/>
          <w:szCs w:val="21"/>
        </w:rPr>
        <w:t>公历日；</w:t>
      </w:r>
    </w:p>
    <w:p w14:paraId="560587C2">
      <w:pPr>
        <w:ind w:firstLine="411" w:firstLineChars="196"/>
        <w:rPr>
          <w:rFonts w:ascii="宋体" w:hAnsi="宋体"/>
          <w:szCs w:val="21"/>
        </w:rPr>
      </w:pPr>
      <w:r>
        <w:rPr>
          <w:rFonts w:hint="eastAsia" w:ascii="宋体" w:hAnsi="宋体"/>
          <w:szCs w:val="21"/>
        </w:rPr>
        <w:t>3.6“合同”指由本次招标所产生的合同或合约文件；</w:t>
      </w:r>
    </w:p>
    <w:p w14:paraId="372D743B">
      <w:pPr>
        <w:ind w:firstLine="411" w:firstLineChars="196"/>
        <w:rPr>
          <w:rFonts w:ascii="宋体" w:hAnsi="宋体"/>
          <w:szCs w:val="21"/>
        </w:rPr>
      </w:pPr>
      <w:r>
        <w:rPr>
          <w:rFonts w:hint="eastAsia" w:ascii="宋体" w:hAnsi="宋体"/>
          <w:szCs w:val="21"/>
        </w:rPr>
        <w:t>3.7“电子投标文件”指利用</w:t>
      </w:r>
      <w:r>
        <w:rPr>
          <w:rFonts w:hint="eastAsia" w:ascii="宋体" w:hAnsi="宋体"/>
          <w:b/>
          <w:bCs/>
          <w:color w:val="FF0000"/>
          <w:szCs w:val="21"/>
        </w:rPr>
        <w:t>深圳公共资源交易中心（深圳交易集团有限公司</w:t>
      </w:r>
      <w:r>
        <w:rPr>
          <w:rFonts w:hint="eastAsia" w:ascii="宋体" w:hAnsi="宋体"/>
          <w:b/>
          <w:bCs/>
          <w:color w:val="FF0000"/>
          <w:szCs w:val="21"/>
          <w:lang w:eastAsia="zh-CN"/>
        </w:rPr>
        <w:t>政府采购业务分公司</w:t>
      </w:r>
      <w:r>
        <w:rPr>
          <w:rFonts w:hint="eastAsia" w:ascii="宋体" w:hAnsi="宋体"/>
          <w:b/>
          <w:bCs/>
          <w:color w:val="FF0000"/>
          <w:szCs w:val="21"/>
        </w:rPr>
        <w:t>）</w:t>
      </w:r>
      <w:r>
        <w:rPr>
          <w:rFonts w:hint="eastAsia" w:ascii="宋体" w:hAnsi="宋体"/>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14:paraId="46641232">
      <w:pPr>
        <w:ind w:firstLine="411" w:firstLineChars="196"/>
        <w:rPr>
          <w:rFonts w:ascii="宋体" w:hAnsi="宋体"/>
          <w:szCs w:val="21"/>
        </w:rPr>
      </w:pPr>
      <w:r>
        <w:rPr>
          <w:rFonts w:hint="eastAsia" w:ascii="宋体" w:hAnsi="宋体"/>
          <w:szCs w:val="21"/>
        </w:rPr>
        <w:t>3.8“网上投标”指通过</w:t>
      </w:r>
      <w:r>
        <w:rPr>
          <w:rFonts w:hint="eastAsia" w:ascii="宋体" w:hAnsi="宋体"/>
          <w:b/>
          <w:bCs/>
          <w:color w:val="FF0000"/>
          <w:szCs w:val="21"/>
        </w:rPr>
        <w:t>深圳公共资源交易中心（深圳交易集团有限公司政府采购业务分公司）</w:t>
      </w:r>
      <w:r>
        <w:rPr>
          <w:rFonts w:hint="eastAsia" w:ascii="宋体" w:hAnsi="宋体"/>
          <w:szCs w:val="21"/>
        </w:rPr>
        <w:t>网站上传电子投标文件；</w:t>
      </w:r>
    </w:p>
    <w:p w14:paraId="7E846E8E">
      <w:pPr>
        <w:ind w:firstLine="411" w:firstLineChars="196"/>
        <w:rPr>
          <w:rFonts w:ascii="宋体" w:hAnsi="宋体"/>
          <w:szCs w:val="21"/>
        </w:rPr>
      </w:pPr>
      <w:r>
        <w:rPr>
          <w:rFonts w:hint="eastAsia" w:ascii="宋体" w:hAnsi="宋体"/>
          <w:szCs w:val="21"/>
        </w:rPr>
        <w:t>3.9招标文件中的标题或题名仅起引导作用，而不应视为对招标文件内容的理解和解释。</w:t>
      </w:r>
    </w:p>
    <w:p w14:paraId="3C380C2D">
      <w:pPr>
        <w:rPr>
          <w:rFonts w:ascii="黑体" w:hAnsi="宋体" w:eastAsia="黑体"/>
          <w:sz w:val="24"/>
        </w:rPr>
      </w:pPr>
      <w:r>
        <w:rPr>
          <w:rFonts w:hint="eastAsia" w:ascii="黑体" w:hAnsi="宋体" w:eastAsia="黑体"/>
          <w:sz w:val="24"/>
        </w:rPr>
        <w:t xml:space="preserve">4. </w:t>
      </w:r>
      <w:bookmarkStart w:id="113" w:name="_Hlk72398643"/>
      <w:r>
        <w:rPr>
          <w:rFonts w:hint="eastAsia" w:ascii="黑体" w:hAnsi="宋体" w:eastAsia="黑体"/>
          <w:sz w:val="24"/>
        </w:rPr>
        <w:t>政府采购供应商责任</w:t>
      </w:r>
    </w:p>
    <w:p w14:paraId="71CEB639">
      <w:pPr>
        <w:ind w:firstLine="411" w:firstLineChars="196"/>
        <w:rPr>
          <w:rFonts w:ascii="宋体" w:hAnsi="宋体"/>
          <w:szCs w:val="21"/>
        </w:rPr>
      </w:pPr>
      <w:r>
        <w:rPr>
          <w:rFonts w:hint="eastAsia" w:ascii="宋体" w:hAnsi="宋体"/>
          <w:szCs w:val="21"/>
        </w:rPr>
        <w:t>4.1欢迎诚信、有实力和有社会责任心的供应商参与政府采购事业。</w:t>
      </w:r>
    </w:p>
    <w:p w14:paraId="3C6DEA82">
      <w:pPr>
        <w:ind w:firstLine="411" w:firstLineChars="196"/>
        <w:rPr>
          <w:rFonts w:ascii="宋体" w:hAnsi="宋体"/>
          <w:szCs w:val="21"/>
        </w:rPr>
      </w:pPr>
      <w:r>
        <w:rPr>
          <w:rFonts w:hint="eastAsia" w:ascii="宋体" w:hAnsi="宋体"/>
          <w:szCs w:val="21"/>
        </w:rPr>
        <w:t>4.2投标人应当遵循公平竞争的原则，不得恶意串通，不得妨碍其他投标人的竞争行为，不得损害采购人或者其他投标人的合法权益。如违反上述要求，经核实后，供应商的投标无效。</w:t>
      </w:r>
    </w:p>
    <w:p w14:paraId="05E575AD">
      <w:pPr>
        <w:rPr>
          <w:rFonts w:ascii="黑体" w:hAnsi="宋体" w:eastAsia="黑体"/>
          <w:sz w:val="24"/>
        </w:rPr>
      </w:pPr>
      <w:r>
        <w:rPr>
          <w:rFonts w:hint="eastAsia" w:ascii="黑体" w:hAnsi="宋体" w:eastAsia="黑体"/>
          <w:sz w:val="24"/>
        </w:rPr>
        <w:t>5．投标人参加政府采购的条件</w:t>
      </w:r>
    </w:p>
    <w:p w14:paraId="106E0C65">
      <w:pPr>
        <w:ind w:firstLine="411" w:firstLineChars="196"/>
        <w:jc w:val="left"/>
        <w:rPr>
          <w:rFonts w:ascii="宋体" w:hAnsi="宋体"/>
          <w:szCs w:val="21"/>
        </w:rPr>
      </w:pPr>
      <w:r>
        <w:rPr>
          <w:rFonts w:hint="eastAsia" w:ascii="宋体" w:hAnsi="宋体"/>
          <w:szCs w:val="21"/>
        </w:rPr>
        <w:t>5.1投标人应在投标前到</w:t>
      </w:r>
      <w:r>
        <w:rPr>
          <w:rFonts w:hint="eastAsia" w:ascii="宋体" w:hAnsi="宋体"/>
          <w:b/>
          <w:bCs/>
          <w:szCs w:val="21"/>
        </w:rPr>
        <w:t>深圳公共资源交易中心（具体在深圳交易集团有限公司政府采购业务分公司进行办理）</w:t>
      </w:r>
      <w:r>
        <w:rPr>
          <w:rFonts w:hint="eastAsia" w:ascii="宋体" w:hAnsi="宋体"/>
          <w:szCs w:val="21"/>
        </w:rPr>
        <w:t>进行注册并办理电子密钥。《供应商注册及信息变更指引》详见www.szggzy.com网站“交易服务指南-政府采购”</w:t>
      </w:r>
      <w:r>
        <w:rPr>
          <w:rFonts w:hint="eastAsia" w:ascii="宋体" w:hAnsi="宋体"/>
          <w:szCs w:val="21"/>
          <w:lang w:val="en-US" w:eastAsia="zh-CN"/>
        </w:rPr>
        <w:t>。</w:t>
      </w:r>
      <w:r>
        <w:rPr>
          <w:rFonts w:hint="eastAsia" w:ascii="宋体" w:hAnsi="宋体"/>
          <w:szCs w:val="21"/>
        </w:rPr>
        <w:t>。</w:t>
      </w:r>
    </w:p>
    <w:p w14:paraId="7037DBF7">
      <w:pPr>
        <w:ind w:firstLine="411" w:firstLineChars="196"/>
        <w:rPr>
          <w:rFonts w:ascii="宋体" w:hAnsi="宋体"/>
          <w:szCs w:val="21"/>
        </w:rPr>
      </w:pPr>
      <w:r>
        <w:rPr>
          <w:rFonts w:hint="eastAsia" w:ascii="宋体" w:hAnsi="宋体"/>
          <w:szCs w:val="21"/>
        </w:rPr>
        <w:t>5.2投标人资格要求</w:t>
      </w:r>
    </w:p>
    <w:p w14:paraId="29B7E20B">
      <w:pPr>
        <w:ind w:firstLine="411" w:firstLineChars="196"/>
        <w:rPr>
          <w:rFonts w:ascii="宋体" w:hAnsi="宋体"/>
          <w:szCs w:val="21"/>
        </w:rPr>
      </w:pPr>
      <w:r>
        <w:rPr>
          <w:rFonts w:hint="eastAsia" w:ascii="宋体" w:hAnsi="宋体"/>
          <w:szCs w:val="21"/>
        </w:rPr>
        <w:t>参加本项目的投标人应具备的资格条件详见本项目招标公告中“投标人资格要求”（即申请人的资格要求）的内容。</w:t>
      </w:r>
    </w:p>
    <w:p w14:paraId="74DBA453">
      <w:pPr>
        <w:ind w:firstLine="411" w:firstLineChars="196"/>
        <w:rPr>
          <w:rFonts w:ascii="宋体" w:hAnsi="宋体"/>
          <w:szCs w:val="21"/>
        </w:rPr>
      </w:pPr>
      <w:r>
        <w:rPr>
          <w:rFonts w:hint="eastAsia" w:ascii="宋体" w:hAnsi="宋体"/>
          <w:szCs w:val="21"/>
        </w:rPr>
        <w:t>5.3联合体投标</w:t>
      </w:r>
    </w:p>
    <w:p w14:paraId="75F5DAC0">
      <w:pPr>
        <w:ind w:firstLine="411" w:firstLineChars="196"/>
        <w:rPr>
          <w:rFonts w:ascii="宋体" w:hAnsi="宋体"/>
          <w:szCs w:val="21"/>
        </w:rPr>
      </w:pPr>
      <w:r>
        <w:rPr>
          <w:rFonts w:hint="eastAsia" w:ascii="宋体" w:hAnsi="宋体"/>
          <w:szCs w:val="21"/>
        </w:rPr>
        <w:t>5.3.1　以下有关联合体投标的条款仅适用于允许投标人组成联合体投标的项目。</w:t>
      </w:r>
    </w:p>
    <w:p w14:paraId="5E7228CE">
      <w:pPr>
        <w:ind w:firstLine="411" w:firstLineChars="196"/>
        <w:rPr>
          <w:rFonts w:ascii="宋体" w:hAnsi="宋体"/>
          <w:szCs w:val="21"/>
        </w:rPr>
      </w:pPr>
      <w:r>
        <w:rPr>
          <w:rFonts w:hint="eastAsia" w:ascii="宋体" w:hAnsi="宋体"/>
          <w:szCs w:val="21"/>
        </w:rPr>
        <w:t>5.3.2  由两个或两个以上的自然人、法人或者其他组织可以组成一个联合体，以一个供应商的身份共同投标时，应符合以下原则：</w:t>
      </w:r>
    </w:p>
    <w:p w14:paraId="2B8F7D42">
      <w:pPr>
        <w:ind w:firstLine="411" w:firstLineChars="196"/>
        <w:rPr>
          <w:rFonts w:ascii="宋体" w:hAnsi="宋体"/>
        </w:rPr>
      </w:pPr>
      <w:r>
        <w:rPr>
          <w:rFonts w:hint="eastAsia" w:ascii="宋体" w:hAnsi="宋体"/>
        </w:rPr>
        <w:t>（1）投标联合体各方参加政府采购活动应当具备下列条件：</w:t>
      </w:r>
      <w:r>
        <w:rPr>
          <w:rFonts w:ascii="宋体" w:hAnsi="宋体"/>
        </w:rPr>
        <w:t xml:space="preserve"> </w:t>
      </w:r>
    </w:p>
    <w:p w14:paraId="2E85BD27">
      <w:pPr>
        <w:ind w:left="420" w:leftChars="200" w:firstLine="411" w:firstLineChars="196"/>
        <w:rPr>
          <w:rFonts w:ascii="宋体" w:hAnsi="宋体"/>
        </w:rPr>
      </w:pPr>
      <w:r>
        <w:rPr>
          <w:rFonts w:hint="eastAsia" w:ascii="宋体" w:hAnsi="宋体"/>
        </w:rPr>
        <w:t>1、具有独立承担民事责任的能力；</w:t>
      </w:r>
      <w:r>
        <w:rPr>
          <w:rFonts w:ascii="宋体" w:hAnsi="宋体"/>
        </w:rPr>
        <w:t xml:space="preserve"> </w:t>
      </w:r>
    </w:p>
    <w:p w14:paraId="34818E8F">
      <w:pPr>
        <w:ind w:left="420" w:firstLine="411" w:firstLineChars="196"/>
        <w:rPr>
          <w:rFonts w:ascii="宋体" w:hAnsi="宋体"/>
        </w:rPr>
      </w:pPr>
      <w:r>
        <w:rPr>
          <w:rFonts w:hint="eastAsia" w:ascii="宋体" w:hAnsi="宋体"/>
        </w:rPr>
        <w:t>2、有良好的商业信誉和健全的财务会计制度；</w:t>
      </w:r>
      <w:r>
        <w:rPr>
          <w:rFonts w:ascii="宋体" w:hAnsi="宋体"/>
        </w:rPr>
        <w:t xml:space="preserve"> </w:t>
      </w:r>
    </w:p>
    <w:p w14:paraId="47A21B75">
      <w:pPr>
        <w:ind w:left="420" w:leftChars="200" w:firstLine="411" w:firstLineChars="196"/>
        <w:rPr>
          <w:rFonts w:ascii="宋体" w:hAnsi="宋体"/>
        </w:rPr>
      </w:pPr>
      <w:r>
        <w:rPr>
          <w:rFonts w:hint="eastAsia" w:ascii="宋体" w:hAnsi="宋体"/>
        </w:rPr>
        <w:t>3、具有履行合同所必需的设备和专业技术能力；</w:t>
      </w:r>
      <w:r>
        <w:rPr>
          <w:rFonts w:ascii="宋体" w:hAnsi="宋体"/>
        </w:rPr>
        <w:t xml:space="preserve"> </w:t>
      </w:r>
    </w:p>
    <w:p w14:paraId="4841AE66">
      <w:pPr>
        <w:ind w:left="420" w:leftChars="200" w:firstLine="411" w:firstLineChars="196"/>
        <w:rPr>
          <w:rFonts w:ascii="宋体" w:hAnsi="宋体"/>
        </w:rPr>
      </w:pPr>
      <w:r>
        <w:rPr>
          <w:rFonts w:hint="eastAsia" w:ascii="宋体" w:hAnsi="宋体"/>
        </w:rPr>
        <w:t>4、有依法缴纳税收和社会保障资金的良好记录；</w:t>
      </w:r>
      <w:r>
        <w:rPr>
          <w:rFonts w:ascii="宋体" w:hAnsi="宋体"/>
        </w:rPr>
        <w:t xml:space="preserve"> </w:t>
      </w:r>
    </w:p>
    <w:p w14:paraId="1CBA7F52">
      <w:pPr>
        <w:ind w:left="420" w:leftChars="200" w:firstLine="411" w:firstLineChars="196"/>
        <w:rPr>
          <w:rFonts w:ascii="宋体" w:hAnsi="宋体"/>
        </w:rPr>
      </w:pPr>
      <w:r>
        <w:rPr>
          <w:rFonts w:hint="eastAsia" w:ascii="宋体" w:hAnsi="宋体"/>
        </w:rPr>
        <w:t>5、参加政府采购活动前三年内，在经营活动中没有重大违法记录；</w:t>
      </w:r>
      <w:r>
        <w:rPr>
          <w:rFonts w:ascii="宋体" w:hAnsi="宋体"/>
        </w:rPr>
        <w:t xml:space="preserve"> </w:t>
      </w:r>
    </w:p>
    <w:p w14:paraId="1D122012">
      <w:pPr>
        <w:ind w:left="420" w:leftChars="200" w:firstLine="411" w:firstLineChars="196"/>
        <w:rPr>
          <w:rFonts w:ascii="宋体" w:hAnsi="宋体"/>
        </w:rPr>
      </w:pPr>
      <w:r>
        <w:rPr>
          <w:rFonts w:hint="eastAsia" w:ascii="宋体" w:hAnsi="宋体"/>
        </w:rPr>
        <w:t>6、法律、行政法规规定的其他条件。</w:t>
      </w:r>
      <w:r>
        <w:rPr>
          <w:rFonts w:ascii="宋体" w:hAnsi="宋体"/>
        </w:rPr>
        <w:t xml:space="preserve"> </w:t>
      </w:r>
    </w:p>
    <w:p w14:paraId="7E29A665">
      <w:pPr>
        <w:ind w:firstLine="411" w:firstLineChars="196"/>
        <w:rPr>
          <w:rFonts w:ascii="宋体" w:hAnsi="宋体"/>
        </w:rPr>
      </w:pPr>
      <w:r>
        <w:rPr>
          <w:rFonts w:hint="eastAsia" w:ascii="宋体" w:hAnsi="宋体"/>
        </w:rPr>
        <w:t>（2）在投标截止前，投标联合体各方均应注册成政府集中采购机构供应商；</w:t>
      </w:r>
    </w:p>
    <w:p w14:paraId="0A66DBD5">
      <w:pPr>
        <w:ind w:firstLine="411" w:firstLineChars="196"/>
        <w:rPr>
          <w:rFonts w:ascii="宋体" w:hAnsi="宋体"/>
        </w:rPr>
      </w:pPr>
      <w:r>
        <w:rPr>
          <w:rFonts w:hint="eastAsia" w:ascii="宋体" w:hAnsi="宋体"/>
        </w:rPr>
        <w:t>（3）联合体中有同类资质的供应商按照联合体分工承担相同工作的，应当按照资质等级较低的供应商确定资质等级；</w:t>
      </w:r>
    </w:p>
    <w:p w14:paraId="4A83EA29">
      <w:pPr>
        <w:ind w:firstLine="411"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14:paraId="17394F7D">
      <w:pPr>
        <w:ind w:firstLine="411" w:firstLineChars="196"/>
        <w:rPr>
          <w:rFonts w:ascii="宋体" w:hAnsi="宋体"/>
        </w:rPr>
      </w:pPr>
      <w:r>
        <w:rPr>
          <w:rFonts w:hint="eastAsia" w:ascii="宋体" w:hAnsi="宋体"/>
        </w:rPr>
        <w:t>（5）投标人的投标文件及中标后签署的合同协议对联合体各方均具法律约束力；</w:t>
      </w:r>
    </w:p>
    <w:p w14:paraId="2240B8C2">
      <w:pPr>
        <w:ind w:firstLine="411" w:firstLineChars="196"/>
        <w:rPr>
          <w:rFonts w:ascii="宋体" w:hAnsi="宋体"/>
        </w:rPr>
      </w:pPr>
      <w:r>
        <w:rPr>
          <w:rFonts w:hint="eastAsia" w:ascii="宋体" w:hAnsi="宋体"/>
        </w:rPr>
        <w:t>（6）联合体各方应当签订联合体投标协议，明确约定各方拟承担的工作和责任，并将该协议随投标文件一并递交给政府集中采购机构；</w:t>
      </w:r>
    </w:p>
    <w:p w14:paraId="11AF1762">
      <w:pPr>
        <w:ind w:firstLine="411" w:firstLineChars="196"/>
        <w:rPr>
          <w:rFonts w:ascii="宋体" w:hAnsi="宋体"/>
        </w:rPr>
      </w:pPr>
      <w:r>
        <w:rPr>
          <w:rFonts w:hint="eastAsia" w:ascii="宋体" w:hAnsi="宋体"/>
        </w:rPr>
        <w:t>（7）联合体中标后，联合体各方应当共同与采购人签订合同，就中标项目向采购人承担连带责任；</w:t>
      </w:r>
    </w:p>
    <w:p w14:paraId="5A12F1B6">
      <w:pPr>
        <w:ind w:firstLine="411" w:firstLineChars="196"/>
        <w:rPr>
          <w:rFonts w:ascii="宋体" w:hAnsi="宋体"/>
        </w:rPr>
      </w:pPr>
      <w:r>
        <w:rPr>
          <w:rFonts w:hint="eastAsia" w:ascii="宋体" w:hAnsi="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376625EA">
      <w:pPr>
        <w:ind w:firstLine="411" w:firstLineChars="196"/>
        <w:rPr>
          <w:rFonts w:ascii="宋体" w:hAnsi="宋体"/>
          <w:szCs w:val="21"/>
        </w:rPr>
      </w:pPr>
      <w:r>
        <w:rPr>
          <w:rFonts w:hint="eastAsia" w:ascii="宋体" w:hAnsi="宋体"/>
        </w:rPr>
        <w:t>（9）本通用条款中“投标人”一词亦指联合体各方，专用条款另有规定或说明的除外。</w:t>
      </w:r>
    </w:p>
    <w:p w14:paraId="41652B83">
      <w:pPr>
        <w:rPr>
          <w:rFonts w:ascii="黑体" w:hAnsi="宋体" w:eastAsia="黑体"/>
          <w:sz w:val="24"/>
        </w:rPr>
      </w:pPr>
      <w:r>
        <w:rPr>
          <w:rFonts w:hint="eastAsia" w:ascii="黑体" w:hAnsi="宋体" w:eastAsia="黑体"/>
          <w:sz w:val="24"/>
        </w:rPr>
        <w:t>6．政策导向</w:t>
      </w:r>
    </w:p>
    <w:p w14:paraId="023F636E">
      <w:pPr>
        <w:ind w:firstLine="411" w:firstLineChars="196"/>
        <w:rPr>
          <w:rFonts w:ascii="宋体" w:hAnsi="宋体"/>
        </w:rPr>
      </w:pPr>
      <w:r>
        <w:rPr>
          <w:rFonts w:hint="eastAsia" w:ascii="宋体" w:hAnsi="宋体"/>
        </w:rPr>
        <w:t>6.1</w:t>
      </w:r>
      <w:r>
        <w:rPr>
          <w:rFonts w:ascii="宋体" w:hAnsi="宋体"/>
        </w:rPr>
        <w:t xml:space="preserve">  </w:t>
      </w:r>
      <w:r>
        <w:rPr>
          <w:rFonts w:hint="eastAsia" w:ascii="宋体" w:hAnsi="宋体"/>
        </w:rPr>
        <w:t>政府采购支持本国产品、支持中小企业、监狱企业和残疾人福利性单位发展，支持乡村产业振兴，支持创新、节能减排、绿色环保等。</w:t>
      </w:r>
    </w:p>
    <w:p w14:paraId="1600B174">
      <w:pPr>
        <w:ind w:firstLine="405"/>
        <w:rPr>
          <w:rFonts w:hint="eastAsia" w:ascii="宋体" w:hAnsi="宋体"/>
        </w:rPr>
      </w:pPr>
      <w:r>
        <w:rPr>
          <w:rFonts w:hint="eastAsia" w:ascii="宋体" w:hAnsi="宋体"/>
        </w:rPr>
        <w:t>6.2</w:t>
      </w:r>
      <w:r>
        <w:rPr>
          <w:rFonts w:ascii="宋体" w:hAnsi="宋体"/>
        </w:rPr>
        <w:t xml:space="preserve">  </w:t>
      </w:r>
      <w:r>
        <w:rPr>
          <w:rFonts w:hint="eastAsia" w:ascii="宋体" w:hAnsi="宋体"/>
        </w:rPr>
        <w:t>本项目落实深圳市政府采购供应商诚信管理政策要求。</w:t>
      </w:r>
    </w:p>
    <w:p w14:paraId="38318D3F">
      <w:pPr>
        <w:ind w:firstLine="405"/>
        <w:rPr>
          <w:rFonts w:hint="default" w:eastAsia="宋体"/>
          <w:lang w:val="en-US" w:eastAsia="zh-CN"/>
        </w:rPr>
      </w:pPr>
      <w:r>
        <w:rPr>
          <w:rFonts w:hint="eastAsia" w:ascii="宋体" w:hAnsi="宋体"/>
          <w:lang w:val="en-US" w:eastAsia="zh-CN"/>
        </w:rPr>
        <w:t>6.3  本项目支持投标人性别平等的相关政策。</w:t>
      </w:r>
    </w:p>
    <w:p w14:paraId="3C3A93FA">
      <w:pPr>
        <w:rPr>
          <w:rFonts w:ascii="黑体" w:hAnsi="宋体" w:eastAsia="黑体"/>
          <w:sz w:val="24"/>
        </w:rPr>
      </w:pPr>
      <w:r>
        <w:rPr>
          <w:rFonts w:hint="eastAsia" w:ascii="黑体" w:hAnsi="宋体" w:eastAsia="黑体"/>
          <w:sz w:val="24"/>
        </w:rPr>
        <w:t>7. 本项目若涉及采购货物，则合格的货物及相应服务应满足以下要求：</w:t>
      </w:r>
    </w:p>
    <w:p w14:paraId="74AAEB12">
      <w:pPr>
        <w:ind w:firstLine="411" w:firstLineChars="196"/>
        <w:rPr>
          <w:rFonts w:ascii="宋体" w:hAnsi="宋体"/>
        </w:rPr>
      </w:pPr>
      <w:r>
        <w:rPr>
          <w:rFonts w:hint="eastAsia" w:ascii="宋体" w:hAnsi="宋体"/>
        </w:rPr>
        <w:t>7</w:t>
      </w:r>
      <w:r>
        <w:rPr>
          <w:rFonts w:ascii="宋体" w:hAnsi="宋体"/>
        </w:rPr>
        <w:t xml:space="preserve">.1  </w:t>
      </w:r>
      <w:r>
        <w:rPr>
          <w:rFonts w:hint="eastAsia" w:ascii="宋体" w:hAnsi="宋体"/>
        </w:rPr>
        <w:t>必须是全新、未使用过的原装合格正品（包括零部件），如安装或配置了软件的，须为正版软件。</w:t>
      </w:r>
    </w:p>
    <w:p w14:paraId="5C347A1D">
      <w:pPr>
        <w:ind w:firstLine="411" w:firstLineChars="196"/>
        <w:rPr>
          <w:rFonts w:ascii="宋体" w:hAnsi="宋体"/>
        </w:rPr>
      </w:pPr>
      <w:r>
        <w:rPr>
          <w:rFonts w:hint="eastAsia" w:ascii="宋体" w:hAnsi="宋体"/>
        </w:rPr>
        <w:t>7.2  国产的货物及其有关服务必须符合中华人民共和国的设计、制造生产标准及行业标准。招标公告有其他要求的，亦应符合其要求。</w:t>
      </w:r>
    </w:p>
    <w:p w14:paraId="6E0B2E71">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3</w:t>
      </w:r>
      <w:r>
        <w:rPr>
          <w:rFonts w:ascii="宋体" w:hAnsi="宋体"/>
        </w:rPr>
        <w:t xml:space="preserve">  </w:t>
      </w:r>
      <w:r>
        <w:rPr>
          <w:rFonts w:hint="eastAsia" w:ascii="宋体" w:hAnsi="宋体"/>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272F8A97">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4</w:t>
      </w:r>
      <w:r>
        <w:rPr>
          <w:rFonts w:ascii="宋体" w:hAnsi="宋体"/>
        </w:rPr>
        <w:t xml:space="preserve">  </w:t>
      </w:r>
      <w:r>
        <w:rPr>
          <w:rFonts w:hint="eastAsia" w:ascii="宋体" w:hAnsi="宋体"/>
        </w:rPr>
        <w:t>投标人</w:t>
      </w:r>
      <w:bookmarkStart w:id="114" w:name="_Hlk72152753"/>
      <w:r>
        <w:rPr>
          <w:rFonts w:hint="eastAsia" w:ascii="宋体" w:hAnsi="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114"/>
    </w:p>
    <w:p w14:paraId="6C5FDAE7">
      <w:pPr>
        <w:ind w:firstLine="411" w:firstLineChars="196"/>
        <w:rPr>
          <w:rFonts w:ascii="宋体" w:hAnsi="宋体"/>
        </w:rPr>
      </w:pPr>
      <w:r>
        <w:rPr>
          <w:rFonts w:hint="eastAsia" w:ascii="宋体" w:hAnsi="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63572C9D">
      <w:pPr>
        <w:ind w:firstLine="411" w:firstLineChars="196"/>
        <w:rPr>
          <w:rFonts w:ascii="宋体" w:hAnsi="宋体"/>
        </w:rPr>
      </w:pPr>
      <w:r>
        <w:rPr>
          <w:rFonts w:hint="eastAsia" w:ascii="宋体" w:hAnsi="宋体"/>
        </w:rPr>
        <w:t>7.6  工期要求：投标人在投标时对其所投项目应提交交货进度、交货计划等，在合同规定的时间内完成项目实施工作。</w:t>
      </w:r>
    </w:p>
    <w:p w14:paraId="3AFF8C81">
      <w:pPr>
        <w:ind w:firstLine="411" w:firstLineChars="196"/>
        <w:rPr>
          <w:rFonts w:ascii="宋体" w:hAnsi="宋体"/>
        </w:rPr>
      </w:pPr>
      <w:r>
        <w:rPr>
          <w:rFonts w:hint="eastAsia" w:ascii="宋体" w:hAnsi="宋体"/>
        </w:rPr>
        <w:t>7.7  投标人必须承担的设备运输、安装调试、验收检测和提供设备操作说明书、图纸等其他相关及类似的义务。</w:t>
      </w:r>
    </w:p>
    <w:p w14:paraId="327ED66C">
      <w:pPr>
        <w:rPr>
          <w:rFonts w:ascii="黑体" w:hAnsi="宋体" w:eastAsia="黑体"/>
          <w:sz w:val="24"/>
        </w:rPr>
      </w:pPr>
      <w:r>
        <w:rPr>
          <w:rFonts w:hint="eastAsia" w:ascii="黑体" w:hAnsi="宋体" w:eastAsia="黑体"/>
          <w:sz w:val="24"/>
        </w:rPr>
        <w:t>8．投标费用</w:t>
      </w:r>
    </w:p>
    <w:p w14:paraId="0C235E8E">
      <w:pPr>
        <w:ind w:firstLine="411" w:firstLineChars="196"/>
        <w:rPr>
          <w:rFonts w:ascii="宋体" w:hAnsi="宋体"/>
          <w:szCs w:val="21"/>
        </w:rPr>
      </w:pPr>
      <w:r>
        <w:rPr>
          <w:rFonts w:hint="eastAsia" w:ascii="宋体" w:hAnsi="宋体"/>
          <w:szCs w:val="21"/>
        </w:rPr>
        <w:t>不论投标结果如何，投标人应承担其编制投标文件与递交投标文件所涉及的一切费用。</w:t>
      </w:r>
    </w:p>
    <w:p w14:paraId="3B23FCCC">
      <w:pPr>
        <w:rPr>
          <w:rFonts w:ascii="黑体" w:hAnsi="宋体" w:eastAsia="黑体"/>
          <w:sz w:val="24"/>
        </w:rPr>
      </w:pPr>
      <w:r>
        <w:rPr>
          <w:rFonts w:hint="eastAsia" w:ascii="黑体" w:hAnsi="宋体" w:eastAsia="黑体"/>
          <w:sz w:val="24"/>
        </w:rPr>
        <w:t>9．踏勘现场</w:t>
      </w:r>
    </w:p>
    <w:p w14:paraId="34983B9F">
      <w:pPr>
        <w:ind w:firstLine="411" w:firstLineChars="196"/>
        <w:rPr>
          <w:rFonts w:ascii="宋体" w:hAnsi="宋体"/>
          <w:szCs w:val="21"/>
        </w:rPr>
      </w:pPr>
      <w:r>
        <w:rPr>
          <w:rFonts w:hint="eastAsia" w:ascii="宋体" w:hAnsi="宋体"/>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78E82471">
      <w:pPr>
        <w:ind w:firstLine="411" w:firstLineChars="196"/>
        <w:rPr>
          <w:rFonts w:ascii="宋体" w:hAnsi="宋体"/>
        </w:rPr>
      </w:pPr>
      <w:r>
        <w:rPr>
          <w:rFonts w:hint="eastAsia" w:ascii="宋体" w:hAnsi="宋体"/>
        </w:rPr>
        <w:t>9.2投标人及其人员经过采购人的允许，可以进入采购人的项目现场踏勘。若招标文件要求投标人于统一时间地点踏勘现场的，投标人应当按时前往。</w:t>
      </w:r>
    </w:p>
    <w:p w14:paraId="528B7670">
      <w:pPr>
        <w:ind w:firstLine="411" w:firstLineChars="196"/>
        <w:rPr>
          <w:rFonts w:ascii="宋体" w:hAnsi="宋体"/>
        </w:rPr>
      </w:pPr>
      <w:r>
        <w:rPr>
          <w:rFonts w:hint="eastAsia" w:ascii="宋体" w:hAnsi="宋体"/>
        </w:rPr>
        <w:t>9.3采购人应当通过政府集中采购机构向投标人提供有关现场的书面资料和数据。</w:t>
      </w:r>
    </w:p>
    <w:p w14:paraId="008E98B6">
      <w:pPr>
        <w:ind w:firstLine="411" w:firstLineChars="196"/>
        <w:rPr>
          <w:rFonts w:ascii="宋体" w:hAnsi="宋体"/>
        </w:rPr>
      </w:pPr>
      <w:r>
        <w:rPr>
          <w:rFonts w:hint="eastAsia" w:ascii="宋体" w:hAnsi="宋体"/>
        </w:rPr>
        <w:t>9.4任何人或任何组织在踏勘现场时向投标人提供的任何书面资料或口头承诺，未经政府集中采购机构在网上发布或书面通知，均作无效处理。</w:t>
      </w:r>
    </w:p>
    <w:p w14:paraId="3BA02156">
      <w:pPr>
        <w:ind w:firstLine="411" w:firstLineChars="196"/>
        <w:rPr>
          <w:rFonts w:ascii="宋体" w:hAnsi="宋体"/>
        </w:rPr>
      </w:pPr>
      <w:r>
        <w:rPr>
          <w:rFonts w:ascii="宋体" w:hAnsi="宋体"/>
          <w:szCs w:val="21"/>
        </w:rPr>
        <w:t>9</w:t>
      </w:r>
      <w:r>
        <w:rPr>
          <w:rFonts w:hint="eastAsia" w:ascii="宋体" w:hAnsi="宋体"/>
          <w:szCs w:val="21"/>
        </w:rPr>
        <w:t>.</w:t>
      </w:r>
      <w:r>
        <w:rPr>
          <w:rFonts w:ascii="宋体" w:hAnsi="宋体"/>
          <w:szCs w:val="21"/>
        </w:rPr>
        <w:t>5</w:t>
      </w:r>
      <w:r>
        <w:rPr>
          <w:rFonts w:hint="eastAsia" w:ascii="宋体" w:hAnsi="宋体"/>
          <w:szCs w:val="21"/>
        </w:rPr>
        <w:t>未参与踏勘现场不作为否定投标人资格的理由。</w:t>
      </w:r>
    </w:p>
    <w:p w14:paraId="2AF9746F">
      <w:pPr>
        <w:rPr>
          <w:rFonts w:ascii="宋体" w:hAnsi="宋体"/>
          <w:szCs w:val="21"/>
        </w:rPr>
      </w:pPr>
      <w:r>
        <w:rPr>
          <w:rFonts w:hint="eastAsia" w:ascii="黑体" w:hAnsi="宋体" w:eastAsia="黑体"/>
          <w:sz w:val="24"/>
        </w:rPr>
        <w:t>1</w:t>
      </w:r>
      <w:r>
        <w:rPr>
          <w:rFonts w:ascii="黑体" w:hAnsi="宋体" w:eastAsia="黑体"/>
          <w:sz w:val="24"/>
        </w:rPr>
        <w:t>0</w:t>
      </w:r>
      <w:r>
        <w:rPr>
          <w:rFonts w:hint="eastAsia" w:ascii="黑体" w:hAnsi="宋体" w:eastAsia="黑体"/>
          <w:sz w:val="24"/>
        </w:rPr>
        <w:t>．标前会议</w:t>
      </w:r>
    </w:p>
    <w:p w14:paraId="4A1DF8D7">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1</w:t>
      </w:r>
      <w:r>
        <w:rPr>
          <w:rFonts w:hint="eastAsia" w:ascii="宋体" w:hAnsi="宋体"/>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4FF7A5CF">
      <w:pPr>
        <w:ind w:firstLine="411" w:firstLineChars="196"/>
        <w:rPr>
          <w:rFonts w:ascii="宋体" w:hAnsi="宋体"/>
          <w:szCs w:val="21"/>
        </w:rPr>
      </w:pPr>
      <w:r>
        <w:rPr>
          <w:rFonts w:ascii="宋体" w:hAnsi="宋体"/>
        </w:rPr>
        <w:t>10</w:t>
      </w:r>
      <w:r>
        <w:rPr>
          <w:rFonts w:hint="eastAsia" w:ascii="宋体" w:hAnsi="宋体"/>
        </w:rPr>
        <w:t>.</w:t>
      </w:r>
      <w:r>
        <w:rPr>
          <w:rFonts w:ascii="宋体" w:hAnsi="宋体"/>
        </w:rPr>
        <w:t>2</w:t>
      </w:r>
      <w:r>
        <w:rPr>
          <w:rFonts w:hint="eastAsia" w:ascii="宋体" w:hAnsi="宋体"/>
        </w:rPr>
        <w:t>任何人或任何组织在标前会议时向投标人提供的任何书面资料或口头承诺，未经政府集中采购机构在网上发布或书面通知，均作无效处理。</w:t>
      </w:r>
    </w:p>
    <w:p w14:paraId="51D2AFA4">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3</w:t>
      </w:r>
      <w:r>
        <w:rPr>
          <w:rFonts w:hint="eastAsia" w:ascii="宋体" w:hAnsi="宋体"/>
          <w:szCs w:val="21"/>
        </w:rPr>
        <w:t>未参与标前会议不作为否定投标人资格的理由。</w:t>
      </w:r>
    </w:p>
    <w:bookmarkEnd w:id="113"/>
    <w:p w14:paraId="19C0563E">
      <w:pPr>
        <w:ind w:firstLine="411" w:firstLineChars="196"/>
        <w:rPr>
          <w:rFonts w:ascii="宋体" w:hAnsi="宋体"/>
        </w:rPr>
      </w:pPr>
    </w:p>
    <w:p w14:paraId="1A00576E">
      <w:pPr>
        <w:pStyle w:val="6"/>
        <w:numPr>
          <w:ilvl w:val="0"/>
          <w:numId w:val="18"/>
        </w:numPr>
        <w:spacing w:before="120" w:beforeLines="50" w:after="120" w:afterLines="50"/>
        <w:ind w:left="562" w:hanging="562"/>
        <w:rPr>
          <w:sz w:val="28"/>
          <w:szCs w:val="28"/>
        </w:rPr>
      </w:pPr>
      <w:r>
        <w:rPr>
          <w:rFonts w:hint="eastAsia"/>
          <w:sz w:val="28"/>
          <w:szCs w:val="28"/>
        </w:rPr>
        <w:t>招标文件</w:t>
      </w:r>
    </w:p>
    <w:p w14:paraId="25E9CC67">
      <w:pPr>
        <w:rPr>
          <w:rFonts w:ascii="黑体" w:hAnsi="宋体" w:eastAsia="黑体"/>
          <w:sz w:val="24"/>
        </w:rPr>
      </w:pPr>
      <w:r>
        <w:rPr>
          <w:rFonts w:hint="eastAsia" w:ascii="黑体" w:hAnsi="宋体" w:eastAsia="黑体"/>
          <w:sz w:val="24"/>
        </w:rPr>
        <w:t>1</w:t>
      </w:r>
      <w:r>
        <w:rPr>
          <w:rFonts w:ascii="黑体" w:hAnsi="宋体" w:eastAsia="黑体"/>
          <w:sz w:val="24"/>
        </w:rPr>
        <w:t>1</w:t>
      </w:r>
      <w:r>
        <w:rPr>
          <w:rFonts w:hint="eastAsia" w:ascii="黑体" w:hAnsi="宋体" w:eastAsia="黑体"/>
          <w:sz w:val="24"/>
        </w:rPr>
        <w:t>．</w:t>
      </w:r>
      <w:bookmarkStart w:id="115" w:name="_Hlk72399819"/>
      <w:r>
        <w:rPr>
          <w:rFonts w:hint="eastAsia" w:ascii="黑体" w:hAnsi="宋体" w:eastAsia="黑体"/>
          <w:sz w:val="24"/>
        </w:rPr>
        <w:t>招标文件的编制与组成</w:t>
      </w:r>
    </w:p>
    <w:p w14:paraId="2C3E08AB">
      <w:pPr>
        <w:snapToGrid w:val="0"/>
        <w:ind w:firstLine="420" w:firstLineChars="200"/>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.1招标文件除以下内容外，政府集中采购机构在招标期间发出的澄清或修改等相关公告或通知内容，均是招标文件的组成部分，对投标人起约束作用；</w:t>
      </w:r>
    </w:p>
    <w:p w14:paraId="209F4164">
      <w:pPr>
        <w:ind w:firstLine="411" w:firstLineChars="196"/>
        <w:rPr>
          <w:rFonts w:ascii="宋体" w:hAnsi="宋体"/>
          <w:szCs w:val="21"/>
        </w:rPr>
      </w:pPr>
      <w:r>
        <w:rPr>
          <w:rFonts w:hint="eastAsia" w:ascii="宋体" w:hAnsi="宋体"/>
          <w:szCs w:val="21"/>
        </w:rPr>
        <w:t>招标文件包括下列内容：</w:t>
      </w:r>
    </w:p>
    <w:p w14:paraId="2309A4A6">
      <w:pPr>
        <w:ind w:left="420" w:leftChars="200" w:firstLine="413" w:firstLineChars="196"/>
        <w:rPr>
          <w:rFonts w:ascii="宋体" w:hAnsi="宋体"/>
          <w:b/>
          <w:szCs w:val="21"/>
        </w:rPr>
      </w:pPr>
      <w:r>
        <w:rPr>
          <w:rFonts w:hint="eastAsia" w:ascii="宋体" w:hAnsi="宋体"/>
          <w:b/>
          <w:szCs w:val="21"/>
        </w:rPr>
        <w:t>第一册  专用条款</w:t>
      </w:r>
    </w:p>
    <w:p w14:paraId="2069071D">
      <w:pPr>
        <w:ind w:left="1079" w:leftChars="514"/>
        <w:rPr>
          <w:rFonts w:ascii="宋体" w:hAnsi="宋体"/>
          <w:b/>
          <w:szCs w:val="21"/>
        </w:rPr>
      </w:pPr>
      <w:r>
        <w:rPr>
          <w:rFonts w:hint="eastAsia" w:ascii="宋体" w:hAnsi="宋体"/>
          <w:b/>
          <w:szCs w:val="21"/>
        </w:rPr>
        <w:t>关键信息</w:t>
      </w:r>
    </w:p>
    <w:p w14:paraId="6D13F212">
      <w:pPr>
        <w:ind w:left="630" w:leftChars="300" w:firstLine="411" w:firstLineChars="196"/>
        <w:rPr>
          <w:rFonts w:ascii="宋体" w:hAnsi="宋体"/>
          <w:szCs w:val="21"/>
        </w:rPr>
      </w:pPr>
      <w:r>
        <w:rPr>
          <w:rFonts w:hint="eastAsia" w:ascii="宋体" w:hAnsi="宋体"/>
          <w:szCs w:val="21"/>
        </w:rPr>
        <w:t>第一章  招标公告</w:t>
      </w:r>
    </w:p>
    <w:p w14:paraId="6EDB76B3">
      <w:pPr>
        <w:ind w:left="630" w:leftChars="300" w:firstLine="411" w:firstLineChars="196"/>
        <w:rPr>
          <w:rFonts w:ascii="宋体" w:hAnsi="宋体"/>
          <w:szCs w:val="21"/>
        </w:rPr>
      </w:pPr>
      <w:r>
        <w:rPr>
          <w:rFonts w:hint="eastAsia" w:ascii="宋体" w:hAnsi="宋体"/>
          <w:szCs w:val="21"/>
        </w:rPr>
        <w:t>第二章  对通用条款的补充内容及其他关键信息</w:t>
      </w:r>
    </w:p>
    <w:p w14:paraId="14123A57">
      <w:pPr>
        <w:ind w:left="630" w:leftChars="300" w:firstLine="411" w:firstLineChars="196"/>
        <w:rPr>
          <w:rFonts w:ascii="宋体" w:hAnsi="宋体"/>
          <w:szCs w:val="21"/>
        </w:rPr>
      </w:pPr>
      <w:r>
        <w:rPr>
          <w:rFonts w:hint="eastAsia" w:ascii="宋体" w:hAnsi="宋体"/>
          <w:szCs w:val="21"/>
        </w:rPr>
        <w:t>第三章  用户需求书</w:t>
      </w:r>
    </w:p>
    <w:p w14:paraId="4D03BBB2">
      <w:pPr>
        <w:ind w:left="630" w:leftChars="300" w:firstLine="411" w:firstLineChars="196"/>
        <w:rPr>
          <w:rFonts w:ascii="宋体" w:hAnsi="宋体"/>
          <w:szCs w:val="21"/>
        </w:rPr>
      </w:pPr>
      <w:r>
        <w:rPr>
          <w:rFonts w:hint="eastAsia"/>
        </w:rPr>
        <w:t xml:space="preserve">第四章 </w:t>
      </w:r>
      <w:r>
        <w:t xml:space="preserve"> </w:t>
      </w:r>
      <w:r>
        <w:rPr>
          <w:rFonts w:hint="eastAsia"/>
        </w:rPr>
        <w:t>投标文件组成要求及格式</w:t>
      </w:r>
    </w:p>
    <w:p w14:paraId="06B73F9D">
      <w:pPr>
        <w:ind w:left="630" w:leftChars="300" w:firstLine="411" w:firstLineChars="196"/>
        <w:rPr>
          <w:rFonts w:ascii="宋体" w:hAnsi="宋体"/>
          <w:szCs w:val="21"/>
        </w:rPr>
      </w:pPr>
      <w:r>
        <w:rPr>
          <w:rFonts w:hint="eastAsia" w:ascii="宋体" w:hAnsi="宋体"/>
          <w:szCs w:val="21"/>
        </w:rPr>
        <w:t>第五章  合同条款及格式</w:t>
      </w:r>
    </w:p>
    <w:p w14:paraId="30D19410">
      <w:pPr>
        <w:ind w:left="420" w:leftChars="200" w:firstLine="413" w:firstLineChars="196"/>
        <w:rPr>
          <w:rFonts w:ascii="宋体" w:hAnsi="宋体"/>
          <w:b/>
          <w:szCs w:val="21"/>
        </w:rPr>
      </w:pPr>
      <w:r>
        <w:rPr>
          <w:rFonts w:hint="eastAsia" w:ascii="宋体" w:hAnsi="宋体"/>
          <w:b/>
          <w:szCs w:val="21"/>
        </w:rPr>
        <w:t>第二册  通用条款</w:t>
      </w:r>
    </w:p>
    <w:p w14:paraId="37A76C72">
      <w:pPr>
        <w:ind w:left="630" w:leftChars="300" w:firstLine="411" w:firstLineChars="196"/>
        <w:rPr>
          <w:rFonts w:ascii="宋体" w:hAnsi="宋体"/>
          <w:szCs w:val="21"/>
        </w:rPr>
      </w:pPr>
      <w:r>
        <w:rPr>
          <w:rFonts w:hint="eastAsia" w:ascii="宋体" w:hAnsi="宋体"/>
          <w:szCs w:val="21"/>
        </w:rPr>
        <w:t>第一章  总则</w:t>
      </w:r>
    </w:p>
    <w:p w14:paraId="1384674D">
      <w:pPr>
        <w:ind w:left="630" w:leftChars="300" w:firstLine="411" w:firstLineChars="196"/>
        <w:rPr>
          <w:rFonts w:ascii="宋体" w:hAnsi="宋体"/>
          <w:szCs w:val="21"/>
        </w:rPr>
      </w:pPr>
      <w:r>
        <w:rPr>
          <w:rFonts w:hint="eastAsia" w:ascii="宋体" w:hAnsi="宋体"/>
          <w:szCs w:val="21"/>
        </w:rPr>
        <w:t>第二章  招标文件</w:t>
      </w:r>
    </w:p>
    <w:p w14:paraId="3B21B610">
      <w:pPr>
        <w:ind w:left="630" w:leftChars="300" w:firstLine="411" w:firstLineChars="196"/>
        <w:rPr>
          <w:rFonts w:ascii="宋体" w:hAnsi="宋体"/>
          <w:szCs w:val="21"/>
        </w:rPr>
      </w:pPr>
      <w:r>
        <w:rPr>
          <w:rFonts w:hint="eastAsia" w:ascii="宋体" w:hAnsi="宋体"/>
          <w:szCs w:val="21"/>
        </w:rPr>
        <w:t>第三章  投标文件的编制</w:t>
      </w:r>
    </w:p>
    <w:p w14:paraId="530E4AD6">
      <w:pPr>
        <w:ind w:left="630" w:leftChars="300" w:firstLine="411" w:firstLineChars="196"/>
        <w:rPr>
          <w:rFonts w:ascii="宋体" w:hAnsi="宋体"/>
          <w:szCs w:val="21"/>
        </w:rPr>
      </w:pPr>
      <w:r>
        <w:rPr>
          <w:rFonts w:hint="eastAsia" w:ascii="宋体" w:hAnsi="宋体"/>
          <w:szCs w:val="21"/>
        </w:rPr>
        <w:t>第四章  投标文件的递交</w:t>
      </w:r>
    </w:p>
    <w:p w14:paraId="1ED3BC01">
      <w:pPr>
        <w:ind w:left="630" w:leftChars="300" w:firstLine="411" w:firstLineChars="196"/>
        <w:rPr>
          <w:rFonts w:ascii="宋体" w:hAnsi="宋体"/>
          <w:szCs w:val="21"/>
        </w:rPr>
      </w:pPr>
      <w:r>
        <w:rPr>
          <w:rFonts w:hint="eastAsia" w:ascii="宋体" w:hAnsi="宋体"/>
          <w:szCs w:val="21"/>
        </w:rPr>
        <w:t>第五章  开标</w:t>
      </w:r>
    </w:p>
    <w:p w14:paraId="19CF7059">
      <w:pPr>
        <w:ind w:left="630" w:leftChars="300" w:firstLine="411" w:firstLineChars="196"/>
        <w:rPr>
          <w:rFonts w:ascii="宋体" w:hAnsi="宋体"/>
          <w:szCs w:val="21"/>
        </w:rPr>
      </w:pPr>
      <w:r>
        <w:rPr>
          <w:rFonts w:hint="eastAsia" w:ascii="宋体" w:hAnsi="宋体"/>
          <w:szCs w:val="21"/>
        </w:rPr>
        <w:t>第六章  评审要求</w:t>
      </w:r>
    </w:p>
    <w:p w14:paraId="22804FDC">
      <w:pPr>
        <w:ind w:left="630" w:leftChars="300" w:firstLine="411" w:firstLineChars="196"/>
        <w:rPr>
          <w:rFonts w:ascii="宋体" w:hAnsi="宋体"/>
          <w:szCs w:val="21"/>
        </w:rPr>
      </w:pPr>
      <w:r>
        <w:rPr>
          <w:rFonts w:hint="eastAsia" w:ascii="宋体" w:hAnsi="宋体"/>
          <w:szCs w:val="21"/>
        </w:rPr>
        <w:t>第七章  评审程序及评审方法</w:t>
      </w:r>
    </w:p>
    <w:p w14:paraId="442E9798">
      <w:pPr>
        <w:ind w:left="630" w:leftChars="300" w:firstLine="411" w:firstLineChars="196"/>
        <w:rPr>
          <w:rFonts w:ascii="宋体" w:hAnsi="宋体"/>
          <w:szCs w:val="21"/>
        </w:rPr>
      </w:pPr>
      <w:r>
        <w:rPr>
          <w:rFonts w:hint="eastAsia" w:ascii="宋体" w:hAnsi="宋体"/>
          <w:szCs w:val="21"/>
        </w:rPr>
        <w:t>第八章  定标及公示</w:t>
      </w:r>
    </w:p>
    <w:p w14:paraId="160F0106">
      <w:pPr>
        <w:ind w:left="630" w:leftChars="300" w:firstLine="411" w:firstLineChars="196"/>
        <w:rPr>
          <w:rFonts w:ascii="宋体" w:hAnsi="宋体"/>
          <w:szCs w:val="21"/>
        </w:rPr>
      </w:pPr>
      <w:r>
        <w:rPr>
          <w:rFonts w:hint="eastAsia" w:ascii="宋体" w:hAnsi="宋体"/>
          <w:szCs w:val="21"/>
        </w:rPr>
        <w:t>第九章  公开招标失败的后续处理</w:t>
      </w:r>
    </w:p>
    <w:p w14:paraId="206B06A4">
      <w:pPr>
        <w:ind w:left="630" w:leftChars="300" w:firstLine="411" w:firstLineChars="196"/>
        <w:rPr>
          <w:rFonts w:ascii="宋体" w:hAnsi="宋体"/>
          <w:szCs w:val="21"/>
        </w:rPr>
      </w:pPr>
      <w:r>
        <w:rPr>
          <w:rFonts w:hint="eastAsia" w:ascii="宋体" w:hAnsi="宋体"/>
          <w:szCs w:val="21"/>
        </w:rPr>
        <w:t>第十章  合同的授予与备案</w:t>
      </w:r>
    </w:p>
    <w:p w14:paraId="38A351E5">
      <w:pPr>
        <w:ind w:left="630" w:leftChars="300" w:firstLine="411" w:firstLineChars="196"/>
        <w:rPr>
          <w:rFonts w:ascii="宋体" w:hAnsi="宋体"/>
          <w:szCs w:val="21"/>
        </w:rPr>
      </w:pPr>
      <w:r>
        <w:rPr>
          <w:rFonts w:hint="eastAsia" w:ascii="宋体" w:hAnsi="宋体"/>
          <w:szCs w:val="21"/>
        </w:rPr>
        <w:t>第十一章  质疑处理</w:t>
      </w:r>
    </w:p>
    <w:p w14:paraId="48C1A3A0">
      <w:pPr>
        <w:ind w:firstLine="411" w:firstLineChars="196"/>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5F81DF61">
      <w:pPr>
        <w:ind w:firstLine="411" w:firstLineChars="196"/>
        <w:rPr>
          <w:rFonts w:hint="eastAsia" w:ascii="宋体" w:hAnsi="宋体"/>
        </w:rPr>
      </w:pPr>
      <w:r>
        <w:rPr>
          <w:rFonts w:hint="eastAsia" w:ascii="宋体" w:hAnsi="宋体"/>
          <w:szCs w:val="21"/>
        </w:rPr>
        <w:t>1</w:t>
      </w:r>
      <w:r>
        <w:rPr>
          <w:rFonts w:ascii="宋体" w:hAnsi="宋体"/>
          <w:szCs w:val="21"/>
        </w:rPr>
        <w:t>1</w:t>
      </w:r>
      <w:r>
        <w:rPr>
          <w:rFonts w:hint="eastAsia" w:ascii="宋体" w:hAnsi="宋体"/>
          <w:szCs w:val="21"/>
        </w:rPr>
        <w:t>.3</w:t>
      </w:r>
      <w:r>
        <w:rPr>
          <w:rFonts w:hint="eastAsia" w:ascii="宋体" w:hAnsi="宋体"/>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6478A441">
      <w:pPr>
        <w:pStyle w:val="2"/>
        <w:ind w:firstLine="420" w:firstLineChars="200"/>
        <w:rPr>
          <w:rFonts w:hint="default" w:ascii="宋体" w:hAnsi="宋体" w:eastAsia="宋体" w:cs="Times New Roman"/>
          <w:b w:val="0"/>
          <w:bCs w:val="0"/>
          <w:kern w:val="2"/>
          <w:sz w:val="21"/>
          <w:szCs w:val="24"/>
          <w:lang w:val="en-US" w:eastAsia="zh-CN" w:bidi="ar-SA"/>
        </w:rPr>
      </w:pPr>
      <w:r>
        <w:rPr>
          <w:rFonts w:hint="eastAsia" w:ascii="宋体" w:hAnsi="宋体" w:eastAsia="宋体" w:cs="Times New Roman"/>
          <w:b w:val="0"/>
          <w:bCs w:val="0"/>
          <w:kern w:val="2"/>
          <w:sz w:val="21"/>
          <w:szCs w:val="24"/>
          <w:lang w:val="en-US" w:eastAsia="zh-CN" w:bidi="ar-SA"/>
        </w:rPr>
        <w:t>11.4</w:t>
      </w:r>
      <w:r>
        <w:rPr>
          <w:rFonts w:hint="eastAsia" w:ascii="宋体" w:hAnsi="宋体" w:cs="Times New Roman"/>
          <w:b w:val="0"/>
          <w:bCs w:val="0"/>
          <w:kern w:val="2"/>
          <w:sz w:val="21"/>
          <w:szCs w:val="24"/>
          <w:lang w:val="en-US" w:eastAsia="zh-CN" w:bidi="ar-SA"/>
        </w:rPr>
        <w:t>招标文件所称“原件</w:t>
      </w:r>
      <w:r>
        <w:rPr>
          <w:rFonts w:hint="eastAsia" w:ascii="宋体" w:hAnsi="宋体" w:eastAsia="宋体" w:cs="Times New Roman"/>
          <w:b w:val="0"/>
          <w:bCs w:val="0"/>
          <w:kern w:val="2"/>
          <w:sz w:val="21"/>
          <w:szCs w:val="24"/>
          <w:lang w:val="en-US" w:eastAsia="zh-CN" w:bidi="ar-SA"/>
        </w:rPr>
        <w:t>备查</w:t>
      </w:r>
      <w:r>
        <w:rPr>
          <w:rFonts w:hint="eastAsia" w:ascii="宋体" w:hAnsi="宋体" w:cs="Times New Roman"/>
          <w:b w:val="0"/>
          <w:bCs w:val="0"/>
          <w:kern w:val="2"/>
          <w:sz w:val="21"/>
          <w:szCs w:val="24"/>
          <w:lang w:val="en-US" w:eastAsia="zh-CN" w:bidi="ar-SA"/>
        </w:rPr>
        <w:t>”，</w:t>
      </w:r>
      <w:r>
        <w:rPr>
          <w:rFonts w:hint="eastAsia" w:ascii="宋体" w:hAnsi="宋体" w:eastAsia="宋体" w:cs="Times New Roman"/>
          <w:b w:val="0"/>
          <w:bCs w:val="0"/>
          <w:kern w:val="2"/>
          <w:sz w:val="21"/>
          <w:szCs w:val="24"/>
          <w:lang w:val="en-US" w:eastAsia="zh-CN" w:bidi="ar-SA"/>
        </w:rPr>
        <w:t>是指在项目产生质疑、投诉等阶段，主管部门、采购人、代理机构、评审委员会等可以要求供应商提供原件进行核查。</w:t>
      </w:r>
    </w:p>
    <w:p w14:paraId="5D4586A3">
      <w:pPr>
        <w:rPr>
          <w:rFonts w:ascii="黑体" w:hAnsi="宋体" w:eastAsia="黑体"/>
          <w:sz w:val="24"/>
        </w:rPr>
      </w:pPr>
      <w:r>
        <w:rPr>
          <w:rFonts w:hint="eastAsia" w:ascii="黑体" w:hAnsi="宋体" w:eastAsia="黑体"/>
          <w:sz w:val="24"/>
        </w:rPr>
        <w:t>1</w:t>
      </w:r>
      <w:r>
        <w:rPr>
          <w:rFonts w:ascii="黑体" w:hAnsi="宋体" w:eastAsia="黑体"/>
          <w:sz w:val="24"/>
        </w:rPr>
        <w:t>2</w:t>
      </w:r>
      <w:r>
        <w:rPr>
          <w:rFonts w:hint="eastAsia" w:ascii="黑体" w:hAnsi="宋体" w:eastAsia="黑体"/>
          <w:sz w:val="24"/>
        </w:rPr>
        <w:t>．招标文件的澄清</w:t>
      </w:r>
    </w:p>
    <w:p w14:paraId="44B67581">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.1招标文件澄清的目的是澄清、解答投标人在查阅招标文件后或现场踏勘中可能提出的与投标有关的疑问或询问。</w:t>
      </w:r>
    </w:p>
    <w:p w14:paraId="03E8F823">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.2投标人如对招标文件内容有疑问，应当在招标公告规定的澄清（提问）截止时间前以网上提问的形式通过网上政府采购系统提交政府集中采购机构。</w:t>
      </w:r>
    </w:p>
    <w:p w14:paraId="2E176E4C">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hint="eastAsia" w:ascii="宋体" w:hAnsi="宋体"/>
          <w:szCs w:val="21"/>
        </w:rPr>
        <w:t>、1</w:t>
      </w:r>
      <w:r>
        <w:rPr>
          <w:rFonts w:ascii="宋体" w:hAnsi="宋体"/>
          <w:szCs w:val="21"/>
        </w:rPr>
        <w:t>3.4</w:t>
      </w:r>
      <w:r>
        <w:rPr>
          <w:rFonts w:hint="eastAsia" w:ascii="宋体" w:hAnsi="宋体"/>
          <w:szCs w:val="21"/>
        </w:rPr>
        <w:t>款规定执行。</w:t>
      </w:r>
    </w:p>
    <w:p w14:paraId="3D70DE2B">
      <w:pPr>
        <w:rPr>
          <w:rFonts w:ascii="黑体" w:hAnsi="宋体" w:eastAsia="黑体"/>
          <w:sz w:val="24"/>
        </w:rPr>
      </w:pPr>
      <w:r>
        <w:rPr>
          <w:rFonts w:ascii="黑体" w:hAnsi="宋体" w:eastAsia="黑体"/>
          <w:sz w:val="24"/>
        </w:rPr>
        <w:t>1</w:t>
      </w:r>
      <w:r>
        <w:rPr>
          <w:rFonts w:hint="eastAsia" w:ascii="黑体" w:hAnsi="宋体" w:eastAsia="黑体"/>
          <w:sz w:val="24"/>
        </w:rPr>
        <w:t>3．招标文件的修改</w:t>
      </w:r>
    </w:p>
    <w:p w14:paraId="6AE3A142">
      <w:pPr>
        <w:ind w:firstLine="411" w:firstLineChars="196"/>
        <w:rPr>
          <w:rFonts w:ascii="宋体" w:hAnsi="宋体"/>
          <w:szCs w:val="21"/>
        </w:rPr>
      </w:pPr>
      <w:r>
        <w:rPr>
          <w:rFonts w:ascii="宋体" w:hAnsi="宋体"/>
          <w:szCs w:val="21"/>
        </w:rPr>
        <w:t>1</w:t>
      </w:r>
      <w:r>
        <w:rPr>
          <w:rFonts w:hint="eastAsia" w:ascii="宋体" w:hAnsi="宋体"/>
          <w:szCs w:val="21"/>
        </w:rPr>
        <w:t>3.1招标文件发出后，在投标截止日期前任何时候，确需要变更招标文件内容的，政府集中采购机构可主动或在解答投标人提出的澄清问题时对招标文件进行修改。</w:t>
      </w:r>
    </w:p>
    <w:p w14:paraId="04108AC1">
      <w:pPr>
        <w:ind w:firstLine="411" w:firstLineChars="196"/>
        <w:rPr>
          <w:rFonts w:ascii="宋体" w:hAnsi="宋体"/>
          <w:szCs w:val="21"/>
        </w:rPr>
      </w:pPr>
      <w:r>
        <w:rPr>
          <w:rFonts w:ascii="宋体" w:hAnsi="宋体"/>
          <w:szCs w:val="21"/>
        </w:rPr>
        <w:t>1</w:t>
      </w:r>
      <w:r>
        <w:rPr>
          <w:rFonts w:hint="eastAsia" w:ascii="宋体" w:hAnsi="宋体"/>
          <w:szCs w:val="21"/>
        </w:rPr>
        <w:t>3.2招标文件的修改以书面形式（包括政府集中采购机构网站发布方式，如更正公告等）发送给所有投标人，招标文件的修改内容作为招标文件的组成部分，并具有约束力。</w:t>
      </w:r>
    </w:p>
    <w:p w14:paraId="7BABD195">
      <w:pPr>
        <w:ind w:firstLine="411" w:firstLineChars="196"/>
        <w:rPr>
          <w:rFonts w:ascii="宋体" w:hAnsi="宋体"/>
          <w:szCs w:val="21"/>
        </w:rPr>
      </w:pPr>
      <w:r>
        <w:rPr>
          <w:rFonts w:ascii="宋体" w:hAnsi="宋体"/>
          <w:szCs w:val="21"/>
        </w:rPr>
        <w:t>1</w:t>
      </w:r>
      <w:r>
        <w:rPr>
          <w:rFonts w:hint="eastAsia" w:ascii="宋体" w:hAnsi="宋体"/>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1F4A83DF">
      <w:pPr>
        <w:ind w:firstLine="411" w:firstLineChars="196"/>
        <w:rPr>
          <w:rFonts w:ascii="宋体" w:hAnsi="宋体"/>
          <w:szCs w:val="21"/>
        </w:rPr>
      </w:pPr>
      <w:r>
        <w:rPr>
          <w:rFonts w:ascii="宋体" w:hAnsi="宋体"/>
          <w:szCs w:val="21"/>
        </w:rPr>
        <w:t>1</w:t>
      </w:r>
      <w:r>
        <w:rPr>
          <w:rFonts w:hint="eastAsia" w:ascii="宋体" w:hAnsi="宋体"/>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115"/>
    </w:p>
    <w:p w14:paraId="4571A5A3">
      <w:pPr>
        <w:rPr>
          <w:rFonts w:ascii="宋体" w:hAnsi="宋体"/>
          <w:szCs w:val="21"/>
        </w:rPr>
      </w:pPr>
    </w:p>
    <w:p w14:paraId="65A6E498">
      <w:pPr>
        <w:pStyle w:val="6"/>
        <w:numPr>
          <w:ilvl w:val="0"/>
          <w:numId w:val="18"/>
        </w:numPr>
        <w:spacing w:before="120" w:beforeLines="50" w:after="120" w:afterLines="50"/>
        <w:ind w:left="562" w:hanging="562"/>
        <w:rPr>
          <w:sz w:val="28"/>
          <w:szCs w:val="28"/>
        </w:rPr>
      </w:pPr>
      <w:r>
        <w:rPr>
          <w:rFonts w:hint="eastAsia"/>
          <w:sz w:val="28"/>
          <w:szCs w:val="28"/>
        </w:rPr>
        <w:t>投标文件的编制</w:t>
      </w:r>
    </w:p>
    <w:p w14:paraId="5563DB81">
      <w:pPr>
        <w:rPr>
          <w:rFonts w:ascii="黑体" w:hAnsi="宋体" w:eastAsia="黑体"/>
          <w:sz w:val="24"/>
        </w:rPr>
      </w:pPr>
      <w:r>
        <w:rPr>
          <w:rFonts w:hint="eastAsia" w:ascii="黑体" w:hAnsi="宋体" w:eastAsia="黑体"/>
          <w:sz w:val="24"/>
        </w:rPr>
        <w:t>14．</w:t>
      </w:r>
      <w:bookmarkStart w:id="116" w:name="_Hlk72400236"/>
      <w:r>
        <w:rPr>
          <w:rFonts w:hint="eastAsia" w:ascii="黑体" w:hAnsi="宋体" w:eastAsia="黑体"/>
          <w:sz w:val="24"/>
        </w:rPr>
        <w:t>投标文件的语言及度量单位</w:t>
      </w:r>
    </w:p>
    <w:p w14:paraId="41CA2577">
      <w:pPr>
        <w:ind w:firstLine="411" w:firstLineChars="196"/>
        <w:rPr>
          <w:rFonts w:ascii="宋体" w:hAnsi="宋体"/>
          <w:szCs w:val="21"/>
        </w:rPr>
      </w:pPr>
      <w:r>
        <w:rPr>
          <w:rFonts w:hint="eastAsia" w:ascii="宋体" w:hAnsi="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75C70429">
      <w:pPr>
        <w:ind w:firstLine="411" w:firstLineChars="196"/>
        <w:rPr>
          <w:rFonts w:ascii="宋体" w:hAnsi="宋体"/>
          <w:szCs w:val="21"/>
        </w:rPr>
      </w:pPr>
      <w:r>
        <w:rPr>
          <w:rFonts w:hint="eastAsia" w:ascii="宋体" w:hAnsi="宋体"/>
          <w:szCs w:val="21"/>
        </w:rPr>
        <w:t>14.2 除技术规范另有规定外，投标文件使用的度量单位，均采用中华人民共和国法定计量单位。</w:t>
      </w:r>
    </w:p>
    <w:bookmarkEnd w:id="116"/>
    <w:p w14:paraId="0C1D7F3E">
      <w:pPr>
        <w:rPr>
          <w:rFonts w:ascii="黑体" w:hAnsi="宋体" w:eastAsia="黑体"/>
          <w:sz w:val="24"/>
        </w:rPr>
      </w:pPr>
      <w:r>
        <w:rPr>
          <w:rFonts w:hint="eastAsia" w:ascii="黑体" w:hAnsi="宋体" w:eastAsia="黑体"/>
          <w:sz w:val="24"/>
        </w:rPr>
        <w:t>15．</w:t>
      </w:r>
      <w:bookmarkStart w:id="117" w:name="_Hlk72401567"/>
      <w:r>
        <w:rPr>
          <w:rFonts w:hint="eastAsia" w:ascii="黑体" w:hAnsi="宋体" w:eastAsia="黑体"/>
          <w:sz w:val="24"/>
        </w:rPr>
        <w:t>投标文件的组成</w:t>
      </w:r>
    </w:p>
    <w:p w14:paraId="5A4E465D">
      <w:pPr>
        <w:ind w:firstLine="411" w:firstLineChars="196"/>
        <w:rPr>
          <w:rFonts w:ascii="宋体" w:hAnsi="宋体"/>
          <w:szCs w:val="21"/>
        </w:rPr>
      </w:pPr>
      <w:r>
        <w:rPr>
          <w:rFonts w:hint="eastAsia" w:ascii="宋体" w:hAnsi="宋体"/>
          <w:szCs w:val="21"/>
        </w:rPr>
        <w:t>具体内容在招标文件专用条款中进行规定。</w:t>
      </w:r>
    </w:p>
    <w:p w14:paraId="1D9C5C55">
      <w:pPr>
        <w:rPr>
          <w:rFonts w:ascii="黑体" w:hAnsi="宋体" w:eastAsia="黑体"/>
          <w:sz w:val="24"/>
        </w:rPr>
      </w:pPr>
      <w:r>
        <w:rPr>
          <w:rFonts w:ascii="黑体" w:hAnsi="宋体" w:eastAsia="黑体"/>
          <w:sz w:val="24"/>
        </w:rPr>
        <w:t>16．投标文件格式</w:t>
      </w:r>
    </w:p>
    <w:p w14:paraId="62D12EF2">
      <w:pPr>
        <w:ind w:firstLine="411" w:firstLineChars="196"/>
        <w:rPr>
          <w:rFonts w:ascii="宋体" w:hAnsi="宋体"/>
          <w:szCs w:val="21"/>
        </w:rPr>
      </w:pPr>
      <w:r>
        <w:rPr>
          <w:rFonts w:hint="eastAsia" w:ascii="宋体" w:hAnsi="宋体"/>
          <w:szCs w:val="21"/>
        </w:rPr>
        <w:t>投标文件包括本通用条款第</w:t>
      </w:r>
      <w:r>
        <w:rPr>
          <w:rFonts w:ascii="宋体" w:hAnsi="宋体"/>
          <w:szCs w:val="21"/>
        </w:rPr>
        <w:t>15条中规定的内容。如招标文件提供了投标文件格式，则</w:t>
      </w:r>
      <w:r>
        <w:rPr>
          <w:rFonts w:hint="eastAsia" w:ascii="宋体" w:hAnsi="宋体"/>
          <w:b/>
          <w:bCs/>
          <w:szCs w:val="21"/>
        </w:rPr>
        <w:t>投标人提交的投标文件应毫无例外地使用招标文件所提供的相应格式</w:t>
      </w:r>
      <w:r>
        <w:rPr>
          <w:rFonts w:hint="eastAsia" w:ascii="宋体" w:hAnsi="宋体"/>
          <w:szCs w:val="21"/>
        </w:rPr>
        <w:t>（表格均可按同样格式扩展）。</w:t>
      </w:r>
    </w:p>
    <w:p w14:paraId="5A6ED952">
      <w:pPr>
        <w:rPr>
          <w:rFonts w:ascii="黑体" w:hAnsi="宋体" w:eastAsia="黑体"/>
          <w:sz w:val="24"/>
        </w:rPr>
      </w:pPr>
      <w:r>
        <w:rPr>
          <w:rFonts w:hint="eastAsia" w:ascii="黑体" w:hAnsi="宋体" w:eastAsia="黑体"/>
          <w:sz w:val="24"/>
        </w:rPr>
        <w:t>17．投标货币</w:t>
      </w:r>
    </w:p>
    <w:p w14:paraId="6EEC0FCE">
      <w:pPr>
        <w:ind w:firstLine="411" w:firstLineChars="196"/>
        <w:rPr>
          <w:rFonts w:ascii="宋体" w:hAnsi="宋体"/>
          <w:szCs w:val="21"/>
        </w:rPr>
      </w:pPr>
      <w:r>
        <w:rPr>
          <w:rFonts w:hint="eastAsia" w:ascii="宋体" w:hAnsi="宋体"/>
          <w:szCs w:val="21"/>
        </w:rPr>
        <w:t>本项目的投标报价应以人民币计。</w:t>
      </w:r>
    </w:p>
    <w:bookmarkEnd w:id="117"/>
    <w:p w14:paraId="663B95B5">
      <w:pPr>
        <w:rPr>
          <w:rFonts w:ascii="黑体" w:hAnsi="宋体" w:eastAsia="黑体"/>
          <w:sz w:val="24"/>
        </w:rPr>
      </w:pPr>
      <w:r>
        <w:rPr>
          <w:rFonts w:hint="eastAsia" w:ascii="黑体" w:hAnsi="宋体" w:eastAsia="黑体"/>
          <w:sz w:val="24"/>
        </w:rPr>
        <w:t>18．</w:t>
      </w:r>
      <w:bookmarkStart w:id="118" w:name="_Hlk72401735"/>
      <w:r>
        <w:rPr>
          <w:rFonts w:hint="eastAsia" w:ascii="黑体" w:hAnsi="宋体" w:eastAsia="黑体"/>
          <w:sz w:val="24"/>
        </w:rPr>
        <w:t>证明投标文件投标技术方案的合格性和符合招标文件规定的文件要求</w:t>
      </w:r>
    </w:p>
    <w:p w14:paraId="122EC66B">
      <w:pPr>
        <w:ind w:firstLine="411" w:firstLineChars="196"/>
        <w:rPr>
          <w:rFonts w:ascii="宋体" w:hAnsi="宋体"/>
          <w:szCs w:val="21"/>
        </w:rPr>
      </w:pPr>
      <w:r>
        <w:rPr>
          <w:rFonts w:hint="eastAsia" w:ascii="宋体" w:hAnsi="宋体"/>
          <w:szCs w:val="21"/>
        </w:rPr>
        <w:t>18</w:t>
      </w:r>
      <w:r>
        <w:rPr>
          <w:rFonts w:ascii="宋体" w:hAnsi="宋体"/>
          <w:szCs w:val="21"/>
        </w:rPr>
        <w:t xml:space="preserve">.1 </w:t>
      </w:r>
      <w:r>
        <w:rPr>
          <w:rFonts w:hint="eastAsia" w:ascii="宋体" w:hAnsi="宋体"/>
          <w:szCs w:val="21"/>
        </w:rPr>
        <w:t>投标人应提交证明文件，证明其投标技术方案项下的货物和服务的合格性符合招标文件规定。该投标技术方案及其证明文件均作为投标文件组成部分。</w:t>
      </w:r>
    </w:p>
    <w:p w14:paraId="5E0622C2">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 xml:space="preserve">.2 </w:t>
      </w:r>
      <w:r>
        <w:rPr>
          <w:rFonts w:hint="eastAsia" w:ascii="宋体" w:hAnsi="宋体"/>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41DD054B">
      <w:pPr>
        <w:ind w:firstLine="411" w:firstLineChars="196"/>
        <w:rPr>
          <w:rFonts w:ascii="宋体" w:hAnsi="宋体"/>
          <w:szCs w:val="21"/>
        </w:rPr>
      </w:pPr>
      <w:r>
        <w:rPr>
          <w:rFonts w:hint="eastAsia" w:ascii="宋体" w:hAnsi="宋体"/>
          <w:szCs w:val="21"/>
        </w:rPr>
        <w:t>18.2.1主要技术指标和性能的详细说明。</w:t>
      </w:r>
    </w:p>
    <w:p w14:paraId="507820D1">
      <w:pPr>
        <w:ind w:firstLine="411" w:firstLineChars="196"/>
        <w:rPr>
          <w:rFonts w:ascii="宋体" w:hAnsi="宋体"/>
          <w:szCs w:val="21"/>
        </w:rPr>
      </w:pPr>
      <w:r>
        <w:rPr>
          <w:rFonts w:hint="eastAsia" w:ascii="宋体" w:hAnsi="宋体"/>
          <w:szCs w:val="21"/>
        </w:rPr>
        <w:t>18.2.</w:t>
      </w:r>
      <w:r>
        <w:rPr>
          <w:rFonts w:ascii="宋体" w:hAnsi="宋体"/>
          <w:szCs w:val="21"/>
        </w:rPr>
        <w:t>2</w:t>
      </w:r>
      <w:r>
        <w:rPr>
          <w:rFonts w:hint="eastAsia" w:ascii="宋体" w:hAnsi="宋体"/>
          <w:szCs w:val="21"/>
        </w:rPr>
        <w:t>投标产品从采购人开始使用至招标文件中规定的周期内正常、连续地使用所必须的备件和专用工具清单，包括备件和专用工具的货源及现行价格。</w:t>
      </w:r>
    </w:p>
    <w:p w14:paraId="4640CF37">
      <w:pPr>
        <w:ind w:firstLine="411" w:firstLineChars="196"/>
        <w:rPr>
          <w:rFonts w:ascii="宋体" w:hAnsi="宋体"/>
          <w:szCs w:val="21"/>
        </w:rPr>
      </w:pPr>
      <w:r>
        <w:rPr>
          <w:rFonts w:hint="eastAsia" w:ascii="宋体" w:hAnsi="宋体"/>
          <w:szCs w:val="21"/>
        </w:rPr>
        <w:t>18.2.</w:t>
      </w:r>
      <w:r>
        <w:rPr>
          <w:rFonts w:ascii="宋体" w:hAnsi="宋体"/>
          <w:szCs w:val="21"/>
        </w:rPr>
        <w:t>3</w:t>
      </w:r>
      <w:r>
        <w:rPr>
          <w:rFonts w:hint="eastAsia" w:ascii="宋体" w:hAnsi="宋体"/>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47889019">
      <w:pPr>
        <w:ind w:firstLine="411" w:firstLineChars="196"/>
        <w:rPr>
          <w:rFonts w:ascii="宋体" w:hAnsi="宋体"/>
          <w:szCs w:val="21"/>
        </w:rPr>
      </w:pPr>
      <w:r>
        <w:rPr>
          <w:rFonts w:hint="eastAsia" w:ascii="宋体" w:hAnsi="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hint="eastAsia" w:ascii="宋体" w:hAnsi="宋体"/>
          <w:szCs w:val="21"/>
        </w:rPr>
        <w:t>；</w:t>
      </w:r>
    </w:p>
    <w:p w14:paraId="721A1E40">
      <w:pPr>
        <w:ind w:firstLine="411" w:firstLineChars="196"/>
        <w:rPr>
          <w:rFonts w:ascii="宋体" w:hAnsi="宋体"/>
          <w:szCs w:val="21"/>
        </w:rPr>
      </w:pPr>
      <w:r>
        <w:rPr>
          <w:rFonts w:hint="eastAsia" w:ascii="宋体" w:hAnsi="宋体"/>
          <w:szCs w:val="21"/>
        </w:rPr>
        <w:t>18.2.5我国政府机构出具的产品检验和核准证件应为证件正面、背面和附件标注的全部具体内容；产品检验和核准证件的尺寸和清晰度应该能够在电脑上被阅读、识别和判断，提供原件扫描件。</w:t>
      </w:r>
    </w:p>
    <w:p w14:paraId="52A07BF9">
      <w:pPr>
        <w:ind w:firstLine="411" w:firstLineChars="196"/>
        <w:rPr>
          <w:rFonts w:ascii="宋体" w:hAnsi="宋体"/>
          <w:szCs w:val="21"/>
        </w:rPr>
      </w:pPr>
      <w:r>
        <w:rPr>
          <w:rFonts w:hint="eastAsia" w:ascii="宋体" w:hAnsi="宋体"/>
          <w:szCs w:val="21"/>
        </w:rPr>
        <w:t>18.3相关资料不符合18.2款要求的，评审委员会有权认定为投标技术方案不合格响应，其相关分数予以扣减或作投标无效处理。</w:t>
      </w:r>
    </w:p>
    <w:p w14:paraId="59E57EC8">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w:t>
      </w:r>
      <w:r>
        <w:rPr>
          <w:rFonts w:hint="eastAsia" w:ascii="宋体" w:hAnsi="宋体"/>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hint="eastAsia" w:ascii="宋体" w:hAnsi="宋体"/>
          <w:szCs w:val="21"/>
        </w:rPr>
        <w:t>，由评审委员会来评判。</w:t>
      </w:r>
    </w:p>
    <w:p w14:paraId="27E074E8">
      <w:pPr>
        <w:ind w:firstLine="411" w:firstLineChars="196"/>
        <w:rPr>
          <w:rFonts w:ascii="宋体" w:hAnsi="宋体"/>
          <w:szCs w:val="21"/>
        </w:rPr>
      </w:pPr>
      <w:r>
        <w:rPr>
          <w:rFonts w:hint="eastAsia" w:ascii="宋体" w:hAnsi="宋体"/>
          <w:szCs w:val="21"/>
        </w:rPr>
        <w:t>18.5除非另有规定或说明，投标人对同一项目投标时，不得同时提供两套或两套以上的投标方案。</w:t>
      </w:r>
    </w:p>
    <w:bookmarkEnd w:id="118"/>
    <w:p w14:paraId="31CA2AEC">
      <w:pPr>
        <w:rPr>
          <w:rFonts w:ascii="黑体" w:hAnsi="宋体" w:eastAsia="黑体"/>
          <w:sz w:val="24"/>
        </w:rPr>
      </w:pPr>
      <w:r>
        <w:rPr>
          <w:rFonts w:hint="eastAsia" w:ascii="黑体" w:hAnsi="宋体" w:eastAsia="黑体"/>
          <w:sz w:val="24"/>
        </w:rPr>
        <w:t>19．</w:t>
      </w:r>
      <w:bookmarkStart w:id="119" w:name="_Hlk72402034"/>
      <w:r>
        <w:rPr>
          <w:rFonts w:hint="eastAsia" w:ascii="黑体" w:hAnsi="宋体" w:eastAsia="黑体"/>
          <w:sz w:val="24"/>
        </w:rPr>
        <w:t>投标文件其他证明文件的要求</w:t>
      </w:r>
    </w:p>
    <w:p w14:paraId="2405DE26">
      <w:pPr>
        <w:rPr>
          <w:rFonts w:ascii="宋体" w:hAnsi="宋体"/>
          <w:color w:val="FF0000"/>
          <w:szCs w:val="21"/>
        </w:rPr>
      </w:pPr>
      <w:r>
        <w:rPr>
          <w:rFonts w:hint="eastAsia" w:ascii="黑体" w:hAnsi="宋体" w:eastAsia="黑体"/>
          <w:sz w:val="24"/>
        </w:rPr>
        <w:t xml:space="preserve">    </w:t>
      </w:r>
      <w:r>
        <w:rPr>
          <w:rFonts w:hint="eastAsia" w:ascii="宋体" w:hAnsi="宋体"/>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120" w:name="_Hlk71407299"/>
      <w:r>
        <w:rPr>
          <w:rFonts w:hint="eastAsia" w:ascii="宋体" w:hAnsi="宋体"/>
          <w:szCs w:val="21"/>
        </w:rPr>
        <w:t>若投标人未按要求提供证明材料或提供的是部分证明材料或提供不清晰的扫描件（或照片）的，采购人</w:t>
      </w:r>
      <w:r>
        <w:rPr>
          <w:rFonts w:hint="eastAsia" w:ascii="宋体" w:hAnsi="宋体"/>
          <w:szCs w:val="21"/>
          <w:lang w:eastAsia="zh-CN"/>
        </w:rPr>
        <w:t>、</w:t>
      </w:r>
      <w:r>
        <w:rPr>
          <w:rFonts w:hint="eastAsia" w:ascii="宋体" w:hAnsi="宋体"/>
          <w:szCs w:val="21"/>
        </w:rPr>
        <w:t>代理机构</w:t>
      </w:r>
      <w:r>
        <w:rPr>
          <w:rFonts w:hint="eastAsia" w:ascii="宋体" w:hAnsi="宋体"/>
          <w:szCs w:val="21"/>
          <w:lang w:val="en-US" w:eastAsia="zh-CN"/>
        </w:rPr>
        <w:t>及</w:t>
      </w:r>
      <w:r>
        <w:rPr>
          <w:rFonts w:hint="eastAsia" w:ascii="宋体" w:hAnsi="宋体"/>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120"/>
    <w:p w14:paraId="226A3CAD">
      <w:pPr>
        <w:ind w:firstLine="411" w:firstLineChars="196"/>
        <w:rPr>
          <w:rFonts w:ascii="宋体" w:hAnsi="宋体"/>
          <w:szCs w:val="21"/>
        </w:rPr>
      </w:pPr>
      <w:r>
        <w:rPr>
          <w:rFonts w:hint="eastAsia" w:ascii="宋体" w:hAnsi="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088DF3DD">
      <w:pPr>
        <w:rPr>
          <w:rFonts w:ascii="黑体" w:hAnsi="宋体" w:eastAsia="黑体"/>
          <w:sz w:val="24"/>
        </w:rPr>
      </w:pPr>
      <w:r>
        <w:rPr>
          <w:rFonts w:hint="eastAsia" w:ascii="黑体" w:hAnsi="宋体" w:eastAsia="黑体"/>
          <w:sz w:val="24"/>
        </w:rPr>
        <w:t>20．投标有效期</w:t>
      </w:r>
    </w:p>
    <w:bookmarkEnd w:id="119"/>
    <w:p w14:paraId="5299448B">
      <w:pPr>
        <w:ind w:firstLine="411" w:firstLineChars="196"/>
        <w:rPr>
          <w:rFonts w:ascii="宋体" w:hAnsi="宋体"/>
          <w:szCs w:val="21"/>
        </w:rPr>
      </w:pPr>
      <w:bookmarkStart w:id="121" w:name="_Hlk72402214"/>
      <w:r>
        <w:rPr>
          <w:rFonts w:hint="eastAsia" w:ascii="宋体" w:hAnsi="宋体"/>
          <w:szCs w:val="21"/>
        </w:rPr>
        <w:t>20.1 投标有效期为</w:t>
      </w:r>
      <w:r>
        <w:rPr>
          <w:rFonts w:hint="eastAsia" w:ascii="Arial" w:hAnsi="Arial" w:cs="Arial"/>
          <w:szCs w:val="21"/>
        </w:rPr>
        <w:t>从投标截止之日算起的日历天数。</w:t>
      </w:r>
      <w:r>
        <w:rPr>
          <w:rFonts w:hint="eastAsia" w:ascii="宋体" w:hAnsi="宋体"/>
          <w:szCs w:val="21"/>
        </w:rPr>
        <w:t>在此期限内，所有投标文件均保持有效。</w:t>
      </w:r>
    </w:p>
    <w:p w14:paraId="25B553EF">
      <w:pPr>
        <w:ind w:firstLine="411" w:firstLineChars="196"/>
        <w:rPr>
          <w:rFonts w:ascii="宋体" w:hAnsi="宋体"/>
          <w:szCs w:val="21"/>
        </w:rPr>
      </w:pPr>
      <w:r>
        <w:rPr>
          <w:rFonts w:hint="eastAsia" w:ascii="宋体" w:hAnsi="宋体"/>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683C6FA0">
      <w:pPr>
        <w:ind w:firstLine="411" w:firstLineChars="196"/>
        <w:rPr>
          <w:rFonts w:ascii="宋体" w:hAnsi="宋体"/>
          <w:szCs w:val="21"/>
        </w:rPr>
      </w:pPr>
      <w:r>
        <w:rPr>
          <w:rFonts w:hint="eastAsia" w:ascii="宋体" w:hAnsi="宋体"/>
          <w:szCs w:val="21"/>
        </w:rPr>
        <w:t>20</w:t>
      </w:r>
      <w:r>
        <w:rPr>
          <w:rFonts w:ascii="宋体" w:hAnsi="宋体"/>
          <w:szCs w:val="21"/>
        </w:rPr>
        <w:t>.3</w:t>
      </w:r>
      <w:r>
        <w:rPr>
          <w:rFonts w:hint="eastAsia" w:ascii="宋体" w:hAnsi="宋体"/>
          <w:szCs w:val="21"/>
        </w:rPr>
        <w:t xml:space="preserve"> 中标供应商的投标文件有效期，截止于完成本招标文件规定的全部项目内容，并通过竣工验收及保修期结束。</w:t>
      </w:r>
    </w:p>
    <w:bookmarkEnd w:id="121"/>
    <w:p w14:paraId="12D54775">
      <w:pPr>
        <w:rPr>
          <w:rFonts w:ascii="黑体" w:hAnsi="宋体" w:eastAsia="黑体"/>
          <w:sz w:val="24"/>
        </w:rPr>
      </w:pPr>
      <w:r>
        <w:rPr>
          <w:rFonts w:hint="eastAsia" w:ascii="黑体" w:hAnsi="宋体" w:eastAsia="黑体"/>
          <w:sz w:val="24"/>
        </w:rPr>
        <w:t>21．</w:t>
      </w:r>
      <w:bookmarkStart w:id="122" w:name="_Hlk72402325"/>
      <w:r>
        <w:rPr>
          <w:rFonts w:hint="eastAsia" w:ascii="黑体" w:hAnsi="宋体" w:eastAsia="黑体"/>
          <w:sz w:val="24"/>
        </w:rPr>
        <w:t xml:space="preserve">关于投标保证金 </w:t>
      </w:r>
    </w:p>
    <w:p w14:paraId="52C5C4FB">
      <w:pPr>
        <w:rPr>
          <w:rFonts w:ascii="宋体" w:hAnsi="宋体"/>
          <w:szCs w:val="21"/>
        </w:rPr>
      </w:pPr>
      <w:r>
        <w:rPr>
          <w:rFonts w:hint="eastAsia" w:ascii="宋体" w:hAnsi="宋体"/>
          <w:szCs w:val="21"/>
        </w:rPr>
        <w:t xml:space="preserve">    21.1</w:t>
      </w:r>
      <w:r>
        <w:rPr>
          <w:rFonts w:hint="eastAsia"/>
        </w:rPr>
        <w:t>根据《深圳市财政局关于调整政府采购投标（响应）保证金管理政策的通知》（深财购〔2021〕51号）文的规定，本项目不收取投标保证金。</w:t>
      </w:r>
    </w:p>
    <w:p w14:paraId="31DFD201">
      <w:pPr>
        <w:rPr>
          <w:rFonts w:ascii="黑体" w:hAnsi="宋体" w:eastAsia="黑体"/>
          <w:sz w:val="24"/>
        </w:rPr>
      </w:pPr>
      <w:r>
        <w:rPr>
          <w:rFonts w:hint="eastAsia" w:ascii="黑体" w:hAnsi="宋体" w:eastAsia="黑体"/>
          <w:sz w:val="24"/>
        </w:rPr>
        <w:t>22．投标人的替代方案</w:t>
      </w:r>
    </w:p>
    <w:p w14:paraId="583378BD">
      <w:pPr>
        <w:ind w:firstLine="411" w:firstLineChars="196"/>
        <w:rPr>
          <w:rFonts w:ascii="宋体" w:hAnsi="宋体"/>
          <w:szCs w:val="21"/>
        </w:rPr>
      </w:pPr>
      <w:r>
        <w:rPr>
          <w:rFonts w:hint="eastAsia" w:ascii="宋体" w:hAnsi="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6094138B">
      <w:pPr>
        <w:ind w:firstLine="411" w:firstLineChars="196"/>
        <w:rPr>
          <w:rFonts w:ascii="宋体" w:hAnsi="宋体"/>
          <w:szCs w:val="21"/>
        </w:rPr>
      </w:pPr>
      <w:r>
        <w:rPr>
          <w:rFonts w:hint="eastAsia" w:ascii="宋体" w:hAnsi="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22"/>
    <w:p w14:paraId="008C9A6F">
      <w:pPr>
        <w:rPr>
          <w:rFonts w:ascii="黑体" w:hAnsi="宋体" w:eastAsia="黑体"/>
          <w:sz w:val="24"/>
        </w:rPr>
      </w:pPr>
      <w:r>
        <w:rPr>
          <w:rFonts w:hint="eastAsia" w:ascii="黑体" w:hAnsi="宋体" w:eastAsia="黑体"/>
          <w:sz w:val="24"/>
        </w:rPr>
        <w:t>23．</w:t>
      </w:r>
      <w:bookmarkStart w:id="123" w:name="_Hlk72402860"/>
      <w:r>
        <w:rPr>
          <w:rFonts w:ascii="黑体" w:hAnsi="宋体" w:eastAsia="黑体"/>
          <w:sz w:val="24"/>
        </w:rPr>
        <w:t>投标文件的</w:t>
      </w:r>
      <w:r>
        <w:rPr>
          <w:rFonts w:hint="eastAsia" w:ascii="黑体" w:hAnsi="宋体" w:eastAsia="黑体"/>
          <w:sz w:val="24"/>
        </w:rPr>
        <w:t>制作</w:t>
      </w:r>
      <w:r>
        <w:rPr>
          <w:rFonts w:ascii="黑体" w:hAnsi="宋体" w:eastAsia="黑体"/>
          <w:sz w:val="24"/>
        </w:rPr>
        <w:t>要求</w:t>
      </w:r>
    </w:p>
    <w:p w14:paraId="5260B6AD">
      <w:pPr>
        <w:ind w:firstLine="411" w:firstLineChars="196"/>
        <w:rPr>
          <w:rFonts w:ascii="宋体" w:hAnsi="宋体"/>
        </w:rPr>
      </w:pPr>
      <w:r>
        <w:rPr>
          <w:rFonts w:hint="eastAsia" w:ascii="宋体" w:hAnsi="宋体"/>
        </w:rPr>
        <w:t>23.1投标人应准备所投项目的电子投标文件一份。此电子投标文件须由投标人根据政府集中采购机构提供的后缀名为.</w:t>
      </w:r>
      <w:r>
        <w:t xml:space="preserve"> </w:t>
      </w:r>
      <w:r>
        <w:rPr>
          <w:rFonts w:ascii="宋体" w:hAnsi="宋体"/>
        </w:rPr>
        <w:t>szczf</w:t>
      </w:r>
      <w:r>
        <w:rPr>
          <w:rFonts w:hint="eastAsia" w:ascii="宋体" w:hAnsi="宋体"/>
        </w:rPr>
        <w:t>的电子招标文件，下载并使用相应的深圳智慧采购平台投标文件制作专用软件打开招标文件（.szczf格式）【下载地址：</w:t>
      </w:r>
      <w:r>
        <w:rPr>
          <w:rFonts w:ascii="宋体" w:hAnsi="宋体"/>
        </w:rPr>
        <w:t>http://zfcg.szggzy.com:8081/cgxy/013002/list.html</w:t>
      </w:r>
      <w:r>
        <w:rPr>
          <w:rFonts w:hint="eastAsia" w:ascii="宋体" w:hAnsi="宋体"/>
        </w:rPr>
        <w:t>】。</w:t>
      </w:r>
    </w:p>
    <w:p w14:paraId="45EC4F10">
      <w:pPr>
        <w:ind w:firstLine="411" w:firstLineChars="196"/>
        <w:rPr>
          <w:rFonts w:ascii="宋体" w:hAnsi="宋体"/>
        </w:rPr>
      </w:pPr>
      <w:r>
        <w:rPr>
          <w:rFonts w:hint="eastAsia" w:ascii="宋体" w:hAnsi="宋体"/>
        </w:rPr>
        <w:t>23.2投标人在使用《投标书编制软件》编制投标书时须注意：</w:t>
      </w:r>
    </w:p>
    <w:p w14:paraId="65E3D36F">
      <w:pPr>
        <w:ind w:firstLine="411" w:firstLineChars="196"/>
        <w:rPr>
          <w:rFonts w:ascii="宋体" w:hAnsi="宋体"/>
        </w:rPr>
      </w:pPr>
      <w:r>
        <w:rPr>
          <w:rFonts w:hint="eastAsia" w:ascii="宋体" w:hAnsi="宋体"/>
        </w:rPr>
        <w:t>23.2.1导入《投标书编制软件》的招标文件项目编号、包号应与以此制作的投标文件项目编号、包号一致。例如，不能将甲项目A包的招标书导入《投标书编制软件》，制作乙项目B包的投标书。</w:t>
      </w:r>
    </w:p>
    <w:p w14:paraId="1337608D">
      <w:pPr>
        <w:ind w:firstLine="411" w:firstLineChars="196"/>
        <w:rPr>
          <w:rFonts w:ascii="宋体" w:hAnsi="宋体"/>
        </w:rPr>
      </w:pPr>
      <w:r>
        <w:rPr>
          <w:rFonts w:hint="eastAsia" w:ascii="宋体" w:hAnsi="宋体"/>
        </w:rPr>
        <w:t>23.2.2不能用非本公司的电子密钥加密本公司的投标文件，或者用其它公司的登录用户上传本公司的投标文件。</w:t>
      </w:r>
    </w:p>
    <w:p w14:paraId="4F6BE633">
      <w:pPr>
        <w:ind w:firstLine="411" w:firstLineChars="196"/>
        <w:rPr>
          <w:rFonts w:ascii="宋体" w:hAnsi="宋体"/>
        </w:rPr>
      </w:pPr>
      <w:r>
        <w:rPr>
          <w:rFonts w:hint="eastAsia" w:ascii="宋体" w:hAnsi="宋体"/>
        </w:rPr>
        <w:t>23.2.3要求用《投标书编制软件》编制投标书的包，不能用其它方式编制投标书。编制投标文件时，电脑须连通互联网。</w:t>
      </w:r>
    </w:p>
    <w:p w14:paraId="575ECC42">
      <w:pPr>
        <w:ind w:firstLine="411" w:firstLineChars="196"/>
        <w:rPr>
          <w:rFonts w:ascii="宋体" w:hAnsi="宋体"/>
        </w:rPr>
      </w:pPr>
      <w:r>
        <w:rPr>
          <w:rFonts w:hint="eastAsia" w:ascii="宋体" w:hAnsi="宋体"/>
        </w:rPr>
        <w:t>23.2.4投标文件不能带病毒。政府集中采购机构将用专业杀毒软件对投标文件进行病毒检测，如果这两种软件均报告发现病毒，则政府集中采购机构认为该投标文件带病毒。</w:t>
      </w:r>
    </w:p>
    <w:p w14:paraId="43F026C2">
      <w:pPr>
        <w:ind w:firstLine="411" w:firstLineChars="196"/>
        <w:rPr>
          <w:rFonts w:ascii="宋体" w:hAnsi="宋体"/>
        </w:rPr>
      </w:pPr>
      <w:r>
        <w:rPr>
          <w:rFonts w:hint="eastAsia" w:ascii="宋体" w:hAnsi="宋体"/>
        </w:rPr>
        <w:t>23.2.5完整填写“投标关键信息”，如下图所示：</w:t>
      </w:r>
    </w:p>
    <w:p w14:paraId="6A95A982">
      <w:pPr>
        <w:ind w:firstLine="411" w:firstLineChars="196"/>
        <w:rPr>
          <w:rFonts w:ascii="宋体" w:hAnsi="宋体"/>
        </w:rPr>
      </w:pPr>
      <w:r>
        <w:rPr>
          <w:rFonts w:ascii="宋体" w:hAnsi="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397AB866">
      <w:pPr>
        <w:ind w:firstLine="413" w:firstLineChars="196"/>
        <w:rPr>
          <w:rFonts w:ascii="宋体" w:hAnsi="宋体"/>
          <w:b/>
        </w:rPr>
      </w:pPr>
      <w:r>
        <w:rPr>
          <w:rFonts w:hint="eastAsia" w:ascii="宋体" w:hAnsi="宋体"/>
          <w:b/>
        </w:rPr>
        <w:t>备注：上述“开标一览表”中的“投标报价”将作为价格分计算依据；其它信息仅是对投标文件相关内容的概括性表述，不作为评审依据。</w:t>
      </w:r>
    </w:p>
    <w:p w14:paraId="5F23CDD2">
      <w:pPr>
        <w:ind w:firstLine="411" w:firstLineChars="196"/>
        <w:rPr>
          <w:rFonts w:ascii="宋体" w:hAnsi="宋体"/>
        </w:rPr>
      </w:pPr>
      <w:r>
        <w:rPr>
          <w:rFonts w:hint="eastAsia" w:ascii="宋体" w:hAnsi="宋体"/>
        </w:rPr>
        <w:t>23.2.6投标人在编辑投标文件时，</w:t>
      </w:r>
      <w:r>
        <w:rPr>
          <w:rFonts w:hint="eastAsia" w:ascii="宋体" w:hAnsi="宋体"/>
          <w:b/>
        </w:rPr>
        <w:t>在投标文件目录中属于本节点内容的必须在本节点中填写，填写到其他节点或附件，</w:t>
      </w:r>
      <w:r>
        <w:rPr>
          <w:rFonts w:hint="eastAsia" w:ascii="宋体" w:hAnsi="宋体"/>
        </w:rPr>
        <w:t>一切后果由供应商自行承担。</w:t>
      </w:r>
    </w:p>
    <w:p w14:paraId="65309427">
      <w:pPr>
        <w:ind w:firstLine="411" w:firstLineChars="196"/>
        <w:rPr>
          <w:rFonts w:ascii="宋体" w:hAnsi="宋体"/>
        </w:rPr>
      </w:pPr>
      <w:r>
        <w:rPr>
          <w:rFonts w:hint="eastAsia" w:ascii="宋体" w:hAnsi="宋体"/>
        </w:rPr>
        <w:t>23.2.7投标文件编写完成后，</w:t>
      </w:r>
      <w:r>
        <w:rPr>
          <w:rFonts w:hint="eastAsia" w:ascii="宋体" w:hAnsi="宋体"/>
          <w:b/>
        </w:rPr>
        <w:t>必须用属于投标人的电子密钥</w:t>
      </w:r>
      <w:r>
        <w:rPr>
          <w:rFonts w:hint="eastAsia" w:ascii="宋体" w:hAnsi="宋体"/>
          <w:b/>
          <w:lang w:val="en-US" w:eastAsia="zh-CN"/>
        </w:rPr>
        <w:t>或电子营业执照</w:t>
      </w:r>
      <w:r>
        <w:rPr>
          <w:rFonts w:hint="eastAsia" w:ascii="宋体" w:hAnsi="宋体"/>
          <w:b/>
        </w:rPr>
        <w:t>进行加密，否则视同未盖公章，将导致投标文件无效。</w:t>
      </w:r>
    </w:p>
    <w:p w14:paraId="73E55A32">
      <w:pPr>
        <w:ind w:firstLine="411" w:firstLineChars="196"/>
        <w:rPr>
          <w:rFonts w:ascii="宋体" w:hAnsi="宋体"/>
        </w:rPr>
      </w:pPr>
      <w:r>
        <w:rPr>
          <w:rFonts w:hint="eastAsia" w:ascii="宋体" w:hAnsi="宋体"/>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111C45F9">
      <w:pPr>
        <w:ind w:firstLine="411" w:firstLineChars="196"/>
        <w:rPr>
          <w:rFonts w:ascii="宋体" w:hAnsi="宋体"/>
        </w:rPr>
      </w:pPr>
      <w:r>
        <w:rPr>
          <w:rFonts w:hint="eastAsia" w:ascii="宋体" w:hAnsi="宋体"/>
        </w:rPr>
        <w:t>23.2.9如果开标时出现网络故障、技术故障，影响了政府采购活动，政府集中采购机构有权采取措施如延期、接受无法从网上上传的投标书等，以保障政府采购活动的公开、公平和公正。</w:t>
      </w:r>
    </w:p>
    <w:p w14:paraId="24E88E7D">
      <w:pPr>
        <w:ind w:firstLine="411" w:firstLineChars="196"/>
        <w:rPr>
          <w:rFonts w:ascii="宋体" w:hAnsi="宋体"/>
        </w:rPr>
      </w:pPr>
      <w:r>
        <w:rPr>
          <w:rFonts w:hint="eastAsia" w:ascii="宋体" w:hAnsi="宋体"/>
        </w:rPr>
        <w:t>23.3电报、电话、传真形式的投标概不接受。</w:t>
      </w:r>
    </w:p>
    <w:p w14:paraId="62E3037F">
      <w:pPr>
        <w:ind w:firstLine="413" w:firstLineChars="196"/>
        <w:rPr>
          <w:rFonts w:ascii="宋体" w:hAnsi="宋体"/>
          <w:b/>
        </w:rPr>
      </w:pPr>
      <w:r>
        <w:rPr>
          <w:rFonts w:hint="eastAsia" w:ascii="宋体" w:hAnsi="宋体"/>
          <w:b/>
        </w:rPr>
        <w:t>23.4经投标人电子密钥</w:t>
      </w:r>
      <w:r>
        <w:rPr>
          <w:rFonts w:hint="eastAsia" w:ascii="宋体" w:hAnsi="宋体"/>
          <w:b/>
          <w:lang w:val="en-US" w:eastAsia="zh-CN"/>
        </w:rPr>
        <w:t>或电子营业执照</w:t>
      </w:r>
      <w:r>
        <w:rPr>
          <w:rFonts w:hint="eastAsia" w:ascii="宋体" w:hAnsi="宋体"/>
          <w:b/>
        </w:rPr>
        <w:t>加密的投标文件无须盖章或签字，</w:t>
      </w:r>
      <w:r>
        <w:rPr>
          <w:rFonts w:hint="eastAsia" w:ascii="宋体" w:hAnsi="宋体"/>
        </w:rPr>
        <w:t>专用条款另有要求的除外。</w:t>
      </w:r>
    </w:p>
    <w:p w14:paraId="393B9772">
      <w:pPr>
        <w:ind w:firstLine="411" w:firstLineChars="196"/>
        <w:rPr>
          <w:rFonts w:ascii="宋体" w:hAnsi="宋体"/>
        </w:rPr>
      </w:pPr>
      <w:r>
        <w:rPr>
          <w:rFonts w:hint="eastAsia" w:ascii="宋体" w:hAnsi="宋体"/>
          <w:b w:val="0"/>
          <w:bCs/>
        </w:rPr>
        <w:t xml:space="preserve">23.5 </w:t>
      </w:r>
      <w:r>
        <w:rPr>
          <w:rFonts w:hint="eastAsia" w:ascii="宋体" w:hAnsi="宋体"/>
        </w:rPr>
        <w:t>各类资格（资质）文件提供扫描件，专用条款另有要求的除外。</w:t>
      </w:r>
      <w:bookmarkEnd w:id="123"/>
    </w:p>
    <w:p w14:paraId="5ACD8F19">
      <w:pPr>
        <w:ind w:firstLine="411" w:firstLineChars="196"/>
        <w:rPr>
          <w:rFonts w:ascii="宋体" w:hAnsi="宋体"/>
          <w:szCs w:val="21"/>
        </w:rPr>
      </w:pPr>
    </w:p>
    <w:p w14:paraId="1CDDB180">
      <w:pPr>
        <w:pStyle w:val="6"/>
        <w:numPr>
          <w:ilvl w:val="0"/>
          <w:numId w:val="18"/>
        </w:numPr>
        <w:spacing w:before="120" w:beforeLines="50" w:after="120" w:afterLines="50"/>
        <w:ind w:left="562" w:hanging="562"/>
        <w:rPr>
          <w:sz w:val="28"/>
          <w:szCs w:val="28"/>
        </w:rPr>
      </w:pPr>
      <w:r>
        <w:rPr>
          <w:rFonts w:hint="eastAsia"/>
          <w:sz w:val="28"/>
          <w:szCs w:val="28"/>
        </w:rPr>
        <w:t>投标文件的递交</w:t>
      </w:r>
    </w:p>
    <w:p w14:paraId="2444F83C">
      <w:pPr>
        <w:rPr>
          <w:rFonts w:ascii="黑体" w:hAnsi="宋体" w:eastAsia="黑体"/>
          <w:sz w:val="24"/>
        </w:rPr>
      </w:pPr>
      <w:bookmarkStart w:id="124" w:name="_Hlk72405459"/>
      <w:r>
        <w:rPr>
          <w:rFonts w:hint="eastAsia" w:ascii="黑体" w:hAnsi="宋体" w:eastAsia="黑体"/>
          <w:sz w:val="24"/>
        </w:rPr>
        <w:t>24．投标文件的保密</w:t>
      </w:r>
    </w:p>
    <w:p w14:paraId="7EE010D9">
      <w:pPr>
        <w:ind w:firstLine="411" w:firstLineChars="196"/>
        <w:rPr>
          <w:rFonts w:ascii="宋体" w:hAnsi="宋体"/>
        </w:rPr>
      </w:pPr>
      <w:r>
        <w:rPr>
          <w:rFonts w:hint="eastAsia" w:ascii="宋体" w:hAnsi="宋体"/>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hint="eastAsia" w:ascii="宋体" w:hAnsi="宋体"/>
          <w:lang w:val="en-US" w:eastAsia="zh-CN"/>
        </w:rPr>
        <w:t>投</w:t>
      </w:r>
      <w:r>
        <w:rPr>
          <w:rFonts w:hint="eastAsia" w:ascii="宋体" w:hAnsi="宋体"/>
        </w:rPr>
        <w:t>标文件自动进行加密，此加密程序确保投标文件在到达投标截止时间后才能解密查看。在加密过程中，请按照软件提示进行操作。加密界面如下图所示：</w:t>
      </w:r>
    </w:p>
    <w:p w14:paraId="557228FC">
      <w:pPr>
        <w:widowControl/>
        <w:jc w:val="left"/>
        <w:rPr>
          <w:rFonts w:ascii="宋体" w:hAnsi="宋体" w:cs="宋体"/>
          <w:kern w:val="0"/>
          <w:sz w:val="24"/>
        </w:rPr>
      </w:pPr>
      <w:r>
        <w:rPr>
          <w:rFonts w:ascii="宋体" w:hAnsi="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78495C76">
      <w:pPr>
        <w:ind w:firstLine="480" w:firstLineChars="200"/>
        <w:rPr>
          <w:sz w:val="24"/>
        </w:rPr>
      </w:pPr>
    </w:p>
    <w:p w14:paraId="14FCAD37">
      <w:pPr>
        <w:rPr>
          <w:sz w:val="24"/>
        </w:rPr>
      </w:pPr>
      <w:r>
        <w:rPr>
          <w:rFonts w:ascii="宋体" w:hAnsi="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14:paraId="455D26EF">
      <w:pPr>
        <w:ind w:firstLine="411" w:firstLineChars="196"/>
        <w:rPr>
          <w:rFonts w:ascii="宋体" w:hAnsi="宋体"/>
          <w:b w:val="0"/>
        </w:rPr>
      </w:pPr>
    </w:p>
    <w:p w14:paraId="28FC1B7E">
      <w:pPr>
        <w:rPr>
          <w:rFonts w:ascii="宋体" w:hAnsi="宋体"/>
          <w:b/>
        </w:rPr>
      </w:pPr>
      <w:r>
        <w:rPr>
          <w:rFonts w:hint="eastAsia" w:ascii="黑体" w:hAnsi="宋体" w:eastAsia="黑体"/>
          <w:sz w:val="24"/>
        </w:rPr>
        <w:t>24.2若采购项目出现延期情况：</w:t>
      </w:r>
    </w:p>
    <w:p w14:paraId="62E9FF11">
      <w:pPr>
        <w:ind w:firstLine="420" w:firstLineChars="200"/>
        <w:rPr>
          <w:rFonts w:ascii="黑体" w:hAnsi="宋体" w:eastAsia="黑体"/>
          <w:b/>
          <w:sz w:val="24"/>
        </w:rPr>
      </w:pPr>
      <w:r>
        <w:rPr>
          <w:rFonts w:hint="eastAsia" w:ascii="宋体" w:hAnsi="宋体"/>
        </w:rPr>
        <w:t>如果供下载的招标文件（后缀名为. szczf）有更新，</w:t>
      </w:r>
      <w:r>
        <w:rPr>
          <w:rFonts w:hint="eastAsia" w:ascii="宋体" w:hAnsi="宋体"/>
          <w:b/>
          <w:bCs/>
        </w:rPr>
        <w:t>投标人必须重新下载招标文件、重新制作投标文件、重新加密投标文件、重新上传投标文件</w:t>
      </w:r>
      <w:r>
        <w:rPr>
          <w:rFonts w:hint="eastAsia" w:ascii="宋体" w:hAnsi="宋体"/>
        </w:rPr>
        <w:t>；如果供下载的招标文件（后缀名为. szczf）没有更新，</w:t>
      </w:r>
      <w:r>
        <w:rPr>
          <w:rFonts w:hint="eastAsia" w:ascii="宋体" w:hAnsi="宋体"/>
          <w:b/>
          <w:bCs/>
        </w:rPr>
        <w:t>投标人必须重新加密投标文件、重新上传投标文件</w:t>
      </w:r>
      <w:r>
        <w:rPr>
          <w:rFonts w:hint="eastAsia" w:ascii="宋体" w:hAnsi="宋体"/>
          <w:b w:val="0"/>
          <w:bCs w:val="0"/>
        </w:rPr>
        <w:t>（是否重新制作投标文件根据项目实际情况定）</w:t>
      </w:r>
      <w:r>
        <w:rPr>
          <w:rFonts w:hint="eastAsia" w:ascii="宋体" w:hAnsi="宋体"/>
        </w:rPr>
        <w:t>。否则，投标人自行承担投标文件无法解密导致投标无效的后果。</w:t>
      </w:r>
    </w:p>
    <w:p w14:paraId="24F1A3E7">
      <w:pPr>
        <w:rPr>
          <w:rFonts w:ascii="黑体" w:hAnsi="宋体" w:eastAsia="黑体"/>
          <w:sz w:val="24"/>
        </w:rPr>
      </w:pPr>
      <w:r>
        <w:rPr>
          <w:rFonts w:hint="eastAsia" w:ascii="黑体" w:hAnsi="宋体" w:eastAsia="黑体"/>
          <w:sz w:val="24"/>
        </w:rPr>
        <w:t>25．上传投标文件及投标截止日期</w:t>
      </w:r>
    </w:p>
    <w:p w14:paraId="20C2AF2E">
      <w:pPr>
        <w:keepNext w:val="0"/>
        <w:keepLines w:val="0"/>
        <w:pageBreakBefore w:val="0"/>
        <w:widowControl w:val="0"/>
        <w:kinsoku/>
        <w:wordWrap w:val="0"/>
        <w:overflowPunct/>
        <w:topLinePunct w:val="0"/>
        <w:autoSpaceDE/>
        <w:autoSpaceDN/>
        <w:bidi w:val="0"/>
        <w:adjustRightInd/>
        <w:snapToGrid/>
        <w:ind w:firstLine="411" w:firstLineChars="196"/>
        <w:textAlignment w:val="auto"/>
        <w:rPr>
          <w:rFonts w:ascii="宋体" w:hAnsi="宋体"/>
        </w:rPr>
      </w:pPr>
      <w:r>
        <w:rPr>
          <w:rFonts w:hint="eastAsia" w:ascii="宋体" w:hAnsi="宋体"/>
        </w:rPr>
        <w:t>25</w:t>
      </w:r>
      <w:r>
        <w:rPr>
          <w:rFonts w:ascii="宋体" w:hAnsi="宋体"/>
        </w:rPr>
        <w:t>.</w:t>
      </w:r>
      <w:r>
        <w:rPr>
          <w:rFonts w:hint="eastAsia" w:ascii="宋体" w:hAnsi="宋体"/>
        </w:rPr>
        <w:t>1实行网上投标，</w:t>
      </w:r>
      <w:r>
        <w:rPr>
          <w:rFonts w:ascii="宋体" w:hAnsi="宋体"/>
        </w:rPr>
        <w:t>投标人必须</w:t>
      </w:r>
      <w:r>
        <w:rPr>
          <w:rFonts w:hint="eastAsia" w:ascii="宋体" w:hAnsi="宋体"/>
        </w:rPr>
        <w:t>在招标</w:t>
      </w:r>
      <w:r>
        <w:rPr>
          <w:rFonts w:ascii="宋体" w:hAnsi="宋体"/>
        </w:rPr>
        <w:t>文件规定的投标截止时间前</w:t>
      </w:r>
      <w:r>
        <w:rPr>
          <w:rFonts w:hint="eastAsia" w:ascii="宋体" w:hAnsi="宋体"/>
        </w:rPr>
        <w:t>用电子密钥登录“深圳政府采购智慧平台用户网上办事子系统（http://zfcg.szggzy.com/TPBidder/memberLogin）”，用“【我的项目】→【项目流程】→【递交投标(应答)文件】”功能点上传投标文件。如上传过程中遇到问题，可拨打</w:t>
      </w:r>
      <w:r>
        <w:rPr>
          <w:rFonts w:hint="eastAsia" w:ascii="宋体" w:hAnsi="宋体"/>
          <w:lang w:val="en-US" w:eastAsia="zh-CN"/>
        </w:rPr>
        <w:t>采购公告中的技术支持电话</w:t>
      </w:r>
      <w:r>
        <w:rPr>
          <w:rFonts w:hint="eastAsia" w:ascii="宋体" w:hAnsi="宋体"/>
        </w:rPr>
        <w:t>。如多次上传均告失败，请在投标截止时间之前携带加密后的电子投标文件送达至</w:t>
      </w:r>
      <w:r>
        <w:rPr>
          <w:rFonts w:hint="eastAsia" w:ascii="宋体" w:hAnsi="宋体"/>
          <w:b/>
          <w:bCs/>
          <w:szCs w:val="21"/>
        </w:rPr>
        <w:t>深圳公共资源交易中心（深圳交易集团有限公司政府采购业务分公司）</w:t>
      </w:r>
      <w:r>
        <w:rPr>
          <w:rFonts w:hint="eastAsia" w:ascii="宋体" w:hAnsi="宋体"/>
          <w:b/>
          <w:bCs/>
        </w:rPr>
        <w:t>（地址：深圳市南山区沙河西路3185号南山智谷A座（深圳交易集团总部大楼）3楼）</w:t>
      </w:r>
      <w:r>
        <w:rPr>
          <w:rFonts w:ascii="宋体" w:hAnsi="宋体"/>
          <w:b/>
          <w:bCs/>
        </w:rPr>
        <w:t>协助上传</w:t>
      </w:r>
      <w:r>
        <w:rPr>
          <w:rFonts w:hint="eastAsia" w:ascii="宋体" w:hAnsi="宋体"/>
          <w:b/>
          <w:bCs/>
        </w:rPr>
        <w:t>，</w:t>
      </w:r>
      <w:r>
        <w:rPr>
          <w:rFonts w:ascii="宋体" w:hAnsi="宋体"/>
          <w:b/>
          <w:bCs/>
        </w:rPr>
        <w:t>但上传过程</w:t>
      </w:r>
      <w:r>
        <w:rPr>
          <w:rFonts w:hint="eastAsia" w:ascii="宋体" w:hAnsi="宋体"/>
          <w:b/>
          <w:bCs/>
        </w:rPr>
        <w:t>中</w:t>
      </w:r>
      <w:r>
        <w:rPr>
          <w:rFonts w:ascii="宋体" w:hAnsi="宋体"/>
          <w:b/>
          <w:bCs/>
        </w:rPr>
        <w:t>投标截止时间到达仍无法上传成功的，由投标人自行负责</w:t>
      </w:r>
      <w:r>
        <w:rPr>
          <w:rFonts w:hint="eastAsia" w:ascii="宋体" w:hAnsi="宋体"/>
        </w:rPr>
        <w:t>。</w:t>
      </w:r>
    </w:p>
    <w:p w14:paraId="6CA87F8E">
      <w:pPr>
        <w:ind w:firstLine="411" w:firstLineChars="196"/>
        <w:rPr>
          <w:rFonts w:ascii="宋体" w:hAnsi="宋体"/>
        </w:rPr>
      </w:pPr>
      <w:r>
        <w:rPr>
          <w:rFonts w:hint="eastAsia" w:ascii="宋体" w:hAnsi="宋体"/>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2A6070BC">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3投标截止时间以后不得上传投标文件。</w:t>
      </w:r>
    </w:p>
    <w:p w14:paraId="6B4B1754">
      <w:pPr>
        <w:ind w:firstLine="411" w:firstLineChars="196"/>
        <w:rPr>
          <w:rFonts w:ascii="宋体" w:hAnsi="宋体"/>
        </w:rPr>
      </w:pPr>
    </w:p>
    <w:p w14:paraId="5213F844">
      <w:pPr>
        <w:ind w:firstLine="411" w:firstLineChars="196"/>
        <w:rPr>
          <w:rFonts w:ascii="宋体" w:hAnsi="宋体"/>
        </w:rPr>
      </w:pPr>
    </w:p>
    <w:bookmarkEnd w:id="124"/>
    <w:p w14:paraId="6CE85510">
      <w:pPr>
        <w:rPr>
          <w:rFonts w:ascii="黑体" w:hAnsi="宋体" w:eastAsia="黑体"/>
          <w:sz w:val="24"/>
        </w:rPr>
      </w:pPr>
      <w:r>
        <w:rPr>
          <w:rFonts w:hint="eastAsia" w:ascii="黑体" w:hAnsi="宋体" w:eastAsia="黑体"/>
          <w:sz w:val="24"/>
        </w:rPr>
        <w:t>26. 样品、现场演示、方案讲解</w:t>
      </w:r>
    </w:p>
    <w:p w14:paraId="063DC016">
      <w:pPr>
        <w:ind w:firstLine="411" w:firstLineChars="196"/>
        <w:rPr>
          <w:rFonts w:ascii="宋体" w:hAnsi="宋体"/>
          <w:szCs w:val="21"/>
        </w:rPr>
      </w:pPr>
      <w:r>
        <w:rPr>
          <w:rFonts w:hint="eastAsia" w:ascii="宋体" w:hAnsi="宋体"/>
          <w:szCs w:val="21"/>
        </w:rPr>
        <w:t>26.1 样品、现场演示、方案讲解等事项在招标文件专用条款中进行规定。</w:t>
      </w:r>
    </w:p>
    <w:p w14:paraId="046C907A">
      <w:pPr>
        <w:rPr>
          <w:rFonts w:ascii="黑体" w:hAnsi="宋体" w:eastAsia="黑体"/>
          <w:sz w:val="24"/>
        </w:rPr>
      </w:pPr>
      <w:bookmarkStart w:id="125" w:name="_Hlk72428346"/>
      <w:r>
        <w:rPr>
          <w:rFonts w:ascii="黑体" w:hAnsi="宋体" w:eastAsia="黑体"/>
          <w:sz w:val="24"/>
        </w:rPr>
        <w:t>2</w:t>
      </w:r>
      <w:r>
        <w:rPr>
          <w:rFonts w:hint="eastAsia" w:ascii="黑体" w:hAnsi="宋体" w:eastAsia="黑体"/>
          <w:sz w:val="24"/>
        </w:rPr>
        <w:t>7．</w:t>
      </w:r>
      <w:r>
        <w:rPr>
          <w:rFonts w:ascii="黑体" w:hAnsi="宋体" w:eastAsia="黑体"/>
          <w:sz w:val="24"/>
        </w:rPr>
        <w:t>投标文件的修改和撤销</w:t>
      </w:r>
    </w:p>
    <w:p w14:paraId="75947884">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1</w:t>
      </w:r>
      <w:r>
        <w:rPr>
          <w:rFonts w:ascii="宋体" w:hAnsi="宋体"/>
        </w:rPr>
        <w:t>投标方在提交投标文件后可对其投标文件进行修改</w:t>
      </w:r>
      <w:r>
        <w:rPr>
          <w:rFonts w:hint="eastAsia" w:ascii="宋体" w:hAnsi="宋体"/>
        </w:rPr>
        <w:t>并重新上传投标文件</w:t>
      </w:r>
      <w:r>
        <w:rPr>
          <w:rFonts w:ascii="宋体" w:hAnsi="宋体"/>
        </w:rPr>
        <w:t>或</w:t>
      </w:r>
      <w:r>
        <w:rPr>
          <w:rFonts w:hint="eastAsia" w:ascii="宋体" w:hAnsi="宋体"/>
        </w:rPr>
        <w:t>在网上进行</w:t>
      </w:r>
      <w:r>
        <w:rPr>
          <w:rFonts w:ascii="宋体" w:hAnsi="宋体"/>
        </w:rPr>
        <w:t>撤销</w:t>
      </w:r>
      <w:r>
        <w:rPr>
          <w:rFonts w:hint="eastAsia" w:ascii="宋体" w:hAnsi="宋体"/>
        </w:rPr>
        <w:t>投标的操作</w:t>
      </w:r>
      <w:r>
        <w:rPr>
          <w:rFonts w:ascii="宋体" w:hAnsi="宋体"/>
        </w:rPr>
        <w:t>。</w:t>
      </w:r>
    </w:p>
    <w:p w14:paraId="18EDDDD9">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2</w:t>
      </w:r>
      <w:r>
        <w:rPr>
          <w:rFonts w:ascii="宋体" w:hAnsi="宋体"/>
        </w:rPr>
        <w:t>投标截止时间以后不得修改投标文件。</w:t>
      </w:r>
    </w:p>
    <w:p w14:paraId="39307590">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3从投标截止期至投标人在投标文件中确定的投标有效期之间的这段时间内，投标人不得撤回其投标。</w:t>
      </w:r>
    </w:p>
    <w:p w14:paraId="3362E59D">
      <w:pPr>
        <w:ind w:firstLine="411" w:firstLineChars="196"/>
        <w:rPr>
          <w:rFonts w:ascii="宋体" w:hAnsi="宋体"/>
          <w:szCs w:val="21"/>
        </w:rPr>
      </w:pPr>
      <w:r>
        <w:rPr>
          <w:rFonts w:hint="eastAsia" w:ascii="宋体" w:hAnsi="宋体"/>
          <w:szCs w:val="21"/>
        </w:rPr>
        <w:t>27.4政府集中采购机构不退还投标文件，专用条款另有规定的除外。</w:t>
      </w:r>
    </w:p>
    <w:bookmarkEnd w:id="125"/>
    <w:p w14:paraId="0C8B54C8">
      <w:pPr>
        <w:pStyle w:val="6"/>
        <w:numPr>
          <w:ilvl w:val="0"/>
          <w:numId w:val="18"/>
        </w:numPr>
        <w:spacing w:before="120" w:beforeLines="50" w:after="120" w:afterLines="50"/>
        <w:ind w:left="562" w:hanging="562"/>
        <w:rPr>
          <w:sz w:val="28"/>
          <w:szCs w:val="28"/>
        </w:rPr>
      </w:pPr>
      <w:r>
        <w:rPr>
          <w:rFonts w:hint="eastAsia"/>
          <w:sz w:val="28"/>
          <w:szCs w:val="28"/>
        </w:rPr>
        <w:t>开标</w:t>
      </w:r>
    </w:p>
    <w:p w14:paraId="40F4E550">
      <w:pPr>
        <w:rPr>
          <w:rFonts w:ascii="黑体" w:hAnsi="宋体" w:eastAsia="黑体"/>
          <w:sz w:val="24"/>
        </w:rPr>
      </w:pPr>
      <w:r>
        <w:rPr>
          <w:rFonts w:hint="eastAsia" w:ascii="黑体" w:hAnsi="宋体" w:eastAsia="黑体"/>
          <w:sz w:val="24"/>
        </w:rPr>
        <w:t>28．开标</w:t>
      </w:r>
    </w:p>
    <w:p w14:paraId="0AD4A5A2">
      <w:pPr>
        <w:ind w:firstLine="359" w:firstLineChars="171"/>
        <w:rPr>
          <w:rFonts w:ascii="宋体" w:hAnsi="宋体"/>
          <w:szCs w:val="21"/>
        </w:rPr>
      </w:pPr>
      <w:r>
        <w:rPr>
          <w:rFonts w:ascii="宋体" w:hAnsi="宋体"/>
          <w:szCs w:val="21"/>
        </w:rPr>
        <w:t>2</w:t>
      </w:r>
      <w:r>
        <w:rPr>
          <w:rFonts w:hint="eastAsia" w:ascii="宋体" w:hAnsi="宋体"/>
          <w:szCs w:val="21"/>
        </w:rPr>
        <w:t>8</w:t>
      </w:r>
      <w:r>
        <w:rPr>
          <w:rFonts w:ascii="宋体" w:hAnsi="宋体"/>
          <w:szCs w:val="21"/>
        </w:rPr>
        <w:t>.</w:t>
      </w:r>
      <w:r>
        <w:rPr>
          <w:rFonts w:hint="eastAsia" w:ascii="宋体" w:hAnsi="宋体"/>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14:paraId="1BF5F479">
      <w:pPr>
        <w:ind w:firstLine="315" w:firstLineChars="150"/>
        <w:rPr>
          <w:rFonts w:ascii="宋体" w:hAnsi="宋体"/>
          <w:szCs w:val="21"/>
        </w:rPr>
      </w:pPr>
      <w:r>
        <w:rPr>
          <w:rFonts w:hint="eastAsia" w:ascii="宋体" w:hAnsi="宋体"/>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14:paraId="4887B674">
      <w:pPr>
        <w:ind w:firstLine="315" w:firstLineChars="150"/>
        <w:rPr>
          <w:rFonts w:ascii="宋体" w:hAnsi="宋体"/>
          <w:szCs w:val="21"/>
        </w:rPr>
      </w:pPr>
    </w:p>
    <w:p w14:paraId="473414A7">
      <w:pPr>
        <w:pStyle w:val="6"/>
        <w:numPr>
          <w:ilvl w:val="0"/>
          <w:numId w:val="18"/>
        </w:numPr>
        <w:spacing w:before="120" w:beforeLines="50" w:after="120" w:afterLines="50"/>
        <w:ind w:left="562" w:hanging="562"/>
        <w:rPr>
          <w:sz w:val="28"/>
          <w:szCs w:val="28"/>
        </w:rPr>
      </w:pPr>
      <w:r>
        <w:rPr>
          <w:rFonts w:hint="eastAsia"/>
          <w:sz w:val="28"/>
          <w:szCs w:val="28"/>
        </w:rPr>
        <w:t>评审要求</w:t>
      </w:r>
    </w:p>
    <w:p w14:paraId="439F38E5">
      <w:pPr>
        <w:rPr>
          <w:rFonts w:ascii="黑体" w:hAnsi="宋体" w:eastAsia="黑体"/>
          <w:sz w:val="24"/>
        </w:rPr>
      </w:pPr>
      <w:r>
        <w:rPr>
          <w:rFonts w:hint="eastAsia" w:ascii="黑体" w:hAnsi="宋体" w:eastAsia="黑体"/>
          <w:sz w:val="24"/>
        </w:rPr>
        <w:t>29．评审委员会组成</w:t>
      </w:r>
    </w:p>
    <w:p w14:paraId="631F2D6F">
      <w:pPr>
        <w:ind w:firstLine="411" w:firstLineChars="196"/>
        <w:rPr>
          <w:rFonts w:ascii="宋体" w:hAnsi="宋体"/>
        </w:rPr>
      </w:pPr>
      <w:r>
        <w:rPr>
          <w:rFonts w:hint="eastAsia" w:ascii="宋体" w:hAnsi="宋体"/>
        </w:rPr>
        <w:t>29.1网上开标结束后召开评审会议，</w:t>
      </w:r>
      <w:r>
        <w:rPr>
          <w:rFonts w:hint="eastAsia" w:ascii="宋体" w:hAnsi="宋体"/>
          <w:szCs w:val="21"/>
        </w:rPr>
        <w:t>评审委员会</w:t>
      </w:r>
      <w:r>
        <w:rPr>
          <w:rFonts w:hint="eastAsia" w:ascii="宋体" w:hAnsi="宋体"/>
        </w:rPr>
        <w:t>由政府集中采购机构依法组建，负责评审活动。</w:t>
      </w:r>
    </w:p>
    <w:p w14:paraId="7EF67BA4">
      <w:pPr>
        <w:ind w:firstLine="411" w:firstLineChars="196"/>
        <w:rPr>
          <w:rFonts w:hint="eastAsia" w:ascii="宋体" w:hAnsi="宋体"/>
        </w:rPr>
      </w:pPr>
      <w:bookmarkStart w:id="126" w:name="_Hlk72436580"/>
      <w:r>
        <w:rPr>
          <w:rFonts w:hint="eastAsia" w:ascii="宋体" w:hAnsi="宋体"/>
        </w:rPr>
        <w:t>评审委员会由采购人代表和评审专家组成，成员人数应当为5人以上单数（部分条件下为7人以上单数），其中评审专家不得少于成员总数的三分之二。</w:t>
      </w:r>
      <w:bookmarkEnd w:id="126"/>
      <w:r>
        <w:rPr>
          <w:rFonts w:hint="eastAsia" w:ascii="宋体" w:hAnsi="宋体"/>
        </w:rPr>
        <w:t>评定</w:t>
      </w:r>
      <w:r>
        <w:rPr>
          <w:rFonts w:hint="eastAsia"/>
        </w:rPr>
        <w:t>分离项目</w:t>
      </w:r>
      <w:r>
        <w:t>评审专家</w:t>
      </w:r>
      <w:r>
        <w:rPr>
          <w:rFonts w:hint="eastAsia"/>
        </w:rPr>
        <w:t>均</w:t>
      </w:r>
      <w:r>
        <w:t>由</w:t>
      </w:r>
      <w:r>
        <w:rPr>
          <w:rFonts w:hint="eastAsia"/>
        </w:rPr>
        <w:t>评审专家组成。</w:t>
      </w:r>
      <w:r>
        <w:rPr>
          <w:rFonts w:hint="eastAsia" w:ascii="宋体" w:hAnsi="宋体"/>
          <w:szCs w:val="21"/>
        </w:rPr>
        <w:t>评审专家一般是</w:t>
      </w:r>
      <w:r>
        <w:rPr>
          <w:rFonts w:hint="eastAsia" w:ascii="宋体" w:hAnsi="宋体"/>
        </w:rPr>
        <w:t>从深圳市政府采购评审专家库中随机抽取。采购人代表须持本单位签发的《评审授权书》参加评审。</w:t>
      </w:r>
    </w:p>
    <w:p w14:paraId="083C2D9C">
      <w:pPr>
        <w:pStyle w:val="2"/>
        <w:ind w:firstLine="422" w:firstLineChars="200"/>
        <w:rPr>
          <w:rFonts w:hint="eastAsia" w:ascii="宋体" w:hAnsi="宋体" w:eastAsia="宋体" w:cs="Times New Roman"/>
          <w:b/>
          <w:bCs/>
          <w:color w:val="FF0000"/>
          <w:kern w:val="2"/>
          <w:sz w:val="21"/>
          <w:szCs w:val="24"/>
          <w:lang w:val="en-US" w:eastAsia="zh-CN" w:bidi="ar-SA"/>
        </w:rPr>
      </w:pPr>
      <w:r>
        <w:rPr>
          <w:rFonts w:hint="eastAsia" w:ascii="宋体" w:hAnsi="宋体" w:eastAsia="宋体" w:cs="Times New Roman"/>
          <w:b/>
          <w:bCs/>
          <w:color w:val="FF0000"/>
          <w:kern w:val="2"/>
          <w:sz w:val="21"/>
          <w:szCs w:val="24"/>
          <w:lang w:val="en-US" w:eastAsia="zh-CN" w:bidi="ar-SA"/>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论证专家抽取规则无需按此要求执行，具体严管项目的范围由市财政部门根据监管需要适时调整。</w:t>
      </w:r>
    </w:p>
    <w:p w14:paraId="32D12DD1">
      <w:pPr>
        <w:ind w:firstLine="411" w:firstLineChars="196"/>
        <w:rPr>
          <w:rFonts w:ascii="宋体" w:hAnsi="宋体"/>
        </w:rPr>
      </w:pPr>
      <w:r>
        <w:rPr>
          <w:rFonts w:hint="eastAsia" w:ascii="宋体" w:hAnsi="宋体"/>
        </w:rPr>
        <w:t>29.2评审定标应当遵循公平、公正、科学、择优的原则。</w:t>
      </w:r>
    </w:p>
    <w:p w14:paraId="1BAEC2C5">
      <w:pPr>
        <w:ind w:firstLine="411" w:firstLineChars="196"/>
        <w:rPr>
          <w:rFonts w:ascii="宋体" w:hAnsi="宋体"/>
        </w:rPr>
      </w:pPr>
      <w:r>
        <w:rPr>
          <w:rFonts w:hint="eastAsia" w:ascii="宋体" w:hAnsi="宋体"/>
        </w:rPr>
        <w:t>29.3评审活动依法进行，任何单位和个人不得非法干预评标过程和结果。</w:t>
      </w:r>
    </w:p>
    <w:p w14:paraId="19C27C76">
      <w:pPr>
        <w:ind w:firstLine="411" w:firstLineChars="196"/>
        <w:rPr>
          <w:rFonts w:ascii="宋体" w:hAnsi="宋体"/>
        </w:rPr>
      </w:pPr>
      <w:r>
        <w:rPr>
          <w:rFonts w:hint="eastAsia" w:ascii="宋体" w:hAnsi="宋体"/>
        </w:rPr>
        <w:t>29.4评审过程中不允许违背评标程序或采用招标文件未载明的评标方法或评标因素进行评标。</w:t>
      </w:r>
    </w:p>
    <w:p w14:paraId="3C171D95">
      <w:pPr>
        <w:ind w:firstLine="411" w:firstLineChars="196"/>
        <w:rPr>
          <w:rFonts w:ascii="宋体" w:hAnsi="宋体"/>
          <w:bCs/>
        </w:rPr>
      </w:pPr>
      <w:r>
        <w:rPr>
          <w:rFonts w:hint="eastAsia" w:ascii="宋体" w:hAnsi="宋体"/>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hint="eastAsia" w:ascii="宋体" w:hAnsi="宋体"/>
          <w:bCs/>
        </w:rPr>
        <w:t>）。</w:t>
      </w:r>
    </w:p>
    <w:p w14:paraId="0A2DF89D">
      <w:pPr>
        <w:rPr>
          <w:rFonts w:ascii="黑体" w:hAnsi="宋体" w:eastAsia="黑体"/>
          <w:sz w:val="24"/>
        </w:rPr>
      </w:pPr>
      <w:r>
        <w:rPr>
          <w:rFonts w:hint="eastAsia" w:ascii="黑体" w:hAnsi="宋体" w:eastAsia="黑体"/>
          <w:sz w:val="24"/>
        </w:rPr>
        <w:t>30．向评审委员会提供的资料</w:t>
      </w:r>
    </w:p>
    <w:p w14:paraId="29F6E104">
      <w:pPr>
        <w:ind w:firstLine="411" w:firstLineChars="196"/>
        <w:rPr>
          <w:rFonts w:ascii="宋体" w:hAnsi="宋体"/>
        </w:rPr>
      </w:pPr>
      <w:r>
        <w:rPr>
          <w:rFonts w:hint="eastAsia" w:ascii="宋体" w:hAnsi="宋体"/>
        </w:rPr>
        <w:t>30.1公开发布的招标文件，包括图纸、服务清单、答疑文件等；</w:t>
      </w:r>
    </w:p>
    <w:p w14:paraId="0898564B">
      <w:pPr>
        <w:ind w:firstLine="411" w:firstLineChars="196"/>
        <w:rPr>
          <w:rFonts w:ascii="宋体" w:hAnsi="宋体"/>
        </w:rPr>
      </w:pPr>
      <w:r>
        <w:rPr>
          <w:rFonts w:hint="eastAsia" w:ascii="宋体" w:hAnsi="宋体"/>
        </w:rPr>
        <w:t>30.2其他评标必须的资料。</w:t>
      </w:r>
    </w:p>
    <w:p w14:paraId="54F6303C">
      <w:pPr>
        <w:ind w:firstLine="411" w:firstLineChars="196"/>
        <w:rPr>
          <w:rFonts w:ascii="宋体" w:hAnsi="宋体"/>
        </w:rPr>
      </w:pPr>
      <w:r>
        <w:rPr>
          <w:rFonts w:hint="eastAsia" w:ascii="宋体" w:hAnsi="宋体"/>
        </w:rPr>
        <w:t>30.3</w:t>
      </w:r>
      <w:r>
        <w:rPr>
          <w:rFonts w:hint="eastAsia" w:ascii="宋体" w:hAnsi="宋体"/>
          <w:szCs w:val="21"/>
        </w:rPr>
        <w:t>评审委员会</w:t>
      </w:r>
      <w:r>
        <w:rPr>
          <w:rFonts w:hint="eastAsia" w:ascii="宋体" w:hAnsi="宋体"/>
        </w:rPr>
        <w:t>应当认真研究招标文件，至少应了解熟悉以下内容：</w:t>
      </w:r>
    </w:p>
    <w:p w14:paraId="5BA7EB88">
      <w:pPr>
        <w:ind w:firstLine="411" w:firstLineChars="196"/>
        <w:rPr>
          <w:rFonts w:ascii="宋体" w:hAnsi="宋体"/>
        </w:rPr>
      </w:pPr>
      <w:r>
        <w:rPr>
          <w:rFonts w:hint="eastAsia" w:ascii="宋体" w:hAnsi="宋体"/>
        </w:rPr>
        <w:t>（1）招标的目的；</w:t>
      </w:r>
    </w:p>
    <w:p w14:paraId="07D10362">
      <w:pPr>
        <w:ind w:firstLine="411" w:firstLineChars="196"/>
        <w:rPr>
          <w:rFonts w:ascii="宋体" w:hAnsi="宋体"/>
        </w:rPr>
      </w:pPr>
      <w:r>
        <w:rPr>
          <w:rFonts w:hint="eastAsia" w:ascii="宋体" w:hAnsi="宋体"/>
        </w:rPr>
        <w:t>（2）招标项目需求的范围和性质；</w:t>
      </w:r>
    </w:p>
    <w:p w14:paraId="6E8229A0">
      <w:pPr>
        <w:ind w:firstLine="411" w:firstLineChars="196"/>
        <w:rPr>
          <w:rFonts w:ascii="宋体" w:hAnsi="宋体"/>
        </w:rPr>
      </w:pPr>
      <w:r>
        <w:rPr>
          <w:rFonts w:hint="eastAsia" w:ascii="宋体" w:hAnsi="宋体"/>
        </w:rPr>
        <w:t>（3）招标文件规定的投标人的资格、财政预算限额、商务条款；</w:t>
      </w:r>
    </w:p>
    <w:p w14:paraId="2A00D2F2">
      <w:pPr>
        <w:ind w:firstLine="411" w:firstLineChars="196"/>
        <w:rPr>
          <w:rFonts w:ascii="宋体" w:hAnsi="宋体"/>
        </w:rPr>
      </w:pPr>
      <w:r>
        <w:rPr>
          <w:rFonts w:hint="eastAsia" w:ascii="宋体" w:hAnsi="宋体"/>
        </w:rPr>
        <w:t>（4）招标文件规定的评标程序、评标方法和评标因素；</w:t>
      </w:r>
    </w:p>
    <w:p w14:paraId="0CD8E8FC">
      <w:pPr>
        <w:ind w:firstLine="411" w:firstLineChars="196"/>
        <w:rPr>
          <w:rFonts w:ascii="宋体" w:hAnsi="宋体"/>
        </w:rPr>
      </w:pPr>
      <w:r>
        <w:rPr>
          <w:rFonts w:hint="eastAsia" w:ascii="宋体" w:hAnsi="宋体"/>
        </w:rPr>
        <w:t>（5）招标文件所列示的资格性审查表及符合性审查表。</w:t>
      </w:r>
    </w:p>
    <w:p w14:paraId="22DE854A">
      <w:pPr>
        <w:rPr>
          <w:rFonts w:ascii="黑体" w:hAnsi="宋体" w:eastAsia="黑体"/>
          <w:sz w:val="24"/>
        </w:rPr>
      </w:pPr>
      <w:r>
        <w:rPr>
          <w:rFonts w:hint="eastAsia" w:ascii="黑体" w:hAnsi="宋体" w:eastAsia="黑体"/>
          <w:sz w:val="24"/>
        </w:rPr>
        <w:t>31．独立评审</w:t>
      </w:r>
    </w:p>
    <w:p w14:paraId="57CA84F5">
      <w:pPr>
        <w:ind w:firstLine="411" w:firstLineChars="196"/>
        <w:rPr>
          <w:rFonts w:ascii="宋体" w:hAnsi="宋体"/>
          <w:bCs/>
        </w:rPr>
      </w:pPr>
      <w:r>
        <w:rPr>
          <w:rFonts w:hint="eastAsia" w:ascii="宋体" w:hAnsi="宋体"/>
          <w:bCs/>
        </w:rPr>
        <w:t>3</w:t>
      </w:r>
      <w:r>
        <w:rPr>
          <w:rFonts w:ascii="宋体" w:hAnsi="宋体"/>
          <w:bCs/>
        </w:rPr>
        <w:t>1</w:t>
      </w:r>
      <w:r>
        <w:rPr>
          <w:rFonts w:hint="eastAsia" w:ascii="宋体" w:hAnsi="宋体"/>
          <w:bCs/>
        </w:rPr>
        <w:t>.1</w:t>
      </w:r>
      <w:r>
        <w:rPr>
          <w:rFonts w:hint="eastAsia" w:ascii="宋体" w:hAnsi="宋体"/>
          <w:szCs w:val="21"/>
        </w:rPr>
        <w:t>评审委员会</w:t>
      </w:r>
      <w:r>
        <w:rPr>
          <w:rFonts w:hint="eastAsia" w:ascii="宋体" w:hAnsi="宋体"/>
          <w:bCs/>
        </w:rPr>
        <w:t>成员的评标活动应当独立进行，并应遵循投标文件初审、澄清有关问题、比较与评价、确定中标供应商、编写评审报告的工作程序。</w:t>
      </w:r>
    </w:p>
    <w:p w14:paraId="2AE44E0E">
      <w:pPr>
        <w:ind w:firstLine="411" w:firstLineChars="196"/>
        <w:rPr>
          <w:rFonts w:ascii="宋体" w:hAnsi="宋体"/>
          <w:bCs/>
          <w:szCs w:val="21"/>
        </w:rPr>
      </w:pPr>
    </w:p>
    <w:p w14:paraId="1585D7CE">
      <w:pPr>
        <w:pStyle w:val="6"/>
        <w:numPr>
          <w:ilvl w:val="0"/>
          <w:numId w:val="18"/>
        </w:numPr>
        <w:spacing w:before="120" w:beforeLines="50" w:after="120" w:afterLines="50"/>
        <w:ind w:left="562" w:hanging="562"/>
        <w:rPr>
          <w:sz w:val="28"/>
          <w:szCs w:val="28"/>
        </w:rPr>
      </w:pPr>
      <w:r>
        <w:rPr>
          <w:rFonts w:hint="eastAsia"/>
          <w:sz w:val="28"/>
          <w:szCs w:val="28"/>
        </w:rPr>
        <w:t>评审程序及评审方法</w:t>
      </w:r>
    </w:p>
    <w:p w14:paraId="70662CFC">
      <w:pPr>
        <w:rPr>
          <w:rFonts w:ascii="黑体" w:hAnsi="宋体" w:eastAsia="黑体"/>
          <w:sz w:val="24"/>
        </w:rPr>
      </w:pPr>
      <w:r>
        <w:rPr>
          <w:rFonts w:hint="eastAsia" w:ascii="黑体" w:hAnsi="宋体" w:eastAsia="黑体"/>
          <w:sz w:val="24"/>
        </w:rPr>
        <w:t>32．投标文件初审</w:t>
      </w:r>
    </w:p>
    <w:p w14:paraId="70ACAB74">
      <w:pPr>
        <w:ind w:firstLine="411" w:firstLineChars="196"/>
        <w:rPr>
          <w:rFonts w:ascii="宋体" w:hAnsi="宋体"/>
        </w:rPr>
      </w:pPr>
      <w:r>
        <w:rPr>
          <w:rFonts w:hint="eastAsia" w:ascii="宋体" w:hAnsi="宋体"/>
        </w:rPr>
        <w:t>32.1投标文件初审包括资格性审查和符合性审查。</w:t>
      </w:r>
    </w:p>
    <w:p w14:paraId="204D7949">
      <w:pPr>
        <w:ind w:firstLine="411" w:firstLineChars="196"/>
        <w:rPr>
          <w:rFonts w:ascii="宋体" w:hAnsi="宋体"/>
        </w:rPr>
      </w:pPr>
      <w:r>
        <w:rPr>
          <w:rFonts w:hint="eastAsia" w:ascii="宋体" w:hAnsi="宋体"/>
        </w:rPr>
        <w:t>资格性审查：依据法律法规和招标文件的规定，对投标文件中的资格证明等进行审查，以确定投标供应商是否具备投标资格。</w:t>
      </w:r>
    </w:p>
    <w:p w14:paraId="2B1968C2">
      <w:pPr>
        <w:ind w:firstLine="411" w:firstLineChars="196"/>
        <w:rPr>
          <w:rFonts w:ascii="宋体" w:hAnsi="宋体"/>
        </w:rPr>
      </w:pPr>
      <w:r>
        <w:rPr>
          <w:rFonts w:hint="eastAsia" w:ascii="宋体" w:hAnsi="宋体"/>
        </w:rPr>
        <w:t>符合性审查：依据招标文件的规定，对投标文件的有效性、完整性和对招标文件的响应程度进行审查，以确定是否满足符合性审查的要求。</w:t>
      </w:r>
    </w:p>
    <w:p w14:paraId="7A26C027">
      <w:pPr>
        <w:ind w:firstLine="411" w:firstLineChars="196"/>
        <w:rPr>
          <w:rFonts w:ascii="宋体" w:hAnsi="宋体"/>
        </w:rPr>
      </w:pPr>
      <w:r>
        <w:rPr>
          <w:rFonts w:hint="eastAsia" w:ascii="宋体" w:hAnsi="宋体"/>
        </w:rPr>
        <w:t>32.2 投标文件初审内容请详见《资格性审查表》和《符合性审查表》部分。投标人若有一条审查不通过则按投标无效处理。</w:t>
      </w:r>
    </w:p>
    <w:p w14:paraId="20CD63CA">
      <w:pPr>
        <w:ind w:firstLine="411" w:firstLineChars="196"/>
        <w:rPr>
          <w:rFonts w:ascii="宋体" w:hAnsi="宋体"/>
          <w:bCs/>
        </w:rPr>
      </w:pPr>
      <w:r>
        <w:rPr>
          <w:rFonts w:hint="eastAsia" w:ascii="宋体" w:hAnsi="宋体"/>
          <w:bCs/>
        </w:rPr>
        <w:t>32.3 投标文件初审中关于供应商家数的计算:</w:t>
      </w:r>
    </w:p>
    <w:p w14:paraId="193B873F">
      <w:pPr>
        <w:ind w:firstLine="411" w:firstLineChars="196"/>
        <w:rPr>
          <w:rFonts w:ascii="宋体" w:hAnsi="宋体"/>
          <w:bCs/>
        </w:rPr>
      </w:pPr>
      <w:r>
        <w:rPr>
          <w:rFonts w:hint="eastAsia" w:ascii="宋体" w:hAnsi="宋体"/>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286C6418">
      <w:pPr>
        <w:ind w:firstLine="411" w:firstLineChars="196"/>
        <w:rPr>
          <w:rFonts w:ascii="宋体" w:hAnsi="宋体"/>
          <w:bCs/>
        </w:rPr>
      </w:pPr>
      <w:r>
        <w:rPr>
          <w:rFonts w:hint="eastAsia" w:ascii="宋体" w:hAnsi="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bCs/>
          <w:szCs w:val="21"/>
        </w:rPr>
        <w:t>评审委员会</w:t>
      </w:r>
      <w:r>
        <w:rPr>
          <w:rFonts w:hint="eastAsia" w:ascii="宋体" w:hAnsi="宋体"/>
          <w:bCs/>
        </w:rPr>
        <w:t>按照招标文件规定的方式确定一个投标人获得中标人推荐资格，招标文件未规定的采取随机抽取方式确定，其他同品牌投标人不作为中标候选人。</w:t>
      </w:r>
    </w:p>
    <w:p w14:paraId="0F76A62A">
      <w:pPr>
        <w:ind w:firstLine="411" w:firstLineChars="196"/>
        <w:rPr>
          <w:rFonts w:ascii="宋体" w:hAnsi="宋体"/>
          <w:bCs/>
        </w:rPr>
      </w:pPr>
      <w:r>
        <w:rPr>
          <w:rFonts w:hint="eastAsia" w:ascii="宋体" w:hAnsi="宋体"/>
          <w:bCs/>
        </w:rPr>
        <w:t>32.3.3非单一产品采购项目，采购人应当根据采购项目技术构成、产品价格比重等合理确定核心产品，并在招标文件中载明。多家投标人提供的核心产品品牌相同的，按前两款规定处理。</w:t>
      </w:r>
    </w:p>
    <w:p w14:paraId="2D9FB316">
      <w:pPr>
        <w:ind w:firstLine="411" w:firstLineChars="196"/>
        <w:rPr>
          <w:rFonts w:ascii="宋体" w:hAnsi="宋体"/>
        </w:rPr>
      </w:pPr>
      <w:r>
        <w:rPr>
          <w:rFonts w:hint="eastAsia" w:ascii="宋体" w:hAnsi="宋体"/>
        </w:rPr>
        <w:t>32.4投标人投标文件作无效处理的情形，具体包括但不限于以下：</w:t>
      </w:r>
    </w:p>
    <w:p w14:paraId="7C76B0FA">
      <w:pPr>
        <w:ind w:firstLine="411" w:firstLineChars="196"/>
      </w:pPr>
      <w:r>
        <w:rPr>
          <w:rFonts w:hint="eastAsia" w:ascii="宋体" w:hAnsi="宋体"/>
        </w:rPr>
        <w:t>32.4.1</w:t>
      </w:r>
      <w:r>
        <w:rPr>
          <w:rFonts w:hint="eastAsia"/>
        </w:rPr>
        <w:t>不同投标人的投标文件由同一单位或者同一个人编制，或者由同一个人分阶段参与编制；</w:t>
      </w:r>
    </w:p>
    <w:p w14:paraId="3BCAC9F8">
      <w:pPr>
        <w:ind w:firstLine="411" w:firstLineChars="196"/>
      </w:pPr>
      <w:r>
        <w:rPr>
          <w:rFonts w:ascii="宋体" w:hAnsi="宋体"/>
        </w:rPr>
        <w:t>32.4.</w:t>
      </w:r>
      <w:r>
        <w:rPr>
          <w:rFonts w:hint="eastAsia" w:ascii="宋体" w:hAnsi="宋体"/>
        </w:rPr>
        <w:t>2</w:t>
      </w:r>
      <w:r>
        <w:rPr>
          <w:rFonts w:hint="eastAsia"/>
        </w:rPr>
        <w:t>不同投标人委托同一单位或者个人办理投标事宜；</w:t>
      </w:r>
    </w:p>
    <w:p w14:paraId="158A7927">
      <w:pPr>
        <w:ind w:firstLine="411" w:firstLineChars="196"/>
        <w:rPr>
          <w:rFonts w:ascii="宋体" w:hAnsi="宋体"/>
        </w:rPr>
      </w:pPr>
      <w:r>
        <w:rPr>
          <w:rFonts w:hint="eastAsia" w:ascii="宋体" w:hAnsi="宋体"/>
        </w:rPr>
        <w:t>32.4.3不同投标人的投标文件载明的项目管理成员或者联系人员为同一人；</w:t>
      </w:r>
    </w:p>
    <w:p w14:paraId="44E44039">
      <w:pPr>
        <w:ind w:firstLine="411" w:firstLineChars="196"/>
        <w:rPr>
          <w:rFonts w:ascii="宋体" w:hAnsi="宋体"/>
        </w:rPr>
      </w:pPr>
      <w:r>
        <w:rPr>
          <w:rFonts w:hint="eastAsia" w:ascii="宋体" w:hAnsi="宋体"/>
        </w:rPr>
        <w:t>32.4.4不同投标人的投标文件异常一致或者投标报价呈规律性差异；</w:t>
      </w:r>
    </w:p>
    <w:p w14:paraId="534FCCE2">
      <w:pPr>
        <w:ind w:firstLine="411" w:firstLineChars="196"/>
        <w:rPr>
          <w:rFonts w:ascii="宋体" w:hAnsi="宋体"/>
        </w:rPr>
      </w:pPr>
      <w:r>
        <w:rPr>
          <w:rFonts w:hint="eastAsia" w:ascii="宋体" w:hAnsi="宋体"/>
        </w:rPr>
        <w:t>32.4.5</w:t>
      </w:r>
      <w:r>
        <w:rPr>
          <w:rFonts w:ascii="宋体" w:hAnsi="宋体"/>
        </w:rPr>
        <w:t>不同投标供应商的投标文件或部分投标文件相互混装</w:t>
      </w:r>
      <w:r>
        <w:rPr>
          <w:rFonts w:hint="eastAsia" w:ascii="宋体" w:hAnsi="宋体"/>
        </w:rPr>
        <w:t>；</w:t>
      </w:r>
    </w:p>
    <w:p w14:paraId="701397F7">
      <w:pPr>
        <w:ind w:firstLine="411" w:firstLineChars="196"/>
        <w:rPr>
          <w:rFonts w:ascii="宋体" w:hAnsi="宋体"/>
        </w:rPr>
      </w:pPr>
      <w:r>
        <w:rPr>
          <w:rFonts w:hint="eastAsia" w:ascii="宋体" w:hAnsi="宋体"/>
        </w:rPr>
        <w:t>32.4.6投标供应商之间相互约定给予未中标的供应商利益补偿；</w:t>
      </w:r>
    </w:p>
    <w:p w14:paraId="2CCB6E65">
      <w:pPr>
        <w:ind w:firstLine="411" w:firstLineChars="196"/>
        <w:rPr>
          <w:rFonts w:ascii="宋体" w:hAnsi="宋体"/>
        </w:rPr>
      </w:pPr>
      <w:r>
        <w:rPr>
          <w:rFonts w:hint="eastAsia" w:ascii="宋体" w:hAnsi="宋体"/>
        </w:rPr>
        <w:t>32.4.7不同投标供应商的法定代表人、主要经营负责人、项目投标授权代表人、项目负责人、主要技术人员为同一人、属同一单位或者同一单位缴纳社会保险；</w:t>
      </w:r>
    </w:p>
    <w:p w14:paraId="5C8C7DF1">
      <w:pPr>
        <w:ind w:firstLine="411" w:firstLineChars="196"/>
        <w:rPr>
          <w:rFonts w:ascii="宋体" w:hAnsi="宋体"/>
        </w:rPr>
      </w:pPr>
      <w:r>
        <w:rPr>
          <w:rFonts w:hint="eastAsia" w:ascii="宋体" w:hAnsi="宋体"/>
        </w:rPr>
        <w:t>32.4.8不同投标供应商的投标文件内容存在非正常一致；</w:t>
      </w:r>
    </w:p>
    <w:p w14:paraId="1BE6C3A6">
      <w:pPr>
        <w:ind w:firstLine="411" w:firstLineChars="196"/>
        <w:rPr>
          <w:rFonts w:ascii="宋体" w:hAnsi="宋体"/>
        </w:rPr>
      </w:pPr>
      <w:r>
        <w:rPr>
          <w:rFonts w:hint="eastAsia" w:ascii="宋体" w:hAnsi="宋体"/>
        </w:rPr>
        <w:t>32.4.9在同一单位工作人员为两家以上（含两家）供应商进行同一项投标活动；</w:t>
      </w:r>
    </w:p>
    <w:p w14:paraId="7246E065">
      <w:pPr>
        <w:ind w:firstLine="411" w:firstLineChars="196"/>
        <w:rPr>
          <w:rFonts w:ascii="宋体" w:hAnsi="宋体"/>
        </w:rPr>
      </w:pPr>
      <w:r>
        <w:rPr>
          <w:rFonts w:hint="eastAsia" w:ascii="宋体" w:hAnsi="宋体"/>
        </w:rPr>
        <w:t>32.4.10主管部门依照法律、法规认定的其他情形。</w:t>
      </w:r>
    </w:p>
    <w:p w14:paraId="2D0F57E6">
      <w:pPr>
        <w:rPr>
          <w:rFonts w:hint="eastAsia" w:ascii="宋体" w:hAnsi="宋体"/>
        </w:rPr>
      </w:pPr>
      <w:r>
        <w:rPr>
          <w:rFonts w:hint="eastAsia" w:ascii="宋体" w:hAnsi="宋体"/>
        </w:rPr>
        <w:t>32.5对不属于《资格性审查表》和《符合性审查表》所列的其他情形，除专用条款另有规定和32.4条款所列情形外，不得作为投标无效的理由。</w:t>
      </w:r>
    </w:p>
    <w:p w14:paraId="57406872">
      <w:pPr>
        <w:rPr>
          <w:rFonts w:ascii="黑体" w:hAnsi="宋体" w:eastAsia="黑体"/>
          <w:sz w:val="24"/>
        </w:rPr>
      </w:pPr>
      <w:r>
        <w:rPr>
          <w:rFonts w:hint="eastAsia" w:ascii="黑体" w:hAnsi="宋体" w:eastAsia="黑体"/>
          <w:sz w:val="24"/>
        </w:rPr>
        <w:t>33．澄清有关问题</w:t>
      </w:r>
    </w:p>
    <w:p w14:paraId="134C6E24">
      <w:pPr>
        <w:ind w:firstLine="411" w:firstLineChars="196"/>
        <w:rPr>
          <w:rFonts w:ascii="宋体" w:hAnsi="宋体"/>
        </w:rPr>
      </w:pPr>
      <w:bookmarkStart w:id="127" w:name="_Hlk71407321"/>
      <w:r>
        <w:rPr>
          <w:rFonts w:hint="eastAsia" w:ascii="宋体" w:hAnsi="宋体"/>
        </w:rPr>
        <w:t>3</w:t>
      </w:r>
      <w:r>
        <w:rPr>
          <w:rFonts w:ascii="宋体" w:hAnsi="宋体"/>
        </w:rPr>
        <w:t>3.1</w:t>
      </w:r>
      <w:r>
        <w:rPr>
          <w:rFonts w:hint="eastAsia" w:ascii="宋体" w:hAnsi="宋体"/>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hint="eastAsia" w:ascii="宋体" w:hAnsi="宋体"/>
        </w:rPr>
        <w:t>，评审委员会有权进行评判，但对同一条款的评判应适用于每个投标人。</w:t>
      </w:r>
      <w:bookmarkEnd w:id="127"/>
    </w:p>
    <w:p w14:paraId="1EA2B50F">
      <w:pPr>
        <w:ind w:firstLine="411" w:firstLineChars="196"/>
        <w:rPr>
          <w:rFonts w:ascii="宋体" w:hAnsi="宋体"/>
        </w:rPr>
      </w:pPr>
      <w:r>
        <w:rPr>
          <w:rFonts w:hint="eastAsia" w:ascii="宋体" w:hAnsi="宋体"/>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14:paraId="47267F10">
      <w:pPr>
        <w:ind w:firstLine="411" w:firstLineChars="196"/>
        <w:rPr>
          <w:rFonts w:ascii="宋体" w:hAnsi="宋体"/>
        </w:rPr>
      </w:pPr>
      <w:r>
        <w:rPr>
          <w:rFonts w:ascii="宋体" w:hAnsi="宋体"/>
        </w:rPr>
        <w:t>33.3</w:t>
      </w:r>
      <w:r>
        <w:rPr>
          <w:rFonts w:hint="eastAsia" w:ascii="宋体" w:hAnsi="宋体"/>
        </w:rPr>
        <w:t>对于投标文件中含义不明确、同类问题表述不一致或者有明显文字和计算错误的内容，评审委员会应当以书面形式要求投标人作出必要的澄清、说明或者补正。</w:t>
      </w:r>
    </w:p>
    <w:p w14:paraId="2CC8A4A3">
      <w:pPr>
        <w:ind w:firstLine="411" w:firstLineChars="196"/>
        <w:rPr>
          <w:rFonts w:ascii="宋体" w:hAnsi="宋体"/>
        </w:rPr>
      </w:pPr>
      <w:r>
        <w:rPr>
          <w:rFonts w:hint="eastAsia" w:ascii="宋体" w:hAnsi="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3236DB38">
      <w:pPr>
        <w:ind w:firstLine="411" w:firstLineChars="196"/>
        <w:rPr>
          <w:rFonts w:ascii="宋体" w:hAnsi="宋体"/>
          <w:szCs w:val="21"/>
        </w:rPr>
      </w:pPr>
      <w:r>
        <w:rPr>
          <w:rFonts w:hint="eastAsia" w:ascii="宋体" w:hAnsi="宋体"/>
          <w:szCs w:val="21"/>
        </w:rPr>
        <w:t>根据本通用条款第34条，凡属于评审委员会在评审中发现的算术错误进行核实的修改不在此列。</w:t>
      </w:r>
    </w:p>
    <w:p w14:paraId="04CCE90C">
      <w:pPr>
        <w:rPr>
          <w:rFonts w:ascii="黑体" w:hAnsi="宋体" w:eastAsia="黑体"/>
          <w:sz w:val="24"/>
        </w:rPr>
      </w:pPr>
      <w:bookmarkStart w:id="128" w:name="_Toc73518151"/>
      <w:bookmarkStart w:id="129" w:name="_Toc73517673"/>
      <w:bookmarkStart w:id="130" w:name="_Toc73521669"/>
      <w:bookmarkStart w:id="131" w:name="_Toc73521581"/>
      <w:bookmarkStart w:id="132" w:name="_Toc100052400"/>
      <w:r>
        <w:rPr>
          <w:rFonts w:hint="eastAsia" w:ascii="黑体" w:hAnsi="宋体" w:eastAsia="黑体"/>
          <w:sz w:val="24"/>
        </w:rPr>
        <w:t>34．错误的修正</w:t>
      </w:r>
      <w:bookmarkEnd w:id="128"/>
      <w:bookmarkEnd w:id="129"/>
      <w:bookmarkEnd w:id="130"/>
      <w:bookmarkEnd w:id="131"/>
      <w:bookmarkEnd w:id="132"/>
    </w:p>
    <w:p w14:paraId="03ED6308">
      <w:pPr>
        <w:ind w:firstLine="411" w:firstLineChars="196"/>
        <w:rPr>
          <w:rFonts w:ascii="宋体" w:hAnsi="宋体"/>
          <w:szCs w:val="21"/>
        </w:rPr>
      </w:pPr>
      <w:r>
        <w:rPr>
          <w:rFonts w:hint="eastAsia" w:ascii="宋体" w:hAnsi="宋体"/>
          <w:szCs w:val="21"/>
        </w:rPr>
        <w:t>投标文件报价出现前后不一致的，除专用条款另有规定外，按照下列规定修正：</w:t>
      </w:r>
    </w:p>
    <w:p w14:paraId="60792D16">
      <w:pPr>
        <w:ind w:firstLine="411" w:firstLineChars="196"/>
        <w:rPr>
          <w:rFonts w:ascii="宋体" w:hAnsi="宋体"/>
          <w:szCs w:val="21"/>
        </w:rPr>
      </w:pPr>
      <w:r>
        <w:rPr>
          <w:rFonts w:hint="eastAsia" w:ascii="宋体" w:hAnsi="宋体"/>
          <w:szCs w:val="21"/>
        </w:rPr>
        <w:t>34.1投标文件中开标一览表投标报价内容与投标文件中投标报价相应内容不一致的，以开标一览表为准；</w:t>
      </w:r>
    </w:p>
    <w:p w14:paraId="7E2318DD">
      <w:pPr>
        <w:ind w:firstLine="411" w:firstLineChars="196"/>
        <w:rPr>
          <w:rFonts w:ascii="宋体" w:hAnsi="宋体"/>
          <w:szCs w:val="21"/>
        </w:rPr>
      </w:pPr>
      <w:r>
        <w:rPr>
          <w:rFonts w:hint="eastAsia" w:ascii="宋体" w:hAnsi="宋体"/>
          <w:szCs w:val="21"/>
        </w:rPr>
        <w:t>34.2大写金额和小写金额不一致的，以大写金额为准；</w:t>
      </w:r>
    </w:p>
    <w:p w14:paraId="1D9F6D1A">
      <w:pPr>
        <w:ind w:firstLine="411" w:firstLineChars="196"/>
        <w:rPr>
          <w:rFonts w:ascii="宋体" w:hAnsi="宋体"/>
          <w:szCs w:val="21"/>
        </w:rPr>
      </w:pPr>
      <w:r>
        <w:rPr>
          <w:rFonts w:hint="eastAsia" w:ascii="宋体" w:hAnsi="宋体"/>
          <w:szCs w:val="21"/>
        </w:rPr>
        <w:t>34.3单价金额小数点或者百分比有明显错位，以开标一览表的总价为准，并修改单价；</w:t>
      </w:r>
    </w:p>
    <w:p w14:paraId="47B55128">
      <w:pPr>
        <w:ind w:firstLine="411" w:firstLineChars="196"/>
        <w:rPr>
          <w:rFonts w:ascii="宋体" w:hAnsi="宋体"/>
          <w:szCs w:val="21"/>
        </w:rPr>
      </w:pPr>
      <w:r>
        <w:rPr>
          <w:rFonts w:hint="eastAsia" w:ascii="宋体" w:hAnsi="宋体"/>
          <w:szCs w:val="21"/>
        </w:rPr>
        <w:t>34.4总价金额与按单价汇总金额不一致的，以单价金额计算结果为准。</w:t>
      </w:r>
    </w:p>
    <w:p w14:paraId="70E62C1E">
      <w:pPr>
        <w:ind w:firstLine="411" w:firstLineChars="196"/>
        <w:rPr>
          <w:rFonts w:ascii="宋体" w:hAnsi="宋体"/>
          <w:szCs w:val="21"/>
        </w:rPr>
      </w:pPr>
      <w:r>
        <w:rPr>
          <w:rFonts w:hint="eastAsia" w:ascii="宋体" w:hAnsi="宋体"/>
          <w:szCs w:val="21"/>
        </w:rPr>
        <w:t>34.5同时出现两种以上不一致的，按照前款规定的顺序修正。修正后的报价按照本通用条款33条的规定，经投标人确认后产生约束力，投标人不确认的，其投标无效。</w:t>
      </w:r>
    </w:p>
    <w:p w14:paraId="1397A188">
      <w:pPr>
        <w:rPr>
          <w:rFonts w:ascii="黑体" w:hAnsi="宋体" w:eastAsia="黑体"/>
          <w:sz w:val="24"/>
        </w:rPr>
      </w:pPr>
      <w:r>
        <w:rPr>
          <w:rFonts w:hint="eastAsia" w:ascii="黑体" w:hAnsi="宋体" w:eastAsia="黑体"/>
          <w:sz w:val="24"/>
        </w:rPr>
        <w:t>35．投标文件的比较与评价</w:t>
      </w:r>
    </w:p>
    <w:p w14:paraId="16BDD9C7">
      <w:pPr>
        <w:ind w:firstLine="411" w:firstLineChars="196"/>
        <w:rPr>
          <w:rFonts w:ascii="宋体" w:hAnsi="宋体"/>
          <w:szCs w:val="21"/>
        </w:rPr>
      </w:pPr>
      <w:r>
        <w:rPr>
          <w:rFonts w:hint="eastAsia" w:ascii="宋体" w:hAnsi="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57C22112">
      <w:pPr>
        <w:ind w:firstLine="411" w:firstLineChars="196"/>
        <w:rPr>
          <w:rFonts w:ascii="宋体" w:hAnsi="宋体"/>
          <w:szCs w:val="21"/>
        </w:rPr>
      </w:pPr>
      <w:r>
        <w:rPr>
          <w:rFonts w:hint="eastAsia" w:ascii="宋体" w:hAnsi="宋体"/>
          <w:szCs w:val="21"/>
        </w:rPr>
        <w:t>评审委员会成员对需要共同认定的事项存在争议的，应当按照少数服从多数的原则作出结论。持不同意见的评审委员会成员应当书面作出说明，否则视为无异议。</w:t>
      </w:r>
    </w:p>
    <w:p w14:paraId="598494F6">
      <w:pPr>
        <w:rPr>
          <w:rFonts w:ascii="黑体" w:hAnsi="宋体" w:eastAsia="黑体"/>
          <w:sz w:val="24"/>
        </w:rPr>
      </w:pPr>
      <w:r>
        <w:rPr>
          <w:rFonts w:hint="eastAsia" w:ascii="黑体" w:hAnsi="宋体" w:eastAsia="黑体"/>
          <w:sz w:val="24"/>
        </w:rPr>
        <w:t>36. 实地考察</w:t>
      </w:r>
    </w:p>
    <w:p w14:paraId="383EC6AF">
      <w:pPr>
        <w:ind w:firstLine="411" w:firstLineChars="196"/>
        <w:rPr>
          <w:rFonts w:ascii="宋体" w:hAnsi="宋体"/>
          <w:szCs w:val="21"/>
        </w:rPr>
      </w:pPr>
      <w:r>
        <w:rPr>
          <w:rFonts w:hint="eastAsia" w:ascii="宋体" w:hAnsi="宋体"/>
          <w:szCs w:val="21"/>
        </w:rPr>
        <w:t>36.1</w:t>
      </w:r>
      <w:r>
        <w:rPr>
          <w:rFonts w:hint="eastAsia" w:ascii="宋体" w:hAnsi="宋体"/>
          <w:szCs w:val="21"/>
          <w:lang w:val="en-US" w:eastAsia="zh-CN"/>
        </w:rPr>
        <w:t>在评审期间，评审委员会根据招标文件规定（详见“一、对通用条款的补充内容”），有权对本项目的投标人开展实地考察，投标人需时刻做好接收实地考察的准备。</w:t>
      </w:r>
    </w:p>
    <w:p w14:paraId="502508E6">
      <w:pPr>
        <w:rPr>
          <w:rFonts w:ascii="黑体" w:hAnsi="宋体" w:eastAsia="黑体"/>
          <w:sz w:val="24"/>
        </w:rPr>
      </w:pPr>
      <w:r>
        <w:rPr>
          <w:rFonts w:hint="eastAsia" w:ascii="黑体" w:hAnsi="宋体" w:eastAsia="黑体"/>
          <w:sz w:val="24"/>
        </w:rPr>
        <w:t>37．评审方法</w:t>
      </w:r>
    </w:p>
    <w:p w14:paraId="5ADAC8BC">
      <w:pPr>
        <w:ind w:firstLine="413" w:firstLineChars="196"/>
        <w:rPr>
          <w:rFonts w:ascii="宋体" w:hAnsi="宋体"/>
          <w:b/>
          <w:bCs/>
          <w:szCs w:val="21"/>
        </w:rPr>
      </w:pPr>
      <w:r>
        <w:rPr>
          <w:rFonts w:hint="eastAsia" w:ascii="宋体" w:hAnsi="宋体"/>
          <w:b/>
          <w:bCs/>
          <w:szCs w:val="21"/>
        </w:rPr>
        <w:t>37.1.1最低价法</w:t>
      </w:r>
    </w:p>
    <w:p w14:paraId="3CB19C95">
      <w:pPr>
        <w:ind w:firstLine="411" w:firstLineChars="196"/>
        <w:rPr>
          <w:rFonts w:hint="eastAsia" w:ascii="ˎ̥" w:hAnsi="ˎ̥"/>
          <w:lang w:eastAsia="zh-CN"/>
        </w:rPr>
      </w:pPr>
      <w:bookmarkStart w:id="133" w:name="_Hlk72438142"/>
      <w:r>
        <w:rPr>
          <w:rFonts w:ascii="ˎ̥" w:hAnsi="ˎ̥"/>
        </w:rPr>
        <w:t>最低价法，</w:t>
      </w:r>
      <w:r>
        <w:rPr>
          <w:rFonts w:hint="eastAsia" w:ascii="ˎ̥" w:hAnsi="ˎ̥"/>
        </w:rPr>
        <w:t>是指投标文件满足招标文件全部实质性要求，且投标报价最低的投标人为中标候选人的评标方法</w:t>
      </w:r>
      <w:r>
        <w:rPr>
          <w:rFonts w:hint="eastAsia" w:ascii="ˎ̥" w:hAnsi="ˎ̥"/>
          <w:lang w:eastAsia="zh-CN"/>
        </w:rPr>
        <w:t>。</w:t>
      </w:r>
    </w:p>
    <w:p w14:paraId="127F9162">
      <w:pPr>
        <w:ind w:firstLine="411" w:firstLineChars="196"/>
        <w:rPr>
          <w:rFonts w:hint="eastAsia" w:ascii="ˎ̥" w:hAnsi="ˎ̥" w:eastAsia="宋体"/>
          <w:lang w:eastAsia="zh-CN"/>
        </w:rPr>
      </w:pPr>
      <w:r>
        <w:rPr>
          <w:rFonts w:hint="eastAsia" w:ascii="ˎ̥" w:hAnsi="ˎ̥"/>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14:paraId="79BC0C54">
      <w:pPr>
        <w:ind w:firstLine="413" w:firstLineChars="196"/>
        <w:rPr>
          <w:rFonts w:ascii="宋体" w:hAnsi="宋体"/>
          <w:b/>
          <w:bCs/>
          <w:szCs w:val="21"/>
        </w:rPr>
      </w:pPr>
      <w:r>
        <w:rPr>
          <w:rFonts w:hint="eastAsia" w:ascii="宋体" w:hAnsi="宋体"/>
          <w:b/>
          <w:bCs/>
          <w:szCs w:val="21"/>
        </w:rPr>
        <w:t>37.1.2综合评分法</w:t>
      </w:r>
    </w:p>
    <w:p w14:paraId="4040A339">
      <w:pPr>
        <w:ind w:firstLine="411" w:firstLineChars="196"/>
        <w:rPr>
          <w:rFonts w:hint="eastAsia" w:ascii="ˎ̥" w:hAnsi="ˎ̥"/>
          <w:lang w:eastAsia="zh-CN"/>
        </w:rPr>
      </w:pPr>
      <w:r>
        <w:rPr>
          <w:rFonts w:ascii="ˎ̥" w:hAnsi="ˎ̥"/>
        </w:rPr>
        <w:t>综合评分法，是指</w:t>
      </w:r>
      <w:r>
        <w:rPr>
          <w:rFonts w:hint="eastAsia" w:ascii="ˎ̥" w:hAnsi="ˎ̥"/>
        </w:rPr>
        <w:t>在</w:t>
      </w:r>
      <w:r>
        <w:rPr>
          <w:rFonts w:ascii="ˎ̥" w:hAnsi="ˎ̥"/>
        </w:rPr>
        <w:t>满足招标文件全部实质性要求</w:t>
      </w:r>
      <w:r>
        <w:rPr>
          <w:rFonts w:hint="eastAsia" w:ascii="ˎ̥" w:hAnsi="ˎ̥"/>
        </w:rPr>
        <w:t>的前提下</w:t>
      </w:r>
      <w:r>
        <w:rPr>
          <w:rFonts w:ascii="ˎ̥" w:hAnsi="ˎ̥"/>
        </w:rPr>
        <w:t>，</w:t>
      </w:r>
      <w:r>
        <w:rPr>
          <w:rFonts w:hint="eastAsia" w:ascii="ˎ̥" w:hAnsi="ˎ̥"/>
        </w:rPr>
        <w:t>按照招标文件中规定的各项因素进行综合评审，评审总得分排名前列的投标人，作为推荐的候选中标供应商</w:t>
      </w:r>
      <w:bookmarkEnd w:id="133"/>
      <w:r>
        <w:rPr>
          <w:rFonts w:hint="eastAsia" w:ascii="ˎ̥" w:hAnsi="ˎ̥"/>
          <w:lang w:eastAsia="zh-CN"/>
        </w:rPr>
        <w:t>。</w:t>
      </w:r>
    </w:p>
    <w:p w14:paraId="467BE62E">
      <w:pPr>
        <w:ind w:firstLine="411" w:firstLineChars="196"/>
        <w:rPr>
          <w:rFonts w:hint="eastAsia" w:ascii="ˎ̥" w:hAnsi="ˎ̥"/>
          <w:lang w:eastAsia="zh-CN"/>
        </w:rPr>
      </w:pPr>
      <w:r>
        <w:rPr>
          <w:rFonts w:hint="eastAsia" w:ascii="ˎ̥" w:hAnsi="ˎ̥"/>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14:paraId="2D26FDD3">
      <w:pPr>
        <w:ind w:firstLine="413" w:firstLineChars="196"/>
        <w:rPr>
          <w:rFonts w:ascii="宋体" w:hAnsi="宋体"/>
          <w:b/>
          <w:bCs/>
          <w:szCs w:val="21"/>
        </w:rPr>
      </w:pPr>
      <w:r>
        <w:rPr>
          <w:rFonts w:hint="eastAsia" w:ascii="宋体" w:hAnsi="宋体"/>
          <w:b/>
          <w:bCs/>
          <w:szCs w:val="21"/>
        </w:rPr>
        <w:t>37.2本项目采用的评审方法见本项目招标文件第一册“专用条款”的相关内容。</w:t>
      </w:r>
    </w:p>
    <w:p w14:paraId="70EC3EE9">
      <w:pPr>
        <w:ind w:firstLine="413" w:firstLineChars="196"/>
        <w:rPr>
          <w:rFonts w:ascii="宋体" w:hAnsi="宋体"/>
          <w:b/>
          <w:bCs/>
          <w:szCs w:val="21"/>
        </w:rPr>
      </w:pPr>
      <w:r>
        <w:rPr>
          <w:rFonts w:hint="eastAsia" w:ascii="宋体" w:hAnsi="宋体"/>
          <w:b/>
          <w:bCs/>
          <w:szCs w:val="21"/>
        </w:rPr>
        <w:t>37.3重新评审的情形</w:t>
      </w:r>
    </w:p>
    <w:p w14:paraId="3FF51017">
      <w:pPr>
        <w:ind w:firstLine="411" w:firstLineChars="196"/>
        <w:rPr>
          <w:rFonts w:ascii="宋体" w:hAnsi="宋体"/>
          <w:b/>
          <w:bCs/>
          <w:szCs w:val="21"/>
        </w:rPr>
      </w:pPr>
      <w:r>
        <w:rPr>
          <w:rFonts w:hint="eastAsia" w:ascii="宋体" w:hAnsi="宋体" w:cs="宋体"/>
          <w:kern w:val="0"/>
          <w:szCs w:val="21"/>
        </w:rPr>
        <w:t>评审结果汇总完成后，除下列情形外，任何人不得修改评审结果：</w:t>
      </w:r>
    </w:p>
    <w:p w14:paraId="0571D570">
      <w:pPr>
        <w:ind w:firstLine="411" w:firstLineChars="196"/>
        <w:rPr>
          <w:rFonts w:ascii="宋体" w:hAnsi="宋体" w:cs="宋体"/>
          <w:kern w:val="0"/>
          <w:szCs w:val="21"/>
        </w:rPr>
      </w:pPr>
      <w:r>
        <w:rPr>
          <w:rFonts w:hint="eastAsia" w:ascii="宋体" w:hAnsi="宋体" w:cs="宋体"/>
          <w:kern w:val="0"/>
          <w:szCs w:val="21"/>
        </w:rPr>
        <w:t>37.3.1分值汇总计算错误的；</w:t>
      </w:r>
    </w:p>
    <w:p w14:paraId="375AF888">
      <w:pPr>
        <w:ind w:firstLine="411" w:firstLineChars="196"/>
        <w:rPr>
          <w:rFonts w:ascii="宋体" w:hAnsi="宋体" w:cs="宋体"/>
          <w:kern w:val="0"/>
          <w:szCs w:val="21"/>
        </w:rPr>
      </w:pPr>
      <w:r>
        <w:rPr>
          <w:rFonts w:hint="eastAsia" w:ascii="宋体" w:hAnsi="宋体" w:cs="宋体"/>
          <w:kern w:val="0"/>
          <w:szCs w:val="21"/>
        </w:rPr>
        <w:t>37.3.2分项评分超出评分标准范围的；</w:t>
      </w:r>
    </w:p>
    <w:p w14:paraId="1CA49744">
      <w:pPr>
        <w:ind w:firstLine="411" w:firstLineChars="196"/>
        <w:rPr>
          <w:rFonts w:ascii="宋体" w:hAnsi="宋体" w:cs="宋体"/>
          <w:kern w:val="0"/>
          <w:szCs w:val="21"/>
        </w:rPr>
      </w:pPr>
      <w:r>
        <w:rPr>
          <w:rFonts w:hint="eastAsia" w:ascii="宋体" w:hAnsi="宋体" w:cs="宋体"/>
          <w:kern w:val="0"/>
          <w:szCs w:val="21"/>
        </w:rPr>
        <w:t>37.3.3评审委员会成员对客观评审因素评分不一致的；</w:t>
      </w:r>
    </w:p>
    <w:p w14:paraId="56011220">
      <w:pPr>
        <w:ind w:firstLine="411" w:firstLineChars="196"/>
        <w:rPr>
          <w:rFonts w:ascii="宋体" w:hAnsi="宋体" w:cs="宋体"/>
          <w:kern w:val="0"/>
          <w:szCs w:val="21"/>
        </w:rPr>
      </w:pPr>
      <w:r>
        <w:rPr>
          <w:rFonts w:hint="eastAsia" w:ascii="宋体" w:hAnsi="宋体" w:cs="宋体"/>
          <w:kern w:val="0"/>
          <w:szCs w:val="21"/>
        </w:rPr>
        <w:t>37.3.4经评审委员会认定评分畸高、畸低的。</w:t>
      </w:r>
    </w:p>
    <w:p w14:paraId="003F4F8B">
      <w:pPr>
        <w:ind w:firstLine="411" w:firstLineChars="196"/>
        <w:rPr>
          <w:rFonts w:ascii="宋体" w:hAnsi="宋体" w:cs="宋体"/>
          <w:kern w:val="0"/>
          <w:szCs w:val="21"/>
        </w:rPr>
      </w:pPr>
      <w:r>
        <w:rPr>
          <w:rFonts w:hint="eastAsia" w:ascii="宋体" w:hAnsi="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0556D918">
      <w:pPr>
        <w:ind w:firstLine="411" w:firstLineChars="196"/>
        <w:rPr>
          <w:rFonts w:ascii="宋体" w:hAnsi="宋体" w:cs="宋体"/>
          <w:kern w:val="0"/>
          <w:szCs w:val="21"/>
        </w:rPr>
      </w:pPr>
      <w:r>
        <w:rPr>
          <w:rFonts w:hint="eastAsia" w:ascii="宋体" w:hAnsi="宋体" w:cs="宋体"/>
          <w:kern w:val="0"/>
          <w:szCs w:val="21"/>
        </w:rPr>
        <w:t>投标人对本条第一款情形提出质疑的，采购人或者采购代理机构可以组织原评审委员会进行重新评审，重新评审改变评审结果的，应当书面报告本级财政部门。</w:t>
      </w:r>
    </w:p>
    <w:p w14:paraId="533AD4D3">
      <w:pPr>
        <w:ind w:firstLine="413" w:firstLineChars="196"/>
        <w:rPr>
          <w:rFonts w:ascii="宋体" w:hAnsi="宋体"/>
          <w:b/>
          <w:bCs/>
          <w:szCs w:val="21"/>
        </w:rPr>
      </w:pPr>
      <w:r>
        <w:rPr>
          <w:rFonts w:hint="eastAsia" w:ascii="宋体" w:hAnsi="宋体"/>
          <w:b/>
          <w:bCs/>
          <w:szCs w:val="21"/>
        </w:rPr>
        <w:t>37.4重新组建评审委员会的情形</w:t>
      </w:r>
    </w:p>
    <w:p w14:paraId="6F8F92DB">
      <w:pPr>
        <w:ind w:firstLine="411" w:firstLineChars="196"/>
        <w:rPr>
          <w:rFonts w:ascii="宋体" w:hAnsi="宋体" w:cs="宋体"/>
          <w:kern w:val="0"/>
          <w:szCs w:val="21"/>
        </w:rPr>
      </w:pPr>
      <w:r>
        <w:rPr>
          <w:rFonts w:hint="eastAsia" w:ascii="宋体" w:hAnsi="宋体" w:cs="宋体"/>
          <w:kern w:val="0"/>
          <w:szCs w:val="21"/>
        </w:rPr>
        <w:t>评审委员会或者其成员存在下列情形导致评审结果无效的，重新组建评审委员会进行评标，并书面报告本级财政部门：</w:t>
      </w:r>
    </w:p>
    <w:p w14:paraId="4A1AC3E1">
      <w:pPr>
        <w:ind w:firstLine="411" w:firstLineChars="196"/>
        <w:rPr>
          <w:rFonts w:ascii="宋体" w:hAnsi="宋体" w:cs="宋体"/>
          <w:kern w:val="0"/>
          <w:szCs w:val="21"/>
        </w:rPr>
      </w:pPr>
      <w:r>
        <w:rPr>
          <w:rFonts w:hint="eastAsia" w:ascii="宋体" w:hAnsi="宋体" w:cs="宋体"/>
          <w:kern w:val="0"/>
          <w:szCs w:val="21"/>
        </w:rPr>
        <w:t>37.4.1评审委员会组成不符合《政府采购货物和服务招标投标管理办法》规定的；</w:t>
      </w:r>
    </w:p>
    <w:p w14:paraId="4550026D">
      <w:pPr>
        <w:ind w:firstLine="411" w:firstLineChars="196"/>
        <w:rPr>
          <w:rFonts w:ascii="宋体" w:hAnsi="宋体" w:cs="宋体"/>
          <w:kern w:val="0"/>
          <w:szCs w:val="21"/>
        </w:rPr>
      </w:pPr>
      <w:r>
        <w:rPr>
          <w:rFonts w:hint="eastAsia" w:ascii="宋体" w:hAnsi="宋体" w:cs="宋体"/>
          <w:kern w:val="0"/>
          <w:szCs w:val="21"/>
        </w:rPr>
        <w:t>37.4.2有《政府采购货物和服务招标投标管理办法》第六十二条第一至五项情形的；</w:t>
      </w:r>
    </w:p>
    <w:p w14:paraId="6F382F14">
      <w:pPr>
        <w:ind w:firstLine="411" w:firstLineChars="196"/>
        <w:rPr>
          <w:rFonts w:ascii="宋体" w:hAnsi="宋体" w:cs="宋体"/>
          <w:kern w:val="0"/>
          <w:szCs w:val="21"/>
        </w:rPr>
      </w:pPr>
      <w:r>
        <w:rPr>
          <w:rFonts w:hint="eastAsia" w:ascii="宋体" w:hAnsi="宋体" w:cs="宋体"/>
          <w:kern w:val="0"/>
          <w:szCs w:val="21"/>
        </w:rPr>
        <w:t>37.4.3评审委员会及其成员独立评标受到非法干预的；</w:t>
      </w:r>
    </w:p>
    <w:p w14:paraId="75A9D25C">
      <w:pPr>
        <w:ind w:firstLine="411" w:firstLineChars="196"/>
        <w:rPr>
          <w:rFonts w:ascii="宋体" w:hAnsi="宋体" w:cs="宋体"/>
          <w:kern w:val="0"/>
          <w:szCs w:val="21"/>
        </w:rPr>
      </w:pPr>
      <w:r>
        <w:rPr>
          <w:rFonts w:hint="eastAsia" w:ascii="宋体" w:hAnsi="宋体" w:cs="宋体"/>
          <w:kern w:val="0"/>
          <w:szCs w:val="21"/>
        </w:rPr>
        <w:t>37.4.4有政府采购法实施条例第七十五条规定的违法行为的。</w:t>
      </w:r>
    </w:p>
    <w:p w14:paraId="58C25E23">
      <w:pPr>
        <w:ind w:firstLine="411" w:firstLineChars="196"/>
        <w:rPr>
          <w:rFonts w:ascii="宋体" w:hAnsi="宋体" w:cs="宋体"/>
          <w:kern w:val="0"/>
          <w:szCs w:val="21"/>
        </w:rPr>
      </w:pPr>
      <w:r>
        <w:rPr>
          <w:rFonts w:hint="eastAsia" w:ascii="宋体" w:hAnsi="宋体" w:cs="宋体"/>
          <w:kern w:val="0"/>
          <w:szCs w:val="21"/>
        </w:rPr>
        <w:t>有违法违规行为的原评审委员会成员不得参加重新组建的评审委员会。</w:t>
      </w:r>
    </w:p>
    <w:p w14:paraId="3C8CD05B">
      <w:pPr>
        <w:ind w:firstLine="411" w:firstLineChars="196"/>
        <w:rPr>
          <w:rFonts w:ascii="宋体" w:hAnsi="宋体"/>
          <w:szCs w:val="21"/>
        </w:rPr>
      </w:pPr>
    </w:p>
    <w:p w14:paraId="005B8700">
      <w:pPr>
        <w:pStyle w:val="6"/>
        <w:numPr>
          <w:ilvl w:val="0"/>
          <w:numId w:val="18"/>
        </w:numPr>
        <w:spacing w:before="120" w:beforeLines="50" w:after="120" w:afterLines="50"/>
        <w:ind w:left="562" w:hanging="562"/>
        <w:rPr>
          <w:sz w:val="28"/>
          <w:szCs w:val="28"/>
        </w:rPr>
      </w:pPr>
      <w:r>
        <w:rPr>
          <w:rFonts w:hint="eastAsia"/>
          <w:sz w:val="28"/>
          <w:szCs w:val="28"/>
        </w:rPr>
        <w:t>定标及公示</w:t>
      </w:r>
    </w:p>
    <w:p w14:paraId="6080FC64">
      <w:pPr>
        <w:rPr>
          <w:rFonts w:ascii="黑体" w:hAnsi="宋体" w:eastAsia="黑体"/>
          <w:sz w:val="24"/>
        </w:rPr>
      </w:pPr>
      <w:r>
        <w:rPr>
          <w:rFonts w:hint="eastAsia" w:ascii="黑体" w:hAnsi="宋体" w:eastAsia="黑体"/>
          <w:sz w:val="24"/>
        </w:rPr>
        <w:t>38．定标方法</w:t>
      </w:r>
    </w:p>
    <w:p w14:paraId="61755F4F">
      <w:pPr>
        <w:ind w:firstLine="411" w:firstLineChars="196"/>
        <w:rPr>
          <w:rFonts w:ascii="宋体" w:hAnsi="宋体"/>
          <w:szCs w:val="21"/>
        </w:rPr>
      </w:pPr>
      <w:bookmarkStart w:id="134" w:name="_Hlk73782795"/>
      <w:r>
        <w:rPr>
          <w:rFonts w:hint="eastAsia" w:ascii="宋体" w:hAnsi="宋体"/>
          <w:szCs w:val="21"/>
        </w:rPr>
        <w:t>38.1非评定分离项目定标方法</w:t>
      </w:r>
    </w:p>
    <w:p w14:paraId="6CE65929">
      <w:pPr>
        <w:ind w:firstLine="411" w:firstLineChars="196"/>
        <w:rPr>
          <w:rFonts w:ascii="宋体" w:hAnsi="宋体"/>
          <w:szCs w:val="21"/>
        </w:rPr>
      </w:pPr>
      <w:r>
        <w:rPr>
          <w:rFonts w:hint="eastAsia" w:ascii="宋体" w:hAnsi="宋体"/>
          <w:szCs w:val="21"/>
        </w:rPr>
        <w:t>38</w:t>
      </w:r>
      <w:r>
        <w:rPr>
          <w:rFonts w:ascii="宋体" w:hAnsi="宋体"/>
          <w:szCs w:val="21"/>
        </w:rPr>
        <w:t>.</w:t>
      </w:r>
      <w:r>
        <w:rPr>
          <w:rFonts w:hint="eastAsia" w:ascii="宋体" w:hAnsi="宋体"/>
          <w:szCs w:val="21"/>
        </w:rPr>
        <w:t>1.1评审委员会依据本项目招标文件所约定的评审方法进行评审和比较，向政府集中采购机构提交书面评审报告，并根据评审方法比较评价结果从优到劣进行排序，确定候选中标供应商。</w:t>
      </w:r>
    </w:p>
    <w:p w14:paraId="4B5CACB6">
      <w:pPr>
        <w:ind w:firstLine="411" w:firstLineChars="196"/>
        <w:rPr>
          <w:rFonts w:ascii="ˎ̥" w:hAnsi="ˎ̥"/>
        </w:rPr>
      </w:pPr>
      <w:r>
        <w:rPr>
          <w:rFonts w:hint="eastAsia" w:ascii="宋体" w:hAnsi="宋体"/>
          <w:szCs w:val="21"/>
        </w:rPr>
        <w:t>38</w:t>
      </w:r>
      <w:r>
        <w:rPr>
          <w:rFonts w:ascii="宋体" w:hAnsi="宋体"/>
          <w:szCs w:val="21"/>
        </w:rPr>
        <w:t>.</w:t>
      </w:r>
      <w:r>
        <w:rPr>
          <w:rFonts w:hint="eastAsia" w:ascii="宋体" w:hAnsi="宋体"/>
          <w:szCs w:val="21"/>
        </w:rPr>
        <w:t>1.2</w:t>
      </w:r>
      <w:r>
        <w:rPr>
          <w:rFonts w:ascii="ˎ̥" w:hAnsi="ˎ̥"/>
        </w:rPr>
        <w:t>采用最低价法的，评</w:t>
      </w:r>
      <w:r>
        <w:rPr>
          <w:rFonts w:hint="eastAsia" w:ascii="ˎ̥" w:hAnsi="ˎ̥"/>
        </w:rPr>
        <w:t>审</w:t>
      </w:r>
      <w:r>
        <w:rPr>
          <w:rFonts w:ascii="ˎ̥" w:hAnsi="ˎ̥"/>
        </w:rPr>
        <w:t>结果按投标报价由低到高顺序排列。投标报价相同的并列。投标文件满足招标文件全部实质性要求且投标报价最低的</w:t>
      </w:r>
      <w:r>
        <w:rPr>
          <w:rFonts w:hint="eastAsia" w:ascii="ˎ̥" w:hAnsi="ˎ̥"/>
        </w:rPr>
        <w:t>投标人为</w:t>
      </w:r>
      <w:bookmarkStart w:id="135" w:name="_Hlk73821177"/>
      <w:r>
        <w:rPr>
          <w:rFonts w:hint="eastAsia" w:ascii="ˎ̥" w:hAnsi="ˎ̥"/>
        </w:rPr>
        <w:t>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bookmarkEnd w:id="135"/>
      <w:r>
        <w:rPr>
          <w:rFonts w:ascii="ˎ̥" w:hAnsi="ˎ̥"/>
        </w:rPr>
        <w:t>）。</w:t>
      </w:r>
    </w:p>
    <w:p w14:paraId="3856428F">
      <w:pPr>
        <w:ind w:firstLine="411" w:firstLineChars="196"/>
        <w:rPr>
          <w:rFonts w:ascii="ˎ̥" w:hAnsi="ˎ̥"/>
        </w:rPr>
      </w:pPr>
      <w:r>
        <w:rPr>
          <w:rFonts w:hint="eastAsia" w:ascii="宋体" w:hAnsi="宋体"/>
          <w:szCs w:val="21"/>
        </w:rPr>
        <w:t>38</w:t>
      </w:r>
      <w:r>
        <w:rPr>
          <w:rFonts w:ascii="宋体" w:hAnsi="宋体"/>
          <w:szCs w:val="21"/>
        </w:rPr>
        <w:t>.</w:t>
      </w:r>
      <w:r>
        <w:rPr>
          <w:rFonts w:hint="eastAsia" w:ascii="宋体" w:hAnsi="宋体"/>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hint="eastAsia" w:ascii="ˎ̥" w:hAnsi="ˎ̥"/>
        </w:rPr>
        <w:t>为中标供应商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r>
        <w:rPr>
          <w:rFonts w:ascii="ˎ̥" w:hAnsi="ˎ̥"/>
        </w:rPr>
        <w:t>）。</w:t>
      </w:r>
      <w:r>
        <w:rPr>
          <w:rFonts w:hint="eastAsia" w:ascii="ˎ̥" w:hAnsi="ˎ̥"/>
        </w:rPr>
        <w:t>出现</w:t>
      </w:r>
      <w:r>
        <w:rPr>
          <w:rFonts w:ascii="ˎ̥" w:hAnsi="ˎ̥"/>
        </w:rPr>
        <w:t>得分且投标报价相同的并列</w:t>
      </w:r>
      <w:r>
        <w:rPr>
          <w:rFonts w:hint="eastAsia" w:ascii="ˎ̥" w:hAnsi="ˎ̥"/>
        </w:rPr>
        <w:t>情况时，采取随机抽取的方式确定，具体操作办法及流程由评审委员会确定。</w:t>
      </w:r>
    </w:p>
    <w:p w14:paraId="616E61E9">
      <w:pPr>
        <w:ind w:firstLine="411" w:firstLineChars="196"/>
        <w:rPr>
          <w:rFonts w:ascii="宋体" w:hAnsi="宋体"/>
          <w:szCs w:val="21"/>
        </w:rPr>
      </w:pPr>
      <w:r>
        <w:rPr>
          <w:rFonts w:hint="eastAsia" w:ascii="宋体" w:hAnsi="宋体"/>
          <w:szCs w:val="21"/>
        </w:rPr>
        <w:t>38.2评定分离项目定标方法</w:t>
      </w:r>
    </w:p>
    <w:p w14:paraId="0041A0E7">
      <w:pPr>
        <w:ind w:firstLine="411" w:firstLineChars="196"/>
        <w:rPr>
          <w:rFonts w:ascii="宋体" w:hAnsi="宋体"/>
          <w:szCs w:val="21"/>
        </w:rPr>
      </w:pPr>
      <w:r>
        <w:rPr>
          <w:rFonts w:hint="eastAsia" w:ascii="宋体" w:hAnsi="宋体"/>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4248AEDD">
      <w:pPr>
        <w:ind w:firstLine="411" w:firstLineChars="196"/>
      </w:pPr>
      <w:r>
        <w:rPr>
          <w:rFonts w:ascii="宋体" w:hAnsi="宋体"/>
          <w:szCs w:val="21"/>
        </w:rPr>
        <w:t xml:space="preserve">38.2.2 </w:t>
      </w:r>
      <w:bookmarkStart w:id="136" w:name="_Hlk71469733"/>
      <w:r>
        <w:t>适用评定分离的政府采购项目，采用综合评分法评</w:t>
      </w:r>
      <w:r>
        <w:rPr>
          <w:rFonts w:hint="eastAsia"/>
        </w:rPr>
        <w:t>审。</w:t>
      </w:r>
      <w:r>
        <w:rPr>
          <w:rFonts w:hint="eastAsia" w:ascii="宋体" w:hAnsi="宋体"/>
          <w:szCs w:val="21"/>
        </w:rPr>
        <w:t>评审委员会按照评审结果，推荐</w:t>
      </w:r>
      <w:r>
        <w:t>三个合格的候选中标供应商。</w:t>
      </w:r>
    </w:p>
    <w:p w14:paraId="3B36ACA0">
      <w:pPr>
        <w:ind w:firstLine="411" w:firstLineChars="196"/>
        <w:rPr>
          <w:rFonts w:ascii="宋体" w:hAnsi="宋体"/>
          <w:szCs w:val="21"/>
        </w:rPr>
      </w:pPr>
      <w:r>
        <w:rPr>
          <w:rFonts w:hint="eastAsia" w:ascii="宋体" w:hAnsi="宋体"/>
          <w:szCs w:val="21"/>
        </w:rPr>
        <w:t>38.2.3</w:t>
      </w:r>
      <w:bookmarkStart w:id="137" w:name="_Hlk71469688"/>
      <w:r>
        <w:t>适用评定分离的政府采购项目，</w:t>
      </w:r>
      <w:r>
        <w:rPr>
          <w:rFonts w:hint="eastAsia" w:ascii="宋体" w:hAnsi="宋体"/>
          <w:szCs w:val="21"/>
        </w:rPr>
        <w:t>按照自定法确定中标供应商：自定法是指采购人组织定标委员会，由定标委员会在三家候选中标供应商中确定中标供应商。</w:t>
      </w:r>
      <w:bookmarkEnd w:id="136"/>
      <w:bookmarkEnd w:id="137"/>
    </w:p>
    <w:p w14:paraId="7A246F7D">
      <w:pPr>
        <w:ind w:firstLine="411" w:firstLineChars="196"/>
        <w:rPr>
          <w:rFonts w:ascii="宋体" w:hAnsi="宋体"/>
          <w:szCs w:val="21"/>
        </w:rPr>
      </w:pPr>
      <w:r>
        <w:rPr>
          <w:rFonts w:ascii="宋体" w:hAnsi="宋体"/>
          <w:szCs w:val="21"/>
        </w:rPr>
        <w:t>38.2.4</w:t>
      </w:r>
      <w:r>
        <w:rPr>
          <w:rFonts w:hint="eastAsia" w:ascii="宋体" w:hAnsi="宋体"/>
          <w:szCs w:val="21"/>
        </w:rPr>
        <w:t>政府集中采购机构</w:t>
      </w:r>
      <w:r>
        <w:t>应当自评审结束之日起两个工作日内将候选中标供应商名单及其投标文件、评审报告送交采购人</w:t>
      </w:r>
      <w:r>
        <w:rPr>
          <w:rFonts w:hint="eastAsia" w:ascii="宋体" w:hAnsi="宋体"/>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lang w:val="en-US" w:eastAsia="zh-CN"/>
        </w:rPr>
        <w:t>&lt;</w:t>
      </w:r>
      <w:r>
        <w:rPr>
          <w:rFonts w:hint="eastAsia"/>
        </w:rPr>
        <w:t>深圳市政府采购评标定标分离管理办法</w:t>
      </w:r>
      <w:r>
        <w:rPr>
          <w:rFonts w:hint="eastAsia"/>
          <w:lang w:val="en-US" w:eastAsia="zh-CN"/>
        </w:rPr>
        <w:t>&gt;</w:t>
      </w:r>
      <w:r>
        <w:rPr>
          <w:rFonts w:hint="eastAsia"/>
        </w:rPr>
        <w:t>续期的通知》（深财规〔2023〕1号）执行。</w:t>
      </w:r>
    </w:p>
    <w:p w14:paraId="017326CC">
      <w:pPr>
        <w:ind w:firstLine="411" w:firstLineChars="196"/>
        <w:rPr>
          <w:rFonts w:ascii="宋体" w:hAnsi="宋体"/>
          <w:szCs w:val="21"/>
        </w:rPr>
      </w:pPr>
      <w:r>
        <w:rPr>
          <w:rFonts w:hint="eastAsia" w:ascii="宋体" w:hAnsi="宋体"/>
          <w:szCs w:val="21"/>
        </w:rPr>
        <w:t>说明：采购人及投标供应商应按照上述方法提前做好相关准备。</w:t>
      </w:r>
    </w:p>
    <w:p w14:paraId="1F88ABE3">
      <w:pPr>
        <w:ind w:firstLine="411" w:firstLineChars="196"/>
        <w:rPr>
          <w:rFonts w:ascii="宋体" w:hAnsi="宋体"/>
          <w:szCs w:val="21"/>
        </w:rPr>
      </w:pPr>
      <w:r>
        <w:rPr>
          <w:rFonts w:hint="eastAsia" w:ascii="宋体" w:hAnsi="宋体"/>
          <w:szCs w:val="21"/>
        </w:rPr>
        <w:t>38.3专用条款另有规定的，按专用条款相关要求定标。</w:t>
      </w:r>
      <w:bookmarkEnd w:id="134"/>
    </w:p>
    <w:p w14:paraId="40E7906F">
      <w:pPr>
        <w:rPr>
          <w:rFonts w:ascii="黑体" w:hAnsi="宋体" w:eastAsia="黑体"/>
          <w:sz w:val="24"/>
        </w:rPr>
      </w:pPr>
      <w:r>
        <w:rPr>
          <w:rFonts w:hint="eastAsia" w:ascii="黑体" w:hAnsi="宋体" w:eastAsia="黑体"/>
          <w:sz w:val="24"/>
        </w:rPr>
        <w:t>39．编写评审报告</w:t>
      </w:r>
    </w:p>
    <w:p w14:paraId="52E29178">
      <w:pPr>
        <w:ind w:firstLine="411" w:firstLineChars="196"/>
        <w:rPr>
          <w:rFonts w:ascii="宋体" w:hAnsi="宋体"/>
          <w:szCs w:val="21"/>
        </w:rPr>
      </w:pPr>
      <w:r>
        <w:rPr>
          <w:rFonts w:hint="eastAsia" w:ascii="宋体" w:hAnsi="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50CAE686">
      <w:pPr>
        <w:rPr>
          <w:rFonts w:ascii="黑体" w:hAnsi="宋体" w:eastAsia="黑体"/>
          <w:sz w:val="24"/>
        </w:rPr>
      </w:pPr>
      <w:r>
        <w:rPr>
          <w:rFonts w:hint="eastAsia" w:ascii="黑体" w:hAnsi="宋体" w:eastAsia="黑体"/>
          <w:sz w:val="24"/>
        </w:rPr>
        <w:t>40．中标公告</w:t>
      </w:r>
    </w:p>
    <w:p w14:paraId="40D220D6">
      <w:pPr>
        <w:ind w:firstLine="411" w:firstLineChars="196"/>
        <w:rPr>
          <w:rFonts w:ascii="宋体" w:hAnsi="宋体"/>
          <w:szCs w:val="21"/>
        </w:rPr>
      </w:pPr>
      <w:r>
        <w:rPr>
          <w:rFonts w:hint="eastAsia" w:ascii="宋体" w:hAnsi="宋体"/>
          <w:szCs w:val="21"/>
        </w:rPr>
        <w:t>40.1</w:t>
      </w:r>
      <w:bookmarkStart w:id="138" w:name="_Hlk72438709"/>
      <w:r>
        <w:rPr>
          <w:rFonts w:hint="eastAsia" w:ascii="宋体" w:hAnsi="宋体"/>
          <w:szCs w:val="21"/>
        </w:rPr>
        <w:t>为体现“公开、公平、公正”的原则，评审结束后经采购人确认（确定）评审结果，政府集中采购机构将在</w:t>
      </w:r>
      <w:r>
        <w:rPr>
          <w:rFonts w:hint="eastAsia" w:ascii="宋体" w:hAnsi="宋体"/>
          <w:b/>
          <w:bCs/>
          <w:szCs w:val="21"/>
        </w:rPr>
        <w:t>深圳公共资源交易网（https://szggzy.com/）</w:t>
      </w:r>
      <w:r>
        <w:rPr>
          <w:rFonts w:hint="eastAsia" w:ascii="宋体" w:hAnsi="宋体"/>
          <w:szCs w:val="21"/>
        </w:rPr>
        <w:t>上发布中标结果公告。</w:t>
      </w:r>
      <w:bookmarkEnd w:id="138"/>
      <w:bookmarkStart w:id="139" w:name="_Hlk72438751"/>
      <w:r>
        <w:rPr>
          <w:rFonts w:hint="eastAsia" w:ascii="宋体" w:hAnsi="宋体"/>
          <w:szCs w:val="21"/>
        </w:rPr>
        <w:t>供应商如对评审结果有异议，</w:t>
      </w:r>
      <w:r>
        <w:rPr>
          <w:rFonts w:ascii="宋体" w:hAnsi="宋体"/>
          <w:szCs w:val="21"/>
        </w:rPr>
        <w:t>可在发布公示日期起</w:t>
      </w:r>
      <w:r>
        <w:rPr>
          <w:rFonts w:hint="eastAsia" w:ascii="宋体" w:hAnsi="宋体"/>
          <w:szCs w:val="21"/>
        </w:rPr>
        <w:t>七</w:t>
      </w:r>
      <w:r>
        <w:rPr>
          <w:rFonts w:ascii="宋体" w:hAnsi="宋体"/>
          <w:szCs w:val="21"/>
        </w:rPr>
        <w:t>个工作日内向</w:t>
      </w:r>
      <w:r>
        <w:rPr>
          <w:rFonts w:hint="eastAsia" w:ascii="宋体" w:hAnsi="宋体"/>
          <w:szCs w:val="21"/>
        </w:rPr>
        <w:t>政府集中采购机构</w:t>
      </w:r>
      <w:r>
        <w:rPr>
          <w:rFonts w:ascii="宋体" w:hAnsi="宋体"/>
          <w:szCs w:val="21"/>
        </w:rPr>
        <w:t>提出。 监督电话：0755-83948143。</w:t>
      </w:r>
      <w:r>
        <w:rPr>
          <w:rFonts w:hint="eastAsia" w:ascii="宋体" w:hAnsi="宋体"/>
          <w:szCs w:val="21"/>
        </w:rPr>
        <w:t>若在公示期内未提出质疑，则视为认同该评审结果。</w:t>
      </w:r>
    </w:p>
    <w:bookmarkEnd w:id="139"/>
    <w:p w14:paraId="19DB5F27">
      <w:pPr>
        <w:ind w:firstLine="411" w:firstLineChars="196"/>
        <w:rPr>
          <w:rFonts w:ascii="宋体" w:hAnsi="宋体"/>
          <w:szCs w:val="21"/>
        </w:rPr>
      </w:pPr>
      <w:r>
        <w:rPr>
          <w:rFonts w:hint="eastAsia" w:ascii="宋体" w:hAnsi="宋体"/>
          <w:szCs w:val="21"/>
        </w:rPr>
        <w:t>40.2质疑、投诉供应商应保证质疑、投诉内容的真实性和可靠性，并承担相应的法律责任。</w:t>
      </w:r>
    </w:p>
    <w:p w14:paraId="6F8844F8">
      <w:pPr>
        <w:rPr>
          <w:rFonts w:ascii="黑体" w:hAnsi="宋体" w:eastAsia="黑体"/>
          <w:sz w:val="24"/>
        </w:rPr>
      </w:pPr>
      <w:r>
        <w:rPr>
          <w:rFonts w:hint="eastAsia" w:ascii="黑体" w:hAnsi="宋体" w:eastAsia="黑体"/>
          <w:sz w:val="24"/>
        </w:rPr>
        <w:t>41．中标通知书</w:t>
      </w:r>
    </w:p>
    <w:p w14:paraId="0D24D703">
      <w:pPr>
        <w:ind w:firstLine="411" w:firstLineChars="196"/>
        <w:rPr>
          <w:rFonts w:ascii="宋体" w:hAnsi="宋体"/>
          <w:szCs w:val="21"/>
        </w:rPr>
      </w:pPr>
      <w:r>
        <w:rPr>
          <w:rFonts w:hint="eastAsia" w:ascii="宋体" w:hAnsi="宋体"/>
          <w:szCs w:val="21"/>
        </w:rPr>
        <w:t>41</w:t>
      </w:r>
      <w:r>
        <w:rPr>
          <w:rFonts w:ascii="宋体" w:hAnsi="宋体"/>
          <w:szCs w:val="21"/>
        </w:rPr>
        <w:t>.</w:t>
      </w:r>
      <w:r>
        <w:rPr>
          <w:rFonts w:hint="eastAsia" w:ascii="宋体" w:hAnsi="宋体"/>
          <w:szCs w:val="21"/>
        </w:rPr>
        <w:t>1</w:t>
      </w:r>
      <w:bookmarkStart w:id="140" w:name="_Hlk72438863"/>
      <w:r>
        <w:rPr>
          <w:rFonts w:hint="eastAsia" w:ascii="宋体" w:hAnsi="宋体"/>
          <w:szCs w:val="21"/>
        </w:rPr>
        <w:t>中标公告公布以后无异常的情况下,中标供应商和采购人可自行在</w:t>
      </w:r>
      <w:r>
        <w:rPr>
          <w:rFonts w:hint="eastAsia" w:ascii="宋体" w:hAnsi="宋体"/>
          <w:b/>
          <w:bCs/>
          <w:szCs w:val="21"/>
        </w:rPr>
        <w:t>“深圳政府采购智慧平台（http://zfcg.szggzy.com/）”</w:t>
      </w:r>
      <w:r>
        <w:rPr>
          <w:rFonts w:hint="eastAsia" w:ascii="宋体" w:hAnsi="宋体"/>
          <w:szCs w:val="21"/>
        </w:rPr>
        <w:t>上打印</w:t>
      </w:r>
      <w:r>
        <w:rPr>
          <w:rFonts w:hint="eastAsia" w:ascii="宋体" w:hAnsi="宋体"/>
          <w:b/>
          <w:szCs w:val="21"/>
        </w:rPr>
        <w:t>《数字中标通知书》</w:t>
      </w:r>
      <w:r>
        <w:rPr>
          <w:rFonts w:hint="eastAsia" w:ascii="宋体" w:hAnsi="宋体"/>
          <w:szCs w:val="21"/>
        </w:rPr>
        <w:t>。</w:t>
      </w:r>
      <w:bookmarkEnd w:id="140"/>
    </w:p>
    <w:p w14:paraId="12CE4FA2">
      <w:pPr>
        <w:ind w:firstLine="411" w:firstLineChars="196"/>
        <w:rPr>
          <w:rFonts w:ascii="宋体" w:hAnsi="宋体"/>
          <w:szCs w:val="21"/>
        </w:rPr>
      </w:pPr>
      <w:r>
        <w:rPr>
          <w:rFonts w:hint="eastAsia" w:ascii="宋体" w:hAnsi="宋体"/>
          <w:szCs w:val="21"/>
        </w:rPr>
        <w:t>41</w:t>
      </w:r>
      <w:r>
        <w:rPr>
          <w:rFonts w:ascii="宋体" w:hAnsi="宋体"/>
          <w:szCs w:val="21"/>
        </w:rPr>
        <w:t>.2</w:t>
      </w:r>
      <w:r>
        <w:rPr>
          <w:rFonts w:hint="eastAsia" w:ascii="宋体" w:hAnsi="宋体"/>
          <w:szCs w:val="21"/>
        </w:rPr>
        <w:t>中标通知书是合同的重要组成部分。</w:t>
      </w:r>
    </w:p>
    <w:p w14:paraId="357BF1B6">
      <w:pPr>
        <w:ind w:firstLine="411" w:firstLineChars="196"/>
        <w:rPr>
          <w:rFonts w:ascii="宋体" w:hAnsi="宋体"/>
          <w:szCs w:val="21"/>
        </w:rPr>
      </w:pPr>
      <w:bookmarkStart w:id="141" w:name="_Hlk71407340"/>
      <w:r>
        <w:rPr>
          <w:rFonts w:hint="eastAsia" w:ascii="宋体" w:hAnsi="宋体"/>
          <w:szCs w:val="21"/>
        </w:rPr>
        <w:t>41.3因质疑投诉或其它原因导致项目结果变更或采购终止的，政府集中采购机构有权吊销中标通知书。</w:t>
      </w:r>
    </w:p>
    <w:bookmarkEnd w:id="141"/>
    <w:p w14:paraId="2886CF28">
      <w:pPr>
        <w:ind w:firstLine="411" w:firstLineChars="196"/>
        <w:rPr>
          <w:rFonts w:ascii="宋体" w:hAnsi="宋体"/>
          <w:szCs w:val="21"/>
        </w:rPr>
      </w:pPr>
    </w:p>
    <w:p w14:paraId="2E81219A">
      <w:pPr>
        <w:pStyle w:val="6"/>
        <w:numPr>
          <w:ilvl w:val="0"/>
          <w:numId w:val="18"/>
        </w:numPr>
        <w:spacing w:before="120" w:beforeLines="50" w:after="120" w:afterLines="50"/>
        <w:ind w:left="562" w:hanging="562"/>
        <w:rPr>
          <w:sz w:val="28"/>
          <w:szCs w:val="28"/>
        </w:rPr>
      </w:pPr>
      <w:r>
        <w:rPr>
          <w:rFonts w:hint="eastAsia"/>
          <w:sz w:val="28"/>
          <w:szCs w:val="28"/>
        </w:rPr>
        <w:t>公开招标失败的后续处理</w:t>
      </w:r>
    </w:p>
    <w:p w14:paraId="1DFD7CCA">
      <w:pPr>
        <w:rPr>
          <w:rFonts w:ascii="黑体" w:hAnsi="宋体" w:eastAsia="黑体"/>
          <w:sz w:val="24"/>
        </w:rPr>
      </w:pPr>
      <w:r>
        <w:rPr>
          <w:rFonts w:hint="eastAsia" w:ascii="黑体" w:hAnsi="宋体" w:eastAsia="黑体"/>
          <w:sz w:val="24"/>
        </w:rPr>
        <w:t>42．公开招标失败的处理</w:t>
      </w:r>
    </w:p>
    <w:p w14:paraId="13F4F858">
      <w:pPr>
        <w:ind w:firstLine="411" w:firstLineChars="196"/>
        <w:rPr>
          <w:rFonts w:ascii="宋体" w:hAnsi="宋体"/>
        </w:rPr>
      </w:pPr>
      <w:r>
        <w:rPr>
          <w:rFonts w:hint="eastAsia" w:ascii="宋体" w:hAnsi="宋体"/>
          <w:szCs w:val="21"/>
        </w:rPr>
        <w:t>42.1本项目公开招标过程中若由于投标截止后</w:t>
      </w:r>
      <w:r>
        <w:rPr>
          <w:rFonts w:hint="eastAsia" w:ascii="宋体" w:hAnsi="宋体"/>
        </w:rPr>
        <w:t>实际递交</w:t>
      </w:r>
      <w:r>
        <w:rPr>
          <w:rFonts w:ascii="宋体" w:hAnsi="宋体"/>
        </w:rPr>
        <w:t>投标</w:t>
      </w:r>
      <w:r>
        <w:rPr>
          <w:rFonts w:hint="eastAsia" w:ascii="宋体" w:hAnsi="宋体"/>
        </w:rPr>
        <w:t>文件的供应商数量不足、经</w:t>
      </w:r>
      <w:r>
        <w:rPr>
          <w:rFonts w:hint="eastAsia" w:ascii="宋体" w:hAnsi="宋体"/>
          <w:szCs w:val="21"/>
        </w:rPr>
        <w:t>评审委员会</w:t>
      </w:r>
      <w:r>
        <w:rPr>
          <w:rFonts w:hint="eastAsia" w:ascii="宋体" w:hAnsi="宋体"/>
        </w:rPr>
        <w:t>评审对招标文件作实质响应的供应商不足等原因造成公开招标失败，可由</w:t>
      </w:r>
      <w:r>
        <w:rPr>
          <w:rFonts w:hint="eastAsia" w:ascii="宋体" w:hAnsi="宋体" w:cs="宋体"/>
        </w:rPr>
        <w:t>政府集中采购机构</w:t>
      </w:r>
      <w:r>
        <w:rPr>
          <w:rFonts w:hint="eastAsia" w:ascii="宋体" w:hAnsi="宋体"/>
        </w:rPr>
        <w:t>重新组织采购。</w:t>
      </w:r>
    </w:p>
    <w:p w14:paraId="1C3C4C91">
      <w:pPr>
        <w:ind w:firstLine="411" w:firstLineChars="196"/>
        <w:rPr>
          <w:rFonts w:ascii="宋体" w:hAnsi="宋体"/>
          <w:szCs w:val="21"/>
        </w:rPr>
      </w:pPr>
      <w:r>
        <w:rPr>
          <w:rFonts w:hint="eastAsia" w:ascii="宋体" w:hAnsi="宋体"/>
          <w:szCs w:val="21"/>
        </w:rPr>
        <w:t>42.2对公开招标失败的项目，评审委员会在出具该项目招标失败结论的同时，可以提出重新采购组织形式的建议，以及进一步完善招标文件的资格、技术、商务要求的修改建议。</w:t>
      </w:r>
    </w:p>
    <w:p w14:paraId="1AF8190C">
      <w:pPr>
        <w:ind w:firstLine="411" w:firstLineChars="196"/>
        <w:rPr>
          <w:rFonts w:ascii="宋体" w:hAnsi="宋体"/>
          <w:szCs w:val="21"/>
        </w:rPr>
      </w:pPr>
      <w:r>
        <w:rPr>
          <w:rFonts w:hint="eastAsia" w:ascii="宋体" w:hAnsi="宋体"/>
          <w:szCs w:val="21"/>
        </w:rPr>
        <w:t>42.3重新组织采购有以下两种组织形式：</w:t>
      </w:r>
    </w:p>
    <w:p w14:paraId="79F75A83">
      <w:pPr>
        <w:ind w:firstLine="411" w:firstLineChars="196"/>
        <w:rPr>
          <w:rFonts w:ascii="宋体" w:hAnsi="宋体"/>
        </w:rPr>
      </w:pPr>
      <w:r>
        <w:rPr>
          <w:rFonts w:hint="eastAsia" w:ascii="宋体" w:hAnsi="宋体"/>
        </w:rPr>
        <w:t>（1）由政府集中采购机构重新组织公开招标；</w:t>
      </w:r>
    </w:p>
    <w:p w14:paraId="3D1A4169">
      <w:pPr>
        <w:ind w:firstLine="411" w:firstLineChars="196"/>
        <w:rPr>
          <w:rFonts w:ascii="宋体" w:hAnsi="宋体"/>
        </w:rPr>
      </w:pPr>
      <w:r>
        <w:rPr>
          <w:rFonts w:hint="eastAsia" w:ascii="宋体" w:hAnsi="宋体"/>
        </w:rPr>
        <w:t>（2）根据实际情况需要向同级财政部门提出非公开招标方式申请，经同级财政部门批准，公开招标失败采购项目可转为竞争性谈判或单一来源谈判方式采购。</w:t>
      </w:r>
    </w:p>
    <w:p w14:paraId="099DED39">
      <w:pPr>
        <w:ind w:firstLine="411" w:firstLineChars="196"/>
        <w:rPr>
          <w:rFonts w:ascii="宋体" w:hAnsi="宋体"/>
        </w:rPr>
      </w:pPr>
      <w:r>
        <w:rPr>
          <w:rFonts w:hint="eastAsia" w:ascii="宋体" w:hAnsi="宋体"/>
        </w:rPr>
        <w:t>42.4公开招标失败的采购项目重新组织公开招标，由政府集中采购机构重新按公开招标流程组织采购活动。</w:t>
      </w:r>
    </w:p>
    <w:p w14:paraId="5D614E35">
      <w:pPr>
        <w:rPr>
          <w:rFonts w:ascii="宋体" w:hAnsi="宋体"/>
        </w:rPr>
      </w:pPr>
      <w:r>
        <w:rPr>
          <w:rFonts w:hint="eastAsia" w:ascii="黑体" w:hAnsi="宋体" w:eastAsia="黑体"/>
          <w:sz w:val="24"/>
        </w:rPr>
        <w:t xml:space="preserve">    </w:t>
      </w:r>
      <w:r>
        <w:rPr>
          <w:rFonts w:hint="eastAsia" w:ascii="宋体" w:hAnsi="宋体"/>
        </w:rPr>
        <w:t>42.5公开招标失败的采购项目经同级财政部门批准转为竞争性谈判或单一来源谈判方式采购的，按规定要求组织政府采购工作。</w:t>
      </w:r>
    </w:p>
    <w:p w14:paraId="4E895D38">
      <w:pPr>
        <w:rPr>
          <w:rFonts w:ascii="黑体" w:hAnsi="宋体" w:eastAsia="黑体"/>
          <w:sz w:val="24"/>
        </w:rPr>
      </w:pPr>
    </w:p>
    <w:p w14:paraId="59F2DE05">
      <w:pPr>
        <w:pStyle w:val="6"/>
        <w:numPr>
          <w:ilvl w:val="0"/>
          <w:numId w:val="18"/>
        </w:numPr>
        <w:spacing w:before="120" w:beforeLines="50" w:after="120" w:afterLines="50"/>
        <w:ind w:left="562" w:hanging="562"/>
        <w:rPr>
          <w:sz w:val="28"/>
          <w:szCs w:val="28"/>
        </w:rPr>
      </w:pPr>
      <w:bookmarkStart w:id="142" w:name="_Hlk72439043"/>
      <w:r>
        <w:rPr>
          <w:rFonts w:hint="eastAsia"/>
          <w:sz w:val="28"/>
          <w:szCs w:val="28"/>
        </w:rPr>
        <w:t>合同的授予与备案</w:t>
      </w:r>
      <w:bookmarkEnd w:id="142"/>
    </w:p>
    <w:p w14:paraId="5D9D740C">
      <w:pPr>
        <w:rPr>
          <w:rFonts w:ascii="黑体" w:hAnsi="宋体" w:eastAsia="黑体"/>
          <w:sz w:val="24"/>
        </w:rPr>
      </w:pPr>
      <w:bookmarkStart w:id="143" w:name="_Toc73517679"/>
      <w:bookmarkStart w:id="144" w:name="_Toc73521674"/>
      <w:bookmarkStart w:id="145" w:name="_Toc73518157"/>
      <w:bookmarkStart w:id="146" w:name="_Toc73521586"/>
      <w:bookmarkStart w:id="147" w:name="_Toc100052408"/>
      <w:bookmarkStart w:id="148" w:name="_Hlk72439088"/>
      <w:r>
        <w:rPr>
          <w:rFonts w:hint="eastAsia" w:ascii="黑体" w:hAnsi="宋体" w:eastAsia="黑体"/>
          <w:sz w:val="24"/>
        </w:rPr>
        <w:t>43．合同授予标准</w:t>
      </w:r>
      <w:bookmarkEnd w:id="143"/>
      <w:bookmarkEnd w:id="144"/>
      <w:bookmarkEnd w:id="145"/>
      <w:bookmarkEnd w:id="146"/>
      <w:bookmarkEnd w:id="147"/>
    </w:p>
    <w:p w14:paraId="716FF95D">
      <w:pPr>
        <w:ind w:firstLine="411" w:firstLineChars="196"/>
        <w:rPr>
          <w:rFonts w:ascii="宋体" w:hAnsi="宋体"/>
          <w:szCs w:val="21"/>
        </w:rPr>
      </w:pPr>
      <w:r>
        <w:rPr>
          <w:rFonts w:hint="eastAsia" w:ascii="宋体" w:hAnsi="宋体"/>
          <w:szCs w:val="21"/>
        </w:rPr>
        <w:t>本项目的合同将授予经本招标文件规定评审确定的中标供应商。</w:t>
      </w:r>
    </w:p>
    <w:p w14:paraId="466B1AAC">
      <w:pPr>
        <w:rPr>
          <w:rFonts w:ascii="黑体" w:hAnsi="宋体" w:eastAsia="黑体"/>
          <w:sz w:val="24"/>
        </w:rPr>
      </w:pPr>
      <w:bookmarkStart w:id="149" w:name="_Toc73521587"/>
      <w:bookmarkStart w:id="150" w:name="_Toc73521675"/>
      <w:bookmarkStart w:id="151" w:name="_Toc73517680"/>
      <w:bookmarkStart w:id="152" w:name="_Toc73518158"/>
      <w:bookmarkStart w:id="153" w:name="_Toc100052409"/>
      <w:r>
        <w:rPr>
          <w:rFonts w:hint="eastAsia" w:ascii="黑体" w:hAnsi="宋体" w:eastAsia="黑体"/>
          <w:sz w:val="24"/>
        </w:rPr>
        <w:t>44．</w:t>
      </w:r>
      <w:bookmarkEnd w:id="149"/>
      <w:bookmarkEnd w:id="150"/>
      <w:bookmarkEnd w:id="151"/>
      <w:bookmarkEnd w:id="152"/>
      <w:bookmarkEnd w:id="153"/>
      <w:r>
        <w:rPr>
          <w:rFonts w:hint="eastAsia" w:ascii="黑体" w:hAnsi="宋体" w:eastAsia="黑体"/>
          <w:sz w:val="24"/>
        </w:rPr>
        <w:t>接受和拒绝任何或所有投标的权力</w:t>
      </w:r>
    </w:p>
    <w:p w14:paraId="40D27C04">
      <w:pPr>
        <w:ind w:firstLine="411" w:firstLineChars="196"/>
        <w:rPr>
          <w:rFonts w:ascii="宋体" w:hAnsi="宋体"/>
          <w:szCs w:val="21"/>
        </w:rPr>
      </w:pPr>
      <w:r>
        <w:rPr>
          <w:rFonts w:hint="eastAsia" w:ascii="宋体" w:hAnsi="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2DE084B9">
      <w:pPr>
        <w:rPr>
          <w:rFonts w:ascii="黑体" w:hAnsi="宋体" w:eastAsia="黑体"/>
          <w:sz w:val="24"/>
        </w:rPr>
      </w:pPr>
      <w:bookmarkStart w:id="154" w:name="_Toc73517682"/>
      <w:bookmarkStart w:id="155" w:name="_Toc73521589"/>
      <w:bookmarkStart w:id="156" w:name="_Toc73518160"/>
      <w:bookmarkStart w:id="157" w:name="_Toc100052410"/>
      <w:bookmarkStart w:id="158" w:name="_Toc73521677"/>
      <w:r>
        <w:rPr>
          <w:rFonts w:hint="eastAsia" w:ascii="黑体" w:hAnsi="宋体" w:eastAsia="黑体"/>
          <w:sz w:val="24"/>
        </w:rPr>
        <w:t>45．合同的签订</w:t>
      </w:r>
      <w:bookmarkEnd w:id="154"/>
      <w:bookmarkEnd w:id="155"/>
      <w:bookmarkEnd w:id="156"/>
      <w:bookmarkEnd w:id="157"/>
      <w:bookmarkEnd w:id="158"/>
    </w:p>
    <w:p w14:paraId="79C46EF1">
      <w:pPr>
        <w:ind w:firstLine="411" w:firstLineChars="196"/>
        <w:rPr>
          <w:rFonts w:ascii="宋体" w:hAnsi="宋体"/>
          <w:szCs w:val="21"/>
        </w:rPr>
      </w:pPr>
      <w:r>
        <w:rPr>
          <w:rFonts w:hint="eastAsia" w:ascii="宋体" w:hAnsi="宋体"/>
          <w:szCs w:val="21"/>
        </w:rPr>
        <w:t>45.1中标人将于中标通知书发出之日起十个工作日内，按照采购文件（招标文件和投标文件等）内容与采购人签订政府采购合同；合同的实质性内容应当符合招标文件的规定；</w:t>
      </w:r>
    </w:p>
    <w:p w14:paraId="2B6A8726">
      <w:pPr>
        <w:ind w:firstLine="411" w:firstLineChars="196"/>
        <w:rPr>
          <w:rFonts w:ascii="宋体" w:hAnsi="宋体"/>
          <w:szCs w:val="21"/>
        </w:rPr>
      </w:pPr>
      <w:r>
        <w:rPr>
          <w:rFonts w:hint="eastAsia" w:ascii="宋体" w:hAnsi="宋体"/>
          <w:szCs w:val="21"/>
        </w:rPr>
        <w:t>45.2中标人如不按本通用条款第45</w:t>
      </w:r>
      <w:r>
        <w:rPr>
          <w:rFonts w:ascii="宋体" w:hAnsi="宋体"/>
          <w:szCs w:val="21"/>
        </w:rPr>
        <w:t>.1</w:t>
      </w:r>
      <w:r>
        <w:rPr>
          <w:rFonts w:hint="eastAsia" w:ascii="宋体" w:hAnsi="宋体"/>
          <w:szCs w:val="21"/>
        </w:rPr>
        <w:t>款的规定与采购人签订合同，</w:t>
      </w:r>
      <w:r>
        <w:rPr>
          <w:rFonts w:ascii="宋体" w:hAnsi="宋体" w:cs="宋体"/>
          <w:kern w:val="0"/>
          <w:szCs w:val="21"/>
        </w:rPr>
        <w:t>情节严重的，由</w:t>
      </w:r>
      <w:r>
        <w:rPr>
          <w:rFonts w:hint="eastAsia" w:ascii="宋体" w:hAnsi="宋体" w:cs="宋体"/>
          <w:kern w:val="0"/>
          <w:szCs w:val="21"/>
        </w:rPr>
        <w:t>同级财政</w:t>
      </w:r>
      <w:r>
        <w:rPr>
          <w:rFonts w:ascii="宋体" w:hAnsi="宋体" w:cs="宋体"/>
          <w:kern w:val="0"/>
          <w:szCs w:val="21"/>
        </w:rPr>
        <w:t>部门记入供应商诚信档案，予以通报</w:t>
      </w:r>
      <w:r>
        <w:rPr>
          <w:rFonts w:hint="eastAsia" w:ascii="宋体" w:hAnsi="宋体"/>
          <w:szCs w:val="21"/>
        </w:rPr>
        <w:t>；</w:t>
      </w:r>
    </w:p>
    <w:p w14:paraId="344D2791">
      <w:pPr>
        <w:ind w:firstLine="411" w:firstLineChars="196"/>
        <w:rPr>
          <w:rFonts w:ascii="宋体" w:hAnsi="宋体"/>
          <w:szCs w:val="21"/>
        </w:rPr>
      </w:pPr>
      <w:r>
        <w:rPr>
          <w:rFonts w:hint="eastAsia" w:ascii="宋体" w:hAnsi="宋体"/>
          <w:szCs w:val="21"/>
        </w:rPr>
        <w:t>45.3中标人应当按照合同约定履行义务，完成中标项目，不得将中标项目转让（转包）给他人。</w:t>
      </w:r>
    </w:p>
    <w:p w14:paraId="31A1F627">
      <w:pPr>
        <w:rPr>
          <w:rFonts w:ascii="黑体" w:hAnsi="宋体" w:eastAsia="黑体"/>
          <w:sz w:val="24"/>
        </w:rPr>
      </w:pPr>
      <w:bookmarkStart w:id="159" w:name="_Toc73518161"/>
      <w:bookmarkStart w:id="160" w:name="_Toc100052411"/>
      <w:bookmarkStart w:id="161" w:name="_Toc73517683"/>
      <w:bookmarkStart w:id="162" w:name="_Toc73521590"/>
      <w:bookmarkStart w:id="163" w:name="_Toc73521678"/>
      <w:r>
        <w:rPr>
          <w:rFonts w:hint="eastAsia" w:ascii="黑体" w:hAnsi="宋体" w:eastAsia="黑体"/>
          <w:sz w:val="24"/>
        </w:rPr>
        <w:t>46．履约担保</w:t>
      </w:r>
      <w:bookmarkEnd w:id="159"/>
      <w:bookmarkEnd w:id="160"/>
      <w:bookmarkEnd w:id="161"/>
      <w:bookmarkEnd w:id="162"/>
      <w:bookmarkEnd w:id="163"/>
    </w:p>
    <w:p w14:paraId="652168B4">
      <w:pPr>
        <w:ind w:firstLine="411" w:firstLineChars="196"/>
        <w:rPr>
          <w:rFonts w:ascii="宋体" w:hAnsi="宋体"/>
          <w:szCs w:val="21"/>
        </w:rPr>
      </w:pPr>
      <w:r>
        <w:rPr>
          <w:rFonts w:hint="eastAsia" w:ascii="宋体" w:hAnsi="宋体"/>
          <w:szCs w:val="21"/>
        </w:rPr>
        <w:t>46.1在签订项目合同的同时，中标人应按“对通用条款的补充内容”中规定的金额向采购人提交履约担保；</w:t>
      </w:r>
    </w:p>
    <w:p w14:paraId="5AD6C20D">
      <w:pPr>
        <w:ind w:firstLine="411" w:firstLineChars="196"/>
        <w:rPr>
          <w:rFonts w:ascii="宋体" w:hAnsi="宋体"/>
          <w:szCs w:val="21"/>
        </w:rPr>
      </w:pPr>
      <w:r>
        <w:rPr>
          <w:rFonts w:hint="eastAsia" w:ascii="宋体" w:hAnsi="宋体"/>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14:paraId="71D0E8F3">
      <w:pPr>
        <w:rPr>
          <w:rFonts w:ascii="黑体" w:hAnsi="宋体" w:eastAsia="黑体"/>
          <w:sz w:val="24"/>
        </w:rPr>
      </w:pPr>
      <w:r>
        <w:rPr>
          <w:rFonts w:hint="eastAsia" w:ascii="黑体" w:hAnsi="宋体" w:eastAsia="黑体"/>
          <w:sz w:val="24"/>
        </w:rPr>
        <w:t>47. 合同备案</w:t>
      </w:r>
    </w:p>
    <w:p w14:paraId="7C0724F3">
      <w:pPr>
        <w:ind w:firstLine="420" w:firstLineChars="200"/>
        <w:rPr>
          <w:rFonts w:hint="eastAsia" w:ascii="宋体" w:hAnsi="宋体" w:eastAsia="宋体" w:cs="Times New Roman"/>
          <w:kern w:val="2"/>
          <w:sz w:val="21"/>
          <w:szCs w:val="21"/>
          <w:lang w:val="en-US" w:eastAsia="zh-CN"/>
        </w:rPr>
      </w:pPr>
      <w:r>
        <w:rPr>
          <w:rFonts w:hint="eastAsia" w:ascii="宋体" w:hAnsi="宋体" w:eastAsia="宋体" w:cs="Times New Roman"/>
          <w:kern w:val="2"/>
          <w:sz w:val="21"/>
          <w:szCs w:val="21"/>
          <w:lang w:eastAsia="zh-Hans"/>
        </w:rPr>
        <w:t>采购人与中标供应商自中标通知书发出之日起10个工作日内签订政府采购合同，</w:t>
      </w:r>
      <w:r>
        <w:rPr>
          <w:rFonts w:hint="eastAsia" w:ascii="宋体" w:hAnsi="宋体" w:eastAsia="宋体" w:cs="Times New Roman"/>
          <w:kern w:val="2"/>
          <w:sz w:val="21"/>
          <w:szCs w:val="21"/>
          <w:lang w:val="en-US" w:eastAsia="zh-CN"/>
        </w:rPr>
        <w:t>并按财政部门规定提交备案。</w:t>
      </w:r>
    </w:p>
    <w:p w14:paraId="52557C8D">
      <w:pPr>
        <w:rPr>
          <w:rFonts w:ascii="黑体" w:hAnsi="宋体" w:eastAsia="黑体"/>
          <w:sz w:val="24"/>
        </w:rPr>
      </w:pPr>
      <w:r>
        <w:rPr>
          <w:rFonts w:hint="eastAsia" w:ascii="黑体" w:hAnsi="宋体" w:eastAsia="黑体"/>
          <w:sz w:val="24"/>
        </w:rPr>
        <w:t>48. 合同变更</w:t>
      </w:r>
    </w:p>
    <w:p w14:paraId="58DDE2D4">
      <w:pPr>
        <w:ind w:firstLine="411" w:firstLineChars="196"/>
        <w:rPr>
          <w:rFonts w:ascii="宋体" w:hAnsi="宋体"/>
          <w:szCs w:val="21"/>
        </w:rPr>
      </w:pPr>
      <w:r>
        <w:rPr>
          <w:rFonts w:hint="eastAsia" w:ascii="宋体" w:hAnsi="宋体"/>
          <w:szCs w:val="21"/>
        </w:rPr>
        <w:t>合同变更事宜按《深圳市财政局关于优化政府采购合同备案的通知》（深财发保〔2022〕2号）相关规定执行。</w:t>
      </w:r>
    </w:p>
    <w:p w14:paraId="0E186CC0">
      <w:pPr>
        <w:rPr>
          <w:rFonts w:ascii="黑体" w:hAnsi="宋体" w:eastAsia="黑体"/>
          <w:sz w:val="24"/>
        </w:rPr>
      </w:pPr>
      <w:r>
        <w:rPr>
          <w:rFonts w:hint="eastAsia" w:ascii="黑体" w:hAnsi="宋体" w:eastAsia="黑体"/>
          <w:sz w:val="24"/>
        </w:rPr>
        <w:t>49. 项目验收</w:t>
      </w:r>
    </w:p>
    <w:p w14:paraId="32CDFDAF">
      <w:pPr>
        <w:widowControl/>
        <w:ind w:right="176" w:firstLine="420"/>
        <w:jc w:val="left"/>
        <w:rPr>
          <w:rFonts w:ascii="宋体" w:hAnsi="宋体"/>
        </w:rPr>
      </w:pPr>
      <w:r>
        <w:rPr>
          <w:rFonts w:hint="eastAsia" w:ascii="宋体" w:hAnsi="宋体"/>
        </w:rPr>
        <w:t>49.1采购人应当按照招标文件和合同规定的标准和方法，及时组织验收。</w:t>
      </w:r>
      <w:r>
        <w:rPr>
          <w:rFonts w:ascii="宋体" w:hAnsi="宋体"/>
        </w:rPr>
        <w:t xml:space="preserve"> </w:t>
      </w:r>
    </w:p>
    <w:p w14:paraId="156592DD">
      <w:pPr>
        <w:rPr>
          <w:rFonts w:ascii="黑体" w:hAnsi="宋体" w:eastAsia="黑体"/>
          <w:sz w:val="24"/>
        </w:rPr>
      </w:pPr>
      <w:r>
        <w:rPr>
          <w:rFonts w:hint="eastAsia" w:ascii="黑体" w:hAnsi="宋体" w:eastAsia="黑体"/>
          <w:sz w:val="24"/>
        </w:rPr>
        <w:t>50. 宣传</w:t>
      </w:r>
    </w:p>
    <w:p w14:paraId="35F42105">
      <w:pPr>
        <w:ind w:left="210" w:leftChars="100" w:firstLine="411" w:firstLineChars="196"/>
        <w:rPr>
          <w:rFonts w:ascii="宋体" w:hAnsi="宋体"/>
        </w:rPr>
      </w:pPr>
      <w:r>
        <w:rPr>
          <w:rFonts w:hint="eastAsia" w:ascii="宋体" w:hAnsi="宋体"/>
        </w:rPr>
        <w:t>凡与政府采购活动有关的宣传或广告，若当中提及政府采购，</w:t>
      </w:r>
      <w:r>
        <w:rPr>
          <w:rFonts w:ascii="宋体" w:hAnsi="宋体"/>
        </w:rPr>
        <w:t>必须事先将具体对外宣传方案报</w:t>
      </w:r>
      <w:r>
        <w:rPr>
          <w:rFonts w:hint="eastAsia" w:ascii="宋体" w:hAnsi="宋体"/>
        </w:rPr>
        <w:t>同级财政部门</w:t>
      </w:r>
      <w:r>
        <w:rPr>
          <w:rFonts w:ascii="宋体" w:hAnsi="宋体"/>
        </w:rPr>
        <w:t>和</w:t>
      </w:r>
      <w:r>
        <w:rPr>
          <w:rFonts w:hint="eastAsia" w:ascii="宋体" w:hAnsi="宋体"/>
        </w:rPr>
        <w:t>政府集中采购机构</w:t>
      </w:r>
      <w:r>
        <w:rPr>
          <w:rFonts w:ascii="宋体" w:hAnsi="宋体"/>
        </w:rPr>
        <w:t>，并征得其同意。对外市场宣传包括但不限于以下形式：</w:t>
      </w:r>
    </w:p>
    <w:p w14:paraId="0196FE30">
      <w:pPr>
        <w:ind w:left="210" w:leftChars="100" w:firstLine="411" w:firstLineChars="196"/>
        <w:rPr>
          <w:rFonts w:ascii="宋体" w:hAnsi="宋体"/>
        </w:rPr>
      </w:pPr>
      <w:r>
        <w:rPr>
          <w:rFonts w:ascii="宋体" w:hAnsi="宋体"/>
        </w:rPr>
        <w:t>a.名片、宣传册、广告标语等；</w:t>
      </w:r>
    </w:p>
    <w:p w14:paraId="727A4003">
      <w:pPr>
        <w:ind w:left="210" w:leftChars="100" w:firstLine="411" w:firstLineChars="196"/>
        <w:rPr>
          <w:rFonts w:ascii="宋体" w:hAnsi="宋体"/>
        </w:rPr>
      </w:pPr>
      <w:r>
        <w:rPr>
          <w:rFonts w:ascii="宋体" w:hAnsi="宋体"/>
        </w:rPr>
        <w:t>b.案例介绍、推广等；</w:t>
      </w:r>
    </w:p>
    <w:p w14:paraId="2F58D11F">
      <w:pPr>
        <w:ind w:left="210" w:leftChars="100" w:firstLine="411" w:firstLineChars="196"/>
        <w:rPr>
          <w:rFonts w:ascii="宋体" w:hAnsi="宋体"/>
        </w:rPr>
      </w:pPr>
      <w:r>
        <w:rPr>
          <w:rFonts w:hint="eastAsia" w:ascii="宋体" w:hAnsi="宋体"/>
        </w:rPr>
        <w:t>c.工作</w:t>
      </w:r>
      <w:r>
        <w:rPr>
          <w:rFonts w:ascii="宋体" w:hAnsi="宋体"/>
        </w:rPr>
        <w:t>人员向其他消费群体宣传。</w:t>
      </w:r>
    </w:p>
    <w:p w14:paraId="73B805D0">
      <w:pPr>
        <w:rPr>
          <w:rFonts w:ascii="黑体" w:hAnsi="宋体" w:eastAsia="黑体"/>
          <w:sz w:val="24"/>
        </w:rPr>
      </w:pPr>
      <w:r>
        <w:rPr>
          <w:rFonts w:hint="eastAsia" w:ascii="黑体" w:hAnsi="宋体" w:eastAsia="黑体"/>
          <w:sz w:val="24"/>
        </w:rPr>
        <w:t>51. 供应商违法责任</w:t>
      </w:r>
    </w:p>
    <w:p w14:paraId="4A4A8725">
      <w:pPr>
        <w:ind w:firstLine="411" w:firstLineChars="196"/>
        <w:rPr>
          <w:rFonts w:ascii="宋体" w:hAnsi="宋体"/>
          <w:szCs w:val="21"/>
        </w:rPr>
      </w:pPr>
      <w:r>
        <w:rPr>
          <w:rFonts w:hint="eastAsia" w:ascii="宋体" w:hAnsi="宋体"/>
          <w:szCs w:val="21"/>
        </w:rPr>
        <w:t>5</w:t>
      </w:r>
      <w:r>
        <w:rPr>
          <w:rFonts w:ascii="宋体" w:hAnsi="宋体"/>
          <w:szCs w:val="21"/>
        </w:rPr>
        <w:t>1.1</w:t>
      </w:r>
      <w:r>
        <w:rPr>
          <w:rFonts w:hint="eastAsia" w:ascii="宋体" w:hAnsi="宋体"/>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4D4A1D45">
      <w:pPr>
        <w:ind w:firstLine="411" w:firstLineChars="196"/>
        <w:rPr>
          <w:rFonts w:ascii="宋体" w:hAnsi="宋体"/>
          <w:szCs w:val="21"/>
        </w:rPr>
      </w:pPr>
      <w:r>
        <w:rPr>
          <w:rFonts w:hint="eastAsia" w:ascii="宋体" w:hAnsi="宋体"/>
          <w:szCs w:val="21"/>
        </w:rPr>
        <w:t>（1）在采购活动中应当回避而未回避的；</w:t>
      </w:r>
    </w:p>
    <w:p w14:paraId="4B905AA0">
      <w:pPr>
        <w:ind w:firstLine="411" w:firstLineChars="196"/>
        <w:rPr>
          <w:rFonts w:ascii="宋体" w:hAnsi="宋体"/>
          <w:szCs w:val="21"/>
        </w:rPr>
      </w:pPr>
      <w:r>
        <w:rPr>
          <w:rFonts w:hint="eastAsia" w:ascii="宋体" w:hAnsi="宋体"/>
          <w:szCs w:val="21"/>
        </w:rPr>
        <w:t>（2）未按本条例规定签订、履行采购合同，造成严重后果的；</w:t>
      </w:r>
    </w:p>
    <w:p w14:paraId="06B96F61">
      <w:pPr>
        <w:ind w:firstLine="411" w:firstLineChars="196"/>
        <w:rPr>
          <w:rFonts w:ascii="宋体" w:hAnsi="宋体"/>
          <w:szCs w:val="21"/>
        </w:rPr>
      </w:pPr>
      <w:r>
        <w:rPr>
          <w:rFonts w:hint="eastAsia" w:ascii="宋体" w:hAnsi="宋体"/>
          <w:szCs w:val="21"/>
        </w:rPr>
        <w:t>（3）隐瞒真实情况，提供虚假资料的；</w:t>
      </w:r>
    </w:p>
    <w:p w14:paraId="3FD91F3B">
      <w:pPr>
        <w:ind w:firstLine="411" w:firstLineChars="196"/>
        <w:rPr>
          <w:rFonts w:ascii="宋体" w:hAnsi="宋体"/>
          <w:szCs w:val="21"/>
        </w:rPr>
      </w:pPr>
      <w:r>
        <w:rPr>
          <w:rFonts w:hint="eastAsia" w:ascii="宋体" w:hAnsi="宋体"/>
          <w:szCs w:val="21"/>
        </w:rPr>
        <w:t>（4）以非法手段排斥其他供应商参与竞争的；</w:t>
      </w:r>
    </w:p>
    <w:p w14:paraId="5C331764">
      <w:pPr>
        <w:ind w:firstLine="411" w:firstLineChars="196"/>
        <w:rPr>
          <w:rFonts w:ascii="宋体" w:hAnsi="宋体"/>
          <w:szCs w:val="21"/>
        </w:rPr>
      </w:pPr>
      <w:r>
        <w:rPr>
          <w:rFonts w:hint="eastAsia" w:ascii="宋体" w:hAnsi="宋体"/>
          <w:szCs w:val="21"/>
        </w:rPr>
        <w:t>（5）与其他采购参加人串通投标的；</w:t>
      </w:r>
    </w:p>
    <w:p w14:paraId="3CDD4301">
      <w:pPr>
        <w:ind w:firstLine="411" w:firstLineChars="196"/>
        <w:rPr>
          <w:rFonts w:ascii="宋体" w:hAnsi="宋体"/>
          <w:szCs w:val="21"/>
        </w:rPr>
      </w:pPr>
      <w:r>
        <w:rPr>
          <w:rFonts w:hint="eastAsia" w:ascii="宋体" w:hAnsi="宋体"/>
          <w:szCs w:val="21"/>
        </w:rPr>
        <w:t>（6）恶意投诉的；</w:t>
      </w:r>
    </w:p>
    <w:p w14:paraId="54B638E5">
      <w:pPr>
        <w:ind w:firstLine="411" w:firstLineChars="196"/>
        <w:rPr>
          <w:rFonts w:ascii="宋体" w:hAnsi="宋体"/>
          <w:szCs w:val="21"/>
        </w:rPr>
      </w:pPr>
      <w:r>
        <w:rPr>
          <w:rFonts w:hint="eastAsia" w:ascii="宋体" w:hAnsi="宋体"/>
          <w:szCs w:val="21"/>
        </w:rPr>
        <w:t>（7）向采购项目相关人行贿或者提供其他不当利益的；</w:t>
      </w:r>
    </w:p>
    <w:p w14:paraId="366F75AB">
      <w:pPr>
        <w:ind w:firstLine="411" w:firstLineChars="196"/>
        <w:rPr>
          <w:rFonts w:ascii="宋体" w:hAnsi="宋体"/>
          <w:szCs w:val="21"/>
        </w:rPr>
      </w:pPr>
      <w:r>
        <w:rPr>
          <w:rFonts w:hint="eastAsia" w:ascii="宋体" w:hAnsi="宋体"/>
          <w:szCs w:val="21"/>
        </w:rPr>
        <w:t>（8）阻碍、抗拒主管部门监督检查的；</w:t>
      </w:r>
    </w:p>
    <w:p w14:paraId="2A0AF366">
      <w:pPr>
        <w:ind w:firstLine="411" w:firstLineChars="196"/>
        <w:rPr>
          <w:rFonts w:ascii="宋体" w:hAnsi="宋体"/>
          <w:szCs w:val="21"/>
        </w:rPr>
      </w:pPr>
      <w:r>
        <w:rPr>
          <w:rFonts w:hint="eastAsia" w:ascii="宋体" w:hAnsi="宋体"/>
          <w:szCs w:val="21"/>
        </w:rPr>
        <w:t>（9）其他违反本条例规定的行为。</w:t>
      </w:r>
    </w:p>
    <w:p w14:paraId="5A42CC18">
      <w:pPr>
        <w:ind w:firstLine="411" w:firstLineChars="196"/>
        <w:rPr>
          <w:rFonts w:ascii="宋体" w:hAnsi="宋体"/>
          <w:szCs w:val="21"/>
        </w:rPr>
      </w:pPr>
      <w:r>
        <w:rPr>
          <w:rFonts w:hint="eastAsia" w:ascii="宋体" w:hAnsi="宋体"/>
          <w:szCs w:val="21"/>
        </w:rPr>
        <w:t>5</w:t>
      </w:r>
      <w:r>
        <w:rPr>
          <w:rFonts w:ascii="宋体" w:hAnsi="宋体"/>
          <w:szCs w:val="21"/>
        </w:rPr>
        <w:t xml:space="preserve">1.2 </w:t>
      </w:r>
      <w:r>
        <w:rPr>
          <w:rFonts w:hint="eastAsia" w:ascii="宋体" w:hAnsi="宋体"/>
          <w:szCs w:val="21"/>
        </w:rPr>
        <w:t>根据《深圳市财政局关于调整政府采购投标（响应）保证金管理政策的通知 》（深财购〔2021〕51 号）的要求，供应商在政府采购活动中出现《深圳经济特区政府采购条例实施细则》第八十条所列情形的，</w:t>
      </w:r>
      <w:bookmarkStart w:id="164" w:name="_Hlk72440769"/>
      <w:r>
        <w:rPr>
          <w:rFonts w:hint="eastAsia" w:ascii="宋体" w:hAnsi="宋体"/>
          <w:szCs w:val="21"/>
        </w:rPr>
        <w:t>政府集中采购机构或采购人不予退还其交纳的谈判保证金，情节严重的，并由主管部门</w:t>
      </w:r>
      <w:bookmarkEnd w:id="164"/>
      <w:r>
        <w:rPr>
          <w:rFonts w:hint="eastAsia" w:ascii="宋体" w:hAnsi="宋体"/>
          <w:szCs w:val="21"/>
        </w:rPr>
        <w:t>记入供应商诚信档案，予以通报：</w:t>
      </w:r>
    </w:p>
    <w:p w14:paraId="617CC14C">
      <w:pPr>
        <w:ind w:firstLine="411" w:firstLineChars="196"/>
        <w:rPr>
          <w:rFonts w:ascii="宋体" w:hAnsi="宋体"/>
          <w:szCs w:val="21"/>
        </w:rPr>
      </w:pPr>
      <w:r>
        <w:rPr>
          <w:rFonts w:hint="eastAsia" w:ascii="宋体" w:hAnsi="宋体"/>
          <w:szCs w:val="21"/>
        </w:rPr>
        <w:t>（1</w:t>
      </w:r>
      <w:r>
        <w:rPr>
          <w:rFonts w:ascii="宋体" w:hAnsi="宋体"/>
          <w:szCs w:val="21"/>
        </w:rPr>
        <w:t>）投标截止后，撤销投标的；</w:t>
      </w:r>
    </w:p>
    <w:p w14:paraId="47B669B4">
      <w:pPr>
        <w:ind w:firstLine="411" w:firstLineChars="196"/>
        <w:rPr>
          <w:rFonts w:ascii="宋体" w:hAnsi="宋体"/>
          <w:szCs w:val="21"/>
        </w:rPr>
      </w:pPr>
      <w:r>
        <w:rPr>
          <w:rFonts w:ascii="宋体" w:hAnsi="宋体"/>
          <w:szCs w:val="21"/>
        </w:rPr>
        <w:t>（</w:t>
      </w:r>
      <w:r>
        <w:rPr>
          <w:rFonts w:hint="eastAsia" w:ascii="宋体" w:hAnsi="宋体"/>
          <w:szCs w:val="21"/>
        </w:rPr>
        <w:t>2</w:t>
      </w:r>
      <w:r>
        <w:rPr>
          <w:rFonts w:ascii="宋体" w:hAnsi="宋体"/>
          <w:szCs w:val="21"/>
        </w:rPr>
        <w:t>）中标后无正当理由未在规定期限内签订合同的；</w:t>
      </w:r>
    </w:p>
    <w:p w14:paraId="6DBBED1C">
      <w:pPr>
        <w:ind w:firstLine="411" w:firstLineChars="196"/>
        <w:rPr>
          <w:rFonts w:ascii="宋体" w:hAnsi="宋体"/>
          <w:szCs w:val="21"/>
        </w:rPr>
      </w:pPr>
      <w:r>
        <w:rPr>
          <w:rFonts w:ascii="宋体" w:hAnsi="宋体"/>
          <w:szCs w:val="21"/>
        </w:rPr>
        <w:t>（</w:t>
      </w:r>
      <w:r>
        <w:rPr>
          <w:rFonts w:hint="eastAsia" w:ascii="宋体" w:hAnsi="宋体"/>
          <w:szCs w:val="21"/>
        </w:rPr>
        <w:t>3</w:t>
      </w:r>
      <w:r>
        <w:rPr>
          <w:rFonts w:ascii="宋体" w:hAnsi="宋体"/>
          <w:szCs w:val="21"/>
        </w:rPr>
        <w:t>）将中标项目转让给他人、或者在投标文件中未说明且未经采购人、采购招标机构同意，将中标项目分包给他人的；</w:t>
      </w:r>
    </w:p>
    <w:p w14:paraId="4D351257">
      <w:pPr>
        <w:ind w:firstLine="411" w:firstLineChars="196"/>
        <w:rPr>
          <w:rFonts w:ascii="宋体" w:hAnsi="宋体"/>
          <w:szCs w:val="21"/>
        </w:rPr>
      </w:pPr>
      <w:r>
        <w:rPr>
          <w:rFonts w:ascii="宋体" w:hAnsi="宋体"/>
          <w:szCs w:val="21"/>
        </w:rPr>
        <w:t>（</w:t>
      </w:r>
      <w:r>
        <w:rPr>
          <w:rFonts w:hint="eastAsia" w:ascii="宋体" w:hAnsi="宋体"/>
          <w:szCs w:val="21"/>
        </w:rPr>
        <w:t>4</w:t>
      </w:r>
      <w:r>
        <w:rPr>
          <w:rFonts w:ascii="宋体" w:hAnsi="宋体"/>
          <w:szCs w:val="21"/>
        </w:rPr>
        <w:t>）拒绝履行合同义务的</w:t>
      </w:r>
      <w:r>
        <w:rPr>
          <w:rFonts w:hint="eastAsia" w:ascii="宋体" w:hAnsi="宋体"/>
          <w:szCs w:val="21"/>
        </w:rPr>
        <w:t>。</w:t>
      </w:r>
    </w:p>
    <w:bookmarkEnd w:id="148"/>
    <w:p w14:paraId="1E712F17">
      <w:pPr>
        <w:pStyle w:val="6"/>
        <w:numPr>
          <w:ilvl w:val="0"/>
          <w:numId w:val="18"/>
        </w:numPr>
        <w:spacing w:before="120" w:beforeLines="50" w:after="120" w:afterLines="50"/>
        <w:ind w:left="562" w:hanging="562"/>
        <w:rPr>
          <w:sz w:val="28"/>
          <w:szCs w:val="28"/>
        </w:rPr>
      </w:pPr>
      <w:r>
        <w:rPr>
          <w:rFonts w:hint="eastAsia"/>
          <w:sz w:val="28"/>
          <w:szCs w:val="28"/>
        </w:rPr>
        <w:t>质疑处理</w:t>
      </w:r>
    </w:p>
    <w:p w14:paraId="0DCF2F19">
      <w:pPr>
        <w:rPr>
          <w:rFonts w:ascii="黑体" w:hAnsi="宋体" w:eastAsia="黑体"/>
          <w:sz w:val="24"/>
        </w:rPr>
      </w:pPr>
      <w:bookmarkStart w:id="165" w:name="_Hlk72439706"/>
      <w:r>
        <w:rPr>
          <w:rFonts w:hint="eastAsia" w:ascii="黑体" w:hAnsi="宋体" w:eastAsia="黑体"/>
          <w:sz w:val="24"/>
        </w:rPr>
        <w:t>52.质疑提出与答复</w:t>
      </w:r>
    </w:p>
    <w:p w14:paraId="4E56F3FD">
      <w:pPr>
        <w:rPr>
          <w:rFonts w:ascii="宋体" w:hAnsi="宋体"/>
          <w:szCs w:val="21"/>
        </w:rPr>
      </w:pPr>
      <w:r>
        <w:rPr>
          <w:rFonts w:hint="eastAsia" w:ascii="宋体" w:hAnsi="宋体"/>
          <w:szCs w:val="21"/>
        </w:rPr>
        <w:t xml:space="preserve">    52.1提出质疑</w:t>
      </w:r>
    </w:p>
    <w:p w14:paraId="21DA14E8">
      <w:pPr>
        <w:rPr>
          <w:rFonts w:ascii="宋体" w:hAnsi="宋体"/>
          <w:szCs w:val="21"/>
        </w:rPr>
      </w:pPr>
      <w:r>
        <w:rPr>
          <w:rFonts w:hint="eastAsia" w:ascii="宋体" w:hAnsi="宋体"/>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1D57A1AF">
      <w:pPr>
        <w:rPr>
          <w:rFonts w:ascii="宋体" w:hAnsi="宋体"/>
          <w:szCs w:val="21"/>
        </w:rPr>
      </w:pPr>
      <w:r>
        <w:rPr>
          <w:rFonts w:hint="eastAsia" w:ascii="宋体" w:hAnsi="宋体"/>
          <w:szCs w:val="21"/>
        </w:rPr>
        <w:t xml:space="preserve">    52.2</w:t>
      </w:r>
      <w:r>
        <w:rPr>
          <w:rFonts w:ascii="宋体" w:hAnsi="宋体"/>
          <w:szCs w:val="21"/>
        </w:rPr>
        <w:t>法律依据</w:t>
      </w:r>
    </w:p>
    <w:p w14:paraId="06A1A9AB">
      <w:pPr>
        <w:rPr>
          <w:rFonts w:ascii="宋体" w:hAnsi="宋体"/>
          <w:szCs w:val="21"/>
        </w:rPr>
      </w:pPr>
      <w:r>
        <w:rPr>
          <w:rFonts w:hint="eastAsia" w:ascii="宋体" w:hAnsi="宋体"/>
          <w:szCs w:val="21"/>
        </w:rPr>
        <w:t xml:space="preserve">    《中华人民共和国政府采购法》、《中华人民共和国政府采购法实施条例》、</w:t>
      </w:r>
      <w:r>
        <w:rPr>
          <w:rFonts w:ascii="宋体" w:hAnsi="宋体"/>
          <w:szCs w:val="21"/>
        </w:rPr>
        <w:t>《</w:t>
      </w:r>
      <w:r>
        <w:rPr>
          <w:rFonts w:hint="eastAsia" w:ascii="宋体" w:hAnsi="宋体"/>
          <w:szCs w:val="21"/>
        </w:rPr>
        <w:t>深圳经济特区政府采购</w:t>
      </w:r>
      <w:r>
        <w:rPr>
          <w:rFonts w:ascii="宋体" w:hAnsi="宋体"/>
          <w:szCs w:val="21"/>
        </w:rPr>
        <w:t>条例</w:t>
      </w:r>
      <w:r>
        <w:rPr>
          <w:rFonts w:hint="eastAsia" w:ascii="宋体" w:hAnsi="宋体"/>
          <w:szCs w:val="21"/>
        </w:rPr>
        <w:t>》、《深圳经济特区政府采购条例实施细则》、《政府采购质疑和投诉办法》（财政部令第94号）和其他有关法律法规规定。</w:t>
      </w:r>
    </w:p>
    <w:p w14:paraId="741B3595">
      <w:pPr>
        <w:rPr>
          <w:rFonts w:ascii="宋体" w:hAnsi="宋体"/>
          <w:szCs w:val="21"/>
        </w:rPr>
      </w:pPr>
      <w:r>
        <w:rPr>
          <w:rFonts w:hint="eastAsia" w:ascii="宋体" w:hAnsi="宋体"/>
          <w:szCs w:val="21"/>
        </w:rPr>
        <w:t xml:space="preserve">  </w:t>
      </w:r>
      <w:r>
        <w:rPr>
          <w:rFonts w:hint="eastAsia" w:ascii="宋体" w:hAnsi="宋体"/>
          <w:color w:val="FF0000"/>
          <w:szCs w:val="21"/>
        </w:rPr>
        <w:t xml:space="preserve">  </w:t>
      </w:r>
      <w:r>
        <w:rPr>
          <w:rFonts w:hint="eastAsia" w:ascii="宋体" w:hAnsi="宋体"/>
          <w:szCs w:val="21"/>
        </w:rPr>
        <w:t>52.3质疑条件</w:t>
      </w:r>
    </w:p>
    <w:p w14:paraId="0152F823">
      <w:pPr>
        <w:rPr>
          <w:rFonts w:ascii="宋体" w:hAnsi="宋体"/>
          <w:szCs w:val="21"/>
        </w:rPr>
      </w:pPr>
      <w:r>
        <w:rPr>
          <w:rFonts w:hint="eastAsia" w:ascii="宋体" w:hAnsi="宋体"/>
          <w:szCs w:val="21"/>
        </w:rPr>
        <w:t xml:space="preserve">    52.3.1提出质疑的供应商应当是参与所质疑项目采购活动的供应商；</w:t>
      </w:r>
      <w:bookmarkStart w:id="166" w:name="_Hlk75374941"/>
      <w:r>
        <w:rPr>
          <w:rFonts w:hint="eastAsia" w:ascii="宋体" w:hAnsi="宋体"/>
          <w:szCs w:val="21"/>
        </w:rPr>
        <w:t>以联合体形式参与的，质疑应当由组成联合体的所有成员共同提出</w:t>
      </w:r>
      <w:bookmarkEnd w:id="166"/>
      <w:r>
        <w:rPr>
          <w:rFonts w:hint="eastAsia" w:ascii="宋体" w:hAnsi="宋体"/>
          <w:szCs w:val="21"/>
        </w:rPr>
        <w:t>；</w:t>
      </w:r>
    </w:p>
    <w:p w14:paraId="7D17DB31">
      <w:pPr>
        <w:rPr>
          <w:rFonts w:ascii="宋体" w:hAnsi="宋体"/>
          <w:szCs w:val="21"/>
        </w:rPr>
      </w:pPr>
      <w:r>
        <w:rPr>
          <w:rFonts w:hint="eastAsia" w:ascii="宋体" w:hAnsi="宋体"/>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hint="eastAsia" w:ascii="宋体" w:hAnsi="宋体"/>
          <w:szCs w:val="21"/>
          <w:lang w:val="en-US" w:eastAsia="zh-CN"/>
        </w:rPr>
        <w:t>采购</w:t>
      </w:r>
      <w:r>
        <w:rPr>
          <w:rFonts w:hint="eastAsia" w:ascii="宋体" w:hAnsi="宋体"/>
          <w:szCs w:val="21"/>
        </w:rPr>
        <w:t>文件的质疑，为</w:t>
      </w:r>
      <w:r>
        <w:rPr>
          <w:rFonts w:hint="eastAsia" w:ascii="宋体" w:hAnsi="宋体"/>
          <w:szCs w:val="21"/>
          <w:lang w:val="en-US" w:eastAsia="zh-CN"/>
        </w:rPr>
        <w:t>采购</w:t>
      </w:r>
      <w:r>
        <w:rPr>
          <w:rFonts w:hint="eastAsia" w:ascii="宋体" w:hAnsi="宋体"/>
          <w:szCs w:val="21"/>
        </w:rPr>
        <w:t>文件公布之日；对采购过程的质疑，为各采购程序环节结束之日；对中标</w:t>
      </w:r>
      <w:r>
        <w:rPr>
          <w:rFonts w:hint="eastAsia" w:ascii="宋体" w:hAnsi="宋体"/>
          <w:szCs w:val="21"/>
          <w:lang w:eastAsia="zh-CN"/>
        </w:rPr>
        <w:t>（</w:t>
      </w:r>
      <w:r>
        <w:rPr>
          <w:rFonts w:hint="eastAsia" w:ascii="宋体" w:hAnsi="宋体"/>
          <w:szCs w:val="21"/>
          <w:lang w:val="en-US" w:eastAsia="zh-CN"/>
        </w:rPr>
        <w:t>成交</w:t>
      </w:r>
      <w:r>
        <w:rPr>
          <w:rFonts w:hint="eastAsia" w:ascii="宋体" w:hAnsi="宋体"/>
          <w:szCs w:val="21"/>
          <w:lang w:eastAsia="zh-CN"/>
        </w:rPr>
        <w:t>）</w:t>
      </w:r>
      <w:r>
        <w:rPr>
          <w:rFonts w:hint="eastAsia" w:ascii="宋体" w:hAnsi="宋体"/>
          <w:szCs w:val="21"/>
        </w:rPr>
        <w:t>结果以及评审委员会组成人员的质疑，为中标</w:t>
      </w:r>
      <w:r>
        <w:rPr>
          <w:rFonts w:hint="eastAsia" w:ascii="宋体" w:hAnsi="宋体"/>
          <w:szCs w:val="21"/>
          <w:lang w:eastAsia="zh-CN"/>
        </w:rPr>
        <w:t>（</w:t>
      </w:r>
      <w:r>
        <w:rPr>
          <w:rFonts w:hint="eastAsia" w:ascii="宋体" w:hAnsi="宋体"/>
          <w:szCs w:val="21"/>
          <w:lang w:val="en-US" w:eastAsia="zh-CN"/>
        </w:rPr>
        <w:t>成交</w:t>
      </w:r>
      <w:r>
        <w:rPr>
          <w:rFonts w:hint="eastAsia" w:ascii="宋体" w:hAnsi="宋体"/>
          <w:szCs w:val="21"/>
          <w:lang w:eastAsia="zh-CN"/>
        </w:rPr>
        <w:t>）</w:t>
      </w:r>
      <w:r>
        <w:rPr>
          <w:rFonts w:hint="eastAsia" w:ascii="宋体" w:hAnsi="宋体"/>
          <w:szCs w:val="21"/>
        </w:rPr>
        <w:t>结果公示之日；</w:t>
      </w:r>
    </w:p>
    <w:p w14:paraId="6AA62EDE">
      <w:pPr>
        <w:ind w:firstLine="420"/>
        <w:rPr>
          <w:rFonts w:ascii="宋体" w:hAnsi="宋体"/>
          <w:szCs w:val="21"/>
        </w:rPr>
      </w:pPr>
      <w:r>
        <w:rPr>
          <w:rFonts w:hint="eastAsia" w:ascii="宋体" w:hAnsi="宋体"/>
          <w:szCs w:val="21"/>
        </w:rPr>
        <w:t>52.3.3应提交书面质疑函，质疑函应当包括以下内容：</w:t>
      </w:r>
      <w:r>
        <w:rPr>
          <w:rFonts w:ascii="宋体" w:hAnsi="宋体"/>
          <w:szCs w:val="21"/>
        </w:rPr>
        <w:t xml:space="preserve"> </w:t>
      </w:r>
    </w:p>
    <w:p w14:paraId="64395842">
      <w:pPr>
        <w:ind w:firstLine="420"/>
        <w:rPr>
          <w:rFonts w:ascii="宋体" w:hAnsi="宋体"/>
          <w:szCs w:val="21"/>
        </w:rPr>
      </w:pPr>
      <w:r>
        <w:rPr>
          <w:rFonts w:hint="eastAsia" w:ascii="宋体" w:hAnsi="宋体"/>
          <w:szCs w:val="21"/>
        </w:rPr>
        <w:t>（1）供应商的名称（或者姓名）、地址、邮编、邮箱、联系人及联系电话；</w:t>
      </w:r>
    </w:p>
    <w:p w14:paraId="3A122B8E">
      <w:pPr>
        <w:ind w:firstLine="420" w:firstLineChars="200"/>
        <w:rPr>
          <w:rFonts w:ascii="宋体" w:hAnsi="宋体"/>
          <w:szCs w:val="21"/>
        </w:rPr>
      </w:pPr>
      <w:r>
        <w:rPr>
          <w:rFonts w:hint="eastAsia" w:ascii="宋体" w:hAnsi="宋体"/>
          <w:szCs w:val="21"/>
        </w:rPr>
        <w:t>（2）质疑项目的名称、编号；</w:t>
      </w:r>
    </w:p>
    <w:p w14:paraId="4F18ABCC">
      <w:pPr>
        <w:ind w:firstLine="420" w:firstLineChars="200"/>
        <w:rPr>
          <w:rFonts w:ascii="宋体" w:hAnsi="宋体"/>
          <w:szCs w:val="21"/>
        </w:rPr>
      </w:pPr>
      <w:r>
        <w:rPr>
          <w:rFonts w:hint="eastAsia" w:ascii="宋体" w:hAnsi="宋体"/>
          <w:szCs w:val="21"/>
        </w:rPr>
        <w:t>（3）具体、明确的质疑对象、质疑事项和质疑请求；</w:t>
      </w:r>
    </w:p>
    <w:p w14:paraId="0E6C60EC">
      <w:pPr>
        <w:ind w:firstLine="420" w:firstLineChars="200"/>
        <w:rPr>
          <w:rFonts w:ascii="宋体" w:hAnsi="宋体"/>
          <w:szCs w:val="21"/>
        </w:rPr>
      </w:pPr>
      <w:r>
        <w:rPr>
          <w:rFonts w:hint="eastAsia" w:ascii="宋体" w:hAnsi="宋体"/>
          <w:szCs w:val="21"/>
        </w:rPr>
        <w:t>（4）因质疑事项而受损害的权益；</w:t>
      </w:r>
    </w:p>
    <w:p w14:paraId="3B17F450">
      <w:pPr>
        <w:ind w:firstLine="420" w:firstLineChars="200"/>
        <w:rPr>
          <w:rFonts w:ascii="宋体" w:hAnsi="宋体"/>
          <w:szCs w:val="21"/>
        </w:rPr>
      </w:pPr>
      <w:r>
        <w:rPr>
          <w:rFonts w:hint="eastAsia" w:ascii="宋体" w:hAnsi="宋体"/>
          <w:szCs w:val="21"/>
        </w:rPr>
        <w:t>（5）事实依据；</w:t>
      </w:r>
    </w:p>
    <w:p w14:paraId="57BA3ADF">
      <w:pPr>
        <w:ind w:firstLine="420" w:firstLineChars="200"/>
        <w:rPr>
          <w:rFonts w:ascii="宋体" w:hAnsi="宋体"/>
          <w:szCs w:val="21"/>
        </w:rPr>
      </w:pPr>
      <w:r>
        <w:rPr>
          <w:rFonts w:hint="eastAsia" w:ascii="宋体" w:hAnsi="宋体"/>
          <w:szCs w:val="21"/>
        </w:rPr>
        <w:t>（6）必要的法律依据；</w:t>
      </w:r>
    </w:p>
    <w:p w14:paraId="675E2F5E">
      <w:pPr>
        <w:ind w:firstLine="420" w:firstLineChars="200"/>
        <w:rPr>
          <w:rFonts w:ascii="宋体" w:hAnsi="宋体"/>
          <w:szCs w:val="21"/>
        </w:rPr>
      </w:pPr>
      <w:r>
        <w:rPr>
          <w:rFonts w:hint="eastAsia" w:ascii="宋体" w:hAnsi="宋体"/>
          <w:szCs w:val="21"/>
        </w:rPr>
        <w:t>（7）提出质疑的日期。</w:t>
      </w:r>
    </w:p>
    <w:p w14:paraId="5551F9C9">
      <w:pPr>
        <w:ind w:firstLine="420" w:firstLineChars="200"/>
        <w:rPr>
          <w:rFonts w:ascii="宋体" w:hAnsi="宋体"/>
          <w:szCs w:val="21"/>
        </w:rPr>
      </w:pPr>
      <w:r>
        <w:rPr>
          <w:rFonts w:hint="eastAsia" w:ascii="宋体" w:hAnsi="宋体"/>
          <w:szCs w:val="21"/>
        </w:rPr>
        <w:t>供应商为自然人的，应当由本人签字；供应商为法人或者其他组织的，应当由法定代表人（负责人），或者其授权代理人签字或者盖章，并加盖公章。</w:t>
      </w:r>
    </w:p>
    <w:p w14:paraId="1496F260">
      <w:pPr>
        <w:ind w:firstLine="420" w:firstLineChars="200"/>
        <w:rPr>
          <w:rFonts w:ascii="宋体" w:hAnsi="宋体"/>
          <w:szCs w:val="21"/>
        </w:rPr>
      </w:pPr>
      <w:r>
        <w:rPr>
          <w:rFonts w:hint="eastAsia" w:ascii="宋体" w:hAnsi="宋体"/>
          <w:szCs w:val="21"/>
        </w:rPr>
        <w:t>52.4提交</w:t>
      </w:r>
      <w:r>
        <w:rPr>
          <w:rFonts w:ascii="宋体" w:hAnsi="宋体"/>
          <w:szCs w:val="21"/>
        </w:rPr>
        <w:t>材料</w:t>
      </w:r>
    </w:p>
    <w:p w14:paraId="2636D960">
      <w:pPr>
        <w:ind w:firstLine="420" w:firstLineChars="200"/>
        <w:rPr>
          <w:rFonts w:ascii="宋体" w:hAnsi="宋体"/>
          <w:szCs w:val="21"/>
        </w:rPr>
      </w:pPr>
      <w:r>
        <w:rPr>
          <w:rFonts w:hint="eastAsia" w:ascii="宋体" w:hAnsi="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51A20384">
      <w:pPr>
        <w:ind w:firstLine="420" w:firstLineChars="200"/>
        <w:rPr>
          <w:rFonts w:ascii="宋体" w:hAnsi="宋体"/>
          <w:szCs w:val="21"/>
        </w:rPr>
      </w:pPr>
      <w:r>
        <w:rPr>
          <w:rFonts w:hint="eastAsia" w:ascii="宋体" w:hAnsi="宋体"/>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4E8DA066">
      <w:pPr>
        <w:ind w:firstLine="420" w:firstLineChars="200"/>
        <w:rPr>
          <w:rFonts w:ascii="宋体" w:hAnsi="宋体"/>
          <w:szCs w:val="21"/>
        </w:rPr>
      </w:pPr>
      <w:r>
        <w:rPr>
          <w:rFonts w:hint="eastAsia" w:ascii="宋体" w:hAnsi="宋体"/>
          <w:szCs w:val="21"/>
        </w:rPr>
        <w:t>52.5收文地点</w:t>
      </w:r>
    </w:p>
    <w:p w14:paraId="5B351B2F">
      <w:pPr>
        <w:ind w:firstLine="422" w:firstLineChars="200"/>
        <w:rPr>
          <w:rFonts w:ascii="宋体" w:hAnsi="宋体"/>
          <w:b/>
          <w:bCs/>
          <w:szCs w:val="21"/>
        </w:rPr>
      </w:pPr>
      <w:r>
        <w:rPr>
          <w:rFonts w:hint="eastAsia" w:ascii="宋体" w:hAnsi="宋体"/>
          <w:b/>
          <w:bCs/>
          <w:szCs w:val="21"/>
        </w:rPr>
        <w:t>地址：深圳公共资源交易中心（深圳交易集团有限公司政府采购业务分公司）深圳市南山区沙河西路3185号南山智谷A座（深圳交易集团总部大楼）27楼，质疑咨询电话：0755-86500050。</w:t>
      </w:r>
    </w:p>
    <w:p w14:paraId="38F35C09">
      <w:pPr>
        <w:ind w:firstLine="420" w:firstLineChars="200"/>
        <w:rPr>
          <w:rFonts w:ascii="宋体" w:hAnsi="宋体"/>
          <w:szCs w:val="21"/>
        </w:rPr>
      </w:pPr>
      <w:r>
        <w:rPr>
          <w:rFonts w:hint="eastAsia" w:ascii="宋体" w:hAnsi="宋体"/>
          <w:szCs w:val="21"/>
        </w:rPr>
        <w:t>52.6收文办理</w:t>
      </w:r>
      <w:r>
        <w:rPr>
          <w:rFonts w:ascii="宋体" w:hAnsi="宋体"/>
          <w:szCs w:val="21"/>
        </w:rPr>
        <w:t>程序</w:t>
      </w:r>
    </w:p>
    <w:p w14:paraId="52B996F9">
      <w:pPr>
        <w:ind w:firstLine="420" w:firstLineChars="200"/>
        <w:rPr>
          <w:rFonts w:ascii="宋体" w:hAnsi="宋体"/>
          <w:szCs w:val="21"/>
        </w:rPr>
      </w:pPr>
      <w:r>
        <w:rPr>
          <w:rFonts w:hint="eastAsia" w:ascii="宋体" w:hAnsi="宋体"/>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70EF5AFD">
      <w:pPr>
        <w:ind w:firstLine="420" w:firstLineChars="200"/>
        <w:rPr>
          <w:rFonts w:ascii="仿宋" w:hAnsi="仿宋" w:eastAsia="仿宋"/>
          <w:sz w:val="28"/>
          <w:szCs w:val="28"/>
        </w:rPr>
      </w:pPr>
      <w:r>
        <w:rPr>
          <w:rFonts w:hint="eastAsia" w:ascii="宋体" w:hAnsi="宋体"/>
          <w:szCs w:val="21"/>
        </w:rPr>
        <w:t>52.6.2供应商提交的质疑材料不符合质疑条件的，视情况处理：</w:t>
      </w:r>
    </w:p>
    <w:p w14:paraId="21C57D41">
      <w:pPr>
        <w:ind w:firstLine="420" w:firstLineChars="200"/>
        <w:rPr>
          <w:rFonts w:ascii="宋体" w:hAnsi="宋体"/>
          <w:szCs w:val="21"/>
        </w:rPr>
      </w:pPr>
      <w:r>
        <w:rPr>
          <w:rFonts w:hint="eastAsia" w:ascii="宋体" w:hAnsi="宋体"/>
          <w:szCs w:val="21"/>
        </w:rPr>
        <w:t>供应商提交的质疑材料不全或者未按要求签字或者盖章的，政府集中采购机构应当一次性告知供应商需补正的内容和补正期限。</w:t>
      </w:r>
    </w:p>
    <w:p w14:paraId="7C4C135D">
      <w:pPr>
        <w:ind w:firstLine="420" w:firstLineChars="200"/>
        <w:rPr>
          <w:rFonts w:ascii="宋体" w:hAnsi="宋体"/>
          <w:szCs w:val="21"/>
        </w:rPr>
      </w:pPr>
      <w:r>
        <w:rPr>
          <w:rFonts w:hint="eastAsia" w:ascii="宋体" w:hAnsi="宋体"/>
          <w:szCs w:val="21"/>
        </w:rPr>
        <w:t>供应商提交的质疑存在下列情形之一的，不予受理：</w:t>
      </w:r>
    </w:p>
    <w:p w14:paraId="7B3AD387">
      <w:pPr>
        <w:ind w:firstLine="420" w:firstLineChars="200"/>
        <w:rPr>
          <w:rFonts w:ascii="宋体" w:hAnsi="宋体"/>
          <w:szCs w:val="21"/>
        </w:rPr>
      </w:pPr>
      <w:r>
        <w:rPr>
          <w:rFonts w:hint="eastAsia" w:ascii="宋体" w:hAnsi="宋体"/>
          <w:szCs w:val="21"/>
        </w:rPr>
        <w:t>（1）质疑主体不满足要求的；</w:t>
      </w:r>
    </w:p>
    <w:p w14:paraId="6B502B83">
      <w:pPr>
        <w:ind w:firstLine="420" w:firstLineChars="200"/>
        <w:rPr>
          <w:rFonts w:ascii="宋体" w:hAnsi="宋体"/>
          <w:szCs w:val="21"/>
        </w:rPr>
      </w:pPr>
      <w:r>
        <w:rPr>
          <w:rFonts w:hint="eastAsia" w:ascii="宋体" w:hAnsi="宋体"/>
          <w:szCs w:val="21"/>
        </w:rPr>
        <w:t>（2）供应商自身权益未受到损害的；</w:t>
      </w:r>
    </w:p>
    <w:p w14:paraId="22482F77">
      <w:pPr>
        <w:ind w:firstLine="420" w:firstLineChars="200"/>
        <w:rPr>
          <w:rFonts w:ascii="宋体" w:hAnsi="宋体"/>
          <w:szCs w:val="21"/>
        </w:rPr>
      </w:pPr>
      <w:r>
        <w:rPr>
          <w:rFonts w:hint="eastAsia" w:ascii="宋体" w:hAnsi="宋体"/>
          <w:szCs w:val="21"/>
        </w:rPr>
        <w:t>（3）供应商未在法定质疑期限内提出质疑的；</w:t>
      </w:r>
    </w:p>
    <w:p w14:paraId="52440F33">
      <w:pPr>
        <w:ind w:firstLine="420" w:firstLineChars="200"/>
        <w:rPr>
          <w:rFonts w:ascii="宋体" w:hAnsi="宋体"/>
          <w:szCs w:val="21"/>
        </w:rPr>
      </w:pPr>
      <w:r>
        <w:rPr>
          <w:rFonts w:hint="eastAsia" w:ascii="宋体" w:hAnsi="宋体"/>
          <w:szCs w:val="21"/>
        </w:rPr>
        <w:t>（4）质疑材料不全或者未按要求签字或者盖章的情况下，要求补正后，逾期未补正或者补正后仍不符合规定的；</w:t>
      </w:r>
    </w:p>
    <w:p w14:paraId="3917C600">
      <w:pPr>
        <w:ind w:firstLine="420" w:firstLineChars="200"/>
        <w:rPr>
          <w:rFonts w:ascii="宋体" w:hAnsi="宋体"/>
          <w:szCs w:val="21"/>
        </w:rPr>
      </w:pPr>
      <w:r>
        <w:rPr>
          <w:rFonts w:hint="eastAsia" w:ascii="宋体" w:hAnsi="宋体"/>
          <w:szCs w:val="21"/>
        </w:rPr>
        <w:t>（5）其他不符合受理条件情形的。</w:t>
      </w:r>
    </w:p>
    <w:p w14:paraId="380ED1F2">
      <w:pPr>
        <w:ind w:firstLine="420" w:firstLineChars="200"/>
        <w:rPr>
          <w:rFonts w:ascii="宋体" w:hAnsi="宋体"/>
          <w:szCs w:val="21"/>
        </w:rPr>
      </w:pPr>
      <w:r>
        <w:rPr>
          <w:rFonts w:hint="eastAsia" w:ascii="宋体" w:hAnsi="宋体"/>
          <w:szCs w:val="21"/>
        </w:rPr>
        <w:t>质疑事项不予受理的，政府集中采购机构应当向供应商出具不符合质疑条件告知书。</w:t>
      </w:r>
    </w:p>
    <w:p w14:paraId="7561DA8E">
      <w:pPr>
        <w:rPr>
          <w:rFonts w:ascii="宋体" w:hAnsi="宋体"/>
          <w:szCs w:val="21"/>
        </w:rPr>
      </w:pPr>
      <w:r>
        <w:rPr>
          <w:rFonts w:hint="eastAsia" w:ascii="宋体" w:hAnsi="宋体"/>
          <w:color w:val="FF0000"/>
          <w:szCs w:val="21"/>
        </w:rPr>
        <w:t xml:space="preserve">  </w:t>
      </w:r>
      <w:r>
        <w:rPr>
          <w:rFonts w:hint="eastAsia" w:ascii="宋体" w:hAnsi="宋体"/>
          <w:szCs w:val="21"/>
        </w:rPr>
        <w:t xml:space="preserve">  52.7质疑答复时限</w:t>
      </w:r>
    </w:p>
    <w:p w14:paraId="17595693">
      <w:pPr>
        <w:rPr>
          <w:rFonts w:ascii="宋体" w:hAnsi="宋体"/>
          <w:szCs w:val="21"/>
        </w:rPr>
      </w:pPr>
      <w:r>
        <w:rPr>
          <w:rFonts w:hint="eastAsia" w:ascii="宋体" w:hAnsi="宋体"/>
          <w:szCs w:val="21"/>
        </w:rPr>
        <w:t xml:space="preserve">    自收文之日起七个工作日内。</w:t>
      </w:r>
    </w:p>
    <w:p w14:paraId="48353F16">
      <w:pPr>
        <w:rPr>
          <w:rFonts w:ascii="宋体" w:hAnsi="宋体"/>
          <w:szCs w:val="21"/>
        </w:rPr>
      </w:pPr>
      <w:r>
        <w:rPr>
          <w:rFonts w:hint="eastAsia" w:ascii="宋体" w:hAnsi="宋体"/>
          <w:szCs w:val="21"/>
        </w:rPr>
        <w:t xml:space="preserve">    52.8投诉</w:t>
      </w:r>
    </w:p>
    <w:p w14:paraId="6080833D">
      <w:pPr>
        <w:rPr>
          <w:rFonts w:ascii="宋体" w:hAnsi="宋体"/>
          <w:szCs w:val="21"/>
        </w:rPr>
      </w:pPr>
      <w:r>
        <w:rPr>
          <w:rFonts w:hint="eastAsia" w:ascii="宋体" w:hAnsi="宋体"/>
          <w:szCs w:val="21"/>
        </w:rPr>
        <w:t xml:space="preserve">    对质疑答复不满意或者未在规定时间内答复的，提出质疑的供应商可以在答复期满后15个工作日内向同级财政部门投诉。</w:t>
      </w:r>
    </w:p>
    <w:p w14:paraId="2B82B531">
      <w:pPr>
        <w:rPr>
          <w:rFonts w:ascii="黑体" w:hAnsi="宋体" w:eastAsia="黑体"/>
          <w:sz w:val="24"/>
        </w:rPr>
      </w:pPr>
      <w:r>
        <w:rPr>
          <w:rFonts w:hint="eastAsia" w:ascii="黑体" w:hAnsi="宋体" w:eastAsia="黑体"/>
          <w:sz w:val="24"/>
        </w:rPr>
        <w:t>53. 质疑后续处理</w:t>
      </w:r>
    </w:p>
    <w:p w14:paraId="03A98047">
      <w:pPr>
        <w:jc w:val="both"/>
        <w:rPr>
          <w:rFonts w:ascii="宋体" w:hAnsi="宋体"/>
          <w:szCs w:val="21"/>
        </w:rPr>
      </w:pPr>
      <w:r>
        <w:rPr>
          <w:rFonts w:hint="eastAsia" w:ascii="宋体" w:hAnsi="宋体"/>
          <w:szCs w:val="21"/>
        </w:rPr>
        <w:t xml:space="preserve">    53.1供应商质疑不成立，或者成立但未对中标、成交结果构成影响的，继续开展采购活动。</w:t>
      </w:r>
    </w:p>
    <w:p w14:paraId="4644E64E">
      <w:pPr>
        <w:ind w:firstLine="420"/>
        <w:jc w:val="both"/>
        <w:rPr>
          <w:rFonts w:hint="eastAsia" w:ascii="宋体" w:hAnsi="宋体"/>
          <w:szCs w:val="21"/>
        </w:rPr>
      </w:pPr>
      <w:r>
        <w:rPr>
          <w:rFonts w:hint="eastAsia" w:ascii="宋体" w:hAnsi="宋体"/>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0411311A">
      <w:pPr>
        <w:ind w:firstLine="420"/>
        <w:rPr>
          <w:rFonts w:hint="eastAsia" w:ascii="宋体" w:hAnsi="宋体" w:eastAsia="宋体" w:cs="Times New Roman"/>
          <w:szCs w:val="21"/>
        </w:rPr>
      </w:pPr>
      <w:r>
        <w:rPr>
          <w:rFonts w:hint="eastAsia" w:ascii="宋体" w:hAnsi="宋体" w:eastAsia="宋体" w:cs="Times New Roman"/>
          <w:szCs w:val="21"/>
        </w:rPr>
        <w:t>53.3被质疑供应商应配合提供质疑答辩意见,并提供相关证据材料,逾期不作书面答辩的,视同放弃答辩权利,依法承担由此可能产生的不利法律后果。</w:t>
      </w:r>
    </w:p>
    <w:p w14:paraId="5D6C0D8B">
      <w:pPr>
        <w:jc w:val="both"/>
      </w:pPr>
      <w:r>
        <w:t>---- END ----</w:t>
      </w:r>
      <w:bookmarkEnd w:id="165"/>
    </w:p>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政府采购业务分公司" w:date="2021-08-31T14:13:00Z" w:initials="陈">
    <w:p w14:paraId="266A6FBB">
      <w:pPr>
        <w:widowControl w:val="0"/>
        <w:spacing w:line="360" w:lineRule="auto"/>
        <w:jc w:val="both"/>
        <w:rPr>
          <w:rFonts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1.各评分项按百分制打分，总分等于各项得分乘以相应权重分之和。</w:t>
      </w:r>
    </w:p>
    <w:p w14:paraId="2F093361">
      <w:pPr>
        <w:widowControl w:val="0"/>
        <w:spacing w:line="360" w:lineRule="auto"/>
        <w:jc w:val="both"/>
        <w:rPr>
          <w:rFonts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2.各权重分合计应当等于100分。</w:t>
      </w:r>
    </w:p>
    <w:p w14:paraId="66897DD6">
      <w:pPr>
        <w:widowControl w:val="0"/>
        <w:spacing w:line="360" w:lineRule="auto"/>
        <w:jc w:val="both"/>
        <w:rPr>
          <w:rFonts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3.不得设置注册资本金、资产总额、营业收入、从业人员（即公司人员规模）、利润、纳税额等供应商的规模条件作为加分条件。</w:t>
      </w:r>
    </w:p>
    <w:p w14:paraId="4C039413">
      <w:pPr>
        <w:widowControl w:val="0"/>
        <w:spacing w:line="360" w:lineRule="auto"/>
        <w:jc w:val="both"/>
        <w:rPr>
          <w:rFonts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4.根据项目情况，模板中列明的评审因素可以增加或减少。</w:t>
      </w:r>
    </w:p>
    <w:p w14:paraId="68BB65BF">
      <w:pPr>
        <w:widowControl w:val="0"/>
        <w:spacing w:line="360" w:lineRule="auto"/>
        <w:jc w:val="both"/>
        <w:rPr>
          <w:rFonts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5.评审准则的指标应当是可以量化的，不能量化的指标不能作为评审因素。</w:t>
      </w:r>
    </w:p>
  </w:comment>
  <w:comment w:id="1" w:author="李瑞蒙" w:date="2025-05-14T10:34:58Z" w:initials="">
    <w:p w14:paraId="4C4BC5DA">
      <w:pPr>
        <w:pStyle w:val="17"/>
        <w:rPr>
          <w:rFonts w:hint="default" w:eastAsia="宋体"/>
          <w:lang w:val="en-US" w:eastAsia="zh-CN"/>
        </w:rPr>
      </w:pPr>
      <w:r>
        <w:rPr>
          <w:rFonts w:hint="eastAsia"/>
          <w:lang w:val="en-US" w:eastAsia="zh-CN"/>
        </w:rPr>
        <w:t>建议修改为：所投任意产品</w:t>
      </w:r>
      <w:r>
        <w:rPr>
          <w:rFonts w:hint="eastAsia" w:ascii="宋体" w:hAnsi="宋体" w:cs="宋体"/>
        </w:rPr>
        <w:t>制造商</w:t>
      </w:r>
    </w:p>
  </w:comment>
  <w:comment w:id="2" w:author="李瑞蒙" w:date="2025-05-14T10:35:09Z" w:initials="">
    <w:p w14:paraId="7FBF1242">
      <w:pPr>
        <w:pStyle w:val="17"/>
        <w:rPr>
          <w:rFonts w:hint="default" w:eastAsia="宋体"/>
          <w:lang w:val="en-US" w:eastAsia="zh-CN"/>
        </w:rPr>
      </w:pPr>
      <w:r>
        <w:rPr>
          <w:rFonts w:hint="eastAsia"/>
          <w:lang w:val="en-US" w:eastAsia="zh-CN"/>
        </w:rPr>
        <w:t>请核定这些设备均是窗帘制作所涉及的相关设备？</w:t>
      </w:r>
    </w:p>
  </w:comment>
  <w:comment w:id="3" w:author="李瑞蒙" w:date="2025-05-14T10:36:07Z" w:initials="">
    <w:p w14:paraId="64C7D04E">
      <w:pPr>
        <w:pStyle w:val="17"/>
        <w:rPr>
          <w:rFonts w:hint="default" w:eastAsia="宋体"/>
          <w:lang w:val="en-US" w:eastAsia="zh-CN"/>
        </w:rPr>
      </w:pPr>
      <w:r>
        <w:rPr>
          <w:rFonts w:hint="eastAsia"/>
          <w:lang w:val="en-US" w:eastAsia="zh-CN"/>
        </w:rPr>
        <w:t>建议修改为：所投任意产品</w:t>
      </w:r>
      <w:r>
        <w:rPr>
          <w:rFonts w:hint="eastAsia" w:ascii="宋体" w:hAnsi="宋体" w:cs="宋体"/>
        </w:rPr>
        <w:t>制造商</w:t>
      </w:r>
    </w:p>
    <w:p w14:paraId="5AE52414">
      <w:pPr>
        <w:pStyle w:val="17"/>
        <w:rPr>
          <w:rFonts w:hint="eastAsia" w:eastAsia="宋体"/>
          <w:lang w:val="en-US" w:eastAsia="zh-CN"/>
        </w:rPr>
      </w:pPr>
      <w:r>
        <w:rPr>
          <w:rFonts w:hint="eastAsia"/>
          <w:lang w:val="en-US" w:eastAsia="zh-CN"/>
        </w:rPr>
        <w:t>下同</w:t>
      </w:r>
    </w:p>
  </w:comment>
  <w:comment w:id="4" w:author="李瑞蒙" w:date="2025-05-14T10:37:22Z" w:initials="">
    <w:p w14:paraId="5504A2FA">
      <w:pPr>
        <w:pStyle w:val="17"/>
        <w:rPr>
          <w:rFonts w:hint="default" w:eastAsia="宋体"/>
          <w:lang w:val="en-US" w:eastAsia="zh-CN"/>
        </w:rPr>
      </w:pPr>
      <w:r>
        <w:rPr>
          <w:rFonts w:hint="eastAsia"/>
          <w:lang w:val="en-US" w:eastAsia="zh-CN"/>
        </w:rPr>
        <w:t>是否考察发票好了。这个国税官网截图是啥样的？会不会提供的五花八门，到时候专家不好判断？</w:t>
      </w:r>
    </w:p>
  </w:comment>
  <w:comment w:id="5" w:author="李瑞蒙" w:date="2025-05-14T10:39:05Z" w:initials="">
    <w:p w14:paraId="23DD4EAF">
      <w:pPr>
        <w:pStyle w:val="17"/>
        <w:rPr>
          <w:rFonts w:hint="default"/>
          <w:lang w:val="en-US" w:eastAsia="zh-CN"/>
        </w:rPr>
      </w:pPr>
      <w:r>
        <w:rPr>
          <w:rFonts w:hint="eastAsia"/>
          <w:lang w:val="en-US" w:eastAsia="zh-CN"/>
        </w:rPr>
        <w:t>这个指的是什么呢？是否可以考虑删除，只要提供名称一致说明，就由专家来判断是否可以？</w:t>
      </w:r>
    </w:p>
  </w:comment>
  <w:comment w:id="6" w:author="李瑞蒙" w:date="2025-05-14T10:38:33Z" w:initials="">
    <w:p w14:paraId="58CE7F49">
      <w:pPr>
        <w:pStyle w:val="17"/>
        <w:rPr>
          <w:rFonts w:hint="default" w:eastAsia="宋体"/>
          <w:lang w:val="en-US" w:eastAsia="zh-CN"/>
        </w:rPr>
      </w:pPr>
      <w:r>
        <w:rPr>
          <w:rFonts w:hint="eastAsia"/>
          <w:lang w:val="en-US" w:eastAsia="zh-CN"/>
        </w:rPr>
        <w:t>删除，这类的违约或者验收不合格相关约定在商务中有体现，或者融合到商务需求中</w:t>
      </w:r>
    </w:p>
  </w:comment>
  <w:comment w:id="7" w:author="李瑞蒙" w:date="2025-05-14T10:40:18Z" w:initials="">
    <w:p w14:paraId="23C54D21">
      <w:pPr>
        <w:pStyle w:val="17"/>
        <w:rPr>
          <w:rFonts w:hint="default" w:eastAsia="宋体"/>
          <w:lang w:val="en-US" w:eastAsia="zh-CN"/>
        </w:rPr>
      </w:pPr>
      <w:r>
        <w:rPr>
          <w:rFonts w:hint="eastAsia"/>
          <w:lang w:val="en-US" w:eastAsia="zh-CN"/>
        </w:rPr>
        <w:t>定稿前修改</w:t>
      </w:r>
    </w:p>
  </w:comment>
  <w:comment w:id="8" w:author="李瑞蒙" w:date="2025-05-14T10:44:46Z" w:initials="">
    <w:tbl>
      <w:tblPr>
        <w:tblW w:w="1476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4760"/>
      </w:tblGrid>
      <w:tr w14:paraId="1E44D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0" w:hRule="atLeast"/>
        </w:trPr>
        <w:tc>
          <w:tcPr>
            <w:tcW w:w="14760" w:type="dxa"/>
            <w:tcBorders>
              <w:top w:val="nil"/>
              <w:left w:val="nil"/>
              <w:bottom w:val="nil"/>
              <w:right w:val="nil"/>
            </w:tcBorders>
            <w:shd w:val="clear"/>
            <w:vAlign w:val="center"/>
          </w:tcPr>
          <w:p w14:paraId="3F91C26E">
            <w:pPr>
              <w:keepNext w:val="0"/>
              <w:keepLines w:val="0"/>
              <w:widowControl/>
              <w:suppressLineNumbers w:val="0"/>
              <w:jc w:val="lef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bdr w:val="none" w:color="auto" w:sz="0" w:space="0"/>
                <w:lang w:val="en-US" w:eastAsia="zh-CN" w:bidi="ar"/>
              </w:rPr>
              <w:t>ISO证书中认证范围的确定与企业经营范围相关。根据《关于进一步规范招标投标过程中企业经营资质资格审查工作的通知》（发改办法规〔2020〕727号），不得将投标人营业执照记载的经营范围采用某种特定表述或者明确记载某个特定经营范围细项作为投标、加分或者中标条件。因此，ISO证书不得限制其认证范围。建议删除涉及的相关证书范围</w:t>
            </w:r>
          </w:p>
        </w:tc>
      </w:tr>
    </w:tbl>
    <w:p w14:paraId="6F71352B">
      <w:pPr>
        <w:pStyle w:val="17"/>
      </w:pPr>
    </w:p>
    <w:tbl>
      <w:tblPr>
        <w:tblW w:w="1311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3120"/>
      </w:tblGrid>
      <w:tr w14:paraId="7E4B1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40" w:hRule="atLeast"/>
        </w:trPr>
        <w:tc>
          <w:tcPr>
            <w:tcW w:w="13120" w:type="dxa"/>
            <w:tcBorders>
              <w:top w:val="nil"/>
              <w:left w:val="nil"/>
              <w:bottom w:val="nil"/>
              <w:right w:val="nil"/>
            </w:tcBorders>
            <w:shd w:val="clear"/>
            <w:vAlign w:val="center"/>
          </w:tcPr>
          <w:p w14:paraId="4F8D3D13">
            <w:pPr>
              <w:keepNext w:val="0"/>
              <w:keepLines w:val="0"/>
              <w:widowControl/>
              <w:suppressLineNumbers w:val="0"/>
              <w:jc w:val="lef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bdr w:val="none" w:color="auto" w:sz="0" w:space="0"/>
                <w:lang w:val="en-US" w:eastAsia="zh-CN" w:bidi="ar"/>
              </w:rPr>
              <w:t>排斥GB/T的体系认证。质量管理体系认证证书（认证体系标准号为GB/T19001或ISO9001）；环境管理体系认证证书（认证体系标准号为GB/T24001或ISO14001）；职业健康管理体系认证证书（认证体系标准号为GB/T45001或ISO45001），此处仅限于ISO的体系认证，以不合理的条件对供应商实行差别待遇或者歧视待遇。</w:t>
            </w:r>
            <w:r>
              <w:rPr>
                <w:rFonts w:hint="eastAsia" w:ascii="宋体" w:hAnsi="宋体" w:eastAsia="宋体" w:cs="宋体"/>
                <w:i w:val="0"/>
                <w:iCs w:val="0"/>
                <w:color w:val="000000"/>
                <w:kern w:val="0"/>
                <w:sz w:val="22"/>
                <w:szCs w:val="22"/>
                <w:u w:val="none"/>
                <w:lang w:val="en-US" w:eastAsia="zh-CN" w:bidi="ar"/>
              </w:rPr>
              <w:t>建议删除涉及</w:t>
            </w:r>
            <w:r>
              <w:rPr>
                <w:rFonts w:hint="eastAsia" w:ascii="宋体" w:hAnsi="宋体" w:cs="宋体"/>
                <w:i w:val="0"/>
                <w:iCs w:val="0"/>
                <w:color w:val="000000"/>
                <w:kern w:val="0"/>
                <w:sz w:val="22"/>
                <w:szCs w:val="22"/>
                <w:u w:val="none"/>
                <w:lang w:val="en-US" w:eastAsia="zh-CN" w:bidi="ar"/>
              </w:rPr>
              <w:t>ISO表述 只要有有效的相关证书即可。</w:t>
            </w:r>
          </w:p>
        </w:tc>
      </w:tr>
    </w:tbl>
    <w:p w14:paraId="1080E0CC">
      <w:pPr>
        <w:pStyle w:val="17"/>
      </w:pPr>
    </w:p>
    <w:p w14:paraId="2B130E55">
      <w:pPr>
        <w:pStyle w:val="17"/>
      </w:pPr>
    </w:p>
  </w:comment>
  <w:comment w:id="9" w:author="李瑞蒙" w:date="2025-05-14T10:47:29Z" w:initials="">
    <w:p w14:paraId="495E464A">
      <w:pPr>
        <w:pStyle w:val="17"/>
        <w:rPr>
          <w:rFonts w:hint="default" w:eastAsia="宋体"/>
          <w:lang w:val="en-US" w:eastAsia="zh-CN"/>
        </w:rPr>
      </w:pPr>
      <w:r>
        <w:rPr>
          <w:rFonts w:hint="eastAsia"/>
          <w:lang w:val="en-US" w:eastAsia="zh-CN"/>
        </w:rPr>
        <w:t>月份是否需要调整？</w:t>
      </w:r>
    </w:p>
  </w:comment>
  <w:comment w:id="10" w:author="李瑞蒙" w:date="2025-05-14T10:48:30Z" w:initials="">
    <w:p w14:paraId="48ED4460">
      <w:pPr>
        <w:pStyle w:val="17"/>
        <w:rPr>
          <w:rFonts w:hint="default" w:eastAsia="宋体"/>
          <w:lang w:val="en-US" w:eastAsia="zh-CN"/>
        </w:rPr>
      </w:pPr>
      <w:r>
        <w:rPr>
          <w:rFonts w:hint="eastAsia"/>
          <w:lang w:val="en-US" w:eastAsia="zh-CN"/>
        </w:rPr>
        <w:t>这里指的是必须跟招标文件中核心产品的名称一致的产品？且必须是投标人的业绩？</w:t>
      </w:r>
    </w:p>
  </w:comment>
  <w:comment w:id="11" w:author="李瑞蒙" w:date="2025-05-14T10:49:15Z" w:initials="">
    <w:p w14:paraId="61354F25">
      <w:pPr>
        <w:pStyle w:val="17"/>
        <w:rPr>
          <w:rFonts w:hint="eastAsia" w:hAnsi="宋体" w:cs="宋体"/>
          <w:sz w:val="20"/>
          <w:szCs w:val="20"/>
          <w:highlight w:val="none"/>
          <w:lang w:val="en-US" w:eastAsia="zh-CN"/>
        </w:rPr>
      </w:pPr>
      <w:r>
        <w:rPr>
          <w:rFonts w:hint="eastAsia"/>
          <w:lang w:val="en-US" w:eastAsia="zh-CN"/>
        </w:rPr>
        <w:t>根据财政口头指示，不得对供应商额外要求提供采购人出具的相关证明材料，即就是这里指的</w:t>
      </w:r>
      <w:r>
        <w:rPr>
          <w:rFonts w:hint="eastAsia" w:ascii="宋体" w:hAnsi="宋体" w:eastAsia="宋体" w:cs="宋体"/>
          <w:sz w:val="20"/>
          <w:szCs w:val="20"/>
          <w:highlight w:val="none"/>
        </w:rPr>
        <w:t>其中通过合同关键信息无法判断是否得分的，也可以提供能证明得分的其它证明资料，如合同甲方出具的证明文件等。</w:t>
      </w:r>
      <w:r>
        <w:rPr>
          <w:rFonts w:hint="eastAsia" w:hAnsi="宋体" w:cs="宋体"/>
          <w:sz w:val="20"/>
          <w:szCs w:val="20"/>
          <w:highlight w:val="none"/>
          <w:lang w:val="en-US" w:eastAsia="zh-CN"/>
        </w:rPr>
        <w:t>建议删除</w:t>
      </w:r>
    </w:p>
    <w:p w14:paraId="48E214AA">
      <w:pPr>
        <w:pStyle w:val="17"/>
        <w:rPr>
          <w:rFonts w:hint="eastAsia" w:hAnsi="宋体" w:cs="宋体"/>
          <w:sz w:val="20"/>
          <w:szCs w:val="20"/>
          <w:highlight w:val="none"/>
          <w:lang w:val="en-US" w:eastAsia="zh-CN"/>
        </w:rPr>
      </w:pPr>
    </w:p>
    <w:p w14:paraId="180AA372">
      <w:pPr>
        <w:pStyle w:val="17"/>
        <w:rPr>
          <w:rFonts w:hint="default" w:hAnsi="宋体" w:cs="宋体"/>
          <w:sz w:val="20"/>
          <w:szCs w:val="20"/>
          <w:highlight w:val="none"/>
          <w:lang w:val="en-US" w:eastAsia="zh-CN"/>
        </w:rPr>
      </w:pPr>
      <w:r>
        <w:rPr>
          <w:rFonts w:hint="eastAsia" w:hAnsi="宋体" w:cs="宋体"/>
          <w:sz w:val="20"/>
          <w:szCs w:val="20"/>
          <w:highlight w:val="none"/>
          <w:lang w:val="en-US" w:eastAsia="zh-CN"/>
        </w:rPr>
        <w:t>故建议修改为：</w:t>
      </w:r>
    </w:p>
    <w:p w14:paraId="0B4AE4B2">
      <w:pPr>
        <w:pStyle w:val="17"/>
        <w:rPr>
          <w:rFonts w:hint="default"/>
          <w:lang w:val="en-US" w:eastAsia="zh-CN"/>
        </w:rPr>
      </w:pPr>
      <w:r>
        <w:rPr>
          <w:rFonts w:hint="default"/>
          <w:lang w:val="en-US" w:eastAsia="zh-CN"/>
        </w:rPr>
        <w:t>投标人应在投标文件中提供每一个完工项目的合同及验收报告（履约评价）等证明文件扫描件作为得分依据。履约评价的结论要求为：结论为优秀或满意或同等级别及以上；验收报告的结论要求为：结论为合格。验收报告（履约评价）等证明文件要求加盖甲方公章（业务章）</w:t>
      </w:r>
    </w:p>
  </w:comment>
  <w:comment w:id="12" w:author="政府采购业务分公司" w:date="2021-08-21T22:45:00Z" w:initials="陈">
    <w:p w14:paraId="31E17B1D">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退还时间可根据采购人需求调整。</w:t>
      </w:r>
    </w:p>
  </w:comment>
  <w:comment w:id="13" w:author="政府采购业务分公司" w:date="2022-07-01T15:02:00Z" w:initials="陈">
    <w:p w14:paraId="648E55A8">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采购人可调整，但需要＞0</w:t>
      </w:r>
    </w:p>
  </w:comment>
  <w:comment w:id="14" w:author="李瑞蒙" w:date="2025-05-14T10:32:38Z" w:initials="">
    <w:p w14:paraId="622389FB">
      <w:pPr>
        <w:pStyle w:val="17"/>
        <w:rPr>
          <w:rFonts w:hint="default" w:eastAsia="宋体"/>
          <w:lang w:val="en-US" w:eastAsia="zh-CN"/>
        </w:rPr>
      </w:pPr>
      <w:r>
        <w:rPr>
          <w:rFonts w:hint="eastAsia"/>
          <w:lang w:val="en-US" w:eastAsia="zh-CN"/>
        </w:rPr>
        <w:t>是否有必要放图片请核定？会不会出现跟某一家供应商的图片一模一样情况呢？</w:t>
      </w:r>
    </w:p>
  </w:comment>
  <w:comment w:id="15" w:author="李瑞蒙" w:date="2025-05-14T09:17:00Z" w:initials="">
    <w:p w14:paraId="46438417">
      <w:pPr>
        <w:pStyle w:val="17"/>
        <w:rPr>
          <w:rFonts w:hint="default" w:eastAsia="宋体"/>
          <w:lang w:val="en-US" w:eastAsia="zh-CN"/>
        </w:rPr>
      </w:pPr>
      <w:r>
        <w:rPr>
          <w:rFonts w:hint="eastAsia"/>
          <w:lang w:val="en-US" w:eastAsia="zh-CN"/>
        </w:rPr>
        <w:t>请补充并修改核心产品</w:t>
      </w:r>
    </w:p>
  </w:comment>
  <w:comment w:id="16" w:author="政府采购业务分公司" w:date="2021-08-31T14:23:00Z" w:initials="陈">
    <w:p w14:paraId="06DD681D">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涉及区间的参数，请逐条核实。如不满足此要求，请修改此项描述或在参数中注明。</w:t>
      </w:r>
    </w:p>
    <w:p w14:paraId="489C6826">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除这种情况，还有以下三种情况：</w:t>
      </w:r>
    </w:p>
    <w:p w14:paraId="42982379">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1.涉及区间的参数除特别注明以外，产品参数区间不在招标要求区间范围内的视为负偏离。例：区间要求为5-20ML, 所投产品，范围最小值≥5ML，范围最大值≤20ML，即为满足该项技术要求。</w:t>
      </w:r>
    </w:p>
    <w:p w14:paraId="736A28CC">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2.涉及区间的技术要求，除特别注明以外，所投产品范围涵盖对应的区间即认定为满足该项技术要求。例：区间要求为5-20ML, 所投产品范围最小值≤5ML，范围最大值≥20ML，即为满足该项技术要求。</w:t>
      </w:r>
    </w:p>
    <w:p w14:paraId="0829040B">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3. 涉及区间的技术要求，除特别注明以外，所投产品响应数值在招标文件要求的区间范围内即认定为满足该项技术要求。例：区间要求为5-20ML, 所投产品响应为5ML、10ML或20ML，即为满足该项技术要求。</w:t>
      </w:r>
    </w:p>
  </w:comment>
  <w:comment w:id="17" w:author="李瑞蒙" w:date="2025-05-14T09:36:18Z" w:initials="">
    <w:p w14:paraId="08D8D203">
      <w:pPr>
        <w:pStyle w:val="17"/>
        <w:rPr>
          <w:rFonts w:hint="default" w:eastAsia="宋体"/>
          <w:lang w:val="en-US" w:eastAsia="zh-CN"/>
        </w:rPr>
      </w:pPr>
      <w:r>
        <w:rPr>
          <w:rFonts w:hint="eastAsia"/>
          <w:lang w:val="en-US" w:eastAsia="zh-CN"/>
        </w:rPr>
        <w:t>窗帘项目比较特殊，想咨询下采购人下述所有检测方法，如果在检测报告中的判定依据中没有，检测方法有，这种也是可以的吧？还是说不存在这种情况？</w:t>
      </w:r>
    </w:p>
  </w:comment>
  <w:comment w:id="18" w:author="李瑞蒙" w:date="2025-05-14T09:25:04Z" w:initials="">
    <w:p w14:paraId="45B977DB">
      <w:pPr>
        <w:pStyle w:val="17"/>
        <w:rPr>
          <w:rFonts w:ascii="Segoe UI" w:hAnsi="Segoe UI" w:eastAsia="Segoe UI" w:cs="Segoe UI"/>
          <w:i w:val="0"/>
          <w:iCs w:val="0"/>
          <w:caps w:val="0"/>
          <w:spacing w:val="0"/>
          <w:sz w:val="16"/>
          <w:szCs w:val="16"/>
          <w:shd w:val="clear" w:fill="F4F5F7"/>
        </w:rPr>
      </w:pPr>
      <w:r>
        <w:rPr>
          <w:rFonts w:ascii="Segoe UI" w:hAnsi="Segoe UI" w:eastAsia="Segoe UI" w:cs="Segoe UI"/>
          <w:i w:val="0"/>
          <w:iCs w:val="0"/>
          <w:caps w:val="0"/>
          <w:spacing w:val="0"/>
          <w:sz w:val="16"/>
          <w:szCs w:val="16"/>
          <w:shd w:val="clear" w:fill="F4F5F7"/>
        </w:rPr>
        <w:t>检查是否多写零（如经向应为140-150根/10cm，纬向20-30根/10cm）</w:t>
      </w:r>
    </w:p>
    <w:p w14:paraId="4DFB9F2F">
      <w:pPr>
        <w:pStyle w:val="17"/>
        <w:rPr>
          <w:rFonts w:hint="eastAsia" w:ascii="Segoe UI" w:hAnsi="Segoe UI" w:eastAsia="宋体" w:cs="Segoe UI"/>
          <w:i w:val="0"/>
          <w:iCs w:val="0"/>
          <w:caps w:val="0"/>
          <w:spacing w:val="0"/>
          <w:sz w:val="16"/>
          <w:szCs w:val="16"/>
          <w:shd w:val="clear" w:fill="F4F5F7"/>
          <w:lang w:val="en-US" w:eastAsia="zh-CN"/>
        </w:rPr>
      </w:pPr>
      <w:r>
        <w:rPr>
          <w:rFonts w:hint="eastAsia" w:ascii="Segoe UI" w:hAnsi="Segoe UI" w:eastAsia="宋体" w:cs="Segoe UI"/>
          <w:i w:val="0"/>
          <w:iCs w:val="0"/>
          <w:caps w:val="0"/>
          <w:spacing w:val="0"/>
          <w:sz w:val="16"/>
          <w:szCs w:val="16"/>
          <w:shd w:val="clear" w:fill="F4F5F7"/>
          <w:lang w:val="en-US" w:eastAsia="zh-CN"/>
        </w:rPr>
        <w:t>请核定这个检测方法是对应的吗？</w:t>
      </w:r>
    </w:p>
    <w:p w14:paraId="79E9E2CC">
      <w:pPr>
        <w:pStyle w:val="17"/>
        <w:rPr>
          <w:rFonts w:hint="default" w:ascii="Segoe UI" w:hAnsi="Segoe UI" w:eastAsia="宋体" w:cs="Segoe UI"/>
          <w:i w:val="0"/>
          <w:iCs w:val="0"/>
          <w:caps w:val="0"/>
          <w:spacing w:val="0"/>
          <w:sz w:val="16"/>
          <w:szCs w:val="16"/>
          <w:shd w:val="clear" w:fill="F4F5F7"/>
          <w:lang w:val="en-US" w:eastAsia="zh-CN"/>
        </w:rPr>
      </w:pPr>
      <w:r>
        <w:rPr>
          <w:rFonts w:hint="eastAsia" w:ascii="Segoe UI" w:hAnsi="Segoe UI" w:eastAsia="宋体" w:cs="Segoe UI"/>
          <w:i w:val="0"/>
          <w:iCs w:val="0"/>
          <w:caps w:val="0"/>
          <w:spacing w:val="0"/>
          <w:sz w:val="16"/>
          <w:szCs w:val="16"/>
          <w:shd w:val="clear" w:fill="F4F5F7"/>
          <w:lang w:val="en-US" w:eastAsia="zh-CN"/>
        </w:rPr>
        <w:t>同理下同，所有涉及的指标均应与检测方法对应。</w:t>
      </w:r>
    </w:p>
  </w:comment>
  <w:comment w:id="19" w:author="李瑞蒙" w:date="2025-05-14T09:30:06Z" w:initials="">
    <w:p w14:paraId="2E672F89">
      <w:pPr>
        <w:pStyle w:val="17"/>
        <w:rPr>
          <w:rFonts w:hint="eastAsia" w:hAnsi="宋体" w:cs="宋体"/>
          <w:b/>
          <w:bCs/>
          <w:color w:val="FF0000"/>
          <w:szCs w:val="21"/>
          <w:shd w:val="clear" w:color="auto" w:fill="FFFFFF"/>
          <w:lang w:val="en-US" w:eastAsia="zh-CN"/>
        </w:rPr>
      </w:pPr>
      <w:r>
        <w:rPr>
          <w:rFonts w:hint="eastAsia"/>
          <w:lang w:val="en-US" w:eastAsia="zh-CN"/>
        </w:rPr>
        <w:t>1.请核实</w:t>
      </w:r>
      <w:r>
        <w:rPr>
          <w:rFonts w:hint="eastAsia" w:ascii="宋体" w:hAnsi="宋体" w:cs="宋体"/>
          <w:b/>
          <w:bCs/>
          <w:color w:val="FF0000"/>
          <w:szCs w:val="21"/>
        </w:rPr>
        <w:t>遮光率（%）：≥90%</w:t>
      </w:r>
      <w:r>
        <w:rPr>
          <w:rFonts w:hint="eastAsia" w:hAnsi="宋体" w:cs="宋体"/>
          <w:b/>
          <w:bCs/>
          <w:color w:val="FF0000"/>
          <w:szCs w:val="21"/>
          <w:lang w:val="en-US" w:eastAsia="zh-CN"/>
        </w:rPr>
        <w:t>是否属于</w:t>
      </w:r>
      <w:r>
        <w:rPr>
          <w:rFonts w:hint="eastAsia" w:ascii="宋体" w:hAnsi="宋体" w:cs="宋体"/>
          <w:b/>
          <w:bCs/>
          <w:color w:val="FF0000"/>
          <w:szCs w:val="21"/>
        </w:rPr>
        <w:t>检测方法FZ/T 62025-2015</w:t>
      </w:r>
      <w:r>
        <w:rPr>
          <w:rFonts w:hint="eastAsia" w:ascii="宋体" w:hAnsi="宋体" w:cs="宋体"/>
          <w:b/>
          <w:bCs/>
          <w:color w:val="FF0000"/>
          <w:szCs w:val="21"/>
          <w:shd w:val="clear" w:color="auto" w:fill="FFFFFF"/>
        </w:rPr>
        <w:t>《卷帘窗饰面料》</w:t>
      </w:r>
      <w:r>
        <w:rPr>
          <w:rFonts w:hint="eastAsia" w:hAnsi="宋体" w:cs="宋体"/>
          <w:b/>
          <w:bCs/>
          <w:color w:val="FF0000"/>
          <w:szCs w:val="21"/>
          <w:shd w:val="clear" w:color="auto" w:fill="FFFFFF"/>
          <w:lang w:val="en-US" w:eastAsia="zh-CN"/>
        </w:rPr>
        <w:t>检测标准中的指标和要求</w:t>
      </w:r>
    </w:p>
    <w:p w14:paraId="2EC20590">
      <w:pPr>
        <w:pStyle w:val="17"/>
        <w:rPr>
          <w:rFonts w:hint="eastAsia" w:hAnsi="宋体" w:cs="宋体"/>
          <w:b/>
          <w:bCs/>
          <w:color w:val="FF0000"/>
          <w:szCs w:val="21"/>
          <w:shd w:val="clear" w:color="auto" w:fill="FFFFFF"/>
          <w:lang w:val="en-US" w:eastAsia="zh-CN"/>
        </w:rPr>
      </w:pPr>
    </w:p>
    <w:p w14:paraId="79645859">
      <w:pPr>
        <w:pStyle w:val="17"/>
        <w:rPr>
          <w:rFonts w:hint="default" w:hAnsi="宋体" w:cs="宋体"/>
          <w:b/>
          <w:bCs/>
          <w:color w:val="FF0000"/>
          <w:szCs w:val="21"/>
          <w:shd w:val="clear" w:color="auto" w:fill="FFFFFF"/>
          <w:lang w:val="en-US" w:eastAsia="zh-CN"/>
        </w:rPr>
      </w:pPr>
      <w:r>
        <w:rPr>
          <w:rFonts w:hint="eastAsia"/>
          <w:lang w:val="en-US" w:eastAsia="zh-CN"/>
        </w:rPr>
        <w:t>2.请核实</w:t>
      </w:r>
      <w:r>
        <w:rPr>
          <w:rFonts w:hint="eastAsia" w:ascii="宋体" w:hAnsi="宋体" w:cs="宋体"/>
          <w:b/>
          <w:bCs/>
          <w:color w:val="FF0000"/>
          <w:szCs w:val="21"/>
        </w:rPr>
        <w:t>荧光增白剂：未检出（需附9种荧光增白剂检测结果表）</w:t>
      </w:r>
      <w:r>
        <w:rPr>
          <w:rFonts w:hint="eastAsia" w:hAnsi="宋体" w:cs="宋体"/>
          <w:b/>
          <w:bCs/>
          <w:color w:val="FF0000"/>
          <w:szCs w:val="21"/>
          <w:lang w:val="en-US" w:eastAsia="zh-CN"/>
        </w:rPr>
        <w:t>属于</w:t>
      </w:r>
      <w:r>
        <w:rPr>
          <w:rFonts w:hint="eastAsia" w:ascii="宋体" w:hAnsi="宋体" w:cs="宋体"/>
          <w:b/>
          <w:bCs/>
          <w:color w:val="FF0000"/>
          <w:szCs w:val="21"/>
        </w:rPr>
        <w:t>检测方法FZ/T01137-2016</w:t>
      </w:r>
      <w:r>
        <w:rPr>
          <w:rFonts w:hint="eastAsia" w:ascii="宋体" w:hAnsi="宋体" w:cs="宋体"/>
          <w:b/>
          <w:bCs/>
          <w:color w:val="FF0000"/>
          <w:szCs w:val="21"/>
          <w:shd w:val="clear" w:color="auto" w:fill="FFFFFF"/>
        </w:rPr>
        <w:t>《纺织品 荧光增白剂的测定》</w:t>
      </w:r>
      <w:r>
        <w:rPr>
          <w:rFonts w:hint="eastAsia" w:hAnsi="宋体" w:cs="宋体"/>
          <w:b/>
          <w:bCs/>
          <w:color w:val="FF0000"/>
          <w:szCs w:val="21"/>
          <w:shd w:val="clear" w:color="auto" w:fill="FFFFFF"/>
          <w:lang w:val="en-US" w:eastAsia="zh-CN"/>
        </w:rPr>
        <w:t>检测标准中的指标和要求，且表述是否准确</w:t>
      </w:r>
    </w:p>
  </w:comment>
  <w:comment w:id="20" w:author="李瑞蒙" w:date="2025-05-14T09:43:21Z" w:initials="">
    <w:p w14:paraId="6D1936F2">
      <w:pPr>
        <w:pStyle w:val="17"/>
        <w:rPr>
          <w:rFonts w:hint="eastAsia" w:hAnsi="宋体" w:cs="宋体"/>
          <w:b/>
          <w:bCs/>
          <w:color w:val="FF0000"/>
          <w:szCs w:val="21"/>
          <w:lang w:val="en-US" w:eastAsia="zh-CN"/>
        </w:rPr>
      </w:pPr>
      <w:r>
        <w:rPr>
          <w:rFonts w:hint="eastAsia"/>
          <w:lang w:val="en-US" w:eastAsia="zh-CN"/>
        </w:rPr>
        <w:t>请核定这个是否属于</w:t>
      </w:r>
      <w:r>
        <w:rPr>
          <w:rFonts w:hint="eastAsia" w:ascii="宋体" w:hAnsi="宋体" w:cs="宋体"/>
          <w:b/>
          <w:bCs/>
          <w:color w:val="FF0000"/>
          <w:szCs w:val="21"/>
        </w:rPr>
        <w:t>检测标准 GB20286-2006《公共场所阻燃制品及组件燃烧性能要求和标识》</w:t>
      </w:r>
      <w:r>
        <w:rPr>
          <w:rFonts w:hint="eastAsia" w:hAnsi="宋体" w:cs="宋体"/>
          <w:b/>
          <w:bCs/>
          <w:color w:val="FF0000"/>
          <w:szCs w:val="21"/>
          <w:lang w:val="en-US" w:eastAsia="zh-CN"/>
        </w:rPr>
        <w:t>的指标？</w:t>
      </w:r>
    </w:p>
    <w:p w14:paraId="4A433649">
      <w:pPr>
        <w:pStyle w:val="17"/>
        <w:rPr>
          <w:rFonts w:hint="eastAsia" w:hAnsi="宋体" w:cs="宋体"/>
          <w:b/>
          <w:bCs/>
          <w:color w:val="FF0000"/>
          <w:szCs w:val="21"/>
          <w:lang w:val="en-US" w:eastAsia="zh-CN"/>
        </w:rPr>
      </w:pPr>
      <w:r>
        <w:rPr>
          <w:rFonts w:hint="eastAsia" w:hAnsi="宋体" w:cs="宋体"/>
          <w:b/>
          <w:bCs/>
          <w:color w:val="FF0000"/>
          <w:szCs w:val="21"/>
          <w:lang w:val="en-US" w:eastAsia="zh-CN"/>
        </w:rPr>
        <w:t>且该条是标注星号参数，请核定是否满足3个品牌</w:t>
      </w:r>
    </w:p>
    <w:p w14:paraId="2E1A2167">
      <w:pPr>
        <w:pStyle w:val="17"/>
        <w:rPr>
          <w:rFonts w:hint="default" w:hAnsi="宋体" w:cs="宋体"/>
          <w:b/>
          <w:bCs/>
          <w:color w:val="FF0000"/>
          <w:szCs w:val="21"/>
          <w:lang w:val="en-US" w:eastAsia="zh-CN"/>
        </w:rPr>
      </w:pPr>
      <w:r>
        <w:rPr>
          <w:rFonts w:hint="eastAsia" w:hAnsi="宋体" w:cs="宋体"/>
          <w:b/>
          <w:bCs/>
          <w:color w:val="FF0000"/>
          <w:szCs w:val="21"/>
          <w:lang w:val="en-US" w:eastAsia="zh-CN"/>
        </w:rPr>
        <w:t>如需要提供证明材料，建议星号的单独写清楚，不然下面写标注三角符号要提供，并未提及星号的是否要提供</w:t>
      </w:r>
    </w:p>
  </w:comment>
  <w:comment w:id="21" w:author="李瑞蒙" w:date="2025-05-14T09:45:02Z" w:initials="">
    <w:p w14:paraId="403966D3">
      <w:pPr>
        <w:pStyle w:val="17"/>
        <w:rPr>
          <w:rFonts w:hint="default"/>
          <w:lang w:val="en-US" w:eastAsia="zh-CN"/>
        </w:rPr>
      </w:pPr>
      <w:r>
        <w:rPr>
          <w:rFonts w:hint="eastAsia"/>
          <w:lang w:val="en-US" w:eastAsia="zh-CN"/>
        </w:rPr>
        <w:t>该条未标注星号和三角符号，但原参数标红了，是否不用提供检测报告？</w:t>
      </w:r>
    </w:p>
    <w:p w14:paraId="2A832F78">
      <w:pPr>
        <w:pStyle w:val="17"/>
        <w:rPr>
          <w:rFonts w:hint="default"/>
          <w:lang w:val="en-US" w:eastAsia="zh-CN"/>
        </w:rPr>
      </w:pPr>
      <w:r>
        <w:rPr>
          <w:rFonts w:hint="eastAsia"/>
          <w:lang w:val="en-US" w:eastAsia="zh-CN"/>
        </w:rPr>
        <w:t>且</w:t>
      </w:r>
    </w:p>
    <w:p w14:paraId="68B685A0">
      <w:pPr>
        <w:pStyle w:val="17"/>
        <w:rPr>
          <w:rFonts w:hint="default" w:eastAsia="宋体"/>
          <w:lang w:val="en-US" w:eastAsia="zh-CN"/>
        </w:rPr>
      </w:pPr>
      <w:r>
        <w:rPr>
          <w:rFonts w:hint="eastAsia"/>
          <w:lang w:val="en-US" w:eastAsia="zh-CN"/>
        </w:rPr>
        <w:t>一般防霉性能报告需要28天左右才能出，请核定，是否给投标人预留了足够的时间制作检测报告？</w:t>
      </w:r>
    </w:p>
  </w:comment>
  <w:comment w:id="22" w:author="李瑞蒙" w:date="2025-05-14T09:47:50Z" w:initials="">
    <w:p w14:paraId="7DC53570">
      <w:pPr>
        <w:pStyle w:val="17"/>
        <w:rPr>
          <w:rFonts w:hint="eastAsia" w:eastAsia="宋体"/>
          <w:lang w:val="en-US" w:eastAsia="zh-CN"/>
        </w:rPr>
      </w:pPr>
      <w:r>
        <w:rPr>
          <w:rFonts w:hint="eastAsia"/>
          <w:lang w:val="en-US" w:eastAsia="zh-CN"/>
        </w:rPr>
        <w:t>请核定</w:t>
      </w:r>
      <w:r>
        <w:rPr>
          <w:rFonts w:hint="eastAsia" w:ascii="宋体" w:hAnsi="宋体" w:cs="宋体"/>
          <w:b/>
          <w:bCs/>
          <w:color w:val="FF0000"/>
          <w:szCs w:val="21"/>
        </w:rPr>
        <w:t>杀虫剂总量（需附77种杀虫剂有害物质检测结果表）</w:t>
      </w:r>
      <w:r>
        <w:rPr>
          <w:rFonts w:hint="eastAsia"/>
          <w:lang w:val="en-US" w:eastAsia="zh-CN"/>
        </w:rPr>
        <w:t>是否属于</w:t>
      </w:r>
      <w:r>
        <w:rPr>
          <w:rFonts w:hint="eastAsia" w:ascii="宋体" w:hAnsi="宋体" w:cs="宋体"/>
          <w:b/>
          <w:bCs/>
          <w:color w:val="FF0000"/>
          <w:szCs w:val="21"/>
        </w:rPr>
        <w:t>GB/T18885-2020</w:t>
      </w:r>
      <w:r>
        <w:rPr>
          <w:rFonts w:hint="eastAsia" w:ascii="宋体" w:hAnsi="宋体" w:cs="宋体"/>
          <w:b/>
          <w:bCs/>
          <w:color w:val="FF0000"/>
          <w:szCs w:val="21"/>
          <w:shd w:val="clear" w:color="auto" w:fill="FFFFFF"/>
        </w:rPr>
        <w:t>《生态纺织品技术要求》</w:t>
      </w:r>
      <w:r>
        <w:rPr>
          <w:rFonts w:hint="eastAsia" w:ascii="宋体" w:hAnsi="宋体" w:cs="宋体"/>
          <w:b/>
          <w:bCs/>
          <w:color w:val="FF0000"/>
          <w:szCs w:val="21"/>
        </w:rPr>
        <w:t>标准</w:t>
      </w:r>
      <w:r>
        <w:rPr>
          <w:rFonts w:hint="eastAsia" w:hAnsi="宋体" w:cs="宋体"/>
          <w:b/>
          <w:bCs/>
          <w:color w:val="FF0000"/>
          <w:szCs w:val="21"/>
          <w:lang w:val="en-US" w:eastAsia="zh-CN"/>
        </w:rPr>
        <w:t>要求</w:t>
      </w:r>
    </w:p>
  </w:comment>
  <w:comment w:id="23" w:author="李瑞蒙" w:date="2025-05-14T09:47:46Z" w:initials="">
    <w:p w14:paraId="6EBABACB">
      <w:pPr>
        <w:pStyle w:val="17"/>
        <w:rPr>
          <w:rFonts w:hint="eastAsia" w:eastAsia="宋体"/>
          <w:lang w:val="en-US" w:eastAsia="zh-CN"/>
        </w:rPr>
      </w:pPr>
      <w:r>
        <w:rPr>
          <w:rFonts w:hint="eastAsia"/>
          <w:lang w:val="en-US" w:eastAsia="zh-CN"/>
        </w:rPr>
        <w:t>请核定</w:t>
      </w:r>
      <w:r>
        <w:rPr>
          <w:rFonts w:hint="eastAsia" w:ascii="宋体" w:hAnsi="宋体" w:cs="宋体"/>
          <w:b/>
          <w:bCs/>
          <w:color w:val="FF0000"/>
          <w:szCs w:val="21"/>
        </w:rPr>
        <w:t>有机锡化合物（需附9种有机锡化合物检测结果表）</w:t>
      </w:r>
      <w:r>
        <w:rPr>
          <w:rFonts w:hint="eastAsia"/>
          <w:lang w:val="en-US" w:eastAsia="zh-CN"/>
        </w:rPr>
        <w:t>是否属于</w:t>
      </w:r>
      <w:r>
        <w:rPr>
          <w:rFonts w:hint="eastAsia" w:ascii="宋体" w:hAnsi="宋体" w:cs="宋体"/>
          <w:b/>
          <w:bCs/>
          <w:color w:val="FF0000"/>
          <w:szCs w:val="21"/>
        </w:rPr>
        <w:t>GB/T18885-2020</w:t>
      </w:r>
      <w:r>
        <w:rPr>
          <w:rFonts w:hint="eastAsia" w:ascii="宋体" w:hAnsi="宋体" w:cs="宋体"/>
          <w:b/>
          <w:bCs/>
          <w:color w:val="FF0000"/>
          <w:szCs w:val="21"/>
          <w:shd w:val="clear" w:color="auto" w:fill="FFFFFF"/>
        </w:rPr>
        <w:t>《生态纺织品技术要求》</w:t>
      </w:r>
      <w:r>
        <w:rPr>
          <w:rFonts w:hint="eastAsia" w:ascii="宋体" w:hAnsi="宋体" w:cs="宋体"/>
          <w:b/>
          <w:bCs/>
          <w:color w:val="FF0000"/>
          <w:szCs w:val="21"/>
        </w:rPr>
        <w:t>标准</w:t>
      </w:r>
      <w:r>
        <w:rPr>
          <w:rFonts w:hint="eastAsia" w:hAnsi="宋体" w:cs="宋体"/>
          <w:b/>
          <w:bCs/>
          <w:color w:val="FF0000"/>
          <w:szCs w:val="21"/>
          <w:lang w:val="en-US" w:eastAsia="zh-CN"/>
        </w:rPr>
        <w:t>要求</w:t>
      </w:r>
    </w:p>
    <w:p w14:paraId="4F8051CC">
      <w:pPr>
        <w:pStyle w:val="17"/>
      </w:pPr>
    </w:p>
  </w:comment>
  <w:comment w:id="24" w:author="李瑞蒙" w:date="2025-05-14T09:49:25Z" w:initials="">
    <w:p w14:paraId="0F831C96">
      <w:pPr>
        <w:pStyle w:val="17"/>
        <w:rPr>
          <w:rFonts w:hint="default" w:eastAsia="宋体"/>
          <w:lang w:val="en-US" w:eastAsia="zh-CN"/>
        </w:rPr>
      </w:pPr>
      <w:r>
        <w:rPr>
          <w:rFonts w:hint="eastAsia"/>
          <w:lang w:val="en-US" w:eastAsia="zh-CN"/>
        </w:rPr>
        <w:t>请核定</w:t>
      </w:r>
      <w:r>
        <w:rPr>
          <w:rFonts w:hint="eastAsia" w:ascii="宋体" w:hAnsi="宋体" w:cs="宋体"/>
          <w:b/>
          <w:bCs/>
          <w:color w:val="FF0000"/>
          <w:szCs w:val="21"/>
        </w:rPr>
        <w:t>优等品</w:t>
      </w:r>
      <w:r>
        <w:rPr>
          <w:rFonts w:hint="eastAsia" w:hAnsi="宋体" w:cs="宋体"/>
          <w:b w:val="0"/>
          <w:bCs w:val="0"/>
          <w:color w:val="auto"/>
          <w:szCs w:val="21"/>
          <w:lang w:val="en-US" w:eastAsia="zh-CN"/>
        </w:rPr>
        <w:t>是否属于</w:t>
      </w:r>
      <w:r>
        <w:rPr>
          <w:rFonts w:hint="eastAsia" w:ascii="宋体" w:hAnsi="宋体" w:cs="宋体"/>
          <w:b/>
          <w:bCs/>
          <w:color w:val="FF0000"/>
          <w:szCs w:val="21"/>
        </w:rPr>
        <w:t>GB/T19817-2005</w:t>
      </w:r>
      <w:r>
        <w:rPr>
          <w:rFonts w:hint="eastAsia" w:ascii="宋体" w:hAnsi="宋体" w:cs="宋体"/>
          <w:b/>
          <w:bCs/>
          <w:color w:val="FF0000"/>
          <w:szCs w:val="21"/>
          <w:shd w:val="clear" w:color="auto" w:fill="FFFFFF"/>
        </w:rPr>
        <w:t>《纺织品 装饰用织物》</w:t>
      </w:r>
      <w:r>
        <w:rPr>
          <w:rFonts w:hint="eastAsia" w:hAnsi="宋体" w:cs="宋体"/>
          <w:b/>
          <w:bCs/>
          <w:color w:val="FF0000"/>
          <w:szCs w:val="21"/>
          <w:shd w:val="clear" w:color="auto" w:fill="FFFFFF"/>
          <w:lang w:val="en-US" w:eastAsia="zh-CN"/>
        </w:rPr>
        <w:t>标准要求</w:t>
      </w:r>
    </w:p>
  </w:comment>
  <w:comment w:id="25" w:author="李瑞蒙" w:date="2025-05-14T09:53:05Z" w:initials="">
    <w:p w14:paraId="4984C9DD">
      <w:pPr>
        <w:pStyle w:val="17"/>
        <w:rPr>
          <w:rFonts w:hint="default" w:eastAsia="宋体"/>
          <w:lang w:val="en-US" w:eastAsia="zh-CN"/>
        </w:rPr>
      </w:pPr>
      <w:r>
        <w:rPr>
          <w:rFonts w:hint="eastAsia"/>
          <w:lang w:val="en-US" w:eastAsia="zh-CN"/>
        </w:rPr>
        <w:t>是否考察UVA透射率（长波紫外线透过率）？</w:t>
      </w:r>
    </w:p>
  </w:comment>
  <w:comment w:id="26" w:author="李瑞蒙" w:date="2025-05-14T09:55:37Z" w:initials="">
    <w:p w14:paraId="03403A94">
      <w:pPr>
        <w:pStyle w:val="17"/>
        <w:rPr>
          <w:rFonts w:hint="default" w:eastAsia="宋体"/>
          <w:lang w:val="en-US" w:eastAsia="zh-CN"/>
        </w:rPr>
      </w:pPr>
      <w:r>
        <w:rPr>
          <w:rFonts w:hint="eastAsia"/>
          <w:lang w:val="en-US" w:eastAsia="zh-CN"/>
        </w:rPr>
        <w:t>请核定是方法还是标准？全篇这里建议排查下。</w:t>
      </w:r>
    </w:p>
  </w:comment>
  <w:comment w:id="27" w:author="李瑞蒙" w:date="2025-05-14T10:05:46Z" w:initials="">
    <w:p w14:paraId="0B06ED59">
      <w:pPr>
        <w:pStyle w:val="17"/>
        <w:rPr>
          <w:rFonts w:hint="eastAsia"/>
          <w:lang w:val="en-US" w:eastAsia="zh-CN"/>
        </w:rPr>
      </w:pPr>
      <w:r>
        <w:rPr>
          <w:rFonts w:hint="eastAsia"/>
          <w:lang w:val="en-US" w:eastAsia="zh-CN"/>
        </w:rPr>
        <w:t>一般分包的是不是会在检测报告中体现分包的相关事宜牙。</w:t>
      </w:r>
      <w:r>
        <w:rPr>
          <w:rFonts w:ascii="微软雅黑" w:hAnsi="微软雅黑" w:eastAsia="微软雅黑" w:cs="微软雅黑"/>
          <w:i w:val="0"/>
          <w:iCs w:val="0"/>
          <w:caps w:val="0"/>
          <w:color w:val="222222"/>
          <w:spacing w:val="0"/>
          <w:sz w:val="27"/>
          <w:szCs w:val="27"/>
          <w:shd w:val="clear" w:fill="FFFFFF"/>
        </w:rPr>
        <w:t>如备注:总挥发性有机化合物TVOC为分包项目，检测机构为XX检验检测有限公司”，机构CMA资质认定编号为XXXX，报告编号为XXXX</w:t>
      </w:r>
    </w:p>
    <w:p w14:paraId="75BD20B3">
      <w:pPr>
        <w:pStyle w:val="17"/>
        <w:rPr>
          <w:rFonts w:hint="default"/>
          <w:lang w:val="en-US" w:eastAsia="zh-CN"/>
        </w:rPr>
      </w:pPr>
      <w:r>
        <w:rPr>
          <w:rFonts w:hint="eastAsia"/>
          <w:lang w:val="en-US" w:eastAsia="zh-CN"/>
        </w:rPr>
        <w:t>这里是否有必要写呢？https://www.ccgp.gov.cn/llsw/202502/t20250218_24177633.htm</w:t>
      </w:r>
    </w:p>
    <w:p w14:paraId="1A48D1EA">
      <w:pPr>
        <w:pStyle w:val="17"/>
        <w:rPr>
          <w:rFonts w:hint="default"/>
          <w:lang w:val="en-US" w:eastAsia="zh-CN"/>
        </w:rPr>
      </w:pPr>
      <w:r>
        <w:drawing>
          <wp:inline distT="0" distB="0" distL="114300" distR="114300">
            <wp:extent cx="5278755" cy="4556125"/>
            <wp:effectExtent l="0" t="0" r="9525"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5278755" cy="4556125"/>
                    </a:xfrm>
                    <a:prstGeom prst="rect">
                      <a:avLst/>
                    </a:prstGeom>
                    <a:noFill/>
                    <a:ln>
                      <a:noFill/>
                    </a:ln>
                  </pic:spPr>
                </pic:pic>
              </a:graphicData>
            </a:graphic>
          </wp:inline>
        </w:drawing>
      </w:r>
    </w:p>
  </w:comment>
  <w:comment w:id="28" w:author="李瑞蒙" w:date="2025-05-14T09:57:25Z" w:initials="">
    <w:p w14:paraId="742B2313">
      <w:pPr>
        <w:pStyle w:val="17"/>
        <w:rPr>
          <w:rFonts w:hint="default" w:eastAsia="宋体"/>
          <w:lang w:val="en-US" w:eastAsia="zh-CN"/>
        </w:rPr>
      </w:pPr>
      <w:r>
        <w:rPr>
          <w:rFonts w:hint="eastAsia"/>
          <w:lang w:val="en-US" w:eastAsia="zh-CN"/>
        </w:rPr>
        <w:t>删除，全篇排查，招标文件不体现原件备查字眼</w:t>
      </w:r>
    </w:p>
  </w:comment>
  <w:comment w:id="29" w:author="李瑞蒙" w:date="2025-05-14T10:11:36Z" w:initials="">
    <w:p w14:paraId="2B188068">
      <w:pPr>
        <w:pStyle w:val="17"/>
        <w:rPr>
          <w:rFonts w:hint="default" w:eastAsia="宋体"/>
          <w:lang w:val="en-US" w:eastAsia="zh-CN"/>
        </w:rPr>
      </w:pPr>
      <w:r>
        <w:rPr>
          <w:rFonts w:hint="eastAsia"/>
          <w:lang w:val="en-US" w:eastAsia="zh-CN"/>
        </w:rPr>
        <w:t>这三个都要提供吗？</w:t>
      </w:r>
    </w:p>
  </w:comment>
  <w:comment w:id="30" w:author="李瑞蒙" w:date="2025-05-14T09:57:52Z" w:initials="">
    <w:p w14:paraId="73EC6906">
      <w:pPr>
        <w:pStyle w:val="17"/>
        <w:rPr>
          <w:rFonts w:hint="default" w:eastAsia="宋体"/>
          <w:lang w:val="en-US" w:eastAsia="zh-CN"/>
        </w:rPr>
      </w:pPr>
      <w:r>
        <w:rPr>
          <w:rFonts w:hint="eastAsia"/>
          <w:lang w:val="en-US" w:eastAsia="zh-CN"/>
        </w:rPr>
        <w:t>同上批注</w:t>
      </w:r>
    </w:p>
  </w:comment>
  <w:comment w:id="31" w:author="李瑞蒙" w:date="2025-05-14T10:13:59Z" w:initials="">
    <w:p w14:paraId="29E4F5C6">
      <w:pPr>
        <w:pStyle w:val="17"/>
        <w:rPr>
          <w:rFonts w:hint="default" w:eastAsia="宋体"/>
          <w:lang w:val="en-US" w:eastAsia="zh-CN"/>
        </w:rPr>
      </w:pPr>
      <w:r>
        <w:rPr>
          <w:rFonts w:hint="eastAsia"/>
          <w:lang w:val="en-US" w:eastAsia="zh-CN"/>
        </w:rPr>
        <w:t>是否作废了？</w:t>
      </w:r>
    </w:p>
  </w:comment>
  <w:comment w:id="32" w:author="李瑞蒙" w:date="2025-05-14T10:26:56Z" w:initials="">
    <w:p w14:paraId="7AD11AF2">
      <w:pPr>
        <w:pStyle w:val="17"/>
      </w:pPr>
      <w:r>
        <w:rPr>
          <w:rFonts w:hint="eastAsia"/>
        </w:rPr>
        <w:t>根据23年易发问题清单：83.将“项目验收方案”作为评审因素，与采购需求管理制度规定以及项目实际需求不相适应。属于设置与采购实际需求不相适应或与合同履行无关的条件。故建议验收整体标注星号</w:t>
      </w:r>
    </w:p>
  </w:comment>
  <w:comment w:id="33" w:author="李瑞蒙" w:date="2025-05-14T10:27:56Z" w:initials="">
    <w:p w14:paraId="58314D52">
      <w:pPr>
        <w:pStyle w:val="17"/>
        <w:rPr>
          <w:rFonts w:hint="default" w:eastAsia="宋体"/>
          <w:lang w:val="en-US" w:eastAsia="zh-CN"/>
        </w:rPr>
      </w:pPr>
      <w:r>
        <w:rPr>
          <w:rFonts w:hint="eastAsia"/>
          <w:lang w:val="en-US" w:eastAsia="zh-CN"/>
        </w:rPr>
        <w:t>建议修改为：投标文件技术要求偏离表的投标响应内容</w:t>
      </w:r>
    </w:p>
  </w:comment>
  <w:comment w:id="34" w:author="李瑞蒙" w:date="2025-05-14T10:28:25Z" w:initials="">
    <w:tbl>
      <w:tblPr>
        <w:tblW w:w="1311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3120"/>
      </w:tblGrid>
      <w:tr w14:paraId="75818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0" w:hRule="atLeast"/>
        </w:trPr>
        <w:tc>
          <w:tcPr>
            <w:tcW w:w="13120" w:type="dxa"/>
            <w:tcBorders>
              <w:top w:val="nil"/>
              <w:left w:val="nil"/>
              <w:bottom w:val="nil"/>
              <w:right w:val="nil"/>
            </w:tcBorders>
            <w:shd w:val="clear"/>
            <w:vAlign w:val="center"/>
          </w:tcPr>
          <w:p w14:paraId="353018C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建议根据《深圳市财政局关于进一步优化政府采购营商环境的通知》“18.鼓励支付预付款。鼓励采购人结合项目实际和供应商资信情况，在签订合同后即预付一定比例的合同款项给中标（成交）供应商，预付款比例原则上不低于合同金额的30%；采购项目实施以人工投入为主的，可适当降低预付款比例；对于资信状况良好、履约能力较强的中标（成交）供应商，可适当提高预付款比例，但最高不得超过合同金额的70%。”</w:t>
            </w:r>
            <w:r>
              <w:rPr>
                <w:rFonts w:hint="eastAsia" w:ascii="宋体" w:hAnsi="宋体" w:eastAsia="宋体" w:cs="宋体"/>
                <w:i w:val="0"/>
                <w:iCs w:val="0"/>
                <w:color w:val="000000"/>
                <w:kern w:val="0"/>
                <w:sz w:val="22"/>
                <w:szCs w:val="22"/>
                <w:u w:val="none"/>
                <w:bdr w:val="none" w:color="auto" w:sz="0" w:space="0"/>
                <w:lang w:val="en-US" w:eastAsia="zh-CN" w:bidi="ar"/>
              </w:rPr>
              <w:br w:type="textWrapping"/>
            </w:r>
            <w:r>
              <w:rPr>
                <w:rFonts w:hint="eastAsia" w:ascii="宋体" w:hAnsi="宋体" w:eastAsia="宋体" w:cs="宋体"/>
                <w:i w:val="0"/>
                <w:iCs w:val="0"/>
                <w:color w:val="000000"/>
                <w:kern w:val="0"/>
                <w:sz w:val="22"/>
                <w:szCs w:val="22"/>
                <w:u w:val="none"/>
                <w:bdr w:val="none" w:color="auto" w:sz="0" w:space="0"/>
                <w:lang w:val="en-US" w:eastAsia="zh-CN" w:bidi="ar"/>
              </w:rPr>
              <w:t>设置一定比例的预付款。</w:t>
            </w:r>
          </w:p>
        </w:tc>
      </w:tr>
    </w:tbl>
    <w:p w14:paraId="4A5D6A35">
      <w:pPr>
        <w:pStyle w:val="17"/>
      </w:pPr>
    </w:p>
  </w:comment>
  <w:comment w:id="35" w:author="政府采购业务分公司" w:date="2022-07-01T15:42:00Z" w:initials="陈">
    <w:p w14:paraId="404A75CD">
      <w:pPr>
        <w:rPr>
          <w:rFonts w:hint="default" w:ascii="Times New Roman" w:hAnsi="Times New Roman" w:eastAsia="宋体" w:cs="Times New Roman"/>
          <w:lang w:val="en-US" w:eastAsia="zh-CN"/>
        </w:rPr>
      </w:pPr>
      <w:r>
        <w:rPr>
          <w:rFonts w:hint="eastAsia" w:cs="Times New Roman"/>
          <w:sz w:val="24"/>
          <w:lang w:val="en-US" w:eastAsia="zh-CN"/>
        </w:rPr>
        <w:t>是否涉及，不涉及删除</w:t>
      </w:r>
    </w:p>
  </w:comment>
  <w:comment w:id="36" w:author="陈sj" w:date="2022-07-22T16:59:00Z" w:initials="陈">
    <w:p w14:paraId="53301203">
      <w:pPr>
        <w:widowControl w:val="0"/>
        <w:autoSpaceDE w:val="0"/>
        <w:autoSpaceDN w:val="0"/>
        <w:adjustRightInd w:val="0"/>
        <w:jc w:val="left"/>
        <w:textAlignment w:val="baseline"/>
        <w:rPr>
          <w:rFonts w:hint="default"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定稿后工作人员根据评分项调整</w:t>
      </w:r>
    </w:p>
  </w:comment>
  <w:comment w:id="37" w:author="陈sj" w:date="2022-07-22T16:39:00Z" w:initials="陈">
    <w:p w14:paraId="399B5C79">
      <w:pPr>
        <w:widowControl w:val="0"/>
        <w:autoSpaceDE w:val="0"/>
        <w:autoSpaceDN w:val="0"/>
        <w:adjustRightInd w:val="0"/>
        <w:jc w:val="left"/>
        <w:textAlignment w:val="baseline"/>
        <w:rPr>
          <w:rFonts w:hint="eastAsia"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定稿后工作人员根据评分项调整</w:t>
      </w:r>
    </w:p>
  </w:comment>
  <w:comment w:id="38" w:author="陈shunjie" w:date="2025-02-20T17:31:59Z" w:initials="陈">
    <w:p w14:paraId="684CB180">
      <w:pPr>
        <w:pStyle w:val="17"/>
      </w:pPr>
      <w:r>
        <w:rPr>
          <w:rFonts w:hint="eastAsia"/>
        </w:rPr>
        <w:t>部分专门面向中小企业、专门面向小微企业的调整表述</w:t>
      </w:r>
    </w:p>
  </w:comment>
  <w:comment w:id="39" w:author="陈shunjie" w:date="2025-02-19T20:03:04Z" w:initials="陈">
    <w:p w14:paraId="4C779169">
      <w:pPr>
        <w:pStyle w:val="17"/>
      </w:pPr>
      <w:r>
        <w:rPr>
          <w:rFonts w:hint="eastAsia"/>
        </w:rPr>
        <w:t>工作人员发公告前根据“</w:t>
      </w:r>
      <w:r>
        <w:rPr>
          <w:rFonts w:hint="eastAsia"/>
          <w:lang w:eastAsia="zh-CN"/>
        </w:rPr>
        <w:t>货物清单明细</w:t>
      </w:r>
      <w:r>
        <w:rPr>
          <w:rFonts w:hint="eastAsia"/>
        </w:rPr>
        <w:t>”补充标“*”内容</w:t>
      </w:r>
    </w:p>
  </w:comment>
  <w:comment w:id="40" w:author="陈sj" w:date="2022-07-22T16:30:00Z" w:initials="陈">
    <w:p w14:paraId="25D20604">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评分表如不涉及，请删除。</w:t>
      </w:r>
    </w:p>
  </w:comment>
  <w:comment w:id="41" w:author="陈shunjie" w:date="2025-02-19T20:08:05Z" w:initials="陈">
    <w:p w14:paraId="441C523A">
      <w:pPr>
        <w:pStyle w:val="17"/>
      </w:pPr>
      <w:r>
        <w:rPr>
          <w:rFonts w:hint="eastAsia"/>
        </w:rPr>
        <w:t>与前面三、实质性条款的内容保持一致</w:t>
      </w:r>
    </w:p>
  </w:comment>
  <w:comment w:id="42" w:author="陈shunjie" w:date="2024-06-25T19:45:18Z" w:initials="陈">
    <w:p w14:paraId="278D49D3">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如评分项不涉及，可以删除</w:t>
      </w:r>
    </w:p>
  </w:comment>
  <w:comment w:id="43" w:author="陈shunjie" w:date="2025-02-19T20:11:59Z" w:initials="陈">
    <w:p w14:paraId="56F78EE5">
      <w:pPr>
        <w:pStyle w:val="17"/>
      </w:pPr>
      <w:r>
        <w:rPr>
          <w:rFonts w:hint="eastAsia"/>
        </w:rPr>
        <w:t>项目如果有后续确定签订的合同的话，将此模版进行替换，并删除技术商务要求中涉及的内容，避免引起歧义。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8BB65BF" w15:done="0"/>
  <w15:commentEx w15:paraId="4C4BC5DA" w15:done="0"/>
  <w15:commentEx w15:paraId="7FBF1242" w15:done="0"/>
  <w15:commentEx w15:paraId="5AE52414" w15:done="0"/>
  <w15:commentEx w15:paraId="5504A2FA" w15:done="0"/>
  <w15:commentEx w15:paraId="23DD4EAF" w15:done="0"/>
  <w15:commentEx w15:paraId="58CE7F49" w15:done="0"/>
  <w15:commentEx w15:paraId="23C54D21" w15:done="0"/>
  <w15:commentEx w15:paraId="2B130E55" w15:done="0"/>
  <w15:commentEx w15:paraId="495E464A" w15:done="0"/>
  <w15:commentEx w15:paraId="48ED4460" w15:done="0"/>
  <w15:commentEx w15:paraId="0B4AE4B2" w15:done="0"/>
  <w15:commentEx w15:paraId="31E17B1D" w15:done="0"/>
  <w15:commentEx w15:paraId="648E55A8" w15:done="0"/>
  <w15:commentEx w15:paraId="622389FB" w15:done="0"/>
  <w15:commentEx w15:paraId="46438417" w15:done="0"/>
  <w15:commentEx w15:paraId="0829040B" w15:done="0"/>
  <w15:commentEx w15:paraId="08D8D203" w15:done="0"/>
  <w15:commentEx w15:paraId="79E9E2CC" w15:done="0"/>
  <w15:commentEx w15:paraId="79645859" w15:done="0"/>
  <w15:commentEx w15:paraId="2E1A2167" w15:done="0"/>
  <w15:commentEx w15:paraId="68B685A0" w15:done="0"/>
  <w15:commentEx w15:paraId="7DC53570" w15:done="0"/>
  <w15:commentEx w15:paraId="4F8051CC" w15:done="0"/>
  <w15:commentEx w15:paraId="0F831C96" w15:done="0"/>
  <w15:commentEx w15:paraId="4984C9DD" w15:done="0"/>
  <w15:commentEx w15:paraId="03403A94" w15:done="0"/>
  <w15:commentEx w15:paraId="1A48D1EA" w15:done="0"/>
  <w15:commentEx w15:paraId="742B2313" w15:done="0"/>
  <w15:commentEx w15:paraId="2B188068" w15:done="0"/>
  <w15:commentEx w15:paraId="73EC6906" w15:done="0"/>
  <w15:commentEx w15:paraId="29E4F5C6" w15:done="0"/>
  <w15:commentEx w15:paraId="7AD11AF2" w15:done="0"/>
  <w15:commentEx w15:paraId="58314D52" w15:done="0"/>
  <w15:commentEx w15:paraId="4A5D6A35" w15:done="0"/>
  <w15:commentEx w15:paraId="404A75CD" w15:done="0"/>
  <w15:commentEx w15:paraId="53301203" w15:done="0"/>
  <w15:commentEx w15:paraId="399B5C79" w15:done="0"/>
  <w15:commentEx w15:paraId="684CB180" w15:done="0"/>
  <w15:commentEx w15:paraId="4C779169" w15:done="0"/>
  <w15:commentEx w15:paraId="25D20604" w15:done="0"/>
  <w15:commentEx w15:paraId="441C523A" w15:done="0"/>
  <w15:commentEx w15:paraId="278D49D3" w15:done="0"/>
  <w15:commentEx w15:paraId="56F78EE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Unicode MS">
    <w:panose1 w:val="020B0604020202020204"/>
    <w:charset w:val="86"/>
    <w:family w:val="swiss"/>
    <w:pitch w:val="default"/>
    <w:sig w:usb0="FFFFFFFF" w:usb1="E9FFFFFF" w:usb2="0000003F" w:usb3="00000000" w:csb0="603F01FF" w:csb1="FFFF0000"/>
  </w:font>
  <w:font w:name="隶书">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auto"/>
    <w:pitch w:val="default"/>
    <w:sig w:usb0="00000000" w:usb1="00000000" w:usb2="00000010" w:usb3="00000000" w:csb0="00100000" w:csb1="00000000"/>
  </w:font>
  <w:font w:name="Microsoft JhengHei UI">
    <w:panose1 w:val="020B0604030504040204"/>
    <w:charset w:val="88"/>
    <w:family w:val="auto"/>
    <w:pitch w:val="default"/>
    <w:sig w:usb0="000002A7" w:usb1="28CF4400" w:usb2="00000016" w:usb3="00000000" w:csb0="00100009" w:csb1="00000000"/>
  </w:font>
  <w:font w:name="楷体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汉仪书宋二S">
    <w:altName w:val="宋体"/>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ActionIcon">
    <w:altName w:val="Segoe Print"/>
    <w:panose1 w:val="00000000000000000000"/>
    <w:charset w:val="00"/>
    <w:family w:val="auto"/>
    <w:pitch w:val="default"/>
    <w:sig w:usb0="00000000" w:usb1="00000000" w:usb2="00000000" w:usb3="00000000" w:csb0="00000000" w:csb1="00000000"/>
  </w:font>
  <w:font w:name="ModIcon">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 w:name="寰蒋闆呴粦">
    <w:altName w:val="Segoe Print"/>
    <w:panose1 w:val="00000000000000000000"/>
    <w:charset w:val="00"/>
    <w:family w:val="auto"/>
    <w:pitch w:val="default"/>
    <w:sig w:usb0="00000000" w:usb1="00000000" w:usb2="00000000" w:usb3="00000000" w:csb0="00040001"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0DA5B">
    <w:pPr>
      <w:pStyle w:val="27"/>
      <w:framePr w:wrap="around" w:vAnchor="text" w:hAnchor="margin" w:xAlign="center" w:y="1"/>
      <w:rPr>
        <w:rStyle w:val="48"/>
      </w:rPr>
    </w:pPr>
    <w:r>
      <w:t xml:space="preserve">- </w:t>
    </w:r>
    <w:r>
      <w:fldChar w:fldCharType="begin"/>
    </w:r>
    <w:r>
      <w:instrText xml:space="preserve"> PAGE </w:instrText>
    </w:r>
    <w:r>
      <w:fldChar w:fldCharType="separate"/>
    </w:r>
    <w:r>
      <w:t>32</w:t>
    </w:r>
    <w:r>
      <w:fldChar w:fldCharType="end"/>
    </w:r>
    <w:r>
      <w:t xml:space="preserve"> -</w:t>
    </w:r>
  </w:p>
  <w:p w14:paraId="6A34F3B6">
    <w:pPr>
      <w:pStyle w:val="2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A755A">
    <w:pPr>
      <w:pStyle w:val="27"/>
      <w:framePr w:wrap="around" w:vAnchor="text" w:hAnchor="margin" w:xAlign="center" w:y="1"/>
      <w:rPr>
        <w:rStyle w:val="48"/>
      </w:rPr>
    </w:pPr>
    <w:r>
      <w:rPr>
        <w:rStyle w:val="48"/>
      </w:rPr>
      <w:fldChar w:fldCharType="begin"/>
    </w:r>
    <w:r>
      <w:rPr>
        <w:rStyle w:val="48"/>
      </w:rPr>
      <w:instrText xml:space="preserve">PAGE  </w:instrText>
    </w:r>
    <w:r>
      <w:rPr>
        <w:rStyle w:val="48"/>
      </w:rPr>
      <w:fldChar w:fldCharType="end"/>
    </w:r>
  </w:p>
  <w:p w14:paraId="1281877E">
    <w:pPr>
      <w:pStyle w:val="2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167AC">
    <w:pPr>
      <w:widowControl w:val="0"/>
      <w:tabs>
        <w:tab w:val="center" w:pos="4153"/>
        <w:tab w:val="right" w:pos="8306"/>
      </w:tabs>
      <w:snapToGrid w:val="0"/>
      <w:jc w:val="left"/>
      <w:rPr>
        <w:rFonts w:ascii="Times New Roman" w:hAnsi="Times New Roman" w:eastAsia="宋体"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2C829">
    <w:pPr>
      <w:pStyle w:val="28"/>
      <w:pBdr>
        <w:top w:val="none" w:color="auto" w:sz="0" w:space="0"/>
        <w:left w:val="none" w:color="auto" w:sz="0" w:space="0"/>
        <w:bottom w:val="none" w:color="auto" w:sz="0" w:space="1"/>
        <w:right w:val="none" w:color="auto" w:sz="0" w:space="0"/>
        <w:between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72CD7">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rPr>
        <w:rFonts w:ascii="Times New Roman" w:hAnsi="Times New Roman" w:eastAsia="宋体"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9221C"/>
    <w:multiLevelType w:val="singleLevel"/>
    <w:tmpl w:val="B609221C"/>
    <w:lvl w:ilvl="0" w:tentative="0">
      <w:start w:val="1"/>
      <w:numFmt w:val="decimal"/>
      <w:suff w:val="nothing"/>
      <w:lvlText w:val="%1、"/>
      <w:lvlJc w:val="left"/>
    </w:lvl>
  </w:abstractNum>
  <w:abstractNum w:abstractNumId="1">
    <w:nsid w:val="B9358C2E"/>
    <w:multiLevelType w:val="singleLevel"/>
    <w:tmpl w:val="B9358C2E"/>
    <w:lvl w:ilvl="0" w:tentative="0">
      <w:start w:val="2"/>
      <w:numFmt w:val="decimal"/>
      <w:suff w:val="nothing"/>
      <w:lvlText w:val="%1、"/>
      <w:lvlJc w:val="left"/>
    </w:lvl>
  </w:abstractNum>
  <w:abstractNum w:abstractNumId="2">
    <w:nsid w:val="BF6BC116"/>
    <w:multiLevelType w:val="singleLevel"/>
    <w:tmpl w:val="BF6BC116"/>
    <w:lvl w:ilvl="0" w:tentative="0">
      <w:start w:val="16"/>
      <w:numFmt w:val="decimal"/>
      <w:suff w:val="space"/>
      <w:lvlText w:val="%1."/>
      <w:lvlJc w:val="left"/>
    </w:lvl>
  </w:abstractNum>
  <w:abstractNum w:abstractNumId="3">
    <w:nsid w:val="CFE7C3F8"/>
    <w:multiLevelType w:val="singleLevel"/>
    <w:tmpl w:val="CFE7C3F8"/>
    <w:lvl w:ilvl="0" w:tentative="0">
      <w:start w:val="1"/>
      <w:numFmt w:val="decimal"/>
      <w:suff w:val="nothing"/>
      <w:lvlText w:val="（%1）"/>
      <w:lvlJc w:val="left"/>
    </w:lvl>
  </w:abstractNum>
  <w:abstractNum w:abstractNumId="4">
    <w:nsid w:val="DDECD3BC"/>
    <w:multiLevelType w:val="singleLevel"/>
    <w:tmpl w:val="DDECD3BC"/>
    <w:lvl w:ilvl="0" w:tentative="0">
      <w:start w:val="6"/>
      <w:numFmt w:val="decimal"/>
      <w:suff w:val="space"/>
      <w:lvlText w:val="%1."/>
      <w:lvlJc w:val="left"/>
    </w:lvl>
  </w:abstractNum>
  <w:abstractNum w:abstractNumId="5">
    <w:nsid w:val="DE759F4B"/>
    <w:multiLevelType w:val="singleLevel"/>
    <w:tmpl w:val="DE759F4B"/>
    <w:lvl w:ilvl="0" w:tentative="0">
      <w:start w:val="2"/>
      <w:numFmt w:val="decimal"/>
      <w:suff w:val="space"/>
      <w:lvlText w:val="%1."/>
      <w:lvlJc w:val="left"/>
    </w:lvl>
  </w:abstractNum>
  <w:abstractNum w:abstractNumId="6">
    <w:nsid w:val="DEABE1DB"/>
    <w:multiLevelType w:val="singleLevel"/>
    <w:tmpl w:val="DEABE1DB"/>
    <w:lvl w:ilvl="0" w:tentative="0">
      <w:start w:val="23"/>
      <w:numFmt w:val="decimal"/>
      <w:suff w:val="space"/>
      <w:lvlText w:val="%1."/>
      <w:lvlJc w:val="left"/>
    </w:lvl>
  </w:abstractNum>
  <w:abstractNum w:abstractNumId="7">
    <w:nsid w:val="FFEFC674"/>
    <w:multiLevelType w:val="singleLevel"/>
    <w:tmpl w:val="FFEFC674"/>
    <w:lvl w:ilvl="0" w:tentative="0">
      <w:start w:val="1"/>
      <w:numFmt w:val="decimal"/>
      <w:suff w:val="nothing"/>
      <w:lvlText w:val="（%1）"/>
      <w:lvlJc w:val="left"/>
    </w:lvl>
  </w:abstractNum>
  <w:abstractNum w:abstractNumId="8">
    <w:nsid w:val="FFFFFF7C"/>
    <w:multiLevelType w:val="singleLevel"/>
    <w:tmpl w:val="FFFFFF7C"/>
    <w:lvl w:ilvl="0" w:tentative="0">
      <w:start w:val="1"/>
      <w:numFmt w:val="decimal"/>
      <w:pStyle w:val="68"/>
      <w:lvlText w:val="%1."/>
      <w:lvlJc w:val="left"/>
      <w:pPr>
        <w:tabs>
          <w:tab w:val="left" w:pos="7994"/>
        </w:tabs>
        <w:ind w:left="7994" w:leftChars="800" w:hanging="360" w:hangingChars="200"/>
      </w:pPr>
    </w:lvl>
  </w:abstractNum>
  <w:abstractNum w:abstractNumId="9">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10">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12503483"/>
    <w:multiLevelType w:val="multilevel"/>
    <w:tmpl w:val="12503483"/>
    <w:lvl w:ilvl="0" w:tentative="0">
      <w:start w:val="1"/>
      <w:numFmt w:val="bullet"/>
      <w:pStyle w:val="116"/>
      <w:lvlText w:val=""/>
      <w:lvlJc w:val="left"/>
      <w:pPr>
        <w:tabs>
          <w:tab w:val="left" w:pos="420"/>
        </w:tabs>
        <w:ind w:left="420" w:hanging="420"/>
      </w:pPr>
      <w:rPr>
        <w:rFonts w:hint="default" w:ascii="Wingdings" w:hAnsi="Wingdings"/>
      </w:rPr>
    </w:lvl>
    <w:lvl w:ilvl="1" w:tentative="0">
      <w:start w:val="1"/>
      <w:numFmt w:val="bullet"/>
      <w:pStyle w:val="115"/>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160D20D0"/>
    <w:multiLevelType w:val="multilevel"/>
    <w:tmpl w:val="160D20D0"/>
    <w:lvl w:ilvl="0" w:tentative="0">
      <w:start w:val="1"/>
      <w:numFmt w:val="bullet"/>
      <w:pStyle w:val="84"/>
      <w:lvlText w:val=""/>
      <w:lvlJc w:val="left"/>
      <w:pPr>
        <w:tabs>
          <w:tab w:val="left" w:pos="840"/>
        </w:tabs>
        <w:ind w:left="840" w:hanging="420"/>
      </w:pPr>
      <w:rPr>
        <w:rFonts w:hint="default" w:ascii="Wingdings" w:hAnsi="Wingdings"/>
      </w:rPr>
    </w:lvl>
    <w:lvl w:ilvl="1" w:tentative="0">
      <w:start w:val="1"/>
      <w:numFmt w:val="bullet"/>
      <w:pStyle w:val="85"/>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3">
    <w:nsid w:val="294A2C1A"/>
    <w:multiLevelType w:val="multilevel"/>
    <w:tmpl w:val="294A2C1A"/>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2F395B7B"/>
    <w:multiLevelType w:val="multilevel"/>
    <w:tmpl w:val="2F395B7B"/>
    <w:lvl w:ilvl="0" w:tentative="0">
      <w:start w:val="1"/>
      <w:numFmt w:val="bullet"/>
      <w:pStyle w:val="176"/>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5">
    <w:nsid w:val="4675A027"/>
    <w:multiLevelType w:val="singleLevel"/>
    <w:tmpl w:val="4675A027"/>
    <w:lvl w:ilvl="0" w:tentative="0">
      <w:start w:val="2"/>
      <w:numFmt w:val="chineseCounting"/>
      <w:suff w:val="nothing"/>
      <w:lvlText w:val="（%1）"/>
      <w:lvlJc w:val="left"/>
      <w:rPr>
        <w:rFonts w:hint="eastAsia"/>
      </w:rPr>
    </w:lvl>
  </w:abstractNum>
  <w:abstractNum w:abstractNumId="16">
    <w:nsid w:val="7A0F6431"/>
    <w:multiLevelType w:val="singleLevel"/>
    <w:tmpl w:val="7A0F6431"/>
    <w:lvl w:ilvl="0" w:tentative="0">
      <w:start w:val="1"/>
      <w:numFmt w:val="decimal"/>
      <w:suff w:val="space"/>
      <w:lvlText w:val="%1."/>
      <w:lvlJc w:val="left"/>
    </w:lvl>
  </w:abstractNum>
  <w:abstractNum w:abstractNumId="17">
    <w:nsid w:val="7AEF7716"/>
    <w:multiLevelType w:val="multilevel"/>
    <w:tmpl w:val="7AEF7716"/>
    <w:lvl w:ilvl="0" w:tentative="0">
      <w:start w:val="1"/>
      <w:numFmt w:val="chineseCountingThousand"/>
      <w:pStyle w:val="129"/>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9"/>
  </w:num>
  <w:num w:numId="2">
    <w:abstractNumId w:val="8"/>
  </w:num>
  <w:num w:numId="3">
    <w:abstractNumId w:val="12"/>
  </w:num>
  <w:num w:numId="4">
    <w:abstractNumId w:val="11"/>
  </w:num>
  <w:num w:numId="5">
    <w:abstractNumId w:val="17"/>
  </w:num>
  <w:num w:numId="6">
    <w:abstractNumId w:val="14"/>
  </w:num>
  <w:num w:numId="7">
    <w:abstractNumId w:val="13"/>
  </w:num>
  <w:num w:numId="8">
    <w:abstractNumId w:val="15"/>
  </w:num>
  <w:num w:numId="9">
    <w:abstractNumId w:val="0"/>
  </w:num>
  <w:num w:numId="10">
    <w:abstractNumId w:val="1"/>
  </w:num>
  <w:num w:numId="11">
    <w:abstractNumId w:val="16"/>
  </w:num>
  <w:num w:numId="12">
    <w:abstractNumId w:val="3"/>
  </w:num>
  <w:num w:numId="13">
    <w:abstractNumId w:val="7"/>
  </w:num>
  <w:num w:numId="14">
    <w:abstractNumId w:val="5"/>
  </w:num>
  <w:num w:numId="15">
    <w:abstractNumId w:val="4"/>
  </w:num>
  <w:num w:numId="16">
    <w:abstractNumId w:val="2"/>
  </w:num>
  <w:num w:numId="17">
    <w:abstractNumId w:val="6"/>
  </w:num>
  <w:num w:numId="18">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shunjie">
    <w15:presenceInfo w15:providerId="None" w15:userId="陈shunjie"/>
  </w15:person>
  <w15:person w15:author="政府采购业务分公司">
    <w15:presenceInfo w15:providerId="None" w15:userId="政府采购业务分公司"/>
  </w15:person>
  <w15:person w15:author="陈sj">
    <w15:presenceInfo w15:providerId="None" w15:userId="陈sj"/>
  </w15:person>
  <w15:person w15:author="李瑞蒙">
    <w15:presenceInfo w15:providerId="WPS Office" w15:userId="551541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trackRevisions w:val="1"/>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I5NzA3ZmU2NDYxYTI2MmEwMzA1OWVlY2NkNTY2N2YifQ=="/>
    <w:docVar w:name="KSO_WPS_MARK_KEY" w:val="a5980290-81d1-4166-b591-31e4936b8684"/>
  </w:docVars>
  <w:rsids>
    <w:rsidRoot w:val="006C5683"/>
    <w:rsid w:val="000006EA"/>
    <w:rsid w:val="00000AD9"/>
    <w:rsid w:val="000043C0"/>
    <w:rsid w:val="00004F2D"/>
    <w:rsid w:val="000050CA"/>
    <w:rsid w:val="000051C6"/>
    <w:rsid w:val="00005215"/>
    <w:rsid w:val="00005A10"/>
    <w:rsid w:val="00005D3D"/>
    <w:rsid w:val="0000667D"/>
    <w:rsid w:val="00006F7B"/>
    <w:rsid w:val="00007951"/>
    <w:rsid w:val="0000796B"/>
    <w:rsid w:val="00010063"/>
    <w:rsid w:val="00010102"/>
    <w:rsid w:val="0001019E"/>
    <w:rsid w:val="00011EA6"/>
    <w:rsid w:val="00012640"/>
    <w:rsid w:val="00012B21"/>
    <w:rsid w:val="0001300F"/>
    <w:rsid w:val="0001336E"/>
    <w:rsid w:val="0001480D"/>
    <w:rsid w:val="00014A5C"/>
    <w:rsid w:val="00015388"/>
    <w:rsid w:val="0001716B"/>
    <w:rsid w:val="00017F81"/>
    <w:rsid w:val="000211EA"/>
    <w:rsid w:val="000234B2"/>
    <w:rsid w:val="00024FD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A74"/>
    <w:rsid w:val="0009618D"/>
    <w:rsid w:val="0009709B"/>
    <w:rsid w:val="000975E3"/>
    <w:rsid w:val="000A094C"/>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1994"/>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4E0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091"/>
    <w:rsid w:val="001626BD"/>
    <w:rsid w:val="00162C33"/>
    <w:rsid w:val="0016340E"/>
    <w:rsid w:val="00164E23"/>
    <w:rsid w:val="0016595F"/>
    <w:rsid w:val="00165A4C"/>
    <w:rsid w:val="001669D4"/>
    <w:rsid w:val="00166A2C"/>
    <w:rsid w:val="00166BF2"/>
    <w:rsid w:val="00166CC3"/>
    <w:rsid w:val="00167E68"/>
    <w:rsid w:val="00170A9E"/>
    <w:rsid w:val="00170ED1"/>
    <w:rsid w:val="0017121A"/>
    <w:rsid w:val="00171401"/>
    <w:rsid w:val="0017141F"/>
    <w:rsid w:val="00171777"/>
    <w:rsid w:val="001719FB"/>
    <w:rsid w:val="00172B65"/>
    <w:rsid w:val="00172EF5"/>
    <w:rsid w:val="001732E1"/>
    <w:rsid w:val="00174268"/>
    <w:rsid w:val="0017486B"/>
    <w:rsid w:val="0017613E"/>
    <w:rsid w:val="00177167"/>
    <w:rsid w:val="00177753"/>
    <w:rsid w:val="00177BE4"/>
    <w:rsid w:val="00180EDB"/>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8FE"/>
    <w:rsid w:val="001E6A0B"/>
    <w:rsid w:val="001E77DA"/>
    <w:rsid w:val="001E7A2F"/>
    <w:rsid w:val="001E7AB0"/>
    <w:rsid w:val="001E7DD0"/>
    <w:rsid w:val="001F0349"/>
    <w:rsid w:val="001F077B"/>
    <w:rsid w:val="001F0B74"/>
    <w:rsid w:val="001F1045"/>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4BE4"/>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93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4F69"/>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4A7"/>
    <w:rsid w:val="002F0545"/>
    <w:rsid w:val="002F0823"/>
    <w:rsid w:val="002F2471"/>
    <w:rsid w:val="002F2B7A"/>
    <w:rsid w:val="002F2E1D"/>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2EAF"/>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0FA8"/>
    <w:rsid w:val="00351A4A"/>
    <w:rsid w:val="00351D95"/>
    <w:rsid w:val="00351FB4"/>
    <w:rsid w:val="00353860"/>
    <w:rsid w:val="00354CD9"/>
    <w:rsid w:val="003556C1"/>
    <w:rsid w:val="00355EEE"/>
    <w:rsid w:val="00356FC1"/>
    <w:rsid w:val="00357883"/>
    <w:rsid w:val="00360494"/>
    <w:rsid w:val="00360B7E"/>
    <w:rsid w:val="00360C00"/>
    <w:rsid w:val="00361243"/>
    <w:rsid w:val="00361633"/>
    <w:rsid w:val="00361935"/>
    <w:rsid w:val="003626AE"/>
    <w:rsid w:val="0036292A"/>
    <w:rsid w:val="00362AF3"/>
    <w:rsid w:val="0036467D"/>
    <w:rsid w:val="00364BEE"/>
    <w:rsid w:val="0036508D"/>
    <w:rsid w:val="003651C8"/>
    <w:rsid w:val="00366321"/>
    <w:rsid w:val="00366419"/>
    <w:rsid w:val="003665E3"/>
    <w:rsid w:val="003669F1"/>
    <w:rsid w:val="00366F10"/>
    <w:rsid w:val="003700A3"/>
    <w:rsid w:val="00370B40"/>
    <w:rsid w:val="00371A92"/>
    <w:rsid w:val="00371C15"/>
    <w:rsid w:val="00372CDF"/>
    <w:rsid w:val="00373411"/>
    <w:rsid w:val="0037369C"/>
    <w:rsid w:val="00373D40"/>
    <w:rsid w:val="003741F6"/>
    <w:rsid w:val="00374A29"/>
    <w:rsid w:val="00374FA4"/>
    <w:rsid w:val="003756C6"/>
    <w:rsid w:val="00376548"/>
    <w:rsid w:val="00376E35"/>
    <w:rsid w:val="003773AC"/>
    <w:rsid w:val="00377F6C"/>
    <w:rsid w:val="00380094"/>
    <w:rsid w:val="00380256"/>
    <w:rsid w:val="0038165D"/>
    <w:rsid w:val="00383071"/>
    <w:rsid w:val="00385175"/>
    <w:rsid w:val="00385444"/>
    <w:rsid w:val="00385F39"/>
    <w:rsid w:val="00386070"/>
    <w:rsid w:val="00387DCF"/>
    <w:rsid w:val="00390006"/>
    <w:rsid w:val="003900A5"/>
    <w:rsid w:val="0039012D"/>
    <w:rsid w:val="003917AD"/>
    <w:rsid w:val="003917D1"/>
    <w:rsid w:val="00391FAB"/>
    <w:rsid w:val="00392539"/>
    <w:rsid w:val="00392677"/>
    <w:rsid w:val="0039320C"/>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3EBB"/>
    <w:rsid w:val="003A443D"/>
    <w:rsid w:val="003A4DE4"/>
    <w:rsid w:val="003A6A5A"/>
    <w:rsid w:val="003A72E9"/>
    <w:rsid w:val="003B11DA"/>
    <w:rsid w:val="003B175A"/>
    <w:rsid w:val="003B3231"/>
    <w:rsid w:val="003B357A"/>
    <w:rsid w:val="003B4274"/>
    <w:rsid w:val="003B499C"/>
    <w:rsid w:val="003B4CCD"/>
    <w:rsid w:val="003B53D4"/>
    <w:rsid w:val="003B56D7"/>
    <w:rsid w:val="003B7298"/>
    <w:rsid w:val="003C0FF8"/>
    <w:rsid w:val="003C1D0C"/>
    <w:rsid w:val="003C1F2E"/>
    <w:rsid w:val="003C42A3"/>
    <w:rsid w:val="003C49D5"/>
    <w:rsid w:val="003C4FD5"/>
    <w:rsid w:val="003C582B"/>
    <w:rsid w:val="003C6BFF"/>
    <w:rsid w:val="003D2333"/>
    <w:rsid w:val="003D2E1B"/>
    <w:rsid w:val="003D3241"/>
    <w:rsid w:val="003D39AE"/>
    <w:rsid w:val="003D3B44"/>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AD9"/>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96E"/>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687B"/>
    <w:rsid w:val="00466CB4"/>
    <w:rsid w:val="00470418"/>
    <w:rsid w:val="004704EA"/>
    <w:rsid w:val="0047071D"/>
    <w:rsid w:val="004720F6"/>
    <w:rsid w:val="004727C4"/>
    <w:rsid w:val="00472F62"/>
    <w:rsid w:val="00473579"/>
    <w:rsid w:val="00473E50"/>
    <w:rsid w:val="00474E5A"/>
    <w:rsid w:val="00475355"/>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224"/>
    <w:rsid w:val="004A74DD"/>
    <w:rsid w:val="004B00D1"/>
    <w:rsid w:val="004B0AC8"/>
    <w:rsid w:val="004B0B57"/>
    <w:rsid w:val="004B0BBE"/>
    <w:rsid w:val="004B0EB0"/>
    <w:rsid w:val="004B1246"/>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B8"/>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52"/>
    <w:rsid w:val="00500F7A"/>
    <w:rsid w:val="005012AD"/>
    <w:rsid w:val="005016E5"/>
    <w:rsid w:val="00501A56"/>
    <w:rsid w:val="00502317"/>
    <w:rsid w:val="005027BB"/>
    <w:rsid w:val="00503415"/>
    <w:rsid w:val="005034C1"/>
    <w:rsid w:val="005037E1"/>
    <w:rsid w:val="00503B5C"/>
    <w:rsid w:val="0050456A"/>
    <w:rsid w:val="0050487B"/>
    <w:rsid w:val="00505C46"/>
    <w:rsid w:val="005068E1"/>
    <w:rsid w:val="005070B6"/>
    <w:rsid w:val="005077C5"/>
    <w:rsid w:val="00510111"/>
    <w:rsid w:val="00510B80"/>
    <w:rsid w:val="0051168A"/>
    <w:rsid w:val="005117D2"/>
    <w:rsid w:val="005118A6"/>
    <w:rsid w:val="005122F4"/>
    <w:rsid w:val="0051405F"/>
    <w:rsid w:val="00514277"/>
    <w:rsid w:val="0051444F"/>
    <w:rsid w:val="005156A6"/>
    <w:rsid w:val="00516393"/>
    <w:rsid w:val="00516669"/>
    <w:rsid w:val="005179A5"/>
    <w:rsid w:val="00520B4F"/>
    <w:rsid w:val="00522582"/>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3B9D"/>
    <w:rsid w:val="00565AF7"/>
    <w:rsid w:val="00566024"/>
    <w:rsid w:val="005671C3"/>
    <w:rsid w:val="0057060C"/>
    <w:rsid w:val="00570C0B"/>
    <w:rsid w:val="0057189C"/>
    <w:rsid w:val="00571BD2"/>
    <w:rsid w:val="00571CD7"/>
    <w:rsid w:val="00571D59"/>
    <w:rsid w:val="00572E3E"/>
    <w:rsid w:val="0057332B"/>
    <w:rsid w:val="0057364D"/>
    <w:rsid w:val="005737FC"/>
    <w:rsid w:val="0057420B"/>
    <w:rsid w:val="0057593B"/>
    <w:rsid w:val="005762CE"/>
    <w:rsid w:val="00576DC0"/>
    <w:rsid w:val="00580280"/>
    <w:rsid w:val="00580B9E"/>
    <w:rsid w:val="00580DAB"/>
    <w:rsid w:val="0058135A"/>
    <w:rsid w:val="005817D9"/>
    <w:rsid w:val="00581F7C"/>
    <w:rsid w:val="00583358"/>
    <w:rsid w:val="005839BF"/>
    <w:rsid w:val="00584058"/>
    <w:rsid w:val="00584413"/>
    <w:rsid w:val="005844A5"/>
    <w:rsid w:val="005846B4"/>
    <w:rsid w:val="005850E5"/>
    <w:rsid w:val="005851E0"/>
    <w:rsid w:val="00585571"/>
    <w:rsid w:val="005856F9"/>
    <w:rsid w:val="00585B91"/>
    <w:rsid w:val="00586BB0"/>
    <w:rsid w:val="00586BF1"/>
    <w:rsid w:val="00587DC4"/>
    <w:rsid w:val="0059008F"/>
    <w:rsid w:val="005903E4"/>
    <w:rsid w:val="005907D5"/>
    <w:rsid w:val="005910C0"/>
    <w:rsid w:val="005913EE"/>
    <w:rsid w:val="00592461"/>
    <w:rsid w:val="005950D6"/>
    <w:rsid w:val="0059519C"/>
    <w:rsid w:val="00595524"/>
    <w:rsid w:val="005974F3"/>
    <w:rsid w:val="0059751C"/>
    <w:rsid w:val="00597919"/>
    <w:rsid w:val="00597F9F"/>
    <w:rsid w:val="005A0B9F"/>
    <w:rsid w:val="005A0EFC"/>
    <w:rsid w:val="005A44E7"/>
    <w:rsid w:val="005A5D8E"/>
    <w:rsid w:val="005A63D8"/>
    <w:rsid w:val="005A71A7"/>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CC6"/>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0A4"/>
    <w:rsid w:val="00610871"/>
    <w:rsid w:val="00610E48"/>
    <w:rsid w:val="00610FE0"/>
    <w:rsid w:val="00613C47"/>
    <w:rsid w:val="00615086"/>
    <w:rsid w:val="00616201"/>
    <w:rsid w:val="00616225"/>
    <w:rsid w:val="00616BA2"/>
    <w:rsid w:val="0061705E"/>
    <w:rsid w:val="00617070"/>
    <w:rsid w:val="006170F1"/>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822"/>
    <w:rsid w:val="00651F86"/>
    <w:rsid w:val="00652D6B"/>
    <w:rsid w:val="0065395E"/>
    <w:rsid w:val="00653C24"/>
    <w:rsid w:val="00653D68"/>
    <w:rsid w:val="00653E4E"/>
    <w:rsid w:val="00654275"/>
    <w:rsid w:val="0065446D"/>
    <w:rsid w:val="00654891"/>
    <w:rsid w:val="00654894"/>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5720"/>
    <w:rsid w:val="0067738E"/>
    <w:rsid w:val="00677F23"/>
    <w:rsid w:val="0068015A"/>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1DC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22"/>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C0176"/>
    <w:rsid w:val="006C2994"/>
    <w:rsid w:val="006C35EC"/>
    <w:rsid w:val="006C4150"/>
    <w:rsid w:val="006C4382"/>
    <w:rsid w:val="006C4891"/>
    <w:rsid w:val="006C52BC"/>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446"/>
    <w:rsid w:val="00706A58"/>
    <w:rsid w:val="00707517"/>
    <w:rsid w:val="007078ED"/>
    <w:rsid w:val="00710187"/>
    <w:rsid w:val="007101D7"/>
    <w:rsid w:val="00710D6E"/>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510"/>
    <w:rsid w:val="00734887"/>
    <w:rsid w:val="007365B6"/>
    <w:rsid w:val="00737394"/>
    <w:rsid w:val="007401E2"/>
    <w:rsid w:val="00740205"/>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1E0A"/>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0FDB"/>
    <w:rsid w:val="007822E4"/>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3A3"/>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294A"/>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EF9"/>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5143"/>
    <w:rsid w:val="007F6758"/>
    <w:rsid w:val="007F6D96"/>
    <w:rsid w:val="00800D05"/>
    <w:rsid w:val="00801D7A"/>
    <w:rsid w:val="008020F2"/>
    <w:rsid w:val="00803F74"/>
    <w:rsid w:val="00804653"/>
    <w:rsid w:val="00804C48"/>
    <w:rsid w:val="0080505A"/>
    <w:rsid w:val="008060B3"/>
    <w:rsid w:val="00806205"/>
    <w:rsid w:val="00806639"/>
    <w:rsid w:val="00806A84"/>
    <w:rsid w:val="00806EF4"/>
    <w:rsid w:val="008073A4"/>
    <w:rsid w:val="00807C6C"/>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0DF8"/>
    <w:rsid w:val="008722A6"/>
    <w:rsid w:val="008737AE"/>
    <w:rsid w:val="00873851"/>
    <w:rsid w:val="00873FEA"/>
    <w:rsid w:val="0087419B"/>
    <w:rsid w:val="008744CC"/>
    <w:rsid w:val="00874592"/>
    <w:rsid w:val="008751C1"/>
    <w:rsid w:val="0087595D"/>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69F"/>
    <w:rsid w:val="008B7220"/>
    <w:rsid w:val="008C0669"/>
    <w:rsid w:val="008C0814"/>
    <w:rsid w:val="008C0867"/>
    <w:rsid w:val="008C08A5"/>
    <w:rsid w:val="008C1DD7"/>
    <w:rsid w:val="008C26FA"/>
    <w:rsid w:val="008C2BC1"/>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662"/>
    <w:rsid w:val="00900B2A"/>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48C9"/>
    <w:rsid w:val="009252E0"/>
    <w:rsid w:val="00925501"/>
    <w:rsid w:val="00926982"/>
    <w:rsid w:val="00926D4C"/>
    <w:rsid w:val="009270C4"/>
    <w:rsid w:val="0093083B"/>
    <w:rsid w:val="0093092B"/>
    <w:rsid w:val="00930C8D"/>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B6A"/>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A7461"/>
    <w:rsid w:val="009B0BF0"/>
    <w:rsid w:val="009B1DA5"/>
    <w:rsid w:val="009B1E1D"/>
    <w:rsid w:val="009B28FD"/>
    <w:rsid w:val="009B2AD6"/>
    <w:rsid w:val="009B3172"/>
    <w:rsid w:val="009B461D"/>
    <w:rsid w:val="009B4F1F"/>
    <w:rsid w:val="009B5594"/>
    <w:rsid w:val="009B59ED"/>
    <w:rsid w:val="009B6405"/>
    <w:rsid w:val="009B6D8D"/>
    <w:rsid w:val="009B729E"/>
    <w:rsid w:val="009B7498"/>
    <w:rsid w:val="009C217C"/>
    <w:rsid w:val="009C264B"/>
    <w:rsid w:val="009C34F1"/>
    <w:rsid w:val="009C3B80"/>
    <w:rsid w:val="009C3D84"/>
    <w:rsid w:val="009C3F5A"/>
    <w:rsid w:val="009C48C6"/>
    <w:rsid w:val="009C5D76"/>
    <w:rsid w:val="009C5DFB"/>
    <w:rsid w:val="009C5FDE"/>
    <w:rsid w:val="009C623B"/>
    <w:rsid w:val="009C667D"/>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279A"/>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5F6"/>
    <w:rsid w:val="00A81953"/>
    <w:rsid w:val="00A823D7"/>
    <w:rsid w:val="00A827C9"/>
    <w:rsid w:val="00A8350D"/>
    <w:rsid w:val="00A85B31"/>
    <w:rsid w:val="00A861F3"/>
    <w:rsid w:val="00A86C48"/>
    <w:rsid w:val="00A90DB1"/>
    <w:rsid w:val="00A90FB8"/>
    <w:rsid w:val="00A9147B"/>
    <w:rsid w:val="00A91BA8"/>
    <w:rsid w:val="00A91EF1"/>
    <w:rsid w:val="00A91EF2"/>
    <w:rsid w:val="00A9325C"/>
    <w:rsid w:val="00A93680"/>
    <w:rsid w:val="00A9430B"/>
    <w:rsid w:val="00A94483"/>
    <w:rsid w:val="00A959CA"/>
    <w:rsid w:val="00A96FC6"/>
    <w:rsid w:val="00A97A16"/>
    <w:rsid w:val="00A97B61"/>
    <w:rsid w:val="00A97C2E"/>
    <w:rsid w:val="00A97CE3"/>
    <w:rsid w:val="00A97E0C"/>
    <w:rsid w:val="00AA01DA"/>
    <w:rsid w:val="00AA1178"/>
    <w:rsid w:val="00AA11BA"/>
    <w:rsid w:val="00AA2755"/>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655"/>
    <w:rsid w:val="00AB2F06"/>
    <w:rsid w:val="00AB4FFF"/>
    <w:rsid w:val="00AB5190"/>
    <w:rsid w:val="00AB5513"/>
    <w:rsid w:val="00AB5A0C"/>
    <w:rsid w:val="00AB6070"/>
    <w:rsid w:val="00AB6DFC"/>
    <w:rsid w:val="00AB7354"/>
    <w:rsid w:val="00AB7BFE"/>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2D93"/>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5FD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3AF4"/>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056C"/>
    <w:rsid w:val="00BD219A"/>
    <w:rsid w:val="00BD2C42"/>
    <w:rsid w:val="00BD2EF9"/>
    <w:rsid w:val="00BD2F1D"/>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C49"/>
    <w:rsid w:val="00BF4D1A"/>
    <w:rsid w:val="00BF5168"/>
    <w:rsid w:val="00BF51C9"/>
    <w:rsid w:val="00BF5A5B"/>
    <w:rsid w:val="00BF62DF"/>
    <w:rsid w:val="00BF6338"/>
    <w:rsid w:val="00BF6D56"/>
    <w:rsid w:val="00BF7EB2"/>
    <w:rsid w:val="00C00D03"/>
    <w:rsid w:val="00C00D9C"/>
    <w:rsid w:val="00C01DFC"/>
    <w:rsid w:val="00C0270E"/>
    <w:rsid w:val="00C0282B"/>
    <w:rsid w:val="00C03262"/>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471B"/>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3B64"/>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701"/>
    <w:rsid w:val="00C95DD7"/>
    <w:rsid w:val="00C95ED6"/>
    <w:rsid w:val="00C96BBB"/>
    <w:rsid w:val="00CA04D5"/>
    <w:rsid w:val="00CA0F7D"/>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99A"/>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19B6"/>
    <w:rsid w:val="00CE24B9"/>
    <w:rsid w:val="00CE2B04"/>
    <w:rsid w:val="00CE3E8B"/>
    <w:rsid w:val="00CE47DC"/>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58B9"/>
    <w:rsid w:val="00D07010"/>
    <w:rsid w:val="00D07087"/>
    <w:rsid w:val="00D07A1B"/>
    <w:rsid w:val="00D07E2A"/>
    <w:rsid w:val="00D11666"/>
    <w:rsid w:val="00D11D07"/>
    <w:rsid w:val="00D138F2"/>
    <w:rsid w:val="00D1489F"/>
    <w:rsid w:val="00D159F8"/>
    <w:rsid w:val="00D15DD2"/>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6113"/>
    <w:rsid w:val="00D27131"/>
    <w:rsid w:val="00D30B0E"/>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0FAD"/>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87B"/>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CF1"/>
    <w:rsid w:val="00E17F53"/>
    <w:rsid w:val="00E20354"/>
    <w:rsid w:val="00E207DB"/>
    <w:rsid w:val="00E20BB5"/>
    <w:rsid w:val="00E21F5A"/>
    <w:rsid w:val="00E221D8"/>
    <w:rsid w:val="00E234F1"/>
    <w:rsid w:val="00E23ACB"/>
    <w:rsid w:val="00E23BDA"/>
    <w:rsid w:val="00E25124"/>
    <w:rsid w:val="00E261F8"/>
    <w:rsid w:val="00E26E25"/>
    <w:rsid w:val="00E27DF3"/>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653"/>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3C4"/>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785"/>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2FBF"/>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050"/>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C7D"/>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BFE"/>
    <w:rsid w:val="00F91D47"/>
    <w:rsid w:val="00F92B0F"/>
    <w:rsid w:val="00F9354E"/>
    <w:rsid w:val="00F941FC"/>
    <w:rsid w:val="00F96D24"/>
    <w:rsid w:val="00F97093"/>
    <w:rsid w:val="00F97FF3"/>
    <w:rsid w:val="00FA0091"/>
    <w:rsid w:val="00FA1AA9"/>
    <w:rsid w:val="00FA2C8B"/>
    <w:rsid w:val="00FA3E0C"/>
    <w:rsid w:val="00FA4DBA"/>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2AA0"/>
    <w:rsid w:val="00FF47A3"/>
    <w:rsid w:val="00FF4B3F"/>
    <w:rsid w:val="00FF4B43"/>
    <w:rsid w:val="00FF574F"/>
    <w:rsid w:val="011E42FB"/>
    <w:rsid w:val="012146C6"/>
    <w:rsid w:val="015D35F5"/>
    <w:rsid w:val="01B80B7A"/>
    <w:rsid w:val="01E55D35"/>
    <w:rsid w:val="01F72B36"/>
    <w:rsid w:val="02095687"/>
    <w:rsid w:val="022A49B8"/>
    <w:rsid w:val="02743188"/>
    <w:rsid w:val="02AC10D3"/>
    <w:rsid w:val="034033B2"/>
    <w:rsid w:val="03B866D0"/>
    <w:rsid w:val="03C40B3F"/>
    <w:rsid w:val="03E11E16"/>
    <w:rsid w:val="03EF27C8"/>
    <w:rsid w:val="04833B9D"/>
    <w:rsid w:val="04E470A0"/>
    <w:rsid w:val="04FC5581"/>
    <w:rsid w:val="0513143C"/>
    <w:rsid w:val="05821997"/>
    <w:rsid w:val="05891928"/>
    <w:rsid w:val="05BF24C9"/>
    <w:rsid w:val="05DF0DF0"/>
    <w:rsid w:val="06C559AF"/>
    <w:rsid w:val="07554285"/>
    <w:rsid w:val="0775586D"/>
    <w:rsid w:val="07EC528E"/>
    <w:rsid w:val="081C64DD"/>
    <w:rsid w:val="083E1B6F"/>
    <w:rsid w:val="08435461"/>
    <w:rsid w:val="08435AFA"/>
    <w:rsid w:val="087109F5"/>
    <w:rsid w:val="08AF0DE8"/>
    <w:rsid w:val="090C7C1B"/>
    <w:rsid w:val="0929095D"/>
    <w:rsid w:val="09493091"/>
    <w:rsid w:val="09A908B8"/>
    <w:rsid w:val="09FF0058"/>
    <w:rsid w:val="0A914C01"/>
    <w:rsid w:val="0AD31787"/>
    <w:rsid w:val="0ADD6816"/>
    <w:rsid w:val="0AF96D6A"/>
    <w:rsid w:val="0B912479"/>
    <w:rsid w:val="0BCC39BB"/>
    <w:rsid w:val="0C2520CA"/>
    <w:rsid w:val="0C4C5587"/>
    <w:rsid w:val="0C7777A9"/>
    <w:rsid w:val="0CD30126"/>
    <w:rsid w:val="0CFC3FE1"/>
    <w:rsid w:val="0D490A8D"/>
    <w:rsid w:val="0DC93D4A"/>
    <w:rsid w:val="0E1F739B"/>
    <w:rsid w:val="0E5643EF"/>
    <w:rsid w:val="0E6E6F80"/>
    <w:rsid w:val="0F7A7451"/>
    <w:rsid w:val="0F953AB1"/>
    <w:rsid w:val="0FF94323"/>
    <w:rsid w:val="107A34BF"/>
    <w:rsid w:val="107A51CD"/>
    <w:rsid w:val="108D4A90"/>
    <w:rsid w:val="10993984"/>
    <w:rsid w:val="10E67EAB"/>
    <w:rsid w:val="110D1AD5"/>
    <w:rsid w:val="1145536B"/>
    <w:rsid w:val="11925F20"/>
    <w:rsid w:val="11C91423"/>
    <w:rsid w:val="1203536E"/>
    <w:rsid w:val="123821EC"/>
    <w:rsid w:val="12584AF5"/>
    <w:rsid w:val="12E96032"/>
    <w:rsid w:val="12EC0F8D"/>
    <w:rsid w:val="134452FD"/>
    <w:rsid w:val="13560879"/>
    <w:rsid w:val="136701FC"/>
    <w:rsid w:val="13D4431F"/>
    <w:rsid w:val="151D38BF"/>
    <w:rsid w:val="158B5F79"/>
    <w:rsid w:val="15BA18F1"/>
    <w:rsid w:val="15BF1762"/>
    <w:rsid w:val="15F31C73"/>
    <w:rsid w:val="160650C5"/>
    <w:rsid w:val="161A1EE6"/>
    <w:rsid w:val="16BA40A9"/>
    <w:rsid w:val="16E54E7B"/>
    <w:rsid w:val="16F47498"/>
    <w:rsid w:val="17051BB8"/>
    <w:rsid w:val="17727A45"/>
    <w:rsid w:val="181638D8"/>
    <w:rsid w:val="18841AD7"/>
    <w:rsid w:val="18A015D3"/>
    <w:rsid w:val="1944578F"/>
    <w:rsid w:val="198E1224"/>
    <w:rsid w:val="19A766B9"/>
    <w:rsid w:val="19AF5A77"/>
    <w:rsid w:val="19B1604A"/>
    <w:rsid w:val="19B95C26"/>
    <w:rsid w:val="19E46AD9"/>
    <w:rsid w:val="1A126E19"/>
    <w:rsid w:val="1A652503"/>
    <w:rsid w:val="1A78230D"/>
    <w:rsid w:val="1A7A5D34"/>
    <w:rsid w:val="1AC668AF"/>
    <w:rsid w:val="1B325F2A"/>
    <w:rsid w:val="1B405AA4"/>
    <w:rsid w:val="1B607039"/>
    <w:rsid w:val="1B62301A"/>
    <w:rsid w:val="1B827C9E"/>
    <w:rsid w:val="1C1F1E0E"/>
    <w:rsid w:val="1C1F3E4C"/>
    <w:rsid w:val="1C384474"/>
    <w:rsid w:val="1CF12935"/>
    <w:rsid w:val="1CF96B9F"/>
    <w:rsid w:val="1D190873"/>
    <w:rsid w:val="1D4B710C"/>
    <w:rsid w:val="1DCF425D"/>
    <w:rsid w:val="1E330E9C"/>
    <w:rsid w:val="1E340CEE"/>
    <w:rsid w:val="1E9C6591"/>
    <w:rsid w:val="1F507A92"/>
    <w:rsid w:val="1FD21930"/>
    <w:rsid w:val="20043B19"/>
    <w:rsid w:val="203A1396"/>
    <w:rsid w:val="207775F4"/>
    <w:rsid w:val="20BE2A44"/>
    <w:rsid w:val="20BE2B36"/>
    <w:rsid w:val="20D17B68"/>
    <w:rsid w:val="2112344B"/>
    <w:rsid w:val="21481A39"/>
    <w:rsid w:val="219A1B7F"/>
    <w:rsid w:val="21B22A5C"/>
    <w:rsid w:val="21E65C8F"/>
    <w:rsid w:val="235220CD"/>
    <w:rsid w:val="23AA6A32"/>
    <w:rsid w:val="23C9229F"/>
    <w:rsid w:val="23F24EDE"/>
    <w:rsid w:val="24195A43"/>
    <w:rsid w:val="245D31B5"/>
    <w:rsid w:val="247D5ABB"/>
    <w:rsid w:val="24826101"/>
    <w:rsid w:val="251C71CF"/>
    <w:rsid w:val="25735D35"/>
    <w:rsid w:val="25784A9C"/>
    <w:rsid w:val="2596668B"/>
    <w:rsid w:val="25E16A45"/>
    <w:rsid w:val="25F11338"/>
    <w:rsid w:val="25F46AB0"/>
    <w:rsid w:val="27217B54"/>
    <w:rsid w:val="274348DC"/>
    <w:rsid w:val="277D1EE5"/>
    <w:rsid w:val="27A31B59"/>
    <w:rsid w:val="27B87AF2"/>
    <w:rsid w:val="27EE3E21"/>
    <w:rsid w:val="286C3B37"/>
    <w:rsid w:val="289002C6"/>
    <w:rsid w:val="28B86003"/>
    <w:rsid w:val="28C71A62"/>
    <w:rsid w:val="293801B5"/>
    <w:rsid w:val="298A23AD"/>
    <w:rsid w:val="29E4351B"/>
    <w:rsid w:val="2ABC7FF4"/>
    <w:rsid w:val="2B033371"/>
    <w:rsid w:val="2B067EC8"/>
    <w:rsid w:val="2B3A56AF"/>
    <w:rsid w:val="2BB71443"/>
    <w:rsid w:val="2BF00047"/>
    <w:rsid w:val="2C0853D9"/>
    <w:rsid w:val="2C240F34"/>
    <w:rsid w:val="2C64115C"/>
    <w:rsid w:val="2C70392E"/>
    <w:rsid w:val="2D0B54A3"/>
    <w:rsid w:val="2D230138"/>
    <w:rsid w:val="2D2F1350"/>
    <w:rsid w:val="2D355E3C"/>
    <w:rsid w:val="2D6F4378"/>
    <w:rsid w:val="2DED1D9C"/>
    <w:rsid w:val="2DFF521E"/>
    <w:rsid w:val="2E590BD6"/>
    <w:rsid w:val="2EA0509E"/>
    <w:rsid w:val="2F3F3850"/>
    <w:rsid w:val="2F815A0A"/>
    <w:rsid w:val="2FF73D1D"/>
    <w:rsid w:val="300801AF"/>
    <w:rsid w:val="3009697D"/>
    <w:rsid w:val="30104524"/>
    <w:rsid w:val="30113460"/>
    <w:rsid w:val="30204AC3"/>
    <w:rsid w:val="304B4E50"/>
    <w:rsid w:val="3063463F"/>
    <w:rsid w:val="308F3CFA"/>
    <w:rsid w:val="30E262DA"/>
    <w:rsid w:val="312F7772"/>
    <w:rsid w:val="31A11AE9"/>
    <w:rsid w:val="31FC3EF9"/>
    <w:rsid w:val="32230959"/>
    <w:rsid w:val="322E5E24"/>
    <w:rsid w:val="324B16F5"/>
    <w:rsid w:val="32CF303F"/>
    <w:rsid w:val="32FB0035"/>
    <w:rsid w:val="3350673E"/>
    <w:rsid w:val="33977D4F"/>
    <w:rsid w:val="33B67A9F"/>
    <w:rsid w:val="33E02E1C"/>
    <w:rsid w:val="341D63B4"/>
    <w:rsid w:val="346C42A4"/>
    <w:rsid w:val="34E60A39"/>
    <w:rsid w:val="3513289C"/>
    <w:rsid w:val="351D0A98"/>
    <w:rsid w:val="354F755A"/>
    <w:rsid w:val="355C0DE1"/>
    <w:rsid w:val="357D0A8C"/>
    <w:rsid w:val="35893F26"/>
    <w:rsid w:val="35F03911"/>
    <w:rsid w:val="361D3B28"/>
    <w:rsid w:val="36383DD0"/>
    <w:rsid w:val="3656754F"/>
    <w:rsid w:val="36F1018E"/>
    <w:rsid w:val="372303C5"/>
    <w:rsid w:val="37503F9E"/>
    <w:rsid w:val="376857B1"/>
    <w:rsid w:val="376B1A79"/>
    <w:rsid w:val="377622CB"/>
    <w:rsid w:val="3780685D"/>
    <w:rsid w:val="37BA2F63"/>
    <w:rsid w:val="37C81053"/>
    <w:rsid w:val="37E817A5"/>
    <w:rsid w:val="38704532"/>
    <w:rsid w:val="38AA04E2"/>
    <w:rsid w:val="38B04014"/>
    <w:rsid w:val="38D77AF6"/>
    <w:rsid w:val="38DA1EF9"/>
    <w:rsid w:val="38E050B1"/>
    <w:rsid w:val="38FC0F21"/>
    <w:rsid w:val="393D75AA"/>
    <w:rsid w:val="394E75C1"/>
    <w:rsid w:val="398A2C99"/>
    <w:rsid w:val="39B41E0D"/>
    <w:rsid w:val="39B853D1"/>
    <w:rsid w:val="39DB34A5"/>
    <w:rsid w:val="3A3C23C2"/>
    <w:rsid w:val="3A3E27D3"/>
    <w:rsid w:val="3AA0244D"/>
    <w:rsid w:val="3AC54CA3"/>
    <w:rsid w:val="3B040851"/>
    <w:rsid w:val="3BA76A03"/>
    <w:rsid w:val="3BE30FA7"/>
    <w:rsid w:val="3BFE1F56"/>
    <w:rsid w:val="3C002C09"/>
    <w:rsid w:val="3C56385D"/>
    <w:rsid w:val="3C895347"/>
    <w:rsid w:val="3CDF3135"/>
    <w:rsid w:val="3CE41001"/>
    <w:rsid w:val="3D177A29"/>
    <w:rsid w:val="3D1D0F09"/>
    <w:rsid w:val="3D281519"/>
    <w:rsid w:val="3D4153BD"/>
    <w:rsid w:val="3D5F6F75"/>
    <w:rsid w:val="3D605B64"/>
    <w:rsid w:val="3DAF0BA9"/>
    <w:rsid w:val="3DB66D48"/>
    <w:rsid w:val="3DFB5183"/>
    <w:rsid w:val="3E42676A"/>
    <w:rsid w:val="3F26350E"/>
    <w:rsid w:val="3F2B5786"/>
    <w:rsid w:val="3F3E428E"/>
    <w:rsid w:val="3F513CB1"/>
    <w:rsid w:val="3F890995"/>
    <w:rsid w:val="3FA86688"/>
    <w:rsid w:val="3FB269C3"/>
    <w:rsid w:val="3FD032C7"/>
    <w:rsid w:val="3FDB1D7E"/>
    <w:rsid w:val="405F4E39"/>
    <w:rsid w:val="406D3E71"/>
    <w:rsid w:val="40767C0D"/>
    <w:rsid w:val="40E45FD9"/>
    <w:rsid w:val="410061AC"/>
    <w:rsid w:val="413E22CD"/>
    <w:rsid w:val="41571D6E"/>
    <w:rsid w:val="416854AE"/>
    <w:rsid w:val="41B06223"/>
    <w:rsid w:val="41B829D4"/>
    <w:rsid w:val="41E77728"/>
    <w:rsid w:val="41F8244F"/>
    <w:rsid w:val="421F601D"/>
    <w:rsid w:val="42482AD4"/>
    <w:rsid w:val="424A2571"/>
    <w:rsid w:val="42896114"/>
    <w:rsid w:val="42B86554"/>
    <w:rsid w:val="42BE5CDC"/>
    <w:rsid w:val="430C0C47"/>
    <w:rsid w:val="432B6014"/>
    <w:rsid w:val="43A73423"/>
    <w:rsid w:val="43E62EC8"/>
    <w:rsid w:val="44620F3E"/>
    <w:rsid w:val="44AC22B9"/>
    <w:rsid w:val="451275EF"/>
    <w:rsid w:val="459C606B"/>
    <w:rsid w:val="46C076E7"/>
    <w:rsid w:val="46CC258D"/>
    <w:rsid w:val="46E42C4A"/>
    <w:rsid w:val="472C7633"/>
    <w:rsid w:val="47385FC3"/>
    <w:rsid w:val="474256D1"/>
    <w:rsid w:val="475D2AB1"/>
    <w:rsid w:val="47D965EA"/>
    <w:rsid w:val="48C3442B"/>
    <w:rsid w:val="48D43EA7"/>
    <w:rsid w:val="48EA0098"/>
    <w:rsid w:val="48ED46B3"/>
    <w:rsid w:val="4939352B"/>
    <w:rsid w:val="49451217"/>
    <w:rsid w:val="496D4057"/>
    <w:rsid w:val="49807693"/>
    <w:rsid w:val="49BF2665"/>
    <w:rsid w:val="49C56BCC"/>
    <w:rsid w:val="49D82CEC"/>
    <w:rsid w:val="49E44F5F"/>
    <w:rsid w:val="4AD36F68"/>
    <w:rsid w:val="4ADA6DED"/>
    <w:rsid w:val="4AFF1B46"/>
    <w:rsid w:val="4BC16430"/>
    <w:rsid w:val="4BE72D78"/>
    <w:rsid w:val="4BFD54DB"/>
    <w:rsid w:val="4C164FBE"/>
    <w:rsid w:val="4C271A49"/>
    <w:rsid w:val="4C325CE4"/>
    <w:rsid w:val="4C623D84"/>
    <w:rsid w:val="4CE935CD"/>
    <w:rsid w:val="4CF1175B"/>
    <w:rsid w:val="4DAE7818"/>
    <w:rsid w:val="4DC55A54"/>
    <w:rsid w:val="4DD637A3"/>
    <w:rsid w:val="4DEA0C18"/>
    <w:rsid w:val="4DF60365"/>
    <w:rsid w:val="4E0D2787"/>
    <w:rsid w:val="4E0D453F"/>
    <w:rsid w:val="4E537D88"/>
    <w:rsid w:val="4E5E2A3C"/>
    <w:rsid w:val="4E7B22CD"/>
    <w:rsid w:val="4ECD27ED"/>
    <w:rsid w:val="4F227A3B"/>
    <w:rsid w:val="4F2B0C9E"/>
    <w:rsid w:val="4FCD0FCF"/>
    <w:rsid w:val="4FDB49B8"/>
    <w:rsid w:val="4FEC07C0"/>
    <w:rsid w:val="4FF35972"/>
    <w:rsid w:val="4FF813ED"/>
    <w:rsid w:val="4FF97471"/>
    <w:rsid w:val="50043987"/>
    <w:rsid w:val="502F5B05"/>
    <w:rsid w:val="505144B9"/>
    <w:rsid w:val="509960DB"/>
    <w:rsid w:val="50F67A62"/>
    <w:rsid w:val="510E78E7"/>
    <w:rsid w:val="51574F3C"/>
    <w:rsid w:val="51D73B45"/>
    <w:rsid w:val="51F21254"/>
    <w:rsid w:val="523258FE"/>
    <w:rsid w:val="52DF6974"/>
    <w:rsid w:val="53292792"/>
    <w:rsid w:val="53B57275"/>
    <w:rsid w:val="540A2A63"/>
    <w:rsid w:val="54330A77"/>
    <w:rsid w:val="54A27FE5"/>
    <w:rsid w:val="54E126EC"/>
    <w:rsid w:val="551A77A3"/>
    <w:rsid w:val="552B71DA"/>
    <w:rsid w:val="55C80ACA"/>
    <w:rsid w:val="55F9355F"/>
    <w:rsid w:val="5606548A"/>
    <w:rsid w:val="56562CF2"/>
    <w:rsid w:val="56927A26"/>
    <w:rsid w:val="572A016E"/>
    <w:rsid w:val="5730509E"/>
    <w:rsid w:val="573D71DF"/>
    <w:rsid w:val="577D0663"/>
    <w:rsid w:val="57AE734F"/>
    <w:rsid w:val="57EC1669"/>
    <w:rsid w:val="58236A15"/>
    <w:rsid w:val="58321EC6"/>
    <w:rsid w:val="58501D07"/>
    <w:rsid w:val="585A3C87"/>
    <w:rsid w:val="58620FD6"/>
    <w:rsid w:val="586757C9"/>
    <w:rsid w:val="58807305"/>
    <w:rsid w:val="58A446B9"/>
    <w:rsid w:val="58DF11CE"/>
    <w:rsid w:val="5915699E"/>
    <w:rsid w:val="597C3E85"/>
    <w:rsid w:val="59B30690"/>
    <w:rsid w:val="5A0C7DA1"/>
    <w:rsid w:val="5A2F24DA"/>
    <w:rsid w:val="5ABF28B9"/>
    <w:rsid w:val="5AC22B45"/>
    <w:rsid w:val="5ADD3C34"/>
    <w:rsid w:val="5B24477E"/>
    <w:rsid w:val="5B6D2AC1"/>
    <w:rsid w:val="5B743E4F"/>
    <w:rsid w:val="5BCA3A6F"/>
    <w:rsid w:val="5D12364D"/>
    <w:rsid w:val="5D5F6EC4"/>
    <w:rsid w:val="5D652999"/>
    <w:rsid w:val="5D6730F6"/>
    <w:rsid w:val="5D8D7C8E"/>
    <w:rsid w:val="5DC61182"/>
    <w:rsid w:val="5DDB3655"/>
    <w:rsid w:val="5E123C25"/>
    <w:rsid w:val="5E2935C7"/>
    <w:rsid w:val="5E515E45"/>
    <w:rsid w:val="5E643D94"/>
    <w:rsid w:val="5E6E14AE"/>
    <w:rsid w:val="5E8748C3"/>
    <w:rsid w:val="5E8819C0"/>
    <w:rsid w:val="5EB43E99"/>
    <w:rsid w:val="5EB54CAB"/>
    <w:rsid w:val="5EC74A26"/>
    <w:rsid w:val="5EDA4E15"/>
    <w:rsid w:val="5EEA182F"/>
    <w:rsid w:val="5EEC4F2C"/>
    <w:rsid w:val="5F137888"/>
    <w:rsid w:val="5F3118C0"/>
    <w:rsid w:val="5F362174"/>
    <w:rsid w:val="5F382F4C"/>
    <w:rsid w:val="5F5652B7"/>
    <w:rsid w:val="5F6C0876"/>
    <w:rsid w:val="5F93061C"/>
    <w:rsid w:val="5FAD15EE"/>
    <w:rsid w:val="60103A97"/>
    <w:rsid w:val="60C1328E"/>
    <w:rsid w:val="610C012A"/>
    <w:rsid w:val="61237EB8"/>
    <w:rsid w:val="61622839"/>
    <w:rsid w:val="61FC3A17"/>
    <w:rsid w:val="623A3232"/>
    <w:rsid w:val="624C3ACF"/>
    <w:rsid w:val="626A1B08"/>
    <w:rsid w:val="629666C7"/>
    <w:rsid w:val="62D81168"/>
    <w:rsid w:val="633C34A4"/>
    <w:rsid w:val="63723E5E"/>
    <w:rsid w:val="63BA64B1"/>
    <w:rsid w:val="63F2576A"/>
    <w:rsid w:val="63FA13F4"/>
    <w:rsid w:val="64232B20"/>
    <w:rsid w:val="64365814"/>
    <w:rsid w:val="64813139"/>
    <w:rsid w:val="64CB312C"/>
    <w:rsid w:val="64DB3FFC"/>
    <w:rsid w:val="64E32783"/>
    <w:rsid w:val="65007F4E"/>
    <w:rsid w:val="65633210"/>
    <w:rsid w:val="6585379C"/>
    <w:rsid w:val="658A3520"/>
    <w:rsid w:val="66072141"/>
    <w:rsid w:val="662D4763"/>
    <w:rsid w:val="664513D6"/>
    <w:rsid w:val="664B644A"/>
    <w:rsid w:val="666B09B5"/>
    <w:rsid w:val="66885224"/>
    <w:rsid w:val="66BA43AC"/>
    <w:rsid w:val="67000CC4"/>
    <w:rsid w:val="67236729"/>
    <w:rsid w:val="677360E3"/>
    <w:rsid w:val="67B0620F"/>
    <w:rsid w:val="67F65590"/>
    <w:rsid w:val="68D357B0"/>
    <w:rsid w:val="68E21A43"/>
    <w:rsid w:val="68F669DD"/>
    <w:rsid w:val="69962BD5"/>
    <w:rsid w:val="69CB7493"/>
    <w:rsid w:val="69D4537F"/>
    <w:rsid w:val="6A365264"/>
    <w:rsid w:val="6AB30BF4"/>
    <w:rsid w:val="6AD0599B"/>
    <w:rsid w:val="6B981DF8"/>
    <w:rsid w:val="6B9D025C"/>
    <w:rsid w:val="6BA75FB6"/>
    <w:rsid w:val="6BCA0C7C"/>
    <w:rsid w:val="6BFE0F28"/>
    <w:rsid w:val="6BFF52D4"/>
    <w:rsid w:val="6C59487A"/>
    <w:rsid w:val="6CDA2501"/>
    <w:rsid w:val="6D342340"/>
    <w:rsid w:val="6D9B19E5"/>
    <w:rsid w:val="6E984CF8"/>
    <w:rsid w:val="6F5E0FC0"/>
    <w:rsid w:val="6F6F4E5B"/>
    <w:rsid w:val="6FCD69D4"/>
    <w:rsid w:val="70A80E7F"/>
    <w:rsid w:val="70C76378"/>
    <w:rsid w:val="70D016D0"/>
    <w:rsid w:val="70E241C6"/>
    <w:rsid w:val="71034F30"/>
    <w:rsid w:val="71603DA0"/>
    <w:rsid w:val="722E2B52"/>
    <w:rsid w:val="728B1D53"/>
    <w:rsid w:val="72991E28"/>
    <w:rsid w:val="72D26514"/>
    <w:rsid w:val="7310706F"/>
    <w:rsid w:val="73E56C4D"/>
    <w:rsid w:val="74564E86"/>
    <w:rsid w:val="74C434B7"/>
    <w:rsid w:val="74F80E39"/>
    <w:rsid w:val="753D3F57"/>
    <w:rsid w:val="756D573F"/>
    <w:rsid w:val="75BA3232"/>
    <w:rsid w:val="75F714AD"/>
    <w:rsid w:val="76A16BB3"/>
    <w:rsid w:val="76A74C81"/>
    <w:rsid w:val="76D10E3F"/>
    <w:rsid w:val="76E35326"/>
    <w:rsid w:val="76EB17F6"/>
    <w:rsid w:val="76F51E90"/>
    <w:rsid w:val="77747E1D"/>
    <w:rsid w:val="778411AD"/>
    <w:rsid w:val="77901832"/>
    <w:rsid w:val="77AC6648"/>
    <w:rsid w:val="77B9304C"/>
    <w:rsid w:val="78440AD8"/>
    <w:rsid w:val="786B73C0"/>
    <w:rsid w:val="787B63C5"/>
    <w:rsid w:val="78857573"/>
    <w:rsid w:val="789442E7"/>
    <w:rsid w:val="78E74F63"/>
    <w:rsid w:val="79652BD2"/>
    <w:rsid w:val="79DD6591"/>
    <w:rsid w:val="79F41288"/>
    <w:rsid w:val="7A634C39"/>
    <w:rsid w:val="7A6B1587"/>
    <w:rsid w:val="7B1E65F5"/>
    <w:rsid w:val="7B9F5272"/>
    <w:rsid w:val="7BBB7C03"/>
    <w:rsid w:val="7C0741E9"/>
    <w:rsid w:val="7C230F73"/>
    <w:rsid w:val="7C8F243F"/>
    <w:rsid w:val="7D1B52B4"/>
    <w:rsid w:val="7D3744CD"/>
    <w:rsid w:val="7D7173A1"/>
    <w:rsid w:val="7DB23C95"/>
    <w:rsid w:val="7E433576"/>
    <w:rsid w:val="7EAF5740"/>
    <w:rsid w:val="7EED3340"/>
    <w:rsid w:val="7F727327"/>
    <w:rsid w:val="7FCB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link w:val="65"/>
    <w:autoRedefine/>
    <w:qFormat/>
    <w:uiPriority w:val="0"/>
    <w:pPr>
      <w:spacing w:before="340" w:after="330" w:line="360" w:lineRule="auto"/>
      <w:jc w:val="center"/>
      <w:outlineLvl w:val="0"/>
    </w:pPr>
    <w:rPr>
      <w:rFonts w:eastAsia="黑体"/>
      <w:kern w:val="44"/>
      <w:szCs w:val="44"/>
    </w:rPr>
  </w:style>
  <w:style w:type="paragraph" w:styleId="6">
    <w:name w:val="heading 2"/>
    <w:basedOn w:val="4"/>
    <w:next w:val="5"/>
    <w:link w:val="80"/>
    <w:autoRedefine/>
    <w:qFormat/>
    <w:uiPriority w:val="0"/>
    <w:pPr>
      <w:adjustRightInd w:val="0"/>
      <w:jc w:val="center"/>
      <w:textAlignment w:val="baseline"/>
      <w:outlineLvl w:val="1"/>
    </w:pPr>
    <w:rPr>
      <w:kern w:val="0"/>
      <w:sz w:val="24"/>
      <w:szCs w:val="20"/>
    </w:rPr>
  </w:style>
  <w:style w:type="paragraph" w:styleId="4">
    <w:name w:val="heading 3"/>
    <w:basedOn w:val="5"/>
    <w:next w:val="1"/>
    <w:link w:val="64"/>
    <w:autoRedefine/>
    <w:qFormat/>
    <w:uiPriority w:val="9"/>
    <w:pPr>
      <w:spacing w:before="260" w:after="260" w:line="240" w:lineRule="auto"/>
      <w:outlineLvl w:val="2"/>
    </w:pPr>
    <w:rPr>
      <w:rFonts w:ascii="宋体" w:hAnsi="宋体" w:eastAsia="宋体"/>
      <w:szCs w:val="32"/>
    </w:rPr>
  </w:style>
  <w:style w:type="paragraph" w:styleId="5">
    <w:name w:val="heading 4"/>
    <w:basedOn w:val="1"/>
    <w:next w:val="1"/>
    <w:link w:val="62"/>
    <w:autoRedefine/>
    <w:qFormat/>
    <w:uiPriority w:val="9"/>
    <w:pPr>
      <w:keepNext/>
      <w:keepLines/>
      <w:spacing w:before="280" w:after="290" w:line="376" w:lineRule="auto"/>
      <w:outlineLvl w:val="3"/>
    </w:pPr>
    <w:rPr>
      <w:rFonts w:ascii="Arial" w:hAnsi="Arial" w:eastAsia="黑体"/>
      <w:b/>
      <w:bCs/>
      <w:sz w:val="28"/>
      <w:szCs w:val="28"/>
    </w:rPr>
  </w:style>
  <w:style w:type="paragraph" w:styleId="7">
    <w:name w:val="heading 5"/>
    <w:basedOn w:val="1"/>
    <w:next w:val="8"/>
    <w:link w:val="89"/>
    <w:autoRedefine/>
    <w:qFormat/>
    <w:uiPriority w:val="0"/>
    <w:pPr>
      <w:keepNext/>
      <w:keepLines/>
      <w:spacing w:before="280" w:after="290" w:line="376" w:lineRule="auto"/>
      <w:outlineLvl w:val="4"/>
    </w:pPr>
    <w:rPr>
      <w:b/>
      <w:sz w:val="28"/>
      <w:szCs w:val="20"/>
    </w:rPr>
  </w:style>
  <w:style w:type="paragraph" w:styleId="9">
    <w:name w:val="heading 6"/>
    <w:basedOn w:val="1"/>
    <w:next w:val="8"/>
    <w:link w:val="92"/>
    <w:autoRedefine/>
    <w:qFormat/>
    <w:uiPriority w:val="0"/>
    <w:pPr>
      <w:keepNext/>
      <w:keepLines/>
      <w:spacing w:before="240" w:after="64" w:line="320" w:lineRule="auto"/>
      <w:outlineLvl w:val="5"/>
    </w:pPr>
    <w:rPr>
      <w:rFonts w:ascii="Arial" w:hAnsi="Arial" w:eastAsia="黑体"/>
      <w:b/>
      <w:sz w:val="24"/>
      <w:szCs w:val="20"/>
    </w:rPr>
  </w:style>
  <w:style w:type="paragraph" w:styleId="10">
    <w:name w:val="heading 7"/>
    <w:basedOn w:val="1"/>
    <w:next w:val="8"/>
    <w:link w:val="93"/>
    <w:autoRedefine/>
    <w:qFormat/>
    <w:uiPriority w:val="0"/>
    <w:pPr>
      <w:keepNext/>
      <w:keepLines/>
      <w:spacing w:before="240" w:after="64" w:line="320" w:lineRule="auto"/>
      <w:outlineLvl w:val="6"/>
    </w:pPr>
    <w:rPr>
      <w:b/>
      <w:sz w:val="24"/>
      <w:szCs w:val="20"/>
    </w:rPr>
  </w:style>
  <w:style w:type="paragraph" w:styleId="11">
    <w:name w:val="heading 8"/>
    <w:basedOn w:val="1"/>
    <w:next w:val="8"/>
    <w:link w:val="94"/>
    <w:autoRedefine/>
    <w:qFormat/>
    <w:uiPriority w:val="0"/>
    <w:pPr>
      <w:keepNext/>
      <w:keepLines/>
      <w:spacing w:before="240" w:after="64" w:line="320" w:lineRule="auto"/>
      <w:outlineLvl w:val="7"/>
    </w:pPr>
    <w:rPr>
      <w:rFonts w:ascii="Arial" w:hAnsi="Arial" w:eastAsia="黑体"/>
      <w:sz w:val="24"/>
      <w:szCs w:val="20"/>
    </w:rPr>
  </w:style>
  <w:style w:type="paragraph" w:styleId="12">
    <w:name w:val="heading 9"/>
    <w:basedOn w:val="1"/>
    <w:next w:val="8"/>
    <w:link w:val="95"/>
    <w:autoRedefine/>
    <w:qFormat/>
    <w:uiPriority w:val="0"/>
    <w:pPr>
      <w:keepNext/>
      <w:keepLines/>
      <w:spacing w:before="240" w:after="64" w:line="320" w:lineRule="auto"/>
      <w:outlineLvl w:val="8"/>
    </w:pPr>
    <w:rPr>
      <w:rFonts w:ascii="Arial" w:hAnsi="Arial" w:eastAsia="黑体"/>
      <w:szCs w:val="20"/>
    </w:rPr>
  </w:style>
  <w:style w:type="character" w:default="1" w:styleId="46">
    <w:name w:val="Default Paragraph Font"/>
    <w:autoRedefine/>
    <w:semiHidden/>
    <w:unhideWhenUsed/>
    <w:qFormat/>
    <w:uiPriority w:val="1"/>
  </w:style>
  <w:style w:type="table" w:default="1" w:styleId="43">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link w:val="101"/>
    <w:autoRedefine/>
    <w:qFormat/>
    <w:uiPriority w:val="0"/>
    <w:pPr>
      <w:spacing w:line="360" w:lineRule="auto"/>
    </w:pPr>
    <w:rPr>
      <w:b/>
      <w:bCs/>
      <w:sz w:val="24"/>
    </w:rPr>
  </w:style>
  <w:style w:type="paragraph" w:styleId="8">
    <w:name w:val="Normal Indent"/>
    <w:basedOn w:val="1"/>
    <w:link w:val="66"/>
    <w:autoRedefine/>
    <w:qFormat/>
    <w:uiPriority w:val="0"/>
    <w:pPr>
      <w:ind w:firstLine="420"/>
    </w:pPr>
    <w:rPr>
      <w:szCs w:val="20"/>
    </w:rPr>
  </w:style>
  <w:style w:type="paragraph" w:styleId="13">
    <w:name w:val="toc 7"/>
    <w:basedOn w:val="1"/>
    <w:next w:val="1"/>
    <w:autoRedefine/>
    <w:semiHidden/>
    <w:qFormat/>
    <w:uiPriority w:val="0"/>
    <w:pPr>
      <w:ind w:left="1260"/>
      <w:jc w:val="left"/>
    </w:pPr>
    <w:rPr>
      <w:szCs w:val="21"/>
    </w:rPr>
  </w:style>
  <w:style w:type="paragraph" w:styleId="14">
    <w:name w:val="caption"/>
    <w:basedOn w:val="1"/>
    <w:next w:val="1"/>
    <w:autoRedefine/>
    <w:qFormat/>
    <w:uiPriority w:val="0"/>
    <w:pPr>
      <w:widowControl/>
      <w:spacing w:line="360" w:lineRule="auto"/>
      <w:ind w:firstLine="1940" w:firstLineChars="920"/>
      <w:jc w:val="left"/>
    </w:pPr>
    <w:rPr>
      <w:rFonts w:ascii="宋体" w:hAnsi="宋体"/>
      <w:b/>
      <w:bCs/>
      <w:kern w:val="0"/>
      <w:sz w:val="20"/>
      <w:szCs w:val="20"/>
    </w:rPr>
  </w:style>
  <w:style w:type="paragraph" w:styleId="15">
    <w:name w:val="List Bullet"/>
    <w:basedOn w:val="1"/>
    <w:autoRedefine/>
    <w:qFormat/>
    <w:uiPriority w:val="0"/>
    <w:pPr>
      <w:numPr>
        <w:ilvl w:val="0"/>
        <w:numId w:val="1"/>
      </w:numPr>
    </w:pPr>
    <w:rPr>
      <w:szCs w:val="20"/>
    </w:rPr>
  </w:style>
  <w:style w:type="paragraph" w:styleId="16">
    <w:name w:val="Document Map"/>
    <w:basedOn w:val="1"/>
    <w:semiHidden/>
    <w:qFormat/>
    <w:uiPriority w:val="0"/>
    <w:pPr>
      <w:shd w:val="clear" w:color="auto" w:fill="000080"/>
    </w:pPr>
  </w:style>
  <w:style w:type="paragraph" w:styleId="17">
    <w:name w:val="annotation text"/>
    <w:basedOn w:val="1"/>
    <w:link w:val="193"/>
    <w:autoRedefine/>
    <w:semiHidden/>
    <w:qFormat/>
    <w:uiPriority w:val="99"/>
    <w:pPr>
      <w:autoSpaceDE w:val="0"/>
      <w:autoSpaceDN w:val="0"/>
      <w:adjustRightInd w:val="0"/>
      <w:jc w:val="left"/>
      <w:textAlignment w:val="baseline"/>
    </w:pPr>
    <w:rPr>
      <w:rFonts w:ascii="宋体"/>
      <w:kern w:val="0"/>
      <w:sz w:val="34"/>
      <w:szCs w:val="20"/>
    </w:rPr>
  </w:style>
  <w:style w:type="paragraph" w:styleId="18">
    <w:name w:val="Body Text 3"/>
    <w:basedOn w:val="1"/>
    <w:link w:val="107"/>
    <w:autoRedefine/>
    <w:qFormat/>
    <w:uiPriority w:val="0"/>
    <w:pPr>
      <w:spacing w:after="120"/>
    </w:pPr>
    <w:rPr>
      <w:sz w:val="16"/>
      <w:szCs w:val="16"/>
    </w:rPr>
  </w:style>
  <w:style w:type="paragraph" w:styleId="19">
    <w:name w:val="Body Text Indent"/>
    <w:basedOn w:val="1"/>
    <w:link w:val="88"/>
    <w:autoRedefine/>
    <w:qFormat/>
    <w:uiPriority w:val="0"/>
    <w:pPr>
      <w:spacing w:line="360" w:lineRule="auto"/>
      <w:ind w:firstLine="420" w:firstLineChars="200"/>
    </w:pPr>
  </w:style>
  <w:style w:type="paragraph" w:styleId="20">
    <w:name w:val="toc 5"/>
    <w:basedOn w:val="1"/>
    <w:next w:val="1"/>
    <w:semiHidden/>
    <w:qFormat/>
    <w:uiPriority w:val="0"/>
    <w:pPr>
      <w:ind w:left="840"/>
      <w:jc w:val="left"/>
    </w:pPr>
    <w:rPr>
      <w:szCs w:val="21"/>
    </w:rPr>
  </w:style>
  <w:style w:type="paragraph" w:styleId="21">
    <w:name w:val="toc 3"/>
    <w:basedOn w:val="1"/>
    <w:next w:val="1"/>
    <w:autoRedefine/>
    <w:semiHidden/>
    <w:qFormat/>
    <w:uiPriority w:val="0"/>
    <w:pPr>
      <w:ind w:left="420"/>
      <w:jc w:val="left"/>
    </w:pPr>
    <w:rPr>
      <w:i/>
      <w:iCs/>
    </w:rPr>
  </w:style>
  <w:style w:type="paragraph" w:styleId="22">
    <w:name w:val="Plain Text"/>
    <w:basedOn w:val="1"/>
    <w:link w:val="99"/>
    <w:qFormat/>
    <w:uiPriority w:val="0"/>
    <w:rPr>
      <w:rFonts w:ascii="宋体" w:hAnsi="Courier New"/>
      <w:szCs w:val="20"/>
    </w:rPr>
  </w:style>
  <w:style w:type="paragraph" w:styleId="23">
    <w:name w:val="toc 8"/>
    <w:basedOn w:val="1"/>
    <w:next w:val="1"/>
    <w:autoRedefine/>
    <w:semiHidden/>
    <w:qFormat/>
    <w:uiPriority w:val="0"/>
    <w:pPr>
      <w:ind w:left="1470"/>
      <w:jc w:val="left"/>
    </w:pPr>
    <w:rPr>
      <w:szCs w:val="21"/>
    </w:rPr>
  </w:style>
  <w:style w:type="paragraph" w:styleId="24">
    <w:name w:val="Date"/>
    <w:basedOn w:val="1"/>
    <w:next w:val="1"/>
    <w:link w:val="97"/>
    <w:autoRedefine/>
    <w:qFormat/>
    <w:uiPriority w:val="0"/>
    <w:rPr>
      <w:rFonts w:ascii="宋体" w:hAnsi="Courier New"/>
      <w:sz w:val="32"/>
      <w:szCs w:val="20"/>
    </w:rPr>
  </w:style>
  <w:style w:type="paragraph" w:styleId="25">
    <w:name w:val="Body Text Indent 2"/>
    <w:basedOn w:val="1"/>
    <w:link w:val="102"/>
    <w:qFormat/>
    <w:uiPriority w:val="0"/>
    <w:pPr>
      <w:spacing w:beforeLines="50" w:afterLines="50" w:line="120" w:lineRule="auto"/>
      <w:ind w:firstLine="840" w:firstLineChars="400"/>
      <w:jc w:val="left"/>
    </w:pPr>
    <w:rPr>
      <w:rFonts w:ascii="宋体" w:hAnsi="宋体"/>
    </w:rPr>
  </w:style>
  <w:style w:type="paragraph" w:styleId="26">
    <w:name w:val="Balloon Text"/>
    <w:basedOn w:val="1"/>
    <w:link w:val="108"/>
    <w:autoRedefine/>
    <w:semiHidden/>
    <w:qFormat/>
    <w:uiPriority w:val="99"/>
    <w:rPr>
      <w:sz w:val="18"/>
      <w:szCs w:val="18"/>
    </w:rPr>
  </w:style>
  <w:style w:type="paragraph" w:styleId="27">
    <w:name w:val="footer"/>
    <w:basedOn w:val="1"/>
    <w:link w:val="106"/>
    <w:autoRedefine/>
    <w:qFormat/>
    <w:uiPriority w:val="0"/>
    <w:pPr>
      <w:tabs>
        <w:tab w:val="center" w:pos="4153"/>
        <w:tab w:val="right" w:pos="8306"/>
      </w:tabs>
      <w:snapToGrid w:val="0"/>
      <w:jc w:val="left"/>
    </w:pPr>
    <w:rPr>
      <w:sz w:val="18"/>
      <w:szCs w:val="18"/>
    </w:rPr>
  </w:style>
  <w:style w:type="paragraph" w:styleId="28">
    <w:name w:val="header"/>
    <w:basedOn w:val="1"/>
    <w:link w:val="103"/>
    <w:qFormat/>
    <w:uiPriority w:val="99"/>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0"/>
    <w:pPr>
      <w:spacing w:before="120" w:after="120"/>
      <w:jc w:val="left"/>
    </w:pPr>
    <w:rPr>
      <w:b/>
      <w:bCs/>
      <w:caps/>
    </w:rPr>
  </w:style>
  <w:style w:type="paragraph" w:styleId="30">
    <w:name w:val="toc 4"/>
    <w:basedOn w:val="1"/>
    <w:next w:val="1"/>
    <w:autoRedefine/>
    <w:semiHidden/>
    <w:qFormat/>
    <w:uiPriority w:val="0"/>
    <w:pPr>
      <w:ind w:left="630"/>
      <w:jc w:val="left"/>
    </w:pPr>
    <w:rPr>
      <w:szCs w:val="21"/>
    </w:rPr>
  </w:style>
  <w:style w:type="paragraph" w:styleId="31">
    <w:name w:val="Subtitle"/>
    <w:next w:val="1"/>
    <w:link w:val="318"/>
    <w:autoRedefine/>
    <w:qFormat/>
    <w:uiPriority w:val="0"/>
    <w:pPr>
      <w:wordWrap w:val="0"/>
      <w:spacing w:after="60"/>
      <w:jc w:val="center"/>
    </w:pPr>
    <w:rPr>
      <w:rFonts w:ascii="Calibri" w:hAnsi="Calibri" w:eastAsia="宋体" w:cs="Times New Roman"/>
      <w:sz w:val="24"/>
      <w:lang w:val="en-US" w:eastAsia="zh-CN" w:bidi="ar-SA"/>
    </w:rPr>
  </w:style>
  <w:style w:type="paragraph" w:styleId="32">
    <w:name w:val="toc 6"/>
    <w:basedOn w:val="1"/>
    <w:next w:val="1"/>
    <w:autoRedefine/>
    <w:semiHidden/>
    <w:qFormat/>
    <w:uiPriority w:val="0"/>
    <w:pPr>
      <w:ind w:left="1050"/>
      <w:jc w:val="left"/>
    </w:pPr>
    <w:rPr>
      <w:szCs w:val="21"/>
    </w:rPr>
  </w:style>
  <w:style w:type="paragraph" w:styleId="33">
    <w:name w:val="Body Text Indent 3"/>
    <w:basedOn w:val="1"/>
    <w:link w:val="104"/>
    <w:autoRedefine/>
    <w:qFormat/>
    <w:uiPriority w:val="0"/>
    <w:pPr>
      <w:spacing w:line="360" w:lineRule="auto"/>
      <w:ind w:firstLine="482" w:firstLineChars="200"/>
    </w:pPr>
    <w:rPr>
      <w:rFonts w:ascii="宋体"/>
      <w:b/>
      <w:bCs/>
      <w:sz w:val="24"/>
    </w:rPr>
  </w:style>
  <w:style w:type="paragraph" w:styleId="34">
    <w:name w:val="toc 2"/>
    <w:basedOn w:val="1"/>
    <w:next w:val="1"/>
    <w:autoRedefine/>
    <w:semiHidden/>
    <w:qFormat/>
    <w:uiPriority w:val="0"/>
    <w:pPr>
      <w:tabs>
        <w:tab w:val="right" w:leader="dot" w:pos="8296"/>
      </w:tabs>
      <w:ind w:left="210"/>
      <w:jc w:val="left"/>
    </w:pPr>
    <w:rPr>
      <w:smallCaps/>
    </w:rPr>
  </w:style>
  <w:style w:type="paragraph" w:styleId="35">
    <w:name w:val="toc 9"/>
    <w:basedOn w:val="1"/>
    <w:next w:val="1"/>
    <w:autoRedefine/>
    <w:semiHidden/>
    <w:qFormat/>
    <w:uiPriority w:val="0"/>
    <w:pPr>
      <w:ind w:left="1680"/>
      <w:jc w:val="left"/>
    </w:pPr>
    <w:rPr>
      <w:szCs w:val="21"/>
    </w:rPr>
  </w:style>
  <w:style w:type="paragraph" w:styleId="36">
    <w:name w:val="Body Text 2"/>
    <w:basedOn w:val="1"/>
    <w:link w:val="105"/>
    <w:autoRedefine/>
    <w:qFormat/>
    <w:uiPriority w:val="0"/>
    <w:pPr>
      <w:spacing w:line="360" w:lineRule="auto"/>
    </w:pPr>
    <w:rPr>
      <w:sz w:val="24"/>
    </w:rPr>
  </w:style>
  <w:style w:type="paragraph" w:styleId="37">
    <w:name w:val="HTML Preformatted"/>
    <w:basedOn w:val="1"/>
    <w:link w:val="98"/>
    <w:autoRedefine/>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autoRedefine/>
    <w:qFormat/>
    <w:uiPriority w:val="99"/>
    <w:pPr>
      <w:spacing w:beforeAutospacing="1" w:afterAutospacing="1"/>
      <w:jc w:val="left"/>
    </w:pPr>
    <w:rPr>
      <w:kern w:val="0"/>
      <w:sz w:val="24"/>
    </w:rPr>
  </w:style>
  <w:style w:type="paragraph" w:styleId="39">
    <w:name w:val="index 1"/>
    <w:basedOn w:val="1"/>
    <w:next w:val="1"/>
    <w:autoRedefine/>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next w:val="1"/>
    <w:link w:val="96"/>
    <w:autoRedefine/>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7"/>
    <w:next w:val="17"/>
    <w:link w:val="194"/>
    <w:autoRedefine/>
    <w:qFormat/>
    <w:uiPriority w:val="99"/>
    <w:pPr>
      <w:autoSpaceDE/>
      <w:autoSpaceDN/>
      <w:adjustRightInd/>
      <w:textAlignment w:val="auto"/>
    </w:pPr>
    <w:rPr>
      <w:rFonts w:ascii="Times New Roman"/>
      <w:b/>
      <w:bCs/>
      <w:kern w:val="2"/>
      <w:sz w:val="21"/>
      <w:szCs w:val="24"/>
    </w:rPr>
  </w:style>
  <w:style w:type="paragraph" w:styleId="42">
    <w:name w:val="Body Text First Indent"/>
    <w:basedOn w:val="2"/>
    <w:link w:val="139"/>
    <w:autoRedefine/>
    <w:qFormat/>
    <w:uiPriority w:val="0"/>
    <w:pPr>
      <w:spacing w:after="120" w:line="240" w:lineRule="auto"/>
      <w:ind w:firstLine="420" w:firstLineChars="100"/>
    </w:pPr>
    <w:rPr>
      <w:sz w:val="21"/>
    </w:rPr>
  </w:style>
  <w:style w:type="table" w:styleId="44">
    <w:name w:val="Table Grid"/>
    <w:basedOn w:val="4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5">
    <w:name w:val="Table Elegant"/>
    <w:basedOn w:val="43"/>
    <w:autoRedefine/>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7">
    <w:name w:val="Strong"/>
    <w:autoRedefine/>
    <w:qFormat/>
    <w:uiPriority w:val="0"/>
    <w:rPr>
      <w:b/>
      <w:bCs/>
    </w:rPr>
  </w:style>
  <w:style w:type="character" w:styleId="48">
    <w:name w:val="page number"/>
    <w:basedOn w:val="46"/>
    <w:autoRedefine/>
    <w:qFormat/>
    <w:uiPriority w:val="0"/>
  </w:style>
  <w:style w:type="character" w:styleId="49">
    <w:name w:val="FollowedHyperlink"/>
    <w:autoRedefine/>
    <w:qFormat/>
    <w:uiPriority w:val="0"/>
    <w:rPr>
      <w:color w:val="800080"/>
      <w:u w:val="single"/>
    </w:rPr>
  </w:style>
  <w:style w:type="character" w:styleId="50">
    <w:name w:val="Emphasis"/>
    <w:basedOn w:val="46"/>
    <w:autoRedefine/>
    <w:qFormat/>
    <w:uiPriority w:val="0"/>
    <w:rPr>
      <w:b/>
      <w:bCs/>
      <w:sz w:val="20"/>
    </w:rPr>
  </w:style>
  <w:style w:type="character" w:styleId="51">
    <w:name w:val="HTML Definition"/>
    <w:basedOn w:val="46"/>
    <w:semiHidden/>
    <w:unhideWhenUsed/>
    <w:uiPriority w:val="0"/>
  </w:style>
  <w:style w:type="character" w:styleId="52">
    <w:name w:val="HTML Typewriter"/>
    <w:basedOn w:val="46"/>
    <w:semiHidden/>
    <w:unhideWhenUsed/>
    <w:uiPriority w:val="0"/>
    <w:rPr>
      <w:rFonts w:ascii="monospace" w:hAnsi="monospace" w:eastAsia="monospace" w:cs="monospace"/>
      <w:sz w:val="20"/>
    </w:rPr>
  </w:style>
  <w:style w:type="character" w:styleId="53">
    <w:name w:val="HTML Acronym"/>
    <w:basedOn w:val="46"/>
    <w:semiHidden/>
    <w:unhideWhenUsed/>
    <w:uiPriority w:val="0"/>
    <w:rPr>
      <w:bdr w:val="none" w:color="auto" w:sz="0" w:space="0"/>
    </w:rPr>
  </w:style>
  <w:style w:type="character" w:styleId="54">
    <w:name w:val="HTML Variable"/>
    <w:basedOn w:val="46"/>
    <w:semiHidden/>
    <w:unhideWhenUsed/>
    <w:uiPriority w:val="0"/>
  </w:style>
  <w:style w:type="character" w:styleId="55">
    <w:name w:val="Hyperlink"/>
    <w:autoRedefine/>
    <w:qFormat/>
    <w:uiPriority w:val="0"/>
    <w:rPr>
      <w:color w:val="0000FF"/>
      <w:u w:val="single"/>
    </w:rPr>
  </w:style>
  <w:style w:type="character" w:styleId="56">
    <w:name w:val="HTML Code"/>
    <w:basedOn w:val="46"/>
    <w:semiHidden/>
    <w:unhideWhenUsed/>
    <w:uiPriority w:val="0"/>
    <w:rPr>
      <w:rFonts w:hint="default" w:ascii="monospace" w:hAnsi="monospace" w:eastAsia="monospace" w:cs="monospace"/>
      <w:sz w:val="20"/>
      <w:bdr w:val="none" w:color="auto" w:sz="0" w:space="0"/>
    </w:rPr>
  </w:style>
  <w:style w:type="character" w:styleId="57">
    <w:name w:val="annotation reference"/>
    <w:basedOn w:val="46"/>
    <w:autoRedefine/>
    <w:qFormat/>
    <w:uiPriority w:val="99"/>
    <w:rPr>
      <w:sz w:val="21"/>
      <w:szCs w:val="21"/>
    </w:rPr>
  </w:style>
  <w:style w:type="character" w:styleId="58">
    <w:name w:val="HTML Cite"/>
    <w:basedOn w:val="46"/>
    <w:semiHidden/>
    <w:unhideWhenUsed/>
    <w:uiPriority w:val="0"/>
    <w:rPr>
      <w:bdr w:val="single" w:color="D6D6D6" w:sz="4" w:space="0"/>
      <w:shd w:val="clear" w:fill="FFFFFF"/>
    </w:rPr>
  </w:style>
  <w:style w:type="character" w:styleId="59">
    <w:name w:val="HTML Keyboard"/>
    <w:basedOn w:val="46"/>
    <w:semiHidden/>
    <w:unhideWhenUsed/>
    <w:uiPriority w:val="0"/>
    <w:rPr>
      <w:rFonts w:hint="default" w:ascii="monospace" w:hAnsi="monospace" w:eastAsia="monospace" w:cs="monospace"/>
      <w:sz w:val="20"/>
    </w:rPr>
  </w:style>
  <w:style w:type="character" w:styleId="60">
    <w:name w:val="HTML Sample"/>
    <w:basedOn w:val="46"/>
    <w:semiHidden/>
    <w:unhideWhenUsed/>
    <w:uiPriority w:val="0"/>
    <w:rPr>
      <w:rFonts w:hint="default" w:ascii="monospace" w:hAnsi="monospace" w:eastAsia="monospace" w:cs="monospace"/>
    </w:rPr>
  </w:style>
  <w:style w:type="paragraph" w:styleId="61">
    <w:name w:val="No Spacing"/>
    <w:qFormat/>
    <w:uiPriority w:val="1"/>
    <w:pPr>
      <w:widowControl w:val="0"/>
      <w:jc w:val="both"/>
    </w:pPr>
    <w:rPr>
      <w:rFonts w:ascii="Calibri" w:hAnsi="Calibri" w:eastAsia="宋体" w:cs="Times New Roman"/>
      <w:kern w:val="2"/>
      <w:sz w:val="21"/>
      <w:szCs w:val="22"/>
      <w:lang w:val="en-US" w:eastAsia="zh-CN" w:bidi="ar-SA"/>
    </w:rPr>
  </w:style>
  <w:style w:type="character" w:customStyle="1" w:styleId="62">
    <w:name w:val="标题 4 Char"/>
    <w:link w:val="5"/>
    <w:autoRedefine/>
    <w:qFormat/>
    <w:uiPriority w:val="9"/>
    <w:rPr>
      <w:rFonts w:ascii="Arial" w:hAnsi="Arial" w:eastAsia="黑体"/>
      <w:b/>
      <w:bCs/>
      <w:kern w:val="2"/>
      <w:sz w:val="28"/>
      <w:szCs w:val="28"/>
      <w:lang w:val="en-US" w:eastAsia="zh-CN" w:bidi="ar-SA"/>
    </w:rPr>
  </w:style>
  <w:style w:type="paragraph" w:customStyle="1" w:styleId="63">
    <w:name w:val="Char"/>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64">
    <w:name w:val="标题 3 Char1"/>
    <w:link w:val="4"/>
    <w:autoRedefine/>
    <w:qFormat/>
    <w:uiPriority w:val="9"/>
    <w:rPr>
      <w:rFonts w:ascii="宋体" w:hAnsi="宋体" w:eastAsia="宋体"/>
      <w:b/>
      <w:bCs/>
      <w:kern w:val="2"/>
      <w:sz w:val="28"/>
      <w:szCs w:val="32"/>
      <w:lang w:val="en-US" w:eastAsia="zh-CN" w:bidi="ar-SA"/>
    </w:rPr>
  </w:style>
  <w:style w:type="character" w:customStyle="1" w:styleId="65">
    <w:name w:val="标题 1 Char"/>
    <w:link w:val="3"/>
    <w:autoRedefine/>
    <w:qFormat/>
    <w:uiPriority w:val="0"/>
    <w:rPr>
      <w:rFonts w:ascii="宋体" w:hAnsi="宋体" w:eastAsia="黑体"/>
      <w:b/>
      <w:bCs/>
      <w:kern w:val="44"/>
      <w:sz w:val="28"/>
      <w:szCs w:val="44"/>
      <w:lang w:val="en-US" w:eastAsia="zh-CN" w:bidi="ar-SA"/>
    </w:rPr>
  </w:style>
  <w:style w:type="character" w:customStyle="1" w:styleId="66">
    <w:name w:val="正文缩进 Char"/>
    <w:link w:val="8"/>
    <w:autoRedefine/>
    <w:qFormat/>
    <w:uiPriority w:val="0"/>
    <w:rPr>
      <w:rFonts w:eastAsia="宋体"/>
      <w:kern w:val="2"/>
      <w:sz w:val="21"/>
      <w:lang w:val="en-US" w:eastAsia="zh-CN" w:bidi="ar-SA"/>
    </w:rPr>
  </w:style>
  <w:style w:type="character" w:customStyle="1" w:styleId="67">
    <w:name w:val="标题 3 Char"/>
    <w:autoRedefine/>
    <w:qFormat/>
    <w:uiPriority w:val="0"/>
    <w:rPr>
      <w:rFonts w:ascii="黑体" w:eastAsia="黑体"/>
      <w:bCs/>
      <w:sz w:val="30"/>
    </w:rPr>
  </w:style>
  <w:style w:type="paragraph" w:customStyle="1" w:styleId="68">
    <w:name w:val="样式41"/>
    <w:basedOn w:val="1"/>
    <w:autoRedefine/>
    <w:qFormat/>
    <w:uiPriority w:val="0"/>
    <w:pPr>
      <w:numPr>
        <w:ilvl w:val="0"/>
        <w:numId w:val="2"/>
      </w:numPr>
      <w:tabs>
        <w:tab w:val="left" w:pos="945"/>
      </w:tabs>
      <w:spacing w:line="360" w:lineRule="auto"/>
    </w:pPr>
    <w:rPr>
      <w:b/>
      <w:color w:val="000000"/>
      <w:sz w:val="24"/>
      <w:szCs w:val="20"/>
    </w:rPr>
  </w:style>
  <w:style w:type="paragraph" w:customStyle="1" w:styleId="69">
    <w:name w:val="图"/>
    <w:basedOn w:val="1"/>
    <w:autoRedefine/>
    <w:qFormat/>
    <w:uiPriority w:val="0"/>
    <w:pPr>
      <w:keepNext/>
      <w:adjustRightInd w:val="0"/>
      <w:snapToGrid w:val="0"/>
      <w:spacing w:before="60" w:after="60" w:line="300" w:lineRule="auto"/>
      <w:jc w:val="center"/>
    </w:pPr>
    <w:rPr>
      <w:spacing w:val="20"/>
      <w:kern w:val="0"/>
      <w:sz w:val="24"/>
      <w:szCs w:val="20"/>
    </w:rPr>
  </w:style>
  <w:style w:type="paragraph" w:customStyle="1" w:styleId="70">
    <w:name w:val="文档正文"/>
    <w:basedOn w:val="1"/>
    <w:autoRedefine/>
    <w:qFormat/>
    <w:uiPriority w:val="0"/>
    <w:pPr>
      <w:adjustRightInd w:val="0"/>
      <w:spacing w:line="480" w:lineRule="atLeast"/>
      <w:ind w:firstLine="567" w:firstLineChars="200"/>
      <w:textAlignment w:val="baseline"/>
    </w:pPr>
    <w:rPr>
      <w:rFonts w:ascii="长城仿宋"/>
      <w:kern w:val="0"/>
      <w:szCs w:val="20"/>
    </w:rPr>
  </w:style>
  <w:style w:type="paragraph" w:customStyle="1" w:styleId="71">
    <w:name w:val="Char Char Char Char"/>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2">
    <w:name w:val="Char11"/>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3">
    <w:name w:val="Char Char Char Char11"/>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4">
    <w:name w:val="Table Contents"/>
    <w:basedOn w:val="1"/>
    <w:autoRedefine/>
    <w:qFormat/>
    <w:uiPriority w:val="0"/>
    <w:pPr>
      <w:suppressAutoHyphens/>
      <w:autoSpaceDE w:val="0"/>
      <w:spacing w:after="120"/>
      <w:jc w:val="left"/>
    </w:pPr>
    <w:rPr>
      <w:rFonts w:ascii="Helvetica" w:hAnsi="Helvetica"/>
      <w:kern w:val="1"/>
      <w:sz w:val="20"/>
      <w:szCs w:val="20"/>
    </w:rPr>
  </w:style>
  <w:style w:type="paragraph" w:customStyle="1" w:styleId="75">
    <w:name w:val="自定义正文"/>
    <w:basedOn w:val="1"/>
    <w:autoRedefine/>
    <w:qFormat/>
    <w:uiPriority w:val="0"/>
    <w:pPr>
      <w:spacing w:afterLines="50"/>
      <w:ind w:left="600" w:leftChars="600"/>
    </w:pPr>
  </w:style>
  <w:style w:type="paragraph" w:customStyle="1" w:styleId="76">
    <w:name w:val="Char Char Char Char Char"/>
    <w:basedOn w:val="1"/>
    <w:autoRedefine/>
    <w:qFormat/>
    <w:uiPriority w:val="0"/>
    <w:rPr>
      <w:rFonts w:ascii="Tahoma" w:hAnsi="Tahoma"/>
      <w:sz w:val="24"/>
      <w:szCs w:val="20"/>
    </w:rPr>
  </w:style>
  <w:style w:type="paragraph" w:customStyle="1" w:styleId="77">
    <w:name w:val="小标题 1"/>
    <w:basedOn w:val="1"/>
    <w:autoRedefine/>
    <w:qFormat/>
    <w:uiPriority w:val="0"/>
    <w:pPr>
      <w:autoSpaceDE w:val="0"/>
      <w:autoSpaceDN w:val="0"/>
      <w:adjustRightInd w:val="0"/>
      <w:spacing w:line="360" w:lineRule="atLeast"/>
    </w:pPr>
    <w:rPr>
      <w:rFonts w:ascii="文鼎粗黑" w:eastAsia="文鼎粗黑"/>
      <w:kern w:val="0"/>
      <w:sz w:val="22"/>
      <w:szCs w:val="20"/>
    </w:rPr>
  </w:style>
  <w:style w:type="paragraph" w:customStyle="1" w:styleId="78">
    <w:name w:val="Char Char"/>
    <w:basedOn w:val="1"/>
    <w:autoRedefine/>
    <w:qFormat/>
    <w:uiPriority w:val="0"/>
    <w:rPr>
      <w:rFonts w:ascii="Tahoma" w:hAnsi="Tahoma"/>
      <w:sz w:val="24"/>
      <w:szCs w:val="20"/>
    </w:rPr>
  </w:style>
  <w:style w:type="paragraph" w:customStyle="1" w:styleId="79">
    <w:name w:val="È±Ê¡ÎÄ±¾"/>
    <w:basedOn w:val="1"/>
    <w:autoRedefine/>
    <w:qFormat/>
    <w:uiPriority w:val="0"/>
    <w:pPr>
      <w:widowControl/>
      <w:overflowPunct w:val="0"/>
      <w:autoSpaceDE w:val="0"/>
      <w:autoSpaceDN w:val="0"/>
      <w:adjustRightInd w:val="0"/>
      <w:jc w:val="left"/>
      <w:textAlignment w:val="baseline"/>
    </w:pPr>
    <w:rPr>
      <w:kern w:val="0"/>
      <w:sz w:val="24"/>
      <w:szCs w:val="20"/>
    </w:rPr>
  </w:style>
  <w:style w:type="character" w:customStyle="1" w:styleId="80">
    <w:name w:val="标题 2 Char"/>
    <w:link w:val="6"/>
    <w:autoRedefine/>
    <w:qFormat/>
    <w:uiPriority w:val="0"/>
    <w:rPr>
      <w:rFonts w:ascii="宋体" w:hAnsi="宋体" w:eastAsia="宋体"/>
      <w:b/>
      <w:bCs/>
      <w:sz w:val="24"/>
      <w:lang w:val="en-US" w:eastAsia="zh-CN" w:bidi="ar-SA"/>
    </w:rPr>
  </w:style>
  <w:style w:type="paragraph" w:customStyle="1" w:styleId="81">
    <w:name w:val="Char Char Char Char Char Char1 Char"/>
    <w:basedOn w:val="1"/>
    <w:autoRedefine/>
    <w:qFormat/>
    <w:uiPriority w:val="0"/>
    <w:pPr>
      <w:widowControl/>
      <w:spacing w:after="160" w:line="240" w:lineRule="exact"/>
      <w:jc w:val="left"/>
    </w:pPr>
    <w:rPr>
      <w:rFonts w:ascii="Verdana" w:hAnsi="Verdana"/>
      <w:kern w:val="0"/>
      <w:szCs w:val="20"/>
      <w:lang w:eastAsia="en-US"/>
    </w:rPr>
  </w:style>
  <w:style w:type="paragraph" w:styleId="82">
    <w:name w:val="List Paragraph"/>
    <w:basedOn w:val="1"/>
    <w:autoRedefine/>
    <w:qFormat/>
    <w:uiPriority w:val="0"/>
    <w:pPr>
      <w:ind w:firstLine="420" w:firstLineChars="200"/>
    </w:pPr>
    <w:rPr>
      <w:rFonts w:ascii="Calibri" w:hAnsi="Calibri"/>
      <w:szCs w:val="22"/>
    </w:rPr>
  </w:style>
  <w:style w:type="paragraph" w:customStyle="1" w:styleId="83">
    <w:name w:val="USE 1"/>
    <w:basedOn w:val="1"/>
    <w:autoRedefine/>
    <w:qFormat/>
    <w:uiPriority w:val="0"/>
    <w:pPr>
      <w:spacing w:line="200" w:lineRule="atLeast"/>
      <w:jc w:val="left"/>
    </w:pPr>
    <w:rPr>
      <w:rFonts w:ascii="宋体" w:hAnsi="宋体"/>
      <w:b/>
      <w:sz w:val="24"/>
      <w:szCs w:val="28"/>
    </w:rPr>
  </w:style>
  <w:style w:type="paragraph" w:customStyle="1" w:styleId="84">
    <w:name w:val="RFI text from 3rd Level"/>
    <w:basedOn w:val="1"/>
    <w:autoRedefine/>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85">
    <w:name w:val="正文文字缩进项目"/>
    <w:basedOn w:val="19"/>
    <w:autoRedefine/>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86">
    <w:name w:val="样式 标题 2 + 段前: 13 磅 段后: 13 磅 行距: 单倍行距"/>
    <w:basedOn w:val="6"/>
    <w:autoRedefine/>
    <w:qFormat/>
    <w:uiPriority w:val="0"/>
    <w:pPr>
      <w:adjustRightInd/>
      <w:spacing w:before="0" w:after="0"/>
      <w:jc w:val="both"/>
      <w:textAlignment w:val="auto"/>
    </w:pPr>
    <w:rPr>
      <w:rFonts w:ascii="Cambria" w:hAnsi="Cambria" w:cs="宋体"/>
      <w:kern w:val="2"/>
      <w:sz w:val="32"/>
    </w:rPr>
  </w:style>
  <w:style w:type="character" w:customStyle="1" w:styleId="87">
    <w:name w:val="H4 Char2"/>
    <w:autoRedefine/>
    <w:qFormat/>
    <w:uiPriority w:val="0"/>
    <w:rPr>
      <w:rFonts w:ascii="Arial" w:hAnsi="Arial" w:eastAsia="黑体"/>
      <w:b/>
      <w:bCs/>
      <w:kern w:val="2"/>
      <w:sz w:val="28"/>
      <w:szCs w:val="28"/>
      <w:lang w:val="en-US" w:eastAsia="zh-CN" w:bidi="ar-SA"/>
    </w:rPr>
  </w:style>
  <w:style w:type="character" w:customStyle="1" w:styleId="88">
    <w:name w:val="正文文本缩进 Char"/>
    <w:link w:val="19"/>
    <w:autoRedefine/>
    <w:qFormat/>
    <w:uiPriority w:val="0"/>
    <w:rPr>
      <w:rFonts w:eastAsia="宋体"/>
      <w:kern w:val="2"/>
      <w:sz w:val="21"/>
      <w:szCs w:val="24"/>
      <w:lang w:val="en-US" w:eastAsia="zh-CN" w:bidi="ar-SA"/>
    </w:rPr>
  </w:style>
  <w:style w:type="character" w:customStyle="1" w:styleId="89">
    <w:name w:val="标题 5 Char"/>
    <w:link w:val="7"/>
    <w:autoRedefine/>
    <w:qFormat/>
    <w:uiPriority w:val="0"/>
    <w:rPr>
      <w:rFonts w:eastAsia="宋体"/>
      <w:b/>
      <w:kern w:val="2"/>
      <w:sz w:val="28"/>
      <w:lang w:val="en-US" w:eastAsia="zh-CN" w:bidi="ar-SA"/>
    </w:rPr>
  </w:style>
  <w:style w:type="character" w:customStyle="1" w:styleId="90">
    <w:name w:val="第*章 Char"/>
    <w:autoRedefine/>
    <w:qFormat/>
    <w:uiPriority w:val="0"/>
    <w:rPr>
      <w:rFonts w:ascii="Arial" w:hAnsi="Arial" w:eastAsia="黑体"/>
      <w:b/>
      <w:bCs/>
      <w:kern w:val="2"/>
      <w:sz w:val="32"/>
      <w:szCs w:val="32"/>
    </w:rPr>
  </w:style>
  <w:style w:type="character" w:customStyle="1" w:styleId="91">
    <w:name w:val="章标题1 Char"/>
    <w:autoRedefine/>
    <w:qFormat/>
    <w:uiPriority w:val="0"/>
    <w:rPr>
      <w:rFonts w:eastAsia="宋体"/>
      <w:b/>
      <w:bCs/>
      <w:kern w:val="2"/>
      <w:sz w:val="32"/>
      <w:szCs w:val="32"/>
      <w:lang w:val="en-US" w:eastAsia="zh-CN" w:bidi="ar-SA"/>
    </w:rPr>
  </w:style>
  <w:style w:type="character" w:customStyle="1" w:styleId="92">
    <w:name w:val="标题 6 Char"/>
    <w:link w:val="9"/>
    <w:autoRedefine/>
    <w:qFormat/>
    <w:uiPriority w:val="0"/>
    <w:rPr>
      <w:rFonts w:ascii="Arial" w:hAnsi="Arial" w:eastAsia="黑体"/>
      <w:b/>
      <w:kern w:val="2"/>
      <w:sz w:val="24"/>
      <w:lang w:val="en-US" w:eastAsia="zh-CN" w:bidi="ar-SA"/>
    </w:rPr>
  </w:style>
  <w:style w:type="character" w:customStyle="1" w:styleId="93">
    <w:name w:val="标题 7 Char"/>
    <w:link w:val="10"/>
    <w:autoRedefine/>
    <w:qFormat/>
    <w:uiPriority w:val="0"/>
    <w:rPr>
      <w:rFonts w:eastAsia="宋体"/>
      <w:b/>
      <w:kern w:val="2"/>
      <w:sz w:val="24"/>
      <w:lang w:val="en-US" w:eastAsia="zh-CN" w:bidi="ar-SA"/>
    </w:rPr>
  </w:style>
  <w:style w:type="character" w:customStyle="1" w:styleId="94">
    <w:name w:val="标题 8 Char"/>
    <w:link w:val="11"/>
    <w:autoRedefine/>
    <w:qFormat/>
    <w:uiPriority w:val="0"/>
    <w:rPr>
      <w:rFonts w:ascii="Arial" w:hAnsi="Arial" w:eastAsia="黑体"/>
      <w:kern w:val="2"/>
      <w:sz w:val="24"/>
      <w:lang w:val="en-US" w:eastAsia="zh-CN" w:bidi="ar-SA"/>
    </w:rPr>
  </w:style>
  <w:style w:type="character" w:customStyle="1" w:styleId="95">
    <w:name w:val="标题 9 Char"/>
    <w:link w:val="12"/>
    <w:autoRedefine/>
    <w:qFormat/>
    <w:uiPriority w:val="0"/>
    <w:rPr>
      <w:rFonts w:ascii="Arial" w:hAnsi="Arial" w:eastAsia="黑体"/>
      <w:kern w:val="2"/>
      <w:sz w:val="21"/>
      <w:lang w:val="en-US" w:eastAsia="zh-CN" w:bidi="ar-SA"/>
    </w:rPr>
  </w:style>
  <w:style w:type="character" w:customStyle="1" w:styleId="96">
    <w:name w:val="标题 Char"/>
    <w:link w:val="40"/>
    <w:autoRedefine/>
    <w:qFormat/>
    <w:uiPriority w:val="0"/>
    <w:rPr>
      <w:rFonts w:ascii="Arial" w:hAnsi="Arial" w:eastAsia="隶书" w:cs="Arial"/>
      <w:b/>
      <w:bCs/>
      <w:kern w:val="2"/>
      <w:sz w:val="32"/>
      <w:szCs w:val="32"/>
      <w:lang w:val="en-US" w:eastAsia="zh-CN" w:bidi="ar-SA"/>
    </w:rPr>
  </w:style>
  <w:style w:type="character" w:customStyle="1" w:styleId="97">
    <w:name w:val="日期 Char"/>
    <w:link w:val="24"/>
    <w:autoRedefine/>
    <w:qFormat/>
    <w:uiPriority w:val="0"/>
    <w:rPr>
      <w:rFonts w:ascii="宋体" w:hAnsi="Courier New" w:eastAsia="宋体"/>
      <w:kern w:val="2"/>
      <w:sz w:val="32"/>
      <w:lang w:val="en-US" w:eastAsia="zh-CN" w:bidi="ar-SA"/>
    </w:rPr>
  </w:style>
  <w:style w:type="character" w:customStyle="1" w:styleId="98">
    <w:name w:val="HTML 预设格式 Char"/>
    <w:link w:val="37"/>
    <w:autoRedefine/>
    <w:qFormat/>
    <w:uiPriority w:val="0"/>
    <w:rPr>
      <w:rFonts w:ascii="Arial Unicode MS" w:hAnsi="Arial Unicode MS" w:eastAsia="Arial Unicode MS"/>
      <w:color w:val="000000"/>
      <w:lang w:val="en-US" w:eastAsia="zh-CN" w:bidi="ar-SA"/>
    </w:rPr>
  </w:style>
  <w:style w:type="character" w:customStyle="1" w:styleId="99">
    <w:name w:val="纯文本 Char"/>
    <w:link w:val="22"/>
    <w:autoRedefine/>
    <w:qFormat/>
    <w:uiPriority w:val="0"/>
    <w:rPr>
      <w:rFonts w:ascii="宋体" w:hAnsi="Courier New" w:eastAsia="宋体"/>
      <w:kern w:val="2"/>
      <w:sz w:val="21"/>
      <w:lang w:val="en-US" w:eastAsia="zh-CN" w:bidi="ar-SA"/>
    </w:rPr>
  </w:style>
  <w:style w:type="character" w:customStyle="1" w:styleId="100">
    <w:name w:val="正文文字首行缩进 Char"/>
    <w:autoRedefine/>
    <w:qFormat/>
    <w:uiPriority w:val="0"/>
    <w:rPr>
      <w:kern w:val="2"/>
      <w:sz w:val="21"/>
      <w:szCs w:val="24"/>
    </w:rPr>
  </w:style>
  <w:style w:type="character" w:customStyle="1" w:styleId="101">
    <w:name w:val="正文文本 Char"/>
    <w:link w:val="2"/>
    <w:autoRedefine/>
    <w:qFormat/>
    <w:uiPriority w:val="0"/>
    <w:rPr>
      <w:rFonts w:eastAsia="宋体"/>
      <w:b/>
      <w:bCs/>
      <w:kern w:val="2"/>
      <w:sz w:val="24"/>
      <w:szCs w:val="24"/>
      <w:lang w:val="en-US" w:eastAsia="zh-CN" w:bidi="ar-SA"/>
    </w:rPr>
  </w:style>
  <w:style w:type="character" w:customStyle="1" w:styleId="102">
    <w:name w:val="正文文本缩进 2 Char"/>
    <w:link w:val="25"/>
    <w:autoRedefine/>
    <w:qFormat/>
    <w:uiPriority w:val="0"/>
    <w:rPr>
      <w:rFonts w:ascii="宋体" w:hAnsi="宋体" w:eastAsia="宋体"/>
      <w:kern w:val="2"/>
      <w:sz w:val="21"/>
      <w:szCs w:val="24"/>
      <w:lang w:val="en-US" w:eastAsia="zh-CN" w:bidi="ar-SA"/>
    </w:rPr>
  </w:style>
  <w:style w:type="character" w:customStyle="1" w:styleId="103">
    <w:name w:val="页眉 Char"/>
    <w:link w:val="28"/>
    <w:autoRedefine/>
    <w:qFormat/>
    <w:uiPriority w:val="99"/>
    <w:rPr>
      <w:rFonts w:eastAsia="宋体"/>
      <w:kern w:val="2"/>
      <w:sz w:val="18"/>
      <w:szCs w:val="18"/>
      <w:lang w:val="en-US" w:eastAsia="zh-CN" w:bidi="ar-SA"/>
    </w:rPr>
  </w:style>
  <w:style w:type="character" w:customStyle="1" w:styleId="104">
    <w:name w:val="正文文本缩进 3 Char"/>
    <w:link w:val="33"/>
    <w:autoRedefine/>
    <w:qFormat/>
    <w:uiPriority w:val="0"/>
    <w:rPr>
      <w:rFonts w:ascii="宋体" w:eastAsia="宋体"/>
      <w:b/>
      <w:bCs/>
      <w:kern w:val="2"/>
      <w:sz w:val="24"/>
      <w:szCs w:val="24"/>
      <w:lang w:val="en-US" w:eastAsia="zh-CN" w:bidi="ar-SA"/>
    </w:rPr>
  </w:style>
  <w:style w:type="character" w:customStyle="1" w:styleId="105">
    <w:name w:val="正文文本 2 Char"/>
    <w:link w:val="36"/>
    <w:autoRedefine/>
    <w:qFormat/>
    <w:uiPriority w:val="0"/>
    <w:rPr>
      <w:rFonts w:eastAsia="宋体"/>
      <w:kern w:val="2"/>
      <w:sz w:val="24"/>
      <w:szCs w:val="24"/>
      <w:lang w:val="en-US" w:eastAsia="zh-CN" w:bidi="ar-SA"/>
    </w:rPr>
  </w:style>
  <w:style w:type="character" w:customStyle="1" w:styleId="106">
    <w:name w:val="页脚 Char"/>
    <w:link w:val="27"/>
    <w:autoRedefine/>
    <w:qFormat/>
    <w:uiPriority w:val="0"/>
    <w:rPr>
      <w:rFonts w:eastAsia="宋体"/>
      <w:kern w:val="2"/>
      <w:sz w:val="18"/>
      <w:szCs w:val="18"/>
      <w:lang w:val="en-US" w:eastAsia="zh-CN" w:bidi="ar-SA"/>
    </w:rPr>
  </w:style>
  <w:style w:type="character" w:customStyle="1" w:styleId="107">
    <w:name w:val="正文文本 3 Char"/>
    <w:link w:val="18"/>
    <w:autoRedefine/>
    <w:qFormat/>
    <w:uiPriority w:val="0"/>
    <w:rPr>
      <w:rFonts w:eastAsia="宋体"/>
      <w:kern w:val="2"/>
      <w:sz w:val="16"/>
      <w:szCs w:val="16"/>
      <w:lang w:val="en-US" w:eastAsia="zh-CN" w:bidi="ar-SA"/>
    </w:rPr>
  </w:style>
  <w:style w:type="character" w:customStyle="1" w:styleId="108">
    <w:name w:val="批注框文本 Char"/>
    <w:link w:val="26"/>
    <w:autoRedefine/>
    <w:semiHidden/>
    <w:qFormat/>
    <w:uiPriority w:val="99"/>
    <w:rPr>
      <w:rFonts w:eastAsia="宋体"/>
      <w:kern w:val="2"/>
      <w:sz w:val="18"/>
      <w:szCs w:val="18"/>
      <w:lang w:val="en-US" w:eastAsia="zh-CN" w:bidi="ar-SA"/>
    </w:rPr>
  </w:style>
  <w:style w:type="paragraph" w:customStyle="1" w:styleId="109">
    <w:name w:val="样式1"/>
    <w:basedOn w:val="40"/>
    <w:autoRedefine/>
    <w:qFormat/>
    <w:uiPriority w:val="0"/>
    <w:pPr>
      <w:spacing w:before="120" w:after="120"/>
    </w:pPr>
    <w:rPr>
      <w:rFonts w:eastAsia="黑体"/>
      <w:b w:val="0"/>
      <w:sz w:val="30"/>
      <w:szCs w:val="21"/>
    </w:rPr>
  </w:style>
  <w:style w:type="paragraph" w:customStyle="1" w:styleId="110">
    <w:name w:val="样式2"/>
    <w:basedOn w:val="40"/>
    <w:next w:val="109"/>
    <w:autoRedefine/>
    <w:qFormat/>
    <w:uiPriority w:val="0"/>
    <w:pPr>
      <w:spacing w:before="120" w:after="120"/>
    </w:pPr>
    <w:rPr>
      <w:rFonts w:eastAsia="黑体"/>
      <w:b w:val="0"/>
      <w:sz w:val="30"/>
      <w:szCs w:val="30"/>
    </w:rPr>
  </w:style>
  <w:style w:type="character" w:customStyle="1" w:styleId="111">
    <w:name w:val="标题 3 Char Char"/>
    <w:autoRedefine/>
    <w:qFormat/>
    <w:uiPriority w:val="0"/>
    <w:rPr>
      <w:rFonts w:eastAsia="宋体"/>
      <w:b/>
      <w:bCs/>
      <w:kern w:val="2"/>
      <w:sz w:val="32"/>
      <w:szCs w:val="32"/>
      <w:lang w:val="en-US" w:eastAsia="zh-CN" w:bidi="ar-SA"/>
    </w:rPr>
  </w:style>
  <w:style w:type="paragraph" w:customStyle="1" w:styleId="112">
    <w:name w:val="Char Char Char Char Char Char1 Char Char Char Char Char Char Char Char Char Char Char Char Char"/>
    <w:basedOn w:val="1"/>
    <w:autoRedefine/>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13">
    <w:name w:val="cont"/>
    <w:basedOn w:val="1"/>
    <w:autoRedefine/>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14">
    <w:name w:val="--规划正文"/>
    <w:basedOn w:val="1"/>
    <w:autoRedefine/>
    <w:qFormat/>
    <w:uiPriority w:val="0"/>
    <w:pPr>
      <w:spacing w:line="360" w:lineRule="auto"/>
      <w:ind w:firstLine="200" w:firstLineChars="200"/>
    </w:pPr>
    <w:rPr>
      <w:szCs w:val="20"/>
    </w:rPr>
  </w:style>
  <w:style w:type="paragraph" w:customStyle="1" w:styleId="115">
    <w:name w:val="设计依据"/>
    <w:basedOn w:val="2"/>
    <w:autoRedefine/>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16">
    <w:name w:val="方案要点"/>
    <w:basedOn w:val="1"/>
    <w:autoRedefine/>
    <w:qFormat/>
    <w:uiPriority w:val="0"/>
    <w:pPr>
      <w:numPr>
        <w:ilvl w:val="0"/>
        <w:numId w:val="4"/>
      </w:numPr>
      <w:spacing w:line="360" w:lineRule="auto"/>
    </w:pPr>
    <w:rPr>
      <w:rFonts w:ascii="仿宋_GB2312" w:hAnsi="宋体" w:eastAsia="仿宋_GB2312"/>
      <w:color w:val="000000"/>
      <w:sz w:val="28"/>
      <w:szCs w:val="28"/>
    </w:rPr>
  </w:style>
  <w:style w:type="paragraph" w:customStyle="1" w:styleId="117">
    <w:name w:val="样式4"/>
    <w:basedOn w:val="1"/>
    <w:autoRedefine/>
    <w:qFormat/>
    <w:uiPriority w:val="0"/>
    <w:pPr>
      <w:tabs>
        <w:tab w:val="left" w:pos="842"/>
      </w:tabs>
      <w:spacing w:line="360" w:lineRule="auto"/>
      <w:ind w:left="842" w:hanging="420"/>
    </w:pPr>
    <w:rPr>
      <w:sz w:val="24"/>
    </w:rPr>
  </w:style>
  <w:style w:type="paragraph" w:customStyle="1" w:styleId="118">
    <w:name w:val="文字"/>
    <w:basedOn w:val="1"/>
    <w:autoRedefine/>
    <w:qFormat/>
    <w:uiPriority w:val="0"/>
    <w:pPr>
      <w:tabs>
        <w:tab w:val="left" w:pos="8520"/>
      </w:tabs>
      <w:spacing w:line="312" w:lineRule="auto"/>
      <w:ind w:right="-210" w:firstLine="556"/>
    </w:pPr>
    <w:rPr>
      <w:rFonts w:ascii="宋体"/>
      <w:sz w:val="28"/>
      <w:szCs w:val="20"/>
    </w:rPr>
  </w:style>
  <w:style w:type="paragraph" w:customStyle="1" w:styleId="119">
    <w:name w:val="--规划-表格-居左"/>
    <w:basedOn w:val="114"/>
    <w:autoRedefine/>
    <w:qFormat/>
    <w:uiPriority w:val="0"/>
    <w:pPr>
      <w:spacing w:line="240" w:lineRule="auto"/>
      <w:ind w:firstLine="0" w:firstLineChars="0"/>
    </w:pPr>
    <w:rPr>
      <w:sz w:val="20"/>
    </w:rPr>
  </w:style>
  <w:style w:type="paragraph" w:customStyle="1" w:styleId="120">
    <w:name w:val="--规划-表格-居中"/>
    <w:basedOn w:val="114"/>
    <w:autoRedefine/>
    <w:qFormat/>
    <w:uiPriority w:val="0"/>
    <w:pPr>
      <w:spacing w:line="240" w:lineRule="auto"/>
      <w:ind w:firstLine="0" w:firstLineChars="0"/>
      <w:jc w:val="center"/>
    </w:pPr>
    <w:rPr>
      <w:sz w:val="20"/>
    </w:rPr>
  </w:style>
  <w:style w:type="paragraph" w:customStyle="1" w:styleId="121">
    <w:name w:val="--编号内缩进"/>
    <w:basedOn w:val="1"/>
    <w:autoRedefine/>
    <w:qFormat/>
    <w:uiPriority w:val="0"/>
    <w:pPr>
      <w:spacing w:line="360" w:lineRule="auto"/>
      <w:ind w:left="420" w:firstLine="200" w:firstLineChars="200"/>
    </w:pPr>
    <w:rPr>
      <w:szCs w:val="21"/>
    </w:rPr>
  </w:style>
  <w:style w:type="paragraph" w:customStyle="1" w:styleId="122">
    <w:name w:val="--规划-题注"/>
    <w:basedOn w:val="1"/>
    <w:next w:val="114"/>
    <w:autoRedefine/>
    <w:qFormat/>
    <w:uiPriority w:val="0"/>
    <w:pPr>
      <w:spacing w:line="360" w:lineRule="auto"/>
      <w:jc w:val="center"/>
    </w:pPr>
    <w:rPr>
      <w:rFonts w:eastAsia="黑体"/>
    </w:rPr>
  </w:style>
  <w:style w:type="paragraph" w:customStyle="1" w:styleId="123">
    <w:name w:val="--规划-图和表"/>
    <w:next w:val="114"/>
    <w:autoRedefine/>
    <w:qFormat/>
    <w:uiPriority w:val="0"/>
    <w:pPr>
      <w:jc w:val="center"/>
    </w:pPr>
    <w:rPr>
      <w:rFonts w:ascii="Times New Roman" w:hAnsi="Times New Roman" w:eastAsia="宋体" w:cs="Times New Roman"/>
      <w:kern w:val="2"/>
      <w:sz w:val="21"/>
      <w:lang w:val="en-US" w:eastAsia="zh-CN" w:bidi="ar-SA"/>
    </w:rPr>
  </w:style>
  <w:style w:type="paragraph" w:customStyle="1" w:styleId="124">
    <w:name w:val="--规划-小标题"/>
    <w:basedOn w:val="1"/>
    <w:next w:val="114"/>
    <w:autoRedefine/>
    <w:qFormat/>
    <w:uiPriority w:val="0"/>
    <w:pPr>
      <w:keepNext/>
      <w:keepLines/>
      <w:spacing w:line="360" w:lineRule="auto"/>
      <w:outlineLvl w:val="4"/>
    </w:pPr>
    <w:rPr>
      <w:rFonts w:eastAsia="黑体"/>
    </w:rPr>
  </w:style>
  <w:style w:type="paragraph" w:customStyle="1" w:styleId="125">
    <w:name w:val="--规划正文 Char"/>
    <w:basedOn w:val="1"/>
    <w:autoRedefine/>
    <w:qFormat/>
    <w:uiPriority w:val="0"/>
    <w:pPr>
      <w:spacing w:line="360" w:lineRule="auto"/>
      <w:ind w:firstLine="200" w:firstLineChars="200"/>
    </w:pPr>
    <w:rPr>
      <w:sz w:val="24"/>
    </w:rPr>
  </w:style>
  <w:style w:type="paragraph" w:customStyle="1" w:styleId="126">
    <w:name w:val="缺省文本"/>
    <w:basedOn w:val="1"/>
    <w:autoRedefine/>
    <w:qFormat/>
    <w:uiPriority w:val="0"/>
    <w:pPr>
      <w:autoSpaceDE w:val="0"/>
      <w:autoSpaceDN w:val="0"/>
      <w:adjustRightInd w:val="0"/>
      <w:jc w:val="left"/>
    </w:pPr>
    <w:rPr>
      <w:kern w:val="0"/>
    </w:rPr>
  </w:style>
  <w:style w:type="paragraph" w:customStyle="1" w:styleId="127">
    <w:name w:val="封面文档标题"/>
    <w:basedOn w:val="1"/>
    <w:autoRedefine/>
    <w:qFormat/>
    <w:uiPriority w:val="0"/>
    <w:pPr>
      <w:autoSpaceDE w:val="0"/>
      <w:autoSpaceDN w:val="0"/>
      <w:adjustRightInd w:val="0"/>
      <w:spacing w:line="360" w:lineRule="auto"/>
      <w:jc w:val="center"/>
    </w:pPr>
    <w:rPr>
      <w:rFonts w:ascii="Arial" w:hAnsi="Arial"/>
      <w:b/>
      <w:kern w:val="0"/>
      <w:sz w:val="56"/>
    </w:rPr>
  </w:style>
  <w:style w:type="character" w:customStyle="1" w:styleId="128">
    <w:name w:val="--规划正文 Char Char"/>
    <w:autoRedefine/>
    <w:qFormat/>
    <w:uiPriority w:val="0"/>
    <w:rPr>
      <w:rFonts w:eastAsia="宋体"/>
      <w:kern w:val="2"/>
      <w:sz w:val="24"/>
      <w:szCs w:val="24"/>
      <w:lang w:val="en-US" w:eastAsia="zh-CN" w:bidi="ar-SA"/>
    </w:rPr>
  </w:style>
  <w:style w:type="paragraph" w:customStyle="1" w:styleId="129">
    <w:name w:val="样式3"/>
    <w:basedOn w:val="3"/>
    <w:autoRedefine/>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30">
    <w:name w:val="--规划正文 Char1"/>
    <w:autoRedefine/>
    <w:qFormat/>
    <w:uiPriority w:val="0"/>
    <w:rPr>
      <w:rFonts w:eastAsia="宋体"/>
      <w:kern w:val="2"/>
      <w:sz w:val="21"/>
      <w:lang w:val="en-US" w:eastAsia="zh-CN" w:bidi="ar-SA"/>
    </w:rPr>
  </w:style>
  <w:style w:type="paragraph" w:customStyle="1" w:styleId="131">
    <w:name w:val="word"/>
    <w:basedOn w:val="1"/>
    <w:autoRedefine/>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32">
    <w:name w:val="列表项目"/>
    <w:basedOn w:val="1"/>
    <w:autoRedefine/>
    <w:qFormat/>
    <w:uiPriority w:val="0"/>
    <w:pPr>
      <w:tabs>
        <w:tab w:val="left" w:pos="420"/>
        <w:tab w:val="left" w:pos="1080"/>
      </w:tabs>
      <w:spacing w:line="288" w:lineRule="auto"/>
      <w:ind w:left="1080" w:hanging="360"/>
    </w:pPr>
    <w:rPr>
      <w:sz w:val="24"/>
      <w:szCs w:val="20"/>
    </w:rPr>
  </w:style>
  <w:style w:type="character" w:customStyle="1" w:styleId="133">
    <w:name w:val="content1"/>
    <w:autoRedefine/>
    <w:qFormat/>
    <w:uiPriority w:val="0"/>
    <w:rPr>
      <w:rFonts w:hint="default" w:ascii="??" w:hAnsi="??"/>
      <w:sz w:val="16"/>
      <w:szCs w:val="16"/>
      <w:u w:val="none"/>
    </w:rPr>
  </w:style>
  <w:style w:type="character" w:customStyle="1" w:styleId="134">
    <w:name w:val="unnamed4"/>
    <w:basedOn w:val="46"/>
    <w:autoRedefine/>
    <w:qFormat/>
    <w:uiPriority w:val="0"/>
  </w:style>
  <w:style w:type="character" w:customStyle="1" w:styleId="135">
    <w:name w:val="font2"/>
    <w:basedOn w:val="46"/>
    <w:autoRedefine/>
    <w:qFormat/>
    <w:uiPriority w:val="0"/>
  </w:style>
  <w:style w:type="character" w:customStyle="1" w:styleId="136">
    <w:name w:val="font41"/>
    <w:autoRedefine/>
    <w:qFormat/>
    <w:uiPriority w:val="0"/>
    <w:rPr>
      <w:color w:val="000000"/>
      <w:spacing w:val="260"/>
      <w:sz w:val="18"/>
      <w:szCs w:val="18"/>
      <w:u w:val="none"/>
    </w:rPr>
  </w:style>
  <w:style w:type="paragraph" w:customStyle="1" w:styleId="137">
    <w:name w:val="正文(首行缩进)"/>
    <w:autoRedefine/>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38">
    <w:name w:val="xl72"/>
    <w:basedOn w:val="1"/>
    <w:autoRedefine/>
    <w:qFormat/>
    <w:uiPriority w:val="0"/>
    <w:pPr>
      <w:widowControl/>
      <w:spacing w:before="100" w:beforeAutospacing="1" w:after="100" w:afterAutospacing="1"/>
      <w:jc w:val="left"/>
    </w:pPr>
    <w:rPr>
      <w:rFonts w:ascii="宋体" w:hAnsi="宋体"/>
      <w:b/>
      <w:bCs/>
      <w:kern w:val="0"/>
      <w:sz w:val="28"/>
      <w:szCs w:val="28"/>
    </w:rPr>
  </w:style>
  <w:style w:type="character" w:customStyle="1" w:styleId="139">
    <w:name w:val="正文首行缩进 Char"/>
    <w:link w:val="42"/>
    <w:autoRedefine/>
    <w:qFormat/>
    <w:uiPriority w:val="0"/>
    <w:rPr>
      <w:rFonts w:eastAsia="宋体"/>
      <w:b/>
      <w:bCs/>
      <w:kern w:val="2"/>
      <w:sz w:val="21"/>
      <w:szCs w:val="24"/>
      <w:lang w:val="en-US" w:eastAsia="zh-CN" w:bidi="ar-SA"/>
    </w:rPr>
  </w:style>
  <w:style w:type="paragraph" w:customStyle="1" w:styleId="140">
    <w:name w:val="正文(首行缩进) Char"/>
    <w:autoRedefine/>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41">
    <w:name w:val="汉议细等线简8"/>
    <w:autoRedefine/>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42">
    <w:name w:val="汉仪细等线简9BOLD"/>
    <w:basedOn w:val="1"/>
    <w:autoRedefine/>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43">
    <w:name w:val="mode"/>
    <w:basedOn w:val="46"/>
    <w:autoRedefine/>
    <w:qFormat/>
    <w:uiPriority w:val="0"/>
  </w:style>
  <w:style w:type="paragraph" w:customStyle="1" w:styleId="144">
    <w:name w:val="9"/>
    <w:basedOn w:val="1"/>
    <w:next w:val="8"/>
    <w:autoRedefine/>
    <w:qFormat/>
    <w:uiPriority w:val="0"/>
    <w:pPr>
      <w:autoSpaceDE w:val="0"/>
      <w:autoSpaceDN w:val="0"/>
      <w:adjustRightInd w:val="0"/>
      <w:ind w:firstLine="420"/>
      <w:jc w:val="left"/>
      <w:textAlignment w:val="baseline"/>
    </w:pPr>
    <w:rPr>
      <w:rFonts w:ascii="宋体"/>
      <w:kern w:val="0"/>
      <w:sz w:val="34"/>
      <w:szCs w:val="20"/>
    </w:rPr>
  </w:style>
  <w:style w:type="character" w:customStyle="1" w:styleId="145">
    <w:name w:val="unnamed3"/>
    <w:basedOn w:val="46"/>
    <w:autoRedefine/>
    <w:qFormat/>
    <w:uiPriority w:val="0"/>
  </w:style>
  <w:style w:type="paragraph" w:customStyle="1" w:styleId="146">
    <w:name w:val="8"/>
    <w:basedOn w:val="1"/>
    <w:next w:val="19"/>
    <w:autoRedefine/>
    <w:qFormat/>
    <w:uiPriority w:val="0"/>
    <w:pPr>
      <w:spacing w:after="120"/>
      <w:ind w:left="420" w:leftChars="200"/>
    </w:pPr>
  </w:style>
  <w:style w:type="paragraph" w:customStyle="1" w:styleId="147">
    <w:name w:val="7"/>
    <w:basedOn w:val="1"/>
    <w:autoRedefine/>
    <w:qFormat/>
    <w:uiPriority w:val="0"/>
    <w:pPr>
      <w:autoSpaceDE w:val="0"/>
      <w:autoSpaceDN w:val="0"/>
      <w:adjustRightInd w:val="0"/>
      <w:spacing w:line="270" w:lineRule="atLeast"/>
      <w:jc w:val="left"/>
    </w:pPr>
    <w:rPr>
      <w:rFonts w:ascii="宋体"/>
      <w:kern w:val="0"/>
      <w:sz w:val="18"/>
      <w:szCs w:val="18"/>
    </w:rPr>
  </w:style>
  <w:style w:type="paragraph" w:customStyle="1" w:styleId="148">
    <w:name w:val="00"/>
    <w:basedOn w:val="1"/>
    <w:autoRedefine/>
    <w:qFormat/>
    <w:uiPriority w:val="0"/>
    <w:pPr>
      <w:autoSpaceDE w:val="0"/>
      <w:autoSpaceDN w:val="0"/>
      <w:adjustRightInd w:val="0"/>
      <w:jc w:val="left"/>
    </w:pPr>
    <w:rPr>
      <w:rFonts w:ascii="黑体" w:eastAsia="黑体"/>
      <w:b/>
      <w:bCs/>
      <w:kern w:val="0"/>
      <w:sz w:val="20"/>
      <w:szCs w:val="20"/>
    </w:rPr>
  </w:style>
  <w:style w:type="paragraph" w:customStyle="1" w:styleId="149">
    <w:name w:val="5"/>
    <w:basedOn w:val="1"/>
    <w:autoRedefine/>
    <w:qFormat/>
    <w:uiPriority w:val="0"/>
    <w:pPr>
      <w:autoSpaceDE w:val="0"/>
      <w:autoSpaceDN w:val="0"/>
      <w:adjustRightInd w:val="0"/>
      <w:jc w:val="left"/>
    </w:pPr>
    <w:rPr>
      <w:rFonts w:ascii="宋体"/>
      <w:b/>
      <w:bCs/>
      <w:kern w:val="0"/>
      <w:sz w:val="18"/>
      <w:szCs w:val="18"/>
    </w:rPr>
  </w:style>
  <w:style w:type="paragraph" w:customStyle="1" w:styleId="150">
    <w:name w:val="6"/>
    <w:basedOn w:val="149"/>
    <w:autoRedefine/>
    <w:qFormat/>
    <w:uiPriority w:val="0"/>
    <w:pPr>
      <w:spacing w:line="270" w:lineRule="atLeast"/>
      <w:jc w:val="both"/>
    </w:pPr>
    <w:rPr>
      <w:b w:val="0"/>
      <w:bCs w:val="0"/>
    </w:rPr>
  </w:style>
  <w:style w:type="paragraph" w:customStyle="1" w:styleId="151">
    <w:name w:val="产品描述"/>
    <w:autoRedefine/>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52">
    <w:name w:val="姜文清定义的正文"/>
    <w:basedOn w:val="1"/>
    <w:autoRedefine/>
    <w:qFormat/>
    <w:uiPriority w:val="0"/>
    <w:pPr>
      <w:spacing w:line="240" w:lineRule="atLeast"/>
      <w:ind w:firstLine="567"/>
    </w:pPr>
    <w:rPr>
      <w:szCs w:val="20"/>
    </w:rPr>
  </w:style>
  <w:style w:type="paragraph" w:customStyle="1" w:styleId="153">
    <w:name w:val="Default"/>
    <w:autoRedefine/>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54">
    <w:name w:val="CM2"/>
    <w:basedOn w:val="153"/>
    <w:next w:val="153"/>
    <w:autoRedefine/>
    <w:qFormat/>
    <w:uiPriority w:val="0"/>
    <w:pPr>
      <w:spacing w:line="200" w:lineRule="atLeast"/>
    </w:pPr>
    <w:rPr>
      <w:rFonts w:ascii="Arial" w:hAnsi="Arial" w:eastAsia="宋体" w:cs="Times New Roman"/>
      <w:color w:val="auto"/>
    </w:rPr>
  </w:style>
  <w:style w:type="paragraph" w:customStyle="1" w:styleId="155">
    <w:name w:val="Normal Paragraph"/>
    <w:basedOn w:val="1"/>
    <w:autoRedefine/>
    <w:qFormat/>
    <w:uiPriority w:val="0"/>
    <w:pPr>
      <w:widowControl/>
      <w:spacing w:before="120" w:line="360" w:lineRule="auto"/>
      <w:ind w:firstLine="425"/>
    </w:pPr>
    <w:rPr>
      <w:kern w:val="0"/>
      <w:sz w:val="24"/>
    </w:rPr>
  </w:style>
  <w:style w:type="character" w:customStyle="1" w:styleId="156">
    <w:name w:val="blue"/>
    <w:basedOn w:val="46"/>
    <w:autoRedefine/>
    <w:qFormat/>
    <w:uiPriority w:val="0"/>
  </w:style>
  <w:style w:type="paragraph" w:customStyle="1" w:styleId="157">
    <w:name w:val="blue1"/>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158">
    <w:name w:val="font"/>
    <w:basedOn w:val="46"/>
    <w:autoRedefine/>
    <w:qFormat/>
    <w:uiPriority w:val="0"/>
  </w:style>
  <w:style w:type="character" w:customStyle="1" w:styleId="159">
    <w:name w:val="font11"/>
    <w:autoRedefine/>
    <w:qFormat/>
    <w:uiPriority w:val="0"/>
    <w:rPr>
      <w:rFonts w:hint="default" w:ascii="ˎ̥" w:hAnsi="ˎ̥"/>
    </w:rPr>
  </w:style>
  <w:style w:type="paragraph" w:customStyle="1" w:styleId="160">
    <w:name w:val="a14"/>
    <w:basedOn w:val="1"/>
    <w:autoRedefine/>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61">
    <w:name w:val="proddescription"/>
    <w:basedOn w:val="46"/>
    <w:autoRedefine/>
    <w:qFormat/>
    <w:uiPriority w:val="0"/>
  </w:style>
  <w:style w:type="character" w:customStyle="1" w:styleId="162">
    <w:name w:val="prodheadlines"/>
    <w:basedOn w:val="46"/>
    <w:autoRedefine/>
    <w:qFormat/>
    <w:uiPriority w:val="0"/>
  </w:style>
  <w:style w:type="character" w:customStyle="1" w:styleId="163">
    <w:name w:val="text"/>
    <w:basedOn w:val="46"/>
    <w:autoRedefine/>
    <w:qFormat/>
    <w:uiPriority w:val="0"/>
  </w:style>
  <w:style w:type="paragraph" w:customStyle="1" w:styleId="164">
    <w:name w:val="text1"/>
    <w:basedOn w:val="1"/>
    <w:autoRedefine/>
    <w:qFormat/>
    <w:uiPriority w:val="0"/>
    <w:pPr>
      <w:widowControl/>
      <w:spacing w:before="100" w:beforeAutospacing="1" w:after="100" w:afterAutospacing="1"/>
      <w:jc w:val="left"/>
    </w:pPr>
    <w:rPr>
      <w:rFonts w:ascii="宋体" w:hAnsi="宋体" w:cs="宋体"/>
      <w:kern w:val="0"/>
      <w:sz w:val="24"/>
    </w:rPr>
  </w:style>
  <w:style w:type="paragraph" w:customStyle="1" w:styleId="165">
    <w:name w:val="z-窗体顶端1"/>
    <w:basedOn w:val="1"/>
    <w:next w:val="1"/>
    <w:autoRedefine/>
    <w:hidden/>
    <w:qFormat/>
    <w:uiPriority w:val="0"/>
    <w:pPr>
      <w:widowControl/>
      <w:pBdr>
        <w:bottom w:val="single" w:color="auto" w:sz="6" w:space="1"/>
      </w:pBdr>
      <w:jc w:val="center"/>
    </w:pPr>
    <w:rPr>
      <w:rFonts w:ascii="Arial" w:hAnsi="Arial" w:cs="Arial"/>
      <w:vanish/>
      <w:kern w:val="0"/>
      <w:sz w:val="16"/>
      <w:szCs w:val="16"/>
    </w:rPr>
  </w:style>
  <w:style w:type="paragraph" w:customStyle="1" w:styleId="166">
    <w:name w:val="z-窗体底端1"/>
    <w:basedOn w:val="1"/>
    <w:next w:val="1"/>
    <w:autoRedefine/>
    <w:hidden/>
    <w:qFormat/>
    <w:uiPriority w:val="0"/>
    <w:pPr>
      <w:widowControl/>
      <w:pBdr>
        <w:top w:val="single" w:color="auto" w:sz="6" w:space="1"/>
      </w:pBdr>
      <w:jc w:val="center"/>
    </w:pPr>
    <w:rPr>
      <w:rFonts w:ascii="Arial" w:hAnsi="Arial" w:cs="Arial"/>
      <w:vanish/>
      <w:kern w:val="0"/>
      <w:sz w:val="16"/>
      <w:szCs w:val="16"/>
    </w:rPr>
  </w:style>
  <w:style w:type="paragraph" w:customStyle="1" w:styleId="167">
    <w:name w:val="正文样式"/>
    <w:basedOn w:val="1"/>
    <w:autoRedefine/>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68">
    <w:name w:val="xl34"/>
    <w:basedOn w:val="1"/>
    <w:autoRedefine/>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9">
    <w:name w:val="段落正文"/>
    <w:basedOn w:val="22"/>
    <w:autoRedefine/>
    <w:qFormat/>
    <w:uiPriority w:val="0"/>
    <w:pPr>
      <w:ind w:firstLine="560" w:firstLineChars="200"/>
    </w:pPr>
    <w:rPr>
      <w:sz w:val="28"/>
    </w:rPr>
  </w:style>
  <w:style w:type="character" w:customStyle="1" w:styleId="170">
    <w:name w:val="gray6"/>
    <w:basedOn w:val="46"/>
    <w:autoRedefine/>
    <w:qFormat/>
    <w:uiPriority w:val="0"/>
  </w:style>
  <w:style w:type="character" w:customStyle="1" w:styleId="171">
    <w:name w:val="style9"/>
    <w:basedOn w:val="46"/>
    <w:autoRedefine/>
    <w:qFormat/>
    <w:uiPriority w:val="0"/>
  </w:style>
  <w:style w:type="paragraph" w:customStyle="1" w:styleId="172">
    <w:name w:val="2册标题4"/>
    <w:basedOn w:val="1"/>
    <w:next w:val="1"/>
    <w:autoRedefine/>
    <w:qFormat/>
    <w:uiPriority w:val="0"/>
    <w:pPr>
      <w:spacing w:beforeLines="50" w:afterLines="50" w:line="300" w:lineRule="auto"/>
      <w:ind w:left="420" w:leftChars="200"/>
      <w:outlineLvl w:val="3"/>
    </w:pPr>
    <w:rPr>
      <w:rFonts w:ascii="Arial" w:hAnsi="Arial" w:eastAsia="幼圆" w:cs="Arial"/>
      <w:b/>
      <w:sz w:val="24"/>
    </w:rPr>
  </w:style>
  <w:style w:type="character" w:customStyle="1" w:styleId="173">
    <w:name w:val="grame"/>
    <w:basedOn w:val="46"/>
    <w:autoRedefine/>
    <w:qFormat/>
    <w:uiPriority w:val="0"/>
  </w:style>
  <w:style w:type="paragraph" w:customStyle="1" w:styleId="174">
    <w:name w:val="style2"/>
    <w:basedOn w:val="1"/>
    <w:autoRedefine/>
    <w:qFormat/>
    <w:uiPriority w:val="0"/>
    <w:pPr>
      <w:widowControl/>
      <w:spacing w:before="100" w:beforeAutospacing="1" w:after="100" w:afterAutospacing="1"/>
      <w:jc w:val="left"/>
    </w:pPr>
    <w:rPr>
      <w:rFonts w:ascii="宋体" w:hAnsi="宋体" w:cs="宋体"/>
      <w:kern w:val="0"/>
      <w:sz w:val="18"/>
      <w:szCs w:val="18"/>
    </w:rPr>
  </w:style>
  <w:style w:type="paragraph" w:customStyle="1" w:styleId="175">
    <w:name w:val="Char1"/>
    <w:basedOn w:val="1"/>
    <w:autoRedefine/>
    <w:qFormat/>
    <w:uiPriority w:val="0"/>
    <w:pPr>
      <w:jc w:val="left"/>
    </w:pPr>
    <w:rPr>
      <w:rFonts w:ascii="Tahoma" w:hAnsi="Tahoma"/>
      <w:sz w:val="24"/>
      <w:szCs w:val="20"/>
    </w:rPr>
  </w:style>
  <w:style w:type="paragraph" w:customStyle="1" w:styleId="176">
    <w:name w:val="编号1"/>
    <w:basedOn w:val="1"/>
    <w:autoRedefine/>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77">
    <w:name w:val="Char Char Char Char Char Char Char Char Char Char Char Char Char Char Char Char Char Char Char Char Char Char"/>
    <w:basedOn w:val="1"/>
    <w:autoRedefine/>
    <w:qFormat/>
    <w:uiPriority w:val="0"/>
    <w:pPr>
      <w:widowControl/>
      <w:spacing w:line="400" w:lineRule="exact"/>
      <w:jc w:val="center"/>
    </w:pPr>
    <w:rPr>
      <w:rFonts w:ascii="Verdana" w:hAnsi="Verdana"/>
      <w:kern w:val="0"/>
      <w:szCs w:val="20"/>
      <w:lang w:eastAsia="en-US"/>
    </w:rPr>
  </w:style>
  <w:style w:type="paragraph" w:customStyle="1" w:styleId="178">
    <w:name w:val="font0"/>
    <w:basedOn w:val="1"/>
    <w:autoRedefine/>
    <w:qFormat/>
    <w:uiPriority w:val="0"/>
    <w:pPr>
      <w:widowControl/>
      <w:spacing w:before="100" w:beforeAutospacing="1" w:after="100" w:afterAutospacing="1"/>
      <w:jc w:val="left"/>
    </w:pPr>
    <w:rPr>
      <w:rFonts w:hint="eastAsia" w:ascii="宋体" w:hAnsi="宋体"/>
      <w:kern w:val="0"/>
      <w:sz w:val="24"/>
    </w:rPr>
  </w:style>
  <w:style w:type="paragraph" w:customStyle="1" w:styleId="179">
    <w:name w:val="font5"/>
    <w:basedOn w:val="1"/>
    <w:autoRedefine/>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80">
    <w:name w:val="font6"/>
    <w:basedOn w:val="1"/>
    <w:autoRedefine/>
    <w:qFormat/>
    <w:uiPriority w:val="0"/>
    <w:pPr>
      <w:widowControl/>
      <w:spacing w:before="100" w:beforeAutospacing="1" w:after="100" w:afterAutospacing="1"/>
      <w:jc w:val="left"/>
    </w:pPr>
    <w:rPr>
      <w:kern w:val="0"/>
      <w:sz w:val="24"/>
    </w:rPr>
  </w:style>
  <w:style w:type="paragraph" w:customStyle="1" w:styleId="181">
    <w:name w:val="xl2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82">
    <w:name w:val="xl2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83">
    <w:name w:val="表格字"/>
    <w:basedOn w:val="1"/>
    <w:autoRedefine/>
    <w:qFormat/>
    <w:uiPriority w:val="0"/>
    <w:pPr>
      <w:adjustRightInd w:val="0"/>
      <w:jc w:val="center"/>
    </w:pPr>
    <w:rPr>
      <w:rFonts w:ascii="宋体"/>
      <w:sz w:val="24"/>
      <w:szCs w:val="20"/>
    </w:rPr>
  </w:style>
  <w:style w:type="character" w:customStyle="1" w:styleId="184">
    <w:name w:val="样式 小三 加粗"/>
    <w:autoRedefine/>
    <w:qFormat/>
    <w:uiPriority w:val="0"/>
    <w:rPr>
      <w:rFonts w:eastAsia="宋体"/>
      <w:b/>
      <w:bCs/>
      <w:sz w:val="32"/>
    </w:rPr>
  </w:style>
  <w:style w:type="paragraph" w:customStyle="1" w:styleId="185">
    <w:name w:val="xl2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86">
    <w:name w:val="qw"/>
    <w:autoRedefine/>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87">
    <w:name w:val="Char Char Char"/>
    <w:basedOn w:val="1"/>
    <w:autoRedefine/>
    <w:qFormat/>
    <w:uiPriority w:val="0"/>
    <w:rPr>
      <w:rFonts w:ascii="Tahoma" w:hAnsi="Tahoma"/>
      <w:sz w:val="24"/>
      <w:szCs w:val="20"/>
    </w:rPr>
  </w:style>
  <w:style w:type="paragraph" w:customStyle="1" w:styleId="188">
    <w:name w:val="Char2"/>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9">
    <w:name w:val="info4"/>
    <w:basedOn w:val="46"/>
    <w:autoRedefine/>
    <w:qFormat/>
    <w:uiPriority w:val="0"/>
  </w:style>
  <w:style w:type="paragraph" w:customStyle="1" w:styleId="190">
    <w:name w:val="缩进正文"/>
    <w:basedOn w:val="1"/>
    <w:link w:val="191"/>
    <w:autoRedefine/>
    <w:qFormat/>
    <w:uiPriority w:val="0"/>
    <w:pPr>
      <w:ind w:firstLine="560" w:firstLineChars="200"/>
    </w:pPr>
    <w:rPr>
      <w:rFonts w:eastAsia="仿宋_GB2312" w:cs="宋体"/>
      <w:sz w:val="28"/>
      <w:szCs w:val="20"/>
    </w:rPr>
  </w:style>
  <w:style w:type="character" w:customStyle="1" w:styleId="191">
    <w:name w:val="缩进正文 Char"/>
    <w:link w:val="190"/>
    <w:autoRedefine/>
    <w:qFormat/>
    <w:uiPriority w:val="0"/>
    <w:rPr>
      <w:rFonts w:eastAsia="仿宋_GB2312" w:cs="宋体"/>
      <w:kern w:val="2"/>
      <w:sz w:val="28"/>
      <w:lang w:val="en-US" w:eastAsia="zh-CN" w:bidi="ar-SA"/>
    </w:rPr>
  </w:style>
  <w:style w:type="paragraph" w:customStyle="1" w:styleId="192">
    <w:name w:val="列出段落1"/>
    <w:basedOn w:val="1"/>
    <w:autoRedefine/>
    <w:qFormat/>
    <w:uiPriority w:val="0"/>
    <w:pPr>
      <w:ind w:firstLine="420" w:firstLineChars="200"/>
    </w:pPr>
    <w:rPr>
      <w:rFonts w:ascii="Calibri" w:hAnsi="Calibri" w:cs="Calibri"/>
      <w:szCs w:val="21"/>
    </w:rPr>
  </w:style>
  <w:style w:type="character" w:customStyle="1" w:styleId="193">
    <w:name w:val="批注文字 Char"/>
    <w:basedOn w:val="46"/>
    <w:link w:val="17"/>
    <w:autoRedefine/>
    <w:semiHidden/>
    <w:qFormat/>
    <w:uiPriority w:val="99"/>
    <w:rPr>
      <w:rFonts w:ascii="宋体"/>
      <w:sz w:val="34"/>
    </w:rPr>
  </w:style>
  <w:style w:type="character" w:customStyle="1" w:styleId="194">
    <w:name w:val="批注主题 Char"/>
    <w:basedOn w:val="193"/>
    <w:link w:val="41"/>
    <w:autoRedefine/>
    <w:qFormat/>
    <w:uiPriority w:val="99"/>
    <w:rPr>
      <w:rFonts w:ascii="宋体"/>
      <w:sz w:val="34"/>
    </w:rPr>
  </w:style>
  <w:style w:type="paragraph" w:customStyle="1" w:styleId="195">
    <w:name w:val="评价"/>
    <w:basedOn w:val="1"/>
    <w:autoRedefine/>
    <w:qFormat/>
    <w:uiPriority w:val="0"/>
    <w:pPr>
      <w:spacing w:afterLines="20"/>
      <w:ind w:firstLine="1446" w:firstLineChars="200"/>
    </w:pPr>
    <w:rPr>
      <w:rFonts w:ascii="Calibri" w:hAnsi="Calibri"/>
      <w:sz w:val="24"/>
    </w:rPr>
  </w:style>
  <w:style w:type="paragraph" w:customStyle="1" w:styleId="196">
    <w:name w:val="修订1"/>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197">
    <w:name w:val="alt-edited1"/>
    <w:autoRedefine/>
    <w:qFormat/>
    <w:uiPriority w:val="0"/>
    <w:rPr>
      <w:color w:val="4D90F0"/>
    </w:rPr>
  </w:style>
  <w:style w:type="paragraph" w:customStyle="1" w:styleId="198">
    <w:name w:val="toc 14"/>
    <w:next w:val="1"/>
    <w:qFormat/>
    <w:uiPriority w:val="0"/>
    <w:pPr>
      <w:wordWrap w:val="0"/>
      <w:jc w:val="both"/>
    </w:pPr>
    <w:rPr>
      <w:rFonts w:ascii="Calibri" w:hAnsi="Calibri" w:eastAsia="宋体" w:cs="Times New Roman"/>
      <w:sz w:val="21"/>
      <w:lang w:val="en-US" w:eastAsia="zh-CN" w:bidi="ar-SA"/>
    </w:rPr>
  </w:style>
  <w:style w:type="character" w:customStyle="1" w:styleId="199">
    <w:name w:val="文档结构图 Char1"/>
    <w:autoRedefine/>
    <w:semiHidden/>
    <w:qFormat/>
    <w:uiPriority w:val="0"/>
    <w:rPr>
      <w:sz w:val="20"/>
    </w:rPr>
  </w:style>
  <w:style w:type="character" w:customStyle="1" w:styleId="200">
    <w:name w:val="文档结构图 Char"/>
    <w:autoRedefine/>
    <w:semiHidden/>
    <w:qFormat/>
    <w:uiPriority w:val="0"/>
    <w:rPr>
      <w:sz w:val="20"/>
    </w:rPr>
  </w:style>
  <w:style w:type="character" w:customStyle="1" w:styleId="201">
    <w:name w:val="short_text"/>
    <w:basedOn w:val="46"/>
    <w:autoRedefine/>
    <w:qFormat/>
    <w:uiPriority w:val="0"/>
    <w:rPr>
      <w:sz w:val="20"/>
    </w:rPr>
  </w:style>
  <w:style w:type="character" w:customStyle="1" w:styleId="202">
    <w:name w:val="标题 Char1"/>
    <w:qFormat/>
    <w:uiPriority w:val="0"/>
    <w:rPr>
      <w:b/>
      <w:sz w:val="20"/>
    </w:rPr>
  </w:style>
  <w:style w:type="character" w:customStyle="1" w:styleId="203">
    <w:name w:val="正文文本缩进 3 Char1"/>
    <w:autoRedefine/>
    <w:semiHidden/>
    <w:qFormat/>
    <w:uiPriority w:val="0"/>
    <w:rPr>
      <w:sz w:val="20"/>
    </w:rPr>
  </w:style>
  <w:style w:type="character" w:customStyle="1" w:styleId="204">
    <w:name w:val="font21"/>
    <w:autoRedefine/>
    <w:qFormat/>
    <w:uiPriority w:val="0"/>
    <w:rPr>
      <w:color w:val="FF0000"/>
      <w:sz w:val="20"/>
      <w:u w:val="none"/>
    </w:rPr>
  </w:style>
  <w:style w:type="character" w:customStyle="1" w:styleId="205">
    <w:name w:val="不明显强调1"/>
    <w:autoRedefine/>
    <w:qFormat/>
    <w:uiPriority w:val="0"/>
    <w:rPr>
      <w:i/>
      <w:sz w:val="20"/>
    </w:rPr>
  </w:style>
  <w:style w:type="character" w:customStyle="1" w:styleId="206">
    <w:name w:val="font71"/>
    <w:autoRedefine/>
    <w:qFormat/>
    <w:uiPriority w:val="0"/>
    <w:rPr>
      <w:sz w:val="20"/>
      <w:u w:val="none"/>
    </w:rPr>
  </w:style>
  <w:style w:type="character" w:customStyle="1" w:styleId="207">
    <w:name w:val="页眉 Char1"/>
    <w:autoRedefine/>
    <w:semiHidden/>
    <w:qFormat/>
    <w:uiPriority w:val="0"/>
    <w:rPr>
      <w:sz w:val="20"/>
    </w:rPr>
  </w:style>
  <w:style w:type="character" w:customStyle="1" w:styleId="208">
    <w:name w:val="正文文本缩进 2 Char1"/>
    <w:semiHidden/>
    <w:qFormat/>
    <w:uiPriority w:val="0"/>
    <w:rPr>
      <w:sz w:val="20"/>
    </w:rPr>
  </w:style>
  <w:style w:type="character" w:customStyle="1" w:styleId="209">
    <w:name w:val="font61"/>
    <w:qFormat/>
    <w:uiPriority w:val="0"/>
    <w:rPr>
      <w:sz w:val="20"/>
      <w:u w:val="none"/>
    </w:rPr>
  </w:style>
  <w:style w:type="character" w:customStyle="1" w:styleId="210">
    <w:name w:val="纯文本 Char1"/>
    <w:semiHidden/>
    <w:qFormat/>
    <w:uiPriority w:val="0"/>
    <w:rPr>
      <w:sz w:val="20"/>
    </w:rPr>
  </w:style>
  <w:style w:type="character" w:customStyle="1" w:styleId="211">
    <w:name w:val="正文文本 3 Char1"/>
    <w:autoRedefine/>
    <w:semiHidden/>
    <w:qFormat/>
    <w:uiPriority w:val="0"/>
    <w:rPr>
      <w:sz w:val="20"/>
    </w:rPr>
  </w:style>
  <w:style w:type="character" w:customStyle="1" w:styleId="212">
    <w:name w:val="正文文本缩进 Char1"/>
    <w:semiHidden/>
    <w:qFormat/>
    <w:uiPriority w:val="0"/>
    <w:rPr>
      <w:sz w:val="20"/>
    </w:rPr>
  </w:style>
  <w:style w:type="character" w:customStyle="1" w:styleId="213">
    <w:name w:val="明显参考1"/>
    <w:qFormat/>
    <w:uiPriority w:val="0"/>
    <w:rPr>
      <w:b/>
      <w:sz w:val="20"/>
    </w:rPr>
  </w:style>
  <w:style w:type="character" w:customStyle="1" w:styleId="214">
    <w:name w:val="apple-converted-space"/>
    <w:qFormat/>
    <w:uiPriority w:val="0"/>
    <w:rPr>
      <w:sz w:val="20"/>
    </w:rPr>
  </w:style>
  <w:style w:type="character" w:customStyle="1" w:styleId="215">
    <w:name w:val="书籍标题1"/>
    <w:autoRedefine/>
    <w:qFormat/>
    <w:uiPriority w:val="0"/>
    <w:rPr>
      <w:b/>
      <w:i/>
      <w:sz w:val="20"/>
    </w:rPr>
  </w:style>
  <w:style w:type="character" w:customStyle="1" w:styleId="216">
    <w:name w:val="long_text"/>
    <w:autoRedefine/>
    <w:qFormat/>
    <w:uiPriority w:val="0"/>
    <w:rPr>
      <w:sz w:val="20"/>
    </w:rPr>
  </w:style>
  <w:style w:type="character" w:customStyle="1" w:styleId="217">
    <w:name w:val="日期 Char1"/>
    <w:autoRedefine/>
    <w:semiHidden/>
    <w:qFormat/>
    <w:uiPriority w:val="0"/>
    <w:rPr>
      <w:sz w:val="20"/>
    </w:rPr>
  </w:style>
  <w:style w:type="character" w:customStyle="1" w:styleId="218">
    <w:name w:val="批注文字 Char1"/>
    <w:autoRedefine/>
    <w:semiHidden/>
    <w:qFormat/>
    <w:uiPriority w:val="0"/>
    <w:rPr>
      <w:sz w:val="20"/>
    </w:rPr>
  </w:style>
  <w:style w:type="character" w:customStyle="1" w:styleId="219">
    <w:name w:val="明显强调1"/>
    <w:qFormat/>
    <w:uiPriority w:val="0"/>
    <w:rPr>
      <w:i/>
      <w:sz w:val="20"/>
    </w:rPr>
  </w:style>
  <w:style w:type="character" w:customStyle="1" w:styleId="220">
    <w:name w:val="16"/>
    <w:qFormat/>
    <w:uiPriority w:val="0"/>
    <w:rPr>
      <w:b/>
      <w:color w:val="FF0356"/>
      <w:sz w:val="20"/>
    </w:rPr>
  </w:style>
  <w:style w:type="character" w:customStyle="1" w:styleId="221">
    <w:name w:val="批注主题 Char1"/>
    <w:semiHidden/>
    <w:qFormat/>
    <w:uiPriority w:val="0"/>
    <w:rPr>
      <w:b/>
      <w:sz w:val="20"/>
    </w:rPr>
  </w:style>
  <w:style w:type="character" w:customStyle="1" w:styleId="222">
    <w:name w:val="正文文本 2 Char1"/>
    <w:autoRedefine/>
    <w:semiHidden/>
    <w:qFormat/>
    <w:uiPriority w:val="0"/>
    <w:rPr>
      <w:sz w:val="20"/>
    </w:rPr>
  </w:style>
  <w:style w:type="character" w:customStyle="1" w:styleId="223">
    <w:name w:val="font31"/>
    <w:autoRedefine/>
    <w:qFormat/>
    <w:uiPriority w:val="0"/>
    <w:rPr>
      <w:color w:val="FF0000"/>
      <w:sz w:val="20"/>
      <w:u w:val="none"/>
      <w:vertAlign w:val="superscript"/>
    </w:rPr>
  </w:style>
  <w:style w:type="character" w:customStyle="1" w:styleId="224">
    <w:name w:val="不明显参考1"/>
    <w:qFormat/>
    <w:uiPriority w:val="0"/>
    <w:rPr>
      <w:sz w:val="20"/>
    </w:rPr>
  </w:style>
  <w:style w:type="character" w:customStyle="1" w:styleId="225">
    <w:name w:val="HTML 预设格式 Char1"/>
    <w:autoRedefine/>
    <w:semiHidden/>
    <w:qFormat/>
    <w:uiPriority w:val="0"/>
    <w:rPr>
      <w:sz w:val="20"/>
    </w:rPr>
  </w:style>
  <w:style w:type="character" w:customStyle="1" w:styleId="226">
    <w:name w:val="font01"/>
    <w:basedOn w:val="46"/>
    <w:autoRedefine/>
    <w:qFormat/>
    <w:uiPriority w:val="0"/>
    <w:rPr>
      <w:color w:val="FF0000"/>
      <w:sz w:val="20"/>
      <w:u w:val="none"/>
      <w:vertAlign w:val="superscript"/>
    </w:rPr>
  </w:style>
  <w:style w:type="character" w:customStyle="1" w:styleId="227">
    <w:name w:val="页脚 Char1"/>
    <w:autoRedefine/>
    <w:semiHidden/>
    <w:qFormat/>
    <w:uiPriority w:val="0"/>
    <w:rPr>
      <w:sz w:val="20"/>
    </w:rPr>
  </w:style>
  <w:style w:type="character" w:customStyle="1" w:styleId="228">
    <w:name w:val="批注框文本 Char1"/>
    <w:autoRedefine/>
    <w:semiHidden/>
    <w:qFormat/>
    <w:uiPriority w:val="0"/>
    <w:rPr>
      <w:sz w:val="20"/>
    </w:rPr>
  </w:style>
  <w:style w:type="paragraph" w:customStyle="1" w:styleId="229">
    <w:name w:val="列出段落2"/>
    <w:basedOn w:val="1"/>
    <w:next w:val="230"/>
    <w:qFormat/>
    <w:uiPriority w:val="0"/>
    <w:pPr>
      <w:ind w:firstLine="420"/>
    </w:pPr>
    <w:rPr>
      <w:rFonts w:hAnsi="Calibri"/>
      <w:kern w:val="0"/>
      <w:szCs w:val="20"/>
    </w:rPr>
  </w:style>
  <w:style w:type="paragraph" w:customStyle="1" w:styleId="230">
    <w:name w:val="toc 814"/>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231">
    <w:name w:val="toc 62"/>
    <w:next w:val="1"/>
    <w:qFormat/>
    <w:uiPriority w:val="0"/>
    <w:pPr>
      <w:wordWrap w:val="0"/>
      <w:ind w:left="2125"/>
      <w:jc w:val="both"/>
    </w:pPr>
    <w:rPr>
      <w:rFonts w:ascii="Calibri" w:hAnsi="Calibri" w:eastAsia="宋体" w:cs="Times New Roman"/>
      <w:sz w:val="21"/>
      <w:lang w:val="en-US" w:eastAsia="zh-CN" w:bidi="ar-SA"/>
    </w:rPr>
  </w:style>
  <w:style w:type="paragraph" w:customStyle="1" w:styleId="232">
    <w:name w:val="toc 414"/>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33">
    <w:name w:val="toc 411"/>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34">
    <w:name w:val="xl86"/>
    <w:basedOn w:val="1"/>
    <w:next w:val="235"/>
    <w:qFormat/>
    <w:uiPriority w:val="0"/>
    <w:pPr>
      <w:widowControl/>
      <w:shd w:val="clear" w:color="000000" w:fill="FFFFFF"/>
      <w:spacing w:before="280" w:after="280"/>
      <w:jc w:val="center"/>
    </w:pPr>
    <w:rPr>
      <w:rFonts w:ascii="宋体" w:hAnsi="Calibri"/>
      <w:kern w:val="0"/>
      <w:sz w:val="20"/>
      <w:szCs w:val="20"/>
    </w:rPr>
  </w:style>
  <w:style w:type="paragraph" w:customStyle="1" w:styleId="235">
    <w:name w:val="toc 515"/>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36">
    <w:name w:val="TOC Heading4"/>
    <w:next w:val="1"/>
    <w:autoRedefine/>
    <w:qFormat/>
    <w:uiPriority w:val="0"/>
    <w:pPr>
      <w:wordWrap w:val="0"/>
    </w:pPr>
    <w:rPr>
      <w:rFonts w:ascii="Calibri" w:hAnsi="Calibri" w:eastAsia="宋体" w:cs="Times New Roman"/>
      <w:sz w:val="32"/>
      <w:lang w:val="en-US" w:eastAsia="zh-CN" w:bidi="ar-SA"/>
    </w:rPr>
  </w:style>
  <w:style w:type="paragraph" w:customStyle="1" w:styleId="237">
    <w:name w:val="toc 15"/>
    <w:next w:val="1"/>
    <w:autoRedefine/>
    <w:qFormat/>
    <w:uiPriority w:val="0"/>
    <w:pPr>
      <w:wordWrap w:val="0"/>
      <w:jc w:val="both"/>
    </w:pPr>
    <w:rPr>
      <w:rFonts w:ascii="Calibri" w:hAnsi="Calibri" w:eastAsia="宋体" w:cs="Times New Roman"/>
      <w:sz w:val="21"/>
      <w:lang w:val="en-US" w:eastAsia="zh-CN" w:bidi="ar-SA"/>
    </w:rPr>
  </w:style>
  <w:style w:type="paragraph" w:customStyle="1" w:styleId="238">
    <w:name w:val="TOC Heading2"/>
    <w:next w:val="1"/>
    <w:qFormat/>
    <w:uiPriority w:val="0"/>
    <w:pPr>
      <w:wordWrap w:val="0"/>
    </w:pPr>
    <w:rPr>
      <w:rFonts w:ascii="Calibri" w:hAnsi="Calibri" w:eastAsia="宋体" w:cs="Times New Roman"/>
      <w:sz w:val="32"/>
      <w:lang w:val="en-US" w:eastAsia="zh-CN" w:bidi="ar-SA"/>
    </w:rPr>
  </w:style>
  <w:style w:type="paragraph" w:customStyle="1" w:styleId="239">
    <w:name w:val="TOC Heading1"/>
    <w:next w:val="1"/>
    <w:qFormat/>
    <w:uiPriority w:val="0"/>
    <w:pPr>
      <w:wordWrap w:val="0"/>
    </w:pPr>
    <w:rPr>
      <w:rFonts w:ascii="Calibri" w:hAnsi="Calibri" w:eastAsia="宋体" w:cs="Times New Roman"/>
      <w:sz w:val="32"/>
      <w:lang w:val="en-US" w:eastAsia="zh-CN" w:bidi="ar-SA"/>
    </w:rPr>
  </w:style>
  <w:style w:type="paragraph" w:customStyle="1" w:styleId="240">
    <w:name w:val="toc 73"/>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41">
    <w:name w:val="font7"/>
    <w:basedOn w:val="1"/>
    <w:next w:val="242"/>
    <w:autoRedefine/>
    <w:qFormat/>
    <w:uiPriority w:val="0"/>
    <w:pPr>
      <w:widowControl/>
      <w:spacing w:before="280" w:after="280"/>
    </w:pPr>
    <w:rPr>
      <w:rFonts w:ascii="Arial" w:hAnsi="Calibri"/>
      <w:kern w:val="0"/>
      <w:sz w:val="18"/>
      <w:szCs w:val="20"/>
    </w:rPr>
  </w:style>
  <w:style w:type="paragraph" w:customStyle="1" w:styleId="242">
    <w:name w:val="toc 810"/>
    <w:next w:val="1"/>
    <w:qFormat/>
    <w:uiPriority w:val="0"/>
    <w:pPr>
      <w:wordWrap w:val="0"/>
      <w:ind w:left="2975"/>
      <w:jc w:val="both"/>
    </w:pPr>
    <w:rPr>
      <w:rFonts w:ascii="Calibri" w:hAnsi="Calibri" w:eastAsia="宋体" w:cs="Times New Roman"/>
      <w:sz w:val="21"/>
      <w:lang w:val="en-US" w:eastAsia="zh-CN" w:bidi="ar-SA"/>
    </w:rPr>
  </w:style>
  <w:style w:type="paragraph" w:customStyle="1" w:styleId="243">
    <w:name w:val="xl113"/>
    <w:basedOn w:val="1"/>
    <w:next w:val="244"/>
    <w:qFormat/>
    <w:uiPriority w:val="0"/>
    <w:pPr>
      <w:widowControl/>
      <w:shd w:val="clear" w:color="000000" w:fill="FFFFFF"/>
      <w:spacing w:before="280" w:after="280"/>
      <w:jc w:val="center"/>
    </w:pPr>
    <w:rPr>
      <w:rFonts w:ascii="宋体" w:hAnsi="Calibri"/>
      <w:b/>
      <w:kern w:val="0"/>
      <w:sz w:val="20"/>
      <w:szCs w:val="20"/>
    </w:rPr>
  </w:style>
  <w:style w:type="paragraph" w:customStyle="1" w:styleId="244">
    <w:name w:val="TOC Heading10"/>
    <w:next w:val="1"/>
    <w:autoRedefine/>
    <w:qFormat/>
    <w:uiPriority w:val="0"/>
    <w:pPr>
      <w:wordWrap w:val="0"/>
    </w:pPr>
    <w:rPr>
      <w:rFonts w:ascii="Calibri" w:hAnsi="Calibri" w:eastAsia="宋体" w:cs="Times New Roman"/>
      <w:sz w:val="32"/>
      <w:lang w:val="en-US" w:eastAsia="zh-CN" w:bidi="ar-SA"/>
    </w:rPr>
  </w:style>
  <w:style w:type="paragraph" w:customStyle="1" w:styleId="245">
    <w:name w:val="toc 89"/>
    <w:next w:val="1"/>
    <w:qFormat/>
    <w:uiPriority w:val="0"/>
    <w:pPr>
      <w:wordWrap w:val="0"/>
      <w:ind w:left="2975"/>
      <w:jc w:val="both"/>
    </w:pPr>
    <w:rPr>
      <w:rFonts w:ascii="Calibri" w:hAnsi="Calibri" w:eastAsia="宋体" w:cs="Times New Roman"/>
      <w:sz w:val="21"/>
      <w:lang w:val="en-US" w:eastAsia="zh-CN" w:bidi="ar-SA"/>
    </w:rPr>
  </w:style>
  <w:style w:type="paragraph" w:customStyle="1" w:styleId="246">
    <w:name w:val="xl73"/>
    <w:basedOn w:val="1"/>
    <w:next w:val="247"/>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247">
    <w:name w:val="toc 613"/>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48">
    <w:name w:val="xl79"/>
    <w:basedOn w:val="1"/>
    <w:next w:val="249"/>
    <w:qFormat/>
    <w:uiPriority w:val="0"/>
    <w:pPr>
      <w:widowControl/>
      <w:shd w:val="clear" w:color="000000" w:fill="FFFFFF"/>
      <w:spacing w:before="280" w:after="280"/>
    </w:pPr>
    <w:rPr>
      <w:rFonts w:ascii="宋体" w:hAnsi="Calibri"/>
      <w:b/>
      <w:kern w:val="0"/>
      <w:sz w:val="20"/>
      <w:szCs w:val="20"/>
    </w:rPr>
  </w:style>
  <w:style w:type="paragraph" w:customStyle="1" w:styleId="249">
    <w:name w:val="toc 87"/>
    <w:next w:val="1"/>
    <w:qFormat/>
    <w:uiPriority w:val="0"/>
    <w:pPr>
      <w:wordWrap w:val="0"/>
      <w:ind w:left="2975"/>
      <w:jc w:val="both"/>
    </w:pPr>
    <w:rPr>
      <w:rFonts w:ascii="Calibri" w:hAnsi="Calibri" w:eastAsia="宋体" w:cs="Times New Roman"/>
      <w:sz w:val="21"/>
      <w:lang w:val="en-US" w:eastAsia="zh-CN" w:bidi="ar-SA"/>
    </w:rPr>
  </w:style>
  <w:style w:type="paragraph" w:customStyle="1" w:styleId="250">
    <w:name w:val="toc 11"/>
    <w:next w:val="1"/>
    <w:autoRedefine/>
    <w:qFormat/>
    <w:uiPriority w:val="0"/>
    <w:pPr>
      <w:wordWrap w:val="0"/>
      <w:jc w:val="both"/>
    </w:pPr>
    <w:rPr>
      <w:rFonts w:ascii="Calibri" w:hAnsi="Calibri" w:eastAsia="宋体" w:cs="Times New Roman"/>
      <w:sz w:val="21"/>
      <w:lang w:val="en-US" w:eastAsia="zh-CN" w:bidi="ar-SA"/>
    </w:rPr>
  </w:style>
  <w:style w:type="paragraph" w:customStyle="1" w:styleId="251">
    <w:name w:val="toc 410"/>
    <w:next w:val="1"/>
    <w:qFormat/>
    <w:uiPriority w:val="0"/>
    <w:pPr>
      <w:wordWrap w:val="0"/>
      <w:ind w:left="1275"/>
      <w:jc w:val="both"/>
    </w:pPr>
    <w:rPr>
      <w:rFonts w:ascii="Calibri" w:hAnsi="Calibri" w:eastAsia="宋体" w:cs="Times New Roman"/>
      <w:sz w:val="21"/>
      <w:lang w:val="en-US" w:eastAsia="zh-CN" w:bidi="ar-SA"/>
    </w:rPr>
  </w:style>
  <w:style w:type="paragraph" w:customStyle="1" w:styleId="252">
    <w:name w:val="toc 611"/>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53">
    <w:name w:val="xl112"/>
    <w:basedOn w:val="1"/>
    <w:next w:val="252"/>
    <w:qFormat/>
    <w:uiPriority w:val="0"/>
    <w:pPr>
      <w:widowControl/>
      <w:shd w:val="clear" w:color="000000" w:fill="FFFFFF"/>
      <w:spacing w:before="280" w:after="280"/>
      <w:jc w:val="center"/>
    </w:pPr>
    <w:rPr>
      <w:rFonts w:ascii="宋体" w:hAnsi="Calibri"/>
      <w:b/>
      <w:kern w:val="0"/>
      <w:sz w:val="20"/>
      <w:szCs w:val="20"/>
    </w:rPr>
  </w:style>
  <w:style w:type="paragraph" w:customStyle="1" w:styleId="254">
    <w:name w:val="toc 514"/>
    <w:next w:val="1"/>
    <w:qFormat/>
    <w:uiPriority w:val="0"/>
    <w:pPr>
      <w:wordWrap w:val="0"/>
      <w:ind w:left="1700"/>
      <w:jc w:val="both"/>
    </w:pPr>
    <w:rPr>
      <w:rFonts w:ascii="Calibri" w:hAnsi="Calibri" w:eastAsia="宋体" w:cs="Times New Roman"/>
      <w:sz w:val="21"/>
      <w:lang w:val="en-US" w:eastAsia="zh-CN" w:bidi="ar-SA"/>
    </w:rPr>
  </w:style>
  <w:style w:type="paragraph" w:customStyle="1" w:styleId="255">
    <w:name w:val="toc 44"/>
    <w:next w:val="1"/>
    <w:qFormat/>
    <w:uiPriority w:val="0"/>
    <w:pPr>
      <w:wordWrap w:val="0"/>
      <w:ind w:left="1275"/>
      <w:jc w:val="both"/>
    </w:pPr>
    <w:rPr>
      <w:rFonts w:ascii="Calibri" w:hAnsi="Calibri" w:eastAsia="宋体" w:cs="Times New Roman"/>
      <w:sz w:val="21"/>
      <w:lang w:val="en-US" w:eastAsia="zh-CN" w:bidi="ar-SA"/>
    </w:rPr>
  </w:style>
  <w:style w:type="paragraph" w:customStyle="1" w:styleId="256">
    <w:name w:val="toc 412"/>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57">
    <w:name w:val="xl74"/>
    <w:basedOn w:val="1"/>
    <w:next w:val="258"/>
    <w:qFormat/>
    <w:uiPriority w:val="0"/>
    <w:pPr>
      <w:widowControl/>
      <w:shd w:val="clear" w:color="000000" w:fill="FFFFFF"/>
      <w:spacing w:before="280" w:after="280"/>
    </w:pPr>
    <w:rPr>
      <w:rFonts w:ascii="宋体" w:hAnsi="Calibri"/>
      <w:kern w:val="0"/>
      <w:sz w:val="20"/>
      <w:szCs w:val="20"/>
    </w:rPr>
  </w:style>
  <w:style w:type="paragraph" w:customStyle="1" w:styleId="258">
    <w:name w:val="toc 57"/>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59">
    <w:name w:val="toc 912"/>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60">
    <w:name w:val="toc 91"/>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61">
    <w:name w:val="toc 38"/>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262">
    <w:name w:val="toc 95"/>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63">
    <w:name w:val="列出段落5"/>
    <w:basedOn w:val="1"/>
    <w:next w:val="264"/>
    <w:autoRedefine/>
    <w:qFormat/>
    <w:uiPriority w:val="0"/>
    <w:pPr>
      <w:ind w:firstLine="420"/>
    </w:pPr>
    <w:rPr>
      <w:rFonts w:hAnsi="Calibri"/>
      <w:kern w:val="0"/>
      <w:szCs w:val="20"/>
    </w:rPr>
  </w:style>
  <w:style w:type="paragraph" w:customStyle="1" w:styleId="264">
    <w:name w:val="toc 312"/>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265">
    <w:name w:val="xl66"/>
    <w:basedOn w:val="1"/>
    <w:next w:val="266"/>
    <w:autoRedefine/>
    <w:qFormat/>
    <w:uiPriority w:val="0"/>
    <w:pPr>
      <w:widowControl/>
      <w:shd w:val="clear" w:color="000000" w:fill="FFFFFF"/>
      <w:spacing w:before="280" w:after="280"/>
    </w:pPr>
    <w:rPr>
      <w:rFonts w:ascii="宋体" w:hAnsi="Calibri"/>
      <w:kern w:val="0"/>
      <w:sz w:val="20"/>
      <w:szCs w:val="20"/>
    </w:rPr>
  </w:style>
  <w:style w:type="paragraph" w:customStyle="1" w:styleId="266">
    <w:name w:val="toc 56"/>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67">
    <w:name w:val="TOC Heading3"/>
    <w:next w:val="1"/>
    <w:autoRedefine/>
    <w:qFormat/>
    <w:uiPriority w:val="0"/>
    <w:pPr>
      <w:wordWrap w:val="0"/>
    </w:pPr>
    <w:rPr>
      <w:rFonts w:ascii="Calibri" w:hAnsi="Calibri" w:eastAsia="宋体" w:cs="Times New Roman"/>
      <w:sz w:val="32"/>
      <w:lang w:val="en-US" w:eastAsia="zh-CN" w:bidi="ar-SA"/>
    </w:rPr>
  </w:style>
  <w:style w:type="paragraph" w:customStyle="1" w:styleId="268">
    <w:name w:val="toc 65"/>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69">
    <w:name w:val="toc 25"/>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70">
    <w:name w:val="xl84"/>
    <w:basedOn w:val="1"/>
    <w:next w:val="271"/>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271">
    <w:name w:val="toc 99"/>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72">
    <w:name w:val="xl81"/>
    <w:basedOn w:val="1"/>
    <w:next w:val="273"/>
    <w:autoRedefine/>
    <w:qFormat/>
    <w:uiPriority w:val="0"/>
    <w:pPr>
      <w:widowControl/>
      <w:shd w:val="clear" w:color="000000" w:fill="FFFFFF"/>
      <w:spacing w:before="280" w:after="280"/>
    </w:pPr>
    <w:rPr>
      <w:rFonts w:ascii="宋体" w:hAnsi="Calibri"/>
      <w:kern w:val="0"/>
      <w:sz w:val="20"/>
      <w:szCs w:val="20"/>
    </w:rPr>
  </w:style>
  <w:style w:type="paragraph" w:customStyle="1" w:styleId="273">
    <w:name w:val="toc 59"/>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74">
    <w:name w:val="目录 11"/>
    <w:next w:val="1"/>
    <w:autoRedefine/>
    <w:qFormat/>
    <w:uiPriority w:val="0"/>
    <w:pPr>
      <w:wordWrap w:val="0"/>
      <w:jc w:val="both"/>
    </w:pPr>
    <w:rPr>
      <w:rFonts w:ascii="Calibri" w:hAnsi="Calibri" w:eastAsia="宋体" w:cs="Times New Roman"/>
      <w:sz w:val="21"/>
      <w:lang w:val="en-US" w:eastAsia="zh-CN" w:bidi="ar-SA"/>
    </w:rPr>
  </w:style>
  <w:style w:type="paragraph" w:customStyle="1" w:styleId="275">
    <w:name w:val="toc 513"/>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76">
    <w:name w:val="TOC Heading12"/>
    <w:next w:val="1"/>
    <w:autoRedefine/>
    <w:qFormat/>
    <w:uiPriority w:val="0"/>
    <w:pPr>
      <w:wordWrap w:val="0"/>
    </w:pPr>
    <w:rPr>
      <w:rFonts w:ascii="Calibri" w:hAnsi="Calibri" w:eastAsia="宋体" w:cs="Times New Roman"/>
      <w:sz w:val="32"/>
      <w:lang w:val="en-US" w:eastAsia="zh-CN" w:bidi="ar-SA"/>
    </w:rPr>
  </w:style>
  <w:style w:type="paragraph" w:customStyle="1" w:styleId="277">
    <w:name w:val="TOC Heading8"/>
    <w:next w:val="1"/>
    <w:autoRedefine/>
    <w:qFormat/>
    <w:uiPriority w:val="0"/>
    <w:pPr>
      <w:wordWrap w:val="0"/>
    </w:pPr>
    <w:rPr>
      <w:rFonts w:ascii="Calibri" w:hAnsi="Calibri" w:eastAsia="宋体" w:cs="Times New Roman"/>
      <w:sz w:val="32"/>
      <w:lang w:val="en-US" w:eastAsia="zh-CN" w:bidi="ar-SA"/>
    </w:rPr>
  </w:style>
  <w:style w:type="paragraph" w:customStyle="1" w:styleId="278">
    <w:name w:val="toc 711"/>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79">
    <w:name w:val="toc 212"/>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80">
    <w:name w:val="目录 21"/>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81">
    <w:name w:val="toc 45"/>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82">
    <w:name w:val="xl116"/>
    <w:basedOn w:val="1"/>
    <w:next w:val="283"/>
    <w:autoRedefine/>
    <w:qFormat/>
    <w:uiPriority w:val="0"/>
    <w:pPr>
      <w:widowControl/>
      <w:shd w:val="clear" w:color="000000" w:fill="FFFFFF"/>
      <w:spacing w:before="280" w:after="280"/>
      <w:jc w:val="center"/>
    </w:pPr>
    <w:rPr>
      <w:rFonts w:ascii="Arial Narrow" w:hAnsi="Calibri"/>
      <w:kern w:val="0"/>
      <w:sz w:val="20"/>
      <w:szCs w:val="20"/>
    </w:rPr>
  </w:style>
  <w:style w:type="paragraph" w:customStyle="1" w:styleId="283">
    <w:name w:val="toc 78"/>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84">
    <w:name w:val="font8"/>
    <w:basedOn w:val="1"/>
    <w:next w:val="285"/>
    <w:autoRedefine/>
    <w:qFormat/>
    <w:uiPriority w:val="0"/>
    <w:pPr>
      <w:widowControl/>
      <w:spacing w:before="280" w:after="280"/>
    </w:pPr>
    <w:rPr>
      <w:rFonts w:ascii="Arial" w:hAnsi="Calibri"/>
      <w:kern w:val="0"/>
      <w:sz w:val="20"/>
      <w:szCs w:val="20"/>
    </w:rPr>
  </w:style>
  <w:style w:type="paragraph" w:customStyle="1" w:styleId="285">
    <w:name w:val="TOC Heading11"/>
    <w:next w:val="1"/>
    <w:autoRedefine/>
    <w:qFormat/>
    <w:uiPriority w:val="0"/>
    <w:pPr>
      <w:wordWrap w:val="0"/>
    </w:pPr>
    <w:rPr>
      <w:rFonts w:ascii="Calibri" w:hAnsi="Calibri" w:eastAsia="宋体" w:cs="Times New Roman"/>
      <w:sz w:val="32"/>
      <w:lang w:val="en-US" w:eastAsia="zh-CN" w:bidi="ar-SA"/>
    </w:rPr>
  </w:style>
  <w:style w:type="paragraph" w:customStyle="1" w:styleId="286">
    <w:name w:val="xl69"/>
    <w:basedOn w:val="1"/>
    <w:next w:val="287"/>
    <w:autoRedefine/>
    <w:qFormat/>
    <w:uiPriority w:val="0"/>
    <w:pPr>
      <w:widowControl/>
      <w:shd w:val="clear" w:color="000000" w:fill="FFFFFF"/>
      <w:spacing w:before="280" w:after="280"/>
    </w:pPr>
    <w:rPr>
      <w:rFonts w:ascii="宋体" w:hAnsi="Calibri"/>
      <w:b/>
      <w:kern w:val="0"/>
      <w:sz w:val="20"/>
      <w:szCs w:val="20"/>
    </w:rPr>
  </w:style>
  <w:style w:type="paragraph" w:customStyle="1" w:styleId="287">
    <w:name w:val="toc 48"/>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88">
    <w:name w:val="toc 813"/>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289">
    <w:name w:val="目录 91"/>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90">
    <w:name w:val="列出段落3"/>
    <w:basedOn w:val="1"/>
    <w:next w:val="291"/>
    <w:autoRedefine/>
    <w:qFormat/>
    <w:uiPriority w:val="0"/>
    <w:pPr>
      <w:ind w:firstLine="420"/>
    </w:pPr>
    <w:rPr>
      <w:rFonts w:hAnsi="Calibri"/>
      <w:kern w:val="0"/>
      <w:szCs w:val="20"/>
    </w:rPr>
  </w:style>
  <w:style w:type="paragraph" w:customStyle="1" w:styleId="291">
    <w:name w:val="toc 213"/>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92">
    <w:name w:val="TOC 标题1"/>
    <w:next w:val="1"/>
    <w:autoRedefine/>
    <w:qFormat/>
    <w:uiPriority w:val="0"/>
    <w:pPr>
      <w:wordWrap w:val="0"/>
    </w:pPr>
    <w:rPr>
      <w:rFonts w:ascii="Calibri" w:hAnsi="Calibri" w:eastAsia="宋体" w:cs="Times New Roman"/>
      <w:sz w:val="32"/>
      <w:lang w:val="en-US" w:eastAsia="zh-CN" w:bidi="ar-SA"/>
    </w:rPr>
  </w:style>
  <w:style w:type="paragraph" w:customStyle="1" w:styleId="293">
    <w:name w:val="TOC Heading5"/>
    <w:next w:val="1"/>
    <w:autoRedefine/>
    <w:qFormat/>
    <w:uiPriority w:val="0"/>
    <w:pPr>
      <w:wordWrap w:val="0"/>
    </w:pPr>
    <w:rPr>
      <w:rFonts w:ascii="Calibri" w:hAnsi="Calibri" w:eastAsia="宋体" w:cs="Times New Roman"/>
      <w:sz w:val="32"/>
      <w:lang w:val="en-US" w:eastAsia="zh-CN" w:bidi="ar-SA"/>
    </w:rPr>
  </w:style>
  <w:style w:type="paragraph" w:customStyle="1" w:styleId="294">
    <w:name w:val="toc 313"/>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295">
    <w:name w:val="toc 716"/>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96">
    <w:name w:val="xl115"/>
    <w:basedOn w:val="1"/>
    <w:next w:val="297"/>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297">
    <w:name w:val="toc 712"/>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98">
    <w:name w:val="toc 64"/>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99">
    <w:name w:val="toc 24"/>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300">
    <w:name w:val="toc 54"/>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01">
    <w:name w:val="xl93"/>
    <w:basedOn w:val="1"/>
    <w:next w:val="302"/>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02">
    <w:name w:val="toc 112"/>
    <w:next w:val="1"/>
    <w:autoRedefine/>
    <w:qFormat/>
    <w:uiPriority w:val="0"/>
    <w:pPr>
      <w:wordWrap w:val="0"/>
      <w:jc w:val="both"/>
    </w:pPr>
    <w:rPr>
      <w:rFonts w:ascii="Calibri" w:hAnsi="Calibri" w:eastAsia="宋体" w:cs="Times New Roman"/>
      <w:sz w:val="21"/>
      <w:lang w:val="en-US" w:eastAsia="zh-CN" w:bidi="ar-SA"/>
    </w:rPr>
  </w:style>
  <w:style w:type="paragraph" w:customStyle="1" w:styleId="303">
    <w:name w:val="xl96"/>
    <w:basedOn w:val="1"/>
    <w:next w:val="254"/>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04">
    <w:name w:val="xl106"/>
    <w:basedOn w:val="1"/>
    <w:next w:val="288"/>
    <w:autoRedefine/>
    <w:qFormat/>
    <w:uiPriority w:val="0"/>
    <w:pPr>
      <w:widowControl/>
      <w:shd w:val="clear" w:color="000000" w:fill="FFFFFF"/>
      <w:spacing w:before="280" w:after="280"/>
    </w:pPr>
    <w:rPr>
      <w:rFonts w:ascii="宋体" w:hAnsi="Calibri"/>
      <w:kern w:val="0"/>
      <w:sz w:val="20"/>
      <w:szCs w:val="20"/>
    </w:rPr>
  </w:style>
  <w:style w:type="paragraph" w:customStyle="1" w:styleId="305">
    <w:name w:val="toc 35"/>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06">
    <w:name w:val="TOC Heading14"/>
    <w:next w:val="1"/>
    <w:autoRedefine/>
    <w:qFormat/>
    <w:uiPriority w:val="0"/>
    <w:pPr>
      <w:wordWrap w:val="0"/>
    </w:pPr>
    <w:rPr>
      <w:rFonts w:ascii="Calibri" w:hAnsi="Calibri" w:eastAsia="宋体" w:cs="Times New Roman"/>
      <w:sz w:val="32"/>
      <w:lang w:val="en-US" w:eastAsia="zh-CN" w:bidi="ar-SA"/>
    </w:rPr>
  </w:style>
  <w:style w:type="paragraph" w:customStyle="1" w:styleId="307">
    <w:name w:val="Char Char Char Char Char Char Char1"/>
    <w:basedOn w:val="1"/>
    <w:next w:val="308"/>
    <w:autoRedefine/>
    <w:qFormat/>
    <w:uiPriority w:val="0"/>
    <w:pPr>
      <w:widowControl/>
      <w:spacing w:after="160" w:line="240" w:lineRule="exact"/>
    </w:pPr>
    <w:rPr>
      <w:rFonts w:hAnsi="Calibri"/>
      <w:kern w:val="0"/>
      <w:szCs w:val="20"/>
    </w:rPr>
  </w:style>
  <w:style w:type="paragraph" w:customStyle="1" w:styleId="308">
    <w:name w:val="toc 67"/>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309">
    <w:name w:val="列出段落4"/>
    <w:basedOn w:val="1"/>
    <w:next w:val="310"/>
    <w:autoRedefine/>
    <w:qFormat/>
    <w:uiPriority w:val="0"/>
    <w:pPr>
      <w:ind w:firstLine="420"/>
    </w:pPr>
    <w:rPr>
      <w:rFonts w:hAnsi="Calibri"/>
      <w:kern w:val="0"/>
      <w:szCs w:val="20"/>
    </w:rPr>
  </w:style>
  <w:style w:type="paragraph" w:customStyle="1" w:styleId="310">
    <w:name w:val="TOC Heading9"/>
    <w:next w:val="1"/>
    <w:autoRedefine/>
    <w:qFormat/>
    <w:uiPriority w:val="0"/>
    <w:pPr>
      <w:wordWrap w:val="0"/>
    </w:pPr>
    <w:rPr>
      <w:rFonts w:ascii="Calibri" w:hAnsi="Calibri" w:eastAsia="宋体" w:cs="Times New Roman"/>
      <w:sz w:val="32"/>
      <w:lang w:val="en-US" w:eastAsia="zh-CN" w:bidi="ar-SA"/>
    </w:rPr>
  </w:style>
  <w:style w:type="paragraph" w:customStyle="1" w:styleId="311">
    <w:name w:val="xl71"/>
    <w:basedOn w:val="1"/>
    <w:next w:val="312"/>
    <w:autoRedefine/>
    <w:qFormat/>
    <w:uiPriority w:val="0"/>
    <w:pPr>
      <w:widowControl/>
      <w:shd w:val="clear" w:color="000000" w:fill="FFFFFF"/>
      <w:spacing w:before="280" w:after="280"/>
    </w:pPr>
    <w:rPr>
      <w:rFonts w:ascii="宋体" w:hAnsi="Calibri"/>
      <w:kern w:val="0"/>
      <w:sz w:val="24"/>
      <w:szCs w:val="20"/>
    </w:rPr>
  </w:style>
  <w:style w:type="paragraph" w:customStyle="1" w:styleId="312">
    <w:name w:val="toc 115"/>
    <w:next w:val="1"/>
    <w:autoRedefine/>
    <w:qFormat/>
    <w:uiPriority w:val="0"/>
    <w:pPr>
      <w:wordWrap w:val="0"/>
      <w:jc w:val="both"/>
    </w:pPr>
    <w:rPr>
      <w:rFonts w:ascii="Calibri" w:hAnsi="Calibri" w:eastAsia="宋体" w:cs="Times New Roman"/>
      <w:sz w:val="21"/>
      <w:lang w:val="en-US" w:eastAsia="zh-CN" w:bidi="ar-SA"/>
    </w:rPr>
  </w:style>
  <w:style w:type="paragraph" w:customStyle="1" w:styleId="313">
    <w:name w:val="toc 51"/>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14">
    <w:name w:val="toc 47"/>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15">
    <w:name w:val="xl108"/>
    <w:basedOn w:val="1"/>
    <w:next w:val="316"/>
    <w:autoRedefine/>
    <w:qFormat/>
    <w:uiPriority w:val="0"/>
    <w:pPr>
      <w:widowControl/>
      <w:shd w:val="clear" w:color="000000" w:fill="FFFFFF"/>
      <w:spacing w:before="280" w:after="280"/>
    </w:pPr>
    <w:rPr>
      <w:rFonts w:ascii="宋体" w:hAnsi="Calibri"/>
      <w:kern w:val="0"/>
      <w:sz w:val="18"/>
      <w:szCs w:val="20"/>
    </w:rPr>
  </w:style>
  <w:style w:type="paragraph" w:customStyle="1" w:styleId="316">
    <w:name w:val="toc 18"/>
    <w:next w:val="1"/>
    <w:autoRedefine/>
    <w:qFormat/>
    <w:uiPriority w:val="0"/>
    <w:pPr>
      <w:wordWrap w:val="0"/>
      <w:jc w:val="both"/>
    </w:pPr>
    <w:rPr>
      <w:rFonts w:ascii="Calibri" w:hAnsi="Calibri" w:eastAsia="宋体" w:cs="Times New Roman"/>
      <w:sz w:val="21"/>
      <w:lang w:val="en-US" w:eastAsia="zh-CN" w:bidi="ar-SA"/>
    </w:rPr>
  </w:style>
  <w:style w:type="paragraph" w:customStyle="1" w:styleId="317">
    <w:name w:val="TOC Heading7"/>
    <w:next w:val="1"/>
    <w:autoRedefine/>
    <w:qFormat/>
    <w:uiPriority w:val="0"/>
    <w:pPr>
      <w:wordWrap w:val="0"/>
    </w:pPr>
    <w:rPr>
      <w:rFonts w:ascii="Calibri" w:hAnsi="Calibri" w:eastAsia="宋体" w:cs="Times New Roman"/>
      <w:sz w:val="32"/>
      <w:lang w:val="en-US" w:eastAsia="zh-CN" w:bidi="ar-SA"/>
    </w:rPr>
  </w:style>
  <w:style w:type="character" w:customStyle="1" w:styleId="318">
    <w:name w:val="副标题 Char"/>
    <w:basedOn w:val="46"/>
    <w:link w:val="31"/>
    <w:autoRedefine/>
    <w:qFormat/>
    <w:uiPriority w:val="0"/>
    <w:rPr>
      <w:rFonts w:ascii="Calibri" w:hAnsi="Calibri"/>
      <w:sz w:val="24"/>
    </w:rPr>
  </w:style>
  <w:style w:type="paragraph" w:customStyle="1" w:styleId="319">
    <w:name w:val="目录 71"/>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20">
    <w:name w:val="toc 413"/>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21">
    <w:name w:val="toc 85"/>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22">
    <w:name w:val="列出段落6"/>
    <w:basedOn w:val="1"/>
    <w:next w:val="323"/>
    <w:autoRedefine/>
    <w:qFormat/>
    <w:uiPriority w:val="0"/>
    <w:pPr>
      <w:ind w:firstLine="420"/>
    </w:pPr>
    <w:rPr>
      <w:rFonts w:hAnsi="Calibri"/>
      <w:kern w:val="0"/>
      <w:szCs w:val="20"/>
    </w:rPr>
  </w:style>
  <w:style w:type="paragraph" w:customStyle="1" w:styleId="323">
    <w:name w:val="toc 86"/>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24">
    <w:name w:val="xl80"/>
    <w:basedOn w:val="1"/>
    <w:next w:val="325"/>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325">
    <w:name w:val="toc 49"/>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26">
    <w:name w:val="Char Char Char Char1"/>
    <w:basedOn w:val="1"/>
    <w:next w:val="327"/>
    <w:autoRedefine/>
    <w:qFormat/>
    <w:uiPriority w:val="0"/>
    <w:pPr>
      <w:widowControl/>
      <w:spacing w:after="160" w:line="240" w:lineRule="exact"/>
    </w:pPr>
    <w:rPr>
      <w:rFonts w:ascii="Verdana" w:hAnsi="Calibri" w:eastAsia="仿宋_GB2312"/>
      <w:kern w:val="0"/>
      <w:sz w:val="24"/>
      <w:szCs w:val="20"/>
    </w:rPr>
  </w:style>
  <w:style w:type="paragraph" w:customStyle="1" w:styleId="327">
    <w:name w:val="toc 713"/>
    <w:next w:val="1"/>
    <w:qFormat/>
    <w:uiPriority w:val="0"/>
    <w:pPr>
      <w:wordWrap w:val="0"/>
      <w:ind w:left="2550"/>
      <w:jc w:val="both"/>
    </w:pPr>
    <w:rPr>
      <w:rFonts w:ascii="Calibri" w:hAnsi="Calibri" w:eastAsia="宋体" w:cs="Times New Roman"/>
      <w:sz w:val="21"/>
      <w:lang w:val="en-US" w:eastAsia="zh-CN" w:bidi="ar-SA"/>
    </w:rPr>
  </w:style>
  <w:style w:type="paragraph" w:customStyle="1" w:styleId="328">
    <w:name w:val="xl102"/>
    <w:basedOn w:val="1"/>
    <w:next w:val="329"/>
    <w:qFormat/>
    <w:uiPriority w:val="0"/>
    <w:pPr>
      <w:widowControl/>
      <w:shd w:val="clear" w:color="000000" w:fill="FFFFFF"/>
      <w:spacing w:before="280" w:after="280"/>
      <w:jc w:val="right"/>
    </w:pPr>
    <w:rPr>
      <w:rFonts w:ascii="宋体" w:hAnsi="Calibri"/>
      <w:kern w:val="0"/>
      <w:sz w:val="20"/>
      <w:szCs w:val="20"/>
    </w:rPr>
  </w:style>
  <w:style w:type="paragraph" w:customStyle="1" w:styleId="329">
    <w:name w:val="toc 17"/>
    <w:next w:val="1"/>
    <w:qFormat/>
    <w:uiPriority w:val="0"/>
    <w:pPr>
      <w:wordWrap w:val="0"/>
      <w:jc w:val="both"/>
    </w:pPr>
    <w:rPr>
      <w:rFonts w:ascii="Calibri" w:hAnsi="Calibri" w:eastAsia="宋体" w:cs="Times New Roman"/>
      <w:sz w:val="21"/>
      <w:lang w:val="en-US" w:eastAsia="zh-CN" w:bidi="ar-SA"/>
    </w:rPr>
  </w:style>
  <w:style w:type="paragraph" w:customStyle="1" w:styleId="330">
    <w:name w:val="toc 46"/>
    <w:next w:val="1"/>
    <w:qFormat/>
    <w:uiPriority w:val="0"/>
    <w:pPr>
      <w:wordWrap w:val="0"/>
      <w:ind w:left="1275"/>
      <w:jc w:val="both"/>
    </w:pPr>
    <w:rPr>
      <w:rFonts w:ascii="Calibri" w:hAnsi="Calibri" w:eastAsia="宋体" w:cs="Times New Roman"/>
      <w:sz w:val="21"/>
      <w:lang w:val="en-US" w:eastAsia="zh-CN" w:bidi="ar-SA"/>
    </w:rPr>
  </w:style>
  <w:style w:type="paragraph" w:customStyle="1" w:styleId="331">
    <w:name w:val="toc 311"/>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32">
    <w:name w:val="xl65"/>
    <w:basedOn w:val="1"/>
    <w:next w:val="233"/>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33">
    <w:name w:val="toc 94"/>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34">
    <w:name w:val="toc 55"/>
    <w:next w:val="1"/>
    <w:qFormat/>
    <w:uiPriority w:val="0"/>
    <w:pPr>
      <w:wordWrap w:val="0"/>
      <w:ind w:left="1700"/>
      <w:jc w:val="both"/>
    </w:pPr>
    <w:rPr>
      <w:rFonts w:ascii="Calibri" w:hAnsi="Calibri" w:eastAsia="宋体" w:cs="Times New Roman"/>
      <w:sz w:val="21"/>
      <w:lang w:val="en-US" w:eastAsia="zh-CN" w:bidi="ar-SA"/>
    </w:rPr>
  </w:style>
  <w:style w:type="paragraph" w:customStyle="1" w:styleId="335">
    <w:name w:val="toc 812"/>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36">
    <w:name w:val="xl75"/>
    <w:basedOn w:val="1"/>
    <w:next w:val="337"/>
    <w:autoRedefine/>
    <w:qFormat/>
    <w:uiPriority w:val="0"/>
    <w:pPr>
      <w:widowControl/>
      <w:shd w:val="clear" w:color="000000" w:fill="FFFFFF"/>
      <w:spacing w:before="280" w:after="280"/>
    </w:pPr>
    <w:rPr>
      <w:rFonts w:ascii="宋体" w:hAnsi="Calibri"/>
      <w:kern w:val="0"/>
      <w:sz w:val="20"/>
      <w:szCs w:val="20"/>
    </w:rPr>
  </w:style>
  <w:style w:type="paragraph" w:customStyle="1" w:styleId="337">
    <w:name w:val="toc 914"/>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38">
    <w:name w:val="toc 19"/>
    <w:next w:val="1"/>
    <w:qFormat/>
    <w:uiPriority w:val="0"/>
    <w:pPr>
      <w:wordWrap w:val="0"/>
      <w:jc w:val="both"/>
    </w:pPr>
    <w:rPr>
      <w:rFonts w:ascii="Calibri" w:hAnsi="Calibri" w:eastAsia="宋体" w:cs="Times New Roman"/>
      <w:sz w:val="21"/>
      <w:lang w:val="en-US" w:eastAsia="zh-CN" w:bidi="ar-SA"/>
    </w:rPr>
  </w:style>
  <w:style w:type="paragraph" w:customStyle="1" w:styleId="339">
    <w:name w:val="TOC Heading6"/>
    <w:next w:val="1"/>
    <w:autoRedefine/>
    <w:qFormat/>
    <w:uiPriority w:val="0"/>
    <w:pPr>
      <w:wordWrap w:val="0"/>
    </w:pPr>
    <w:rPr>
      <w:rFonts w:ascii="Calibri" w:hAnsi="Calibri" w:eastAsia="宋体" w:cs="Times New Roman"/>
      <w:sz w:val="32"/>
      <w:lang w:val="en-US" w:eastAsia="zh-CN" w:bidi="ar-SA"/>
    </w:rPr>
  </w:style>
  <w:style w:type="paragraph" w:customStyle="1" w:styleId="340">
    <w:name w:val="toc 52"/>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41">
    <w:name w:val="toc 36"/>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42">
    <w:name w:val="toc 82"/>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43">
    <w:name w:val="xl104"/>
    <w:basedOn w:val="1"/>
    <w:next w:val="344"/>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44">
    <w:name w:val="toc 210"/>
    <w:next w:val="1"/>
    <w:qFormat/>
    <w:uiPriority w:val="0"/>
    <w:pPr>
      <w:wordWrap w:val="0"/>
      <w:ind w:left="425"/>
      <w:jc w:val="both"/>
    </w:pPr>
    <w:rPr>
      <w:rFonts w:ascii="Calibri" w:hAnsi="Calibri" w:eastAsia="宋体" w:cs="Times New Roman"/>
      <w:sz w:val="21"/>
      <w:lang w:val="en-US" w:eastAsia="zh-CN" w:bidi="ar-SA"/>
    </w:rPr>
  </w:style>
  <w:style w:type="paragraph" w:customStyle="1" w:styleId="345">
    <w:name w:val="toc 110"/>
    <w:next w:val="1"/>
    <w:qFormat/>
    <w:uiPriority w:val="0"/>
    <w:pPr>
      <w:wordWrap w:val="0"/>
      <w:jc w:val="both"/>
    </w:pPr>
    <w:rPr>
      <w:rFonts w:ascii="Calibri" w:hAnsi="Calibri" w:eastAsia="宋体" w:cs="Times New Roman"/>
      <w:sz w:val="21"/>
      <w:lang w:val="en-US" w:eastAsia="zh-CN" w:bidi="ar-SA"/>
    </w:rPr>
  </w:style>
  <w:style w:type="paragraph" w:customStyle="1" w:styleId="346">
    <w:name w:val="toc 66"/>
    <w:next w:val="1"/>
    <w:qFormat/>
    <w:uiPriority w:val="0"/>
    <w:pPr>
      <w:wordWrap w:val="0"/>
      <w:ind w:left="2125"/>
      <w:jc w:val="both"/>
    </w:pPr>
    <w:rPr>
      <w:rFonts w:ascii="Calibri" w:hAnsi="Calibri" w:eastAsia="宋体" w:cs="Times New Roman"/>
      <w:sz w:val="21"/>
      <w:lang w:val="en-US" w:eastAsia="zh-CN" w:bidi="ar-SA"/>
    </w:rPr>
  </w:style>
  <w:style w:type="paragraph" w:customStyle="1" w:styleId="347">
    <w:name w:val="toc 31"/>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48">
    <w:name w:val="toc 93"/>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49">
    <w:name w:val="toc 614"/>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350">
    <w:name w:val="无间隔1"/>
    <w:next w:val="345"/>
    <w:autoRedefine/>
    <w:qFormat/>
    <w:uiPriority w:val="0"/>
    <w:pPr>
      <w:widowControl w:val="0"/>
      <w:jc w:val="both"/>
    </w:pPr>
    <w:rPr>
      <w:rFonts w:ascii="Calibri" w:hAnsi="Calibri" w:eastAsia="宋体" w:cs="Times New Roman"/>
      <w:sz w:val="22"/>
      <w:lang w:val="en-US" w:eastAsia="zh-CN" w:bidi="ar-SA"/>
    </w:rPr>
  </w:style>
  <w:style w:type="paragraph" w:customStyle="1" w:styleId="351">
    <w:name w:val="目录 41"/>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52">
    <w:name w:val="xl105"/>
    <w:basedOn w:val="1"/>
    <w:next w:val="353"/>
    <w:autoRedefine/>
    <w:qFormat/>
    <w:uiPriority w:val="0"/>
    <w:pPr>
      <w:widowControl/>
      <w:shd w:val="clear" w:color="000000" w:fill="FFFFFF"/>
      <w:spacing w:before="280" w:after="280"/>
    </w:pPr>
    <w:rPr>
      <w:rFonts w:ascii="宋体" w:hAnsi="Calibri"/>
      <w:kern w:val="0"/>
      <w:sz w:val="18"/>
      <w:szCs w:val="20"/>
    </w:rPr>
  </w:style>
  <w:style w:type="paragraph" w:customStyle="1" w:styleId="353">
    <w:name w:val="toc 615"/>
    <w:next w:val="1"/>
    <w:qFormat/>
    <w:uiPriority w:val="0"/>
    <w:pPr>
      <w:wordWrap w:val="0"/>
      <w:ind w:left="2125"/>
      <w:jc w:val="both"/>
    </w:pPr>
    <w:rPr>
      <w:rFonts w:ascii="Calibri" w:hAnsi="Calibri" w:eastAsia="宋体" w:cs="Times New Roman"/>
      <w:sz w:val="21"/>
      <w:lang w:val="en-US" w:eastAsia="zh-CN" w:bidi="ar-SA"/>
    </w:rPr>
  </w:style>
  <w:style w:type="paragraph" w:customStyle="1" w:styleId="354">
    <w:name w:val="toc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55">
    <w:name w:val="toc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56">
    <w:name w:val="xl111"/>
    <w:basedOn w:val="1"/>
    <w:next w:val="357"/>
    <w:qFormat/>
    <w:uiPriority w:val="0"/>
    <w:pPr>
      <w:widowControl/>
      <w:shd w:val="clear" w:color="000000" w:fill="FFFFFF"/>
      <w:spacing w:before="280" w:after="280"/>
      <w:jc w:val="center"/>
    </w:pPr>
    <w:rPr>
      <w:rFonts w:ascii="宋体" w:hAnsi="Calibri"/>
      <w:b/>
      <w:kern w:val="0"/>
      <w:sz w:val="20"/>
      <w:szCs w:val="20"/>
    </w:rPr>
  </w:style>
  <w:style w:type="paragraph" w:customStyle="1" w:styleId="357">
    <w:name w:val="toc 88"/>
    <w:next w:val="1"/>
    <w:qFormat/>
    <w:uiPriority w:val="0"/>
    <w:pPr>
      <w:wordWrap w:val="0"/>
      <w:ind w:left="2975"/>
      <w:jc w:val="both"/>
    </w:pPr>
    <w:rPr>
      <w:rFonts w:ascii="Calibri" w:hAnsi="Calibri" w:eastAsia="宋体" w:cs="Times New Roman"/>
      <w:sz w:val="21"/>
      <w:lang w:val="en-US" w:eastAsia="zh-CN" w:bidi="ar-SA"/>
    </w:rPr>
  </w:style>
  <w:style w:type="paragraph" w:customStyle="1" w:styleId="358">
    <w:name w:val="toc 84"/>
    <w:next w:val="1"/>
    <w:qFormat/>
    <w:uiPriority w:val="0"/>
    <w:pPr>
      <w:wordWrap w:val="0"/>
      <w:ind w:left="2975"/>
      <w:jc w:val="both"/>
    </w:pPr>
    <w:rPr>
      <w:rFonts w:ascii="Calibri" w:hAnsi="Calibri" w:eastAsia="宋体" w:cs="Times New Roman"/>
      <w:sz w:val="21"/>
      <w:lang w:val="en-US" w:eastAsia="zh-CN" w:bidi="ar-SA"/>
    </w:rPr>
  </w:style>
  <w:style w:type="paragraph" w:customStyle="1" w:styleId="359">
    <w:name w:val="p0"/>
    <w:basedOn w:val="1"/>
    <w:next w:val="360"/>
    <w:qFormat/>
    <w:uiPriority w:val="0"/>
    <w:pPr>
      <w:widowControl/>
      <w:spacing w:before="280" w:after="280"/>
    </w:pPr>
    <w:rPr>
      <w:rFonts w:ascii="宋体" w:hAnsi="Calibri"/>
      <w:kern w:val="0"/>
      <w:sz w:val="24"/>
      <w:szCs w:val="20"/>
    </w:rPr>
  </w:style>
  <w:style w:type="paragraph" w:customStyle="1" w:styleId="360">
    <w:name w:val="toc 69"/>
    <w:next w:val="1"/>
    <w:qFormat/>
    <w:uiPriority w:val="0"/>
    <w:pPr>
      <w:wordWrap w:val="0"/>
      <w:ind w:left="2125"/>
      <w:jc w:val="both"/>
    </w:pPr>
    <w:rPr>
      <w:rFonts w:ascii="Calibri" w:hAnsi="Calibri" w:eastAsia="宋体" w:cs="Times New Roman"/>
      <w:sz w:val="21"/>
      <w:lang w:val="en-US" w:eastAsia="zh-CN" w:bidi="ar-SA"/>
    </w:rPr>
  </w:style>
  <w:style w:type="paragraph" w:customStyle="1" w:styleId="361">
    <w:name w:val="列出段落11"/>
    <w:basedOn w:val="1"/>
    <w:next w:val="362"/>
    <w:qFormat/>
    <w:uiPriority w:val="0"/>
    <w:pPr>
      <w:widowControl/>
      <w:spacing w:line="360" w:lineRule="auto"/>
      <w:ind w:firstLine="420"/>
    </w:pPr>
    <w:rPr>
      <w:rFonts w:hAnsi="Calibri" w:eastAsia="微软雅黑"/>
      <w:kern w:val="0"/>
      <w:sz w:val="24"/>
      <w:szCs w:val="20"/>
    </w:rPr>
  </w:style>
  <w:style w:type="paragraph" w:customStyle="1" w:styleId="362">
    <w:name w:val="toc 214"/>
    <w:next w:val="1"/>
    <w:qFormat/>
    <w:uiPriority w:val="0"/>
    <w:pPr>
      <w:wordWrap w:val="0"/>
      <w:ind w:left="425"/>
      <w:jc w:val="both"/>
    </w:pPr>
    <w:rPr>
      <w:rFonts w:ascii="Calibri" w:hAnsi="Calibri" w:eastAsia="宋体" w:cs="Times New Roman"/>
      <w:sz w:val="21"/>
      <w:lang w:val="en-US" w:eastAsia="zh-CN" w:bidi="ar-SA"/>
    </w:rPr>
  </w:style>
  <w:style w:type="paragraph" w:customStyle="1" w:styleId="363">
    <w:name w:val="toc 63"/>
    <w:next w:val="1"/>
    <w:qFormat/>
    <w:uiPriority w:val="0"/>
    <w:pPr>
      <w:wordWrap w:val="0"/>
      <w:ind w:left="2125"/>
      <w:jc w:val="both"/>
    </w:pPr>
    <w:rPr>
      <w:rFonts w:ascii="Calibri" w:hAnsi="Calibri" w:eastAsia="宋体" w:cs="Times New Roman"/>
      <w:sz w:val="21"/>
      <w:lang w:val="en-US" w:eastAsia="zh-CN" w:bidi="ar-SA"/>
    </w:rPr>
  </w:style>
  <w:style w:type="paragraph" w:customStyle="1" w:styleId="364">
    <w:name w:val="xl91"/>
    <w:basedOn w:val="1"/>
    <w:next w:val="261"/>
    <w:qFormat/>
    <w:uiPriority w:val="0"/>
    <w:pPr>
      <w:widowControl/>
      <w:shd w:val="clear" w:color="000000" w:fill="FFFFFF"/>
      <w:spacing w:before="280" w:after="280"/>
    </w:pPr>
    <w:rPr>
      <w:rFonts w:ascii="宋体" w:hAnsi="Calibri"/>
      <w:kern w:val="0"/>
      <w:sz w:val="20"/>
      <w:szCs w:val="20"/>
    </w:rPr>
  </w:style>
  <w:style w:type="paragraph" w:customStyle="1" w:styleId="365">
    <w:name w:val="toc 316"/>
    <w:next w:val="1"/>
    <w:qFormat/>
    <w:uiPriority w:val="0"/>
    <w:pPr>
      <w:wordWrap w:val="0"/>
      <w:ind w:left="850"/>
      <w:jc w:val="both"/>
    </w:pPr>
    <w:rPr>
      <w:rFonts w:ascii="Calibri" w:hAnsi="Calibri" w:eastAsia="宋体" w:cs="Times New Roman"/>
      <w:sz w:val="21"/>
      <w:lang w:val="en-US" w:eastAsia="zh-CN" w:bidi="ar-SA"/>
    </w:rPr>
  </w:style>
  <w:style w:type="paragraph" w:customStyle="1" w:styleId="366">
    <w:name w:val="_Style 1"/>
    <w:basedOn w:val="1"/>
    <w:next w:val="367"/>
    <w:qFormat/>
    <w:uiPriority w:val="0"/>
    <w:pPr>
      <w:ind w:firstLine="420"/>
    </w:pPr>
    <w:rPr>
      <w:rFonts w:hAnsi="Calibri"/>
      <w:kern w:val="0"/>
      <w:szCs w:val="20"/>
    </w:rPr>
  </w:style>
  <w:style w:type="paragraph" w:customStyle="1" w:styleId="367">
    <w:name w:val="TOC Heading13"/>
    <w:next w:val="1"/>
    <w:qFormat/>
    <w:uiPriority w:val="0"/>
    <w:pPr>
      <w:wordWrap w:val="0"/>
    </w:pPr>
    <w:rPr>
      <w:rFonts w:ascii="Calibri" w:hAnsi="Calibri" w:eastAsia="宋体" w:cs="Times New Roman"/>
      <w:sz w:val="32"/>
      <w:lang w:val="en-US" w:eastAsia="zh-CN" w:bidi="ar-SA"/>
    </w:rPr>
  </w:style>
  <w:style w:type="paragraph" w:customStyle="1" w:styleId="368">
    <w:name w:val="toc 116"/>
    <w:next w:val="1"/>
    <w:qFormat/>
    <w:uiPriority w:val="0"/>
    <w:pPr>
      <w:wordWrap w:val="0"/>
      <w:jc w:val="both"/>
    </w:pPr>
    <w:rPr>
      <w:rFonts w:ascii="Calibri" w:hAnsi="Calibri" w:eastAsia="宋体" w:cs="Times New Roman"/>
      <w:sz w:val="21"/>
      <w:lang w:val="en-US" w:eastAsia="zh-CN" w:bidi="ar-SA"/>
    </w:rPr>
  </w:style>
  <w:style w:type="paragraph" w:customStyle="1" w:styleId="369">
    <w:name w:val="toc 72"/>
    <w:next w:val="1"/>
    <w:qFormat/>
    <w:uiPriority w:val="0"/>
    <w:pPr>
      <w:wordWrap w:val="0"/>
      <w:ind w:left="2550"/>
      <w:jc w:val="both"/>
    </w:pPr>
    <w:rPr>
      <w:rFonts w:ascii="Calibri" w:hAnsi="Calibri" w:eastAsia="宋体" w:cs="Times New Roman"/>
      <w:sz w:val="21"/>
      <w:lang w:val="en-US" w:eastAsia="zh-CN" w:bidi="ar-SA"/>
    </w:rPr>
  </w:style>
  <w:style w:type="paragraph" w:customStyle="1" w:styleId="370">
    <w:name w:val="x_msonormal"/>
    <w:basedOn w:val="1"/>
    <w:next w:val="320"/>
    <w:qFormat/>
    <w:uiPriority w:val="0"/>
    <w:pPr>
      <w:widowControl/>
      <w:spacing w:before="280" w:after="280"/>
    </w:pPr>
    <w:rPr>
      <w:rFonts w:ascii="PMingLiU" w:hAnsi="Calibri" w:eastAsia="PMingLiU"/>
      <w:kern w:val="0"/>
      <w:sz w:val="24"/>
      <w:szCs w:val="20"/>
    </w:rPr>
  </w:style>
  <w:style w:type="paragraph" w:customStyle="1" w:styleId="371">
    <w:name w:val="toc 310"/>
    <w:next w:val="1"/>
    <w:qFormat/>
    <w:uiPriority w:val="0"/>
    <w:pPr>
      <w:wordWrap w:val="0"/>
      <w:ind w:left="850"/>
      <w:jc w:val="both"/>
    </w:pPr>
    <w:rPr>
      <w:rFonts w:ascii="Calibri" w:hAnsi="Calibri" w:eastAsia="宋体" w:cs="Times New Roman"/>
      <w:sz w:val="21"/>
      <w:lang w:val="en-US" w:eastAsia="zh-CN" w:bidi="ar-SA"/>
    </w:rPr>
  </w:style>
  <w:style w:type="paragraph" w:customStyle="1" w:styleId="372">
    <w:name w:val="toc 83"/>
    <w:next w:val="1"/>
    <w:qFormat/>
    <w:uiPriority w:val="0"/>
    <w:pPr>
      <w:wordWrap w:val="0"/>
      <w:ind w:left="2975"/>
      <w:jc w:val="both"/>
    </w:pPr>
    <w:rPr>
      <w:rFonts w:ascii="Calibri" w:hAnsi="Calibri" w:eastAsia="宋体" w:cs="Times New Roman"/>
      <w:sz w:val="21"/>
      <w:lang w:val="en-US" w:eastAsia="zh-CN" w:bidi="ar-SA"/>
    </w:rPr>
  </w:style>
  <w:style w:type="paragraph" w:customStyle="1" w:styleId="373">
    <w:name w:val="TOC Heading17"/>
    <w:next w:val="1"/>
    <w:qFormat/>
    <w:uiPriority w:val="0"/>
    <w:pPr>
      <w:wordWrap w:val="0"/>
    </w:pPr>
    <w:rPr>
      <w:rFonts w:ascii="Calibri" w:hAnsi="Calibri" w:eastAsia="宋体" w:cs="Times New Roman"/>
      <w:sz w:val="32"/>
      <w:lang w:val="en-US" w:eastAsia="zh-CN" w:bidi="ar-SA"/>
    </w:rPr>
  </w:style>
  <w:style w:type="paragraph" w:customStyle="1" w:styleId="374">
    <w:name w:val="toc 911"/>
    <w:next w:val="1"/>
    <w:qFormat/>
    <w:uiPriority w:val="0"/>
    <w:pPr>
      <w:wordWrap w:val="0"/>
      <w:ind w:left="3400"/>
      <w:jc w:val="both"/>
    </w:pPr>
    <w:rPr>
      <w:rFonts w:ascii="Calibri" w:hAnsi="Calibri" w:eastAsia="宋体" w:cs="Times New Roman"/>
      <w:sz w:val="21"/>
      <w:lang w:val="en-US" w:eastAsia="zh-CN" w:bidi="ar-SA"/>
    </w:rPr>
  </w:style>
  <w:style w:type="paragraph" w:customStyle="1" w:styleId="375">
    <w:name w:val="toc 811"/>
    <w:next w:val="1"/>
    <w:qFormat/>
    <w:uiPriority w:val="0"/>
    <w:pPr>
      <w:wordWrap w:val="0"/>
      <w:ind w:left="2975"/>
      <w:jc w:val="both"/>
    </w:pPr>
    <w:rPr>
      <w:rFonts w:ascii="Calibri" w:hAnsi="Calibri" w:eastAsia="宋体" w:cs="Times New Roman"/>
      <w:sz w:val="21"/>
      <w:lang w:val="en-US" w:eastAsia="zh-CN" w:bidi="ar-SA"/>
    </w:rPr>
  </w:style>
  <w:style w:type="paragraph" w:customStyle="1" w:styleId="376">
    <w:name w:val="目录 31"/>
    <w:next w:val="1"/>
    <w:qFormat/>
    <w:uiPriority w:val="0"/>
    <w:pPr>
      <w:wordWrap w:val="0"/>
      <w:ind w:left="850"/>
      <w:jc w:val="both"/>
    </w:pPr>
    <w:rPr>
      <w:rFonts w:ascii="Calibri" w:hAnsi="Calibri" w:eastAsia="宋体" w:cs="Times New Roman"/>
      <w:sz w:val="21"/>
      <w:lang w:val="en-US" w:eastAsia="zh-CN" w:bidi="ar-SA"/>
    </w:rPr>
  </w:style>
  <w:style w:type="paragraph" w:customStyle="1" w:styleId="377">
    <w:name w:val="xl118"/>
    <w:basedOn w:val="1"/>
    <w:next w:val="251"/>
    <w:qFormat/>
    <w:uiPriority w:val="0"/>
    <w:pPr>
      <w:widowControl/>
      <w:shd w:val="clear" w:color="000000" w:fill="FFFFFF"/>
      <w:spacing w:before="280" w:after="280"/>
      <w:jc w:val="center"/>
    </w:pPr>
    <w:rPr>
      <w:rFonts w:ascii="宋体" w:hAnsi="Calibri"/>
      <w:b/>
      <w:kern w:val="0"/>
      <w:sz w:val="20"/>
      <w:szCs w:val="20"/>
    </w:rPr>
  </w:style>
  <w:style w:type="paragraph" w:customStyle="1" w:styleId="378">
    <w:name w:val="xl83"/>
    <w:basedOn w:val="1"/>
    <w:next w:val="306"/>
    <w:qFormat/>
    <w:uiPriority w:val="0"/>
    <w:pPr>
      <w:widowControl/>
      <w:shd w:val="clear" w:color="000000" w:fill="FFFFFF"/>
      <w:spacing w:before="280" w:after="280"/>
    </w:pPr>
    <w:rPr>
      <w:rFonts w:ascii="宋体" w:hAnsi="Calibri"/>
      <w:kern w:val="0"/>
      <w:sz w:val="20"/>
      <w:szCs w:val="20"/>
    </w:rPr>
  </w:style>
  <w:style w:type="paragraph" w:customStyle="1" w:styleId="379">
    <w:name w:val="xl103"/>
    <w:basedOn w:val="1"/>
    <w:next w:val="380"/>
    <w:qFormat/>
    <w:uiPriority w:val="0"/>
    <w:pPr>
      <w:widowControl/>
      <w:shd w:val="clear" w:color="000000" w:fill="FFFFFF"/>
      <w:spacing w:before="280" w:after="280"/>
    </w:pPr>
    <w:rPr>
      <w:rFonts w:ascii="宋体" w:hAnsi="Calibri"/>
      <w:kern w:val="0"/>
      <w:sz w:val="20"/>
      <w:szCs w:val="20"/>
    </w:rPr>
  </w:style>
  <w:style w:type="paragraph" w:customStyle="1" w:styleId="380">
    <w:name w:val="toc 111"/>
    <w:next w:val="1"/>
    <w:qFormat/>
    <w:uiPriority w:val="0"/>
    <w:pPr>
      <w:wordWrap w:val="0"/>
      <w:jc w:val="both"/>
    </w:pPr>
    <w:rPr>
      <w:rFonts w:ascii="Calibri" w:hAnsi="Calibri" w:eastAsia="宋体" w:cs="Times New Roman"/>
      <w:sz w:val="21"/>
      <w:lang w:val="en-US" w:eastAsia="zh-CN" w:bidi="ar-SA"/>
    </w:rPr>
  </w:style>
  <w:style w:type="paragraph" w:customStyle="1" w:styleId="381">
    <w:name w:val="xl68"/>
    <w:basedOn w:val="1"/>
    <w:next w:val="382"/>
    <w:qFormat/>
    <w:uiPriority w:val="0"/>
    <w:pPr>
      <w:widowControl/>
      <w:shd w:val="clear" w:color="000000" w:fill="FFFFFF"/>
      <w:spacing w:before="280" w:after="280"/>
    </w:pPr>
    <w:rPr>
      <w:rFonts w:ascii="宋体" w:hAnsi="Calibri"/>
      <w:b/>
      <w:kern w:val="0"/>
      <w:sz w:val="20"/>
      <w:szCs w:val="20"/>
    </w:rPr>
  </w:style>
  <w:style w:type="paragraph" w:customStyle="1" w:styleId="382">
    <w:name w:val="TOC Heading16"/>
    <w:next w:val="1"/>
    <w:qFormat/>
    <w:uiPriority w:val="0"/>
    <w:pPr>
      <w:wordWrap w:val="0"/>
    </w:pPr>
    <w:rPr>
      <w:rFonts w:ascii="Calibri" w:hAnsi="Calibri" w:eastAsia="宋体" w:cs="Times New Roman"/>
      <w:sz w:val="32"/>
      <w:lang w:val="en-US" w:eastAsia="zh-CN" w:bidi="ar-SA"/>
    </w:rPr>
  </w:style>
  <w:style w:type="paragraph" w:customStyle="1" w:styleId="383">
    <w:name w:val="toc 113"/>
    <w:next w:val="1"/>
    <w:qFormat/>
    <w:uiPriority w:val="0"/>
    <w:pPr>
      <w:wordWrap w:val="0"/>
      <w:jc w:val="both"/>
    </w:pPr>
    <w:rPr>
      <w:rFonts w:ascii="Calibri" w:hAnsi="Calibri" w:eastAsia="宋体" w:cs="Times New Roman"/>
      <w:sz w:val="21"/>
      <w:lang w:val="en-US" w:eastAsia="zh-CN" w:bidi="ar-SA"/>
    </w:rPr>
  </w:style>
  <w:style w:type="paragraph" w:customStyle="1" w:styleId="384">
    <w:name w:val="xl94"/>
    <w:basedOn w:val="1"/>
    <w:next w:val="275"/>
    <w:qFormat/>
    <w:uiPriority w:val="0"/>
    <w:pPr>
      <w:widowControl/>
      <w:shd w:val="clear" w:color="000000" w:fill="FFFFFF"/>
      <w:spacing w:before="280" w:after="280"/>
      <w:jc w:val="center"/>
    </w:pPr>
    <w:rPr>
      <w:rFonts w:ascii="宋体" w:hAnsi="Calibri"/>
      <w:kern w:val="0"/>
      <w:sz w:val="20"/>
      <w:szCs w:val="20"/>
    </w:rPr>
  </w:style>
  <w:style w:type="paragraph" w:customStyle="1" w:styleId="385">
    <w:name w:val="toc 53"/>
    <w:next w:val="1"/>
    <w:qFormat/>
    <w:uiPriority w:val="0"/>
    <w:pPr>
      <w:wordWrap w:val="0"/>
      <w:ind w:left="1700"/>
      <w:jc w:val="both"/>
    </w:pPr>
    <w:rPr>
      <w:rFonts w:ascii="Calibri" w:hAnsi="Calibri" w:eastAsia="宋体" w:cs="Times New Roman"/>
      <w:sz w:val="21"/>
      <w:lang w:val="en-US" w:eastAsia="zh-CN" w:bidi="ar-SA"/>
    </w:rPr>
  </w:style>
  <w:style w:type="paragraph" w:customStyle="1" w:styleId="386">
    <w:name w:val="xl92"/>
    <w:basedOn w:val="1"/>
    <w:next w:val="387"/>
    <w:autoRedefine/>
    <w:qFormat/>
    <w:uiPriority w:val="0"/>
    <w:pPr>
      <w:widowControl/>
      <w:shd w:val="clear" w:color="000000" w:fill="FFFFFF"/>
      <w:spacing w:before="280" w:after="280"/>
    </w:pPr>
    <w:rPr>
      <w:rFonts w:ascii="宋体" w:hAnsi="Calibri"/>
      <w:kern w:val="0"/>
      <w:sz w:val="20"/>
      <w:szCs w:val="20"/>
    </w:rPr>
  </w:style>
  <w:style w:type="paragraph" w:customStyle="1" w:styleId="387">
    <w:name w:val="toc 913"/>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88">
    <w:name w:val="toc 512"/>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89">
    <w:name w:val="目录 81"/>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90">
    <w:name w:val="正文表标题"/>
    <w:next w:val="1"/>
    <w:autoRedefine/>
    <w:qFormat/>
    <w:uiPriority w:val="0"/>
    <w:pPr>
      <w:ind w:left="630"/>
      <w:jc w:val="center"/>
    </w:pPr>
    <w:rPr>
      <w:rFonts w:ascii="黑体" w:hAnsi="Calibri" w:eastAsia="黑体" w:cs="Times New Roman"/>
      <w:sz w:val="21"/>
      <w:lang w:val="en-US" w:eastAsia="zh-CN" w:bidi="ar-SA"/>
    </w:rPr>
  </w:style>
  <w:style w:type="paragraph" w:customStyle="1" w:styleId="391">
    <w:name w:val="toc 28"/>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392">
    <w:name w:val="toc 79"/>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93">
    <w:name w:val="xl110"/>
    <w:basedOn w:val="1"/>
    <w:next w:val="349"/>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94">
    <w:name w:val="toc 511"/>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95">
    <w:name w:val="toc 416"/>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96">
    <w:name w:val="xl85"/>
    <w:basedOn w:val="1"/>
    <w:next w:val="397"/>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97">
    <w:name w:val="toc 76"/>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98">
    <w:name w:val="toc 27"/>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399">
    <w:name w:val="toc 916"/>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00">
    <w:name w:val="toc 77"/>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01">
    <w:name w:val="toc 211"/>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02">
    <w:name w:val="toc 815"/>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403">
    <w:name w:val="xl99"/>
    <w:basedOn w:val="1"/>
    <w:next w:val="388"/>
    <w:autoRedefine/>
    <w:qFormat/>
    <w:uiPriority w:val="0"/>
    <w:pPr>
      <w:widowControl/>
      <w:shd w:val="clear" w:color="000000" w:fill="FFFFFF"/>
      <w:spacing w:before="280" w:after="280"/>
    </w:pPr>
    <w:rPr>
      <w:rFonts w:ascii="宋体" w:hAnsi="Calibri"/>
      <w:kern w:val="0"/>
      <w:sz w:val="18"/>
      <w:szCs w:val="20"/>
    </w:rPr>
  </w:style>
  <w:style w:type="paragraph" w:customStyle="1" w:styleId="404">
    <w:name w:val="xl97"/>
    <w:basedOn w:val="1"/>
    <w:next w:val="276"/>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405">
    <w:name w:val="toc 612"/>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06">
    <w:name w:val="toc 315"/>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07">
    <w:name w:val="TOC Heading15"/>
    <w:next w:val="1"/>
    <w:autoRedefine/>
    <w:qFormat/>
    <w:uiPriority w:val="0"/>
    <w:pPr>
      <w:wordWrap w:val="0"/>
    </w:pPr>
    <w:rPr>
      <w:rFonts w:ascii="Calibri" w:hAnsi="Calibri" w:eastAsia="宋体" w:cs="Times New Roman"/>
      <w:sz w:val="32"/>
      <w:lang w:val="en-US" w:eastAsia="zh-CN" w:bidi="ar-SA"/>
    </w:rPr>
  </w:style>
  <w:style w:type="paragraph" w:customStyle="1" w:styleId="408">
    <w:name w:val="toc 915"/>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09">
    <w:name w:val="toc 39"/>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10">
    <w:name w:val="toc 710"/>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11">
    <w:name w:val="toc 12"/>
    <w:next w:val="1"/>
    <w:autoRedefine/>
    <w:qFormat/>
    <w:uiPriority w:val="0"/>
    <w:pPr>
      <w:wordWrap w:val="0"/>
      <w:jc w:val="both"/>
    </w:pPr>
    <w:rPr>
      <w:rFonts w:ascii="Calibri" w:hAnsi="Calibri" w:eastAsia="宋体" w:cs="Times New Roman"/>
      <w:sz w:val="21"/>
      <w:lang w:val="en-US" w:eastAsia="zh-CN" w:bidi="ar-SA"/>
    </w:rPr>
  </w:style>
  <w:style w:type="paragraph" w:customStyle="1" w:styleId="412">
    <w:name w:val="xl95"/>
    <w:basedOn w:val="1"/>
    <w:next w:val="413"/>
    <w:autoRedefine/>
    <w:qFormat/>
    <w:uiPriority w:val="0"/>
    <w:pPr>
      <w:widowControl/>
      <w:shd w:val="clear" w:color="000000" w:fill="FFFFFF"/>
      <w:spacing w:before="280" w:after="280"/>
    </w:pPr>
    <w:rPr>
      <w:rFonts w:ascii="宋体" w:hAnsi="Calibri"/>
      <w:kern w:val="0"/>
      <w:sz w:val="20"/>
      <w:szCs w:val="20"/>
    </w:rPr>
  </w:style>
  <w:style w:type="paragraph" w:customStyle="1" w:styleId="413">
    <w:name w:val="toc 415"/>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414">
    <w:name w:val="toc 29"/>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15">
    <w:name w:val="xl67"/>
    <w:basedOn w:val="1"/>
    <w:next w:val="416"/>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16">
    <w:name w:val="toc 714"/>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17">
    <w:name w:val="toc 21"/>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18">
    <w:name w:val="正文 A"/>
    <w:next w:val="335"/>
    <w:autoRedefine/>
    <w:qFormat/>
    <w:uiPriority w:val="0"/>
    <w:rPr>
      <w:rFonts w:ascii="Arial" w:hAnsi="Calibri" w:eastAsia="Arial Unicode MS" w:cs="Times New Roman"/>
      <w:color w:val="000000"/>
      <w:sz w:val="21"/>
      <w:lang w:val="en-US" w:eastAsia="zh-CN" w:bidi="ar-SA"/>
    </w:rPr>
  </w:style>
  <w:style w:type="paragraph" w:customStyle="1" w:styleId="419">
    <w:name w:val="toc 68"/>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20">
    <w:name w:val="toc 58"/>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21">
    <w:name w:val="xl88"/>
    <w:basedOn w:val="1"/>
    <w:next w:val="407"/>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422">
    <w:name w:val="toc 71"/>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23">
    <w:name w:val="xl100"/>
    <w:basedOn w:val="1"/>
    <w:next w:val="424"/>
    <w:autoRedefine/>
    <w:qFormat/>
    <w:uiPriority w:val="0"/>
    <w:pPr>
      <w:widowControl/>
      <w:shd w:val="clear" w:color="000000" w:fill="FFFFFF"/>
      <w:spacing w:before="280" w:after="280"/>
    </w:pPr>
    <w:rPr>
      <w:rFonts w:ascii="宋体" w:hAnsi="Calibri"/>
      <w:kern w:val="0"/>
      <w:sz w:val="20"/>
      <w:szCs w:val="20"/>
    </w:rPr>
  </w:style>
  <w:style w:type="paragraph" w:customStyle="1" w:styleId="424">
    <w:name w:val="toc 510"/>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25">
    <w:name w:val="toc 314"/>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26">
    <w:name w:val="xl114"/>
    <w:basedOn w:val="1"/>
    <w:next w:val="278"/>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27">
    <w:name w:val="xl107"/>
    <w:basedOn w:val="1"/>
    <w:next w:val="428"/>
    <w:autoRedefine/>
    <w:qFormat/>
    <w:uiPriority w:val="0"/>
    <w:pPr>
      <w:widowControl/>
      <w:shd w:val="clear" w:color="000000" w:fill="FFFFFF"/>
      <w:spacing w:before="280" w:after="280"/>
    </w:pPr>
    <w:rPr>
      <w:rFonts w:ascii="宋体" w:hAnsi="Calibri"/>
      <w:kern w:val="0"/>
      <w:sz w:val="20"/>
      <w:szCs w:val="20"/>
    </w:rPr>
  </w:style>
  <w:style w:type="paragraph" w:customStyle="1" w:styleId="428">
    <w:name w:val="toc 610"/>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29">
    <w:name w:val="toc 22"/>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30">
    <w:name w:val="xl90"/>
    <w:basedOn w:val="1"/>
    <w:next w:val="232"/>
    <w:autoRedefine/>
    <w:qFormat/>
    <w:uiPriority w:val="0"/>
    <w:pPr>
      <w:widowControl/>
      <w:shd w:val="clear" w:color="000000" w:fill="FFFFFF"/>
      <w:spacing w:before="280" w:after="280"/>
    </w:pPr>
    <w:rPr>
      <w:rFonts w:ascii="宋体" w:hAnsi="Calibri"/>
      <w:kern w:val="0"/>
      <w:sz w:val="18"/>
      <w:szCs w:val="20"/>
    </w:rPr>
  </w:style>
  <w:style w:type="paragraph" w:customStyle="1" w:styleId="431">
    <w:name w:val="toc 616"/>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32">
    <w:name w:val="toc 96"/>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33">
    <w:name w:val="toc 42"/>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434">
    <w:name w:val="xl117"/>
    <w:basedOn w:val="1"/>
    <w:next w:val="331"/>
    <w:autoRedefine/>
    <w:qFormat/>
    <w:uiPriority w:val="0"/>
    <w:pPr>
      <w:widowControl/>
      <w:shd w:val="clear" w:color="000000" w:fill="FFFFFF"/>
      <w:spacing w:before="280" w:after="280"/>
      <w:jc w:val="center"/>
    </w:pPr>
    <w:rPr>
      <w:rFonts w:ascii="Arial Narrow" w:hAnsi="Calibri"/>
      <w:kern w:val="0"/>
      <w:sz w:val="24"/>
      <w:szCs w:val="20"/>
    </w:rPr>
  </w:style>
  <w:style w:type="paragraph" w:customStyle="1" w:styleId="435">
    <w:name w:val="p15"/>
    <w:basedOn w:val="1"/>
    <w:next w:val="256"/>
    <w:autoRedefine/>
    <w:qFormat/>
    <w:uiPriority w:val="0"/>
    <w:pPr>
      <w:widowControl/>
      <w:ind w:firstLine="420"/>
    </w:pPr>
    <w:rPr>
      <w:rFonts w:hAnsi="Calibri"/>
      <w:kern w:val="0"/>
      <w:szCs w:val="20"/>
    </w:rPr>
  </w:style>
  <w:style w:type="paragraph" w:customStyle="1" w:styleId="436">
    <w:name w:val="xl87"/>
    <w:basedOn w:val="1"/>
    <w:next w:val="437"/>
    <w:autoRedefine/>
    <w:qFormat/>
    <w:uiPriority w:val="0"/>
    <w:pPr>
      <w:widowControl/>
      <w:shd w:val="clear" w:color="000000" w:fill="FFFFFF"/>
      <w:spacing w:before="280" w:after="280"/>
    </w:pPr>
    <w:rPr>
      <w:rFonts w:ascii="Arial" w:hAnsi="Calibri"/>
      <w:kern w:val="0"/>
      <w:sz w:val="18"/>
      <w:szCs w:val="20"/>
    </w:rPr>
  </w:style>
  <w:style w:type="paragraph" w:customStyle="1" w:styleId="437">
    <w:name w:val="toc 98"/>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38">
    <w:name w:val="列出段落7"/>
    <w:basedOn w:val="1"/>
    <w:next w:val="420"/>
    <w:autoRedefine/>
    <w:qFormat/>
    <w:uiPriority w:val="0"/>
    <w:pPr>
      <w:ind w:firstLine="420"/>
    </w:pPr>
    <w:rPr>
      <w:rFonts w:hAnsi="Calibri"/>
      <w:kern w:val="0"/>
      <w:szCs w:val="20"/>
    </w:rPr>
  </w:style>
  <w:style w:type="paragraph" w:customStyle="1" w:styleId="439">
    <w:name w:val="xl78"/>
    <w:basedOn w:val="1"/>
    <w:next w:val="410"/>
    <w:autoRedefine/>
    <w:qFormat/>
    <w:uiPriority w:val="0"/>
    <w:pPr>
      <w:widowControl/>
      <w:shd w:val="clear" w:color="000000" w:fill="FFFFFF"/>
      <w:spacing w:before="280" w:after="280"/>
    </w:pPr>
    <w:rPr>
      <w:rFonts w:ascii="宋体" w:hAnsi="Calibri"/>
      <w:b/>
      <w:kern w:val="0"/>
      <w:sz w:val="20"/>
      <w:szCs w:val="20"/>
    </w:rPr>
  </w:style>
  <w:style w:type="paragraph" w:customStyle="1" w:styleId="440">
    <w:name w:val="toc 516"/>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41">
    <w:name w:val="xl89"/>
    <w:basedOn w:val="1"/>
    <w:next w:val="375"/>
    <w:autoRedefine/>
    <w:qFormat/>
    <w:uiPriority w:val="0"/>
    <w:pPr>
      <w:widowControl/>
      <w:shd w:val="clear" w:color="000000" w:fill="FFFFFF"/>
      <w:spacing w:before="280" w:after="280"/>
    </w:pPr>
    <w:rPr>
      <w:rFonts w:ascii="宋体" w:hAnsi="Calibri"/>
      <w:kern w:val="0"/>
      <w:sz w:val="20"/>
      <w:szCs w:val="20"/>
    </w:rPr>
  </w:style>
  <w:style w:type="paragraph" w:customStyle="1" w:styleId="442">
    <w:name w:val="toc 910"/>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43">
    <w:name w:val="toc 34"/>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44">
    <w:name w:val="toc 816"/>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445">
    <w:name w:val="toc 43"/>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446">
    <w:name w:val="toc 16"/>
    <w:next w:val="1"/>
    <w:autoRedefine/>
    <w:qFormat/>
    <w:uiPriority w:val="0"/>
    <w:pPr>
      <w:wordWrap w:val="0"/>
      <w:jc w:val="both"/>
    </w:pPr>
    <w:rPr>
      <w:rFonts w:ascii="Calibri" w:hAnsi="Calibri" w:eastAsia="宋体" w:cs="Times New Roman"/>
      <w:sz w:val="21"/>
      <w:lang w:val="en-US" w:eastAsia="zh-CN" w:bidi="ar-SA"/>
    </w:rPr>
  </w:style>
  <w:style w:type="paragraph" w:styleId="447">
    <w:name w:val="Quote"/>
    <w:next w:val="1"/>
    <w:link w:val="448"/>
    <w:autoRedefine/>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48">
    <w:name w:val="引用 Char"/>
    <w:basedOn w:val="46"/>
    <w:link w:val="447"/>
    <w:autoRedefine/>
    <w:qFormat/>
    <w:uiPriority w:val="0"/>
    <w:rPr>
      <w:rFonts w:ascii="Calibri" w:hAnsi="Calibri"/>
      <w:i/>
      <w:sz w:val="21"/>
    </w:rPr>
  </w:style>
  <w:style w:type="paragraph" w:customStyle="1" w:styleId="449">
    <w:name w:val="toc 114"/>
    <w:next w:val="1"/>
    <w:autoRedefine/>
    <w:qFormat/>
    <w:uiPriority w:val="0"/>
    <w:pPr>
      <w:wordWrap w:val="0"/>
      <w:jc w:val="both"/>
    </w:pPr>
    <w:rPr>
      <w:rFonts w:ascii="Calibri" w:hAnsi="Calibri" w:eastAsia="宋体" w:cs="Times New Roman"/>
      <w:sz w:val="21"/>
      <w:lang w:val="en-US" w:eastAsia="zh-CN" w:bidi="ar-SA"/>
    </w:rPr>
  </w:style>
  <w:style w:type="paragraph" w:customStyle="1" w:styleId="450">
    <w:name w:val="xl119"/>
    <w:basedOn w:val="1"/>
    <w:next w:val="425"/>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51">
    <w:name w:val="toc 37"/>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52">
    <w:name w:val="xl109"/>
    <w:basedOn w:val="1"/>
    <w:next w:val="398"/>
    <w:autoRedefine/>
    <w:qFormat/>
    <w:uiPriority w:val="0"/>
    <w:pPr>
      <w:widowControl/>
      <w:shd w:val="clear" w:color="000000" w:fill="FFFFFF"/>
      <w:spacing w:before="280" w:after="280"/>
    </w:pPr>
    <w:rPr>
      <w:rFonts w:ascii="宋体" w:hAnsi="Calibri"/>
      <w:kern w:val="0"/>
      <w:sz w:val="20"/>
      <w:szCs w:val="20"/>
    </w:rPr>
  </w:style>
  <w:style w:type="paragraph" w:customStyle="1" w:styleId="453">
    <w:name w:val="toc 215"/>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54">
    <w:name w:val="xl76"/>
    <w:basedOn w:val="1"/>
    <w:next w:val="406"/>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55">
    <w:name w:val="toc 92"/>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56">
    <w:name w:val="toc 216"/>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57">
    <w:name w:val="xl70"/>
    <w:basedOn w:val="1"/>
    <w:next w:val="383"/>
    <w:autoRedefine/>
    <w:qFormat/>
    <w:uiPriority w:val="0"/>
    <w:pPr>
      <w:widowControl/>
      <w:shd w:val="clear" w:color="000000" w:fill="FFFFFF"/>
      <w:spacing w:before="280" w:after="280"/>
    </w:pPr>
    <w:rPr>
      <w:rFonts w:ascii="宋体" w:hAnsi="Calibri"/>
      <w:kern w:val="0"/>
      <w:sz w:val="20"/>
      <w:szCs w:val="20"/>
    </w:rPr>
  </w:style>
  <w:style w:type="paragraph" w:customStyle="1" w:styleId="458">
    <w:name w:val="toc 33"/>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59">
    <w:name w:val="toc 61"/>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60">
    <w:name w:val="xl98"/>
    <w:basedOn w:val="1"/>
    <w:next w:val="401"/>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461">
    <w:name w:val="toc 26"/>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62">
    <w:name w:val="toc 13"/>
    <w:next w:val="1"/>
    <w:autoRedefine/>
    <w:qFormat/>
    <w:uiPriority w:val="0"/>
    <w:pPr>
      <w:wordWrap w:val="0"/>
      <w:jc w:val="both"/>
    </w:pPr>
    <w:rPr>
      <w:rFonts w:ascii="Calibri" w:hAnsi="Calibri" w:eastAsia="宋体" w:cs="Times New Roman"/>
      <w:sz w:val="21"/>
      <w:lang w:val="en-US" w:eastAsia="zh-CN" w:bidi="ar-SA"/>
    </w:rPr>
  </w:style>
  <w:style w:type="paragraph" w:customStyle="1" w:styleId="463">
    <w:name w:val="目录 51"/>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64">
    <w:name w:val="xl101"/>
    <w:basedOn w:val="1"/>
    <w:next w:val="432"/>
    <w:autoRedefine/>
    <w:qFormat/>
    <w:uiPriority w:val="0"/>
    <w:pPr>
      <w:widowControl/>
      <w:spacing w:before="280" w:after="280"/>
    </w:pPr>
    <w:rPr>
      <w:rFonts w:ascii="宋体" w:hAnsi="Calibri"/>
      <w:kern w:val="0"/>
      <w:sz w:val="20"/>
      <w:szCs w:val="20"/>
    </w:rPr>
  </w:style>
  <w:style w:type="paragraph" w:customStyle="1" w:styleId="465">
    <w:name w:val="toc 75"/>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66">
    <w:name w:val="toc 715"/>
    <w:next w:val="1"/>
    <w:autoRedefine/>
    <w:qFormat/>
    <w:uiPriority w:val="0"/>
    <w:pPr>
      <w:wordWrap w:val="0"/>
      <w:ind w:left="2550"/>
      <w:jc w:val="both"/>
    </w:pPr>
    <w:rPr>
      <w:rFonts w:ascii="Calibri" w:hAnsi="Calibri" w:eastAsia="宋体" w:cs="Times New Roman"/>
      <w:sz w:val="21"/>
      <w:lang w:val="en-US" w:eastAsia="zh-CN" w:bidi="ar-SA"/>
    </w:rPr>
  </w:style>
  <w:style w:type="paragraph" w:styleId="467">
    <w:name w:val="Intense Quote"/>
    <w:next w:val="1"/>
    <w:link w:val="468"/>
    <w:autoRedefine/>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68">
    <w:name w:val="明显引用 Char"/>
    <w:basedOn w:val="46"/>
    <w:link w:val="467"/>
    <w:autoRedefine/>
    <w:qFormat/>
    <w:uiPriority w:val="0"/>
    <w:rPr>
      <w:rFonts w:ascii="Calibri" w:hAnsi="Calibri"/>
      <w:i/>
      <w:sz w:val="21"/>
    </w:rPr>
  </w:style>
  <w:style w:type="paragraph" w:customStyle="1" w:styleId="469">
    <w:name w:val="Char Char Char Char Char Char Char"/>
    <w:basedOn w:val="1"/>
    <w:next w:val="453"/>
    <w:autoRedefine/>
    <w:qFormat/>
    <w:uiPriority w:val="0"/>
    <w:pPr>
      <w:widowControl/>
      <w:spacing w:after="160" w:line="240" w:lineRule="exact"/>
    </w:pPr>
    <w:rPr>
      <w:rFonts w:hAnsi="Calibri"/>
      <w:kern w:val="0"/>
      <w:szCs w:val="20"/>
    </w:rPr>
  </w:style>
  <w:style w:type="paragraph" w:customStyle="1" w:styleId="470">
    <w:name w:val="toc 23"/>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71">
    <w:name w:val="目录 61"/>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72">
    <w:name w:val="toc 97"/>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73">
    <w:name w:val="toc 74"/>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74">
    <w:name w:val="xl64"/>
    <w:basedOn w:val="1"/>
    <w:next w:val="449"/>
    <w:autoRedefine/>
    <w:qFormat/>
    <w:uiPriority w:val="0"/>
    <w:pPr>
      <w:widowControl/>
      <w:shd w:val="clear" w:color="000000" w:fill="FFFFFF"/>
      <w:spacing w:before="280" w:after="280"/>
    </w:pPr>
    <w:rPr>
      <w:rFonts w:ascii="宋体" w:hAnsi="Calibri"/>
      <w:kern w:val="0"/>
      <w:sz w:val="20"/>
      <w:szCs w:val="20"/>
    </w:rPr>
  </w:style>
  <w:style w:type="paragraph" w:customStyle="1" w:styleId="475">
    <w:name w:val="xl82"/>
    <w:basedOn w:val="1"/>
    <w:next w:val="294"/>
    <w:autoRedefine/>
    <w:qFormat/>
    <w:uiPriority w:val="0"/>
    <w:pPr>
      <w:widowControl/>
      <w:shd w:val="clear" w:color="000000" w:fill="FFFFFF"/>
      <w:spacing w:before="280" w:after="280"/>
    </w:pPr>
    <w:rPr>
      <w:rFonts w:ascii="宋体" w:hAnsi="Calibri"/>
      <w:kern w:val="0"/>
      <w:sz w:val="20"/>
      <w:szCs w:val="20"/>
    </w:rPr>
  </w:style>
  <w:style w:type="paragraph" w:customStyle="1" w:styleId="476">
    <w:name w:val="toc 32"/>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77">
    <w:name w:val="xl77"/>
    <w:basedOn w:val="1"/>
    <w:next w:val="442"/>
    <w:autoRedefine/>
    <w:qFormat/>
    <w:uiPriority w:val="0"/>
    <w:pPr>
      <w:widowControl/>
      <w:shd w:val="clear" w:color="000000" w:fill="FFFFFF"/>
      <w:spacing w:before="280" w:after="280"/>
      <w:jc w:val="center"/>
    </w:pPr>
    <w:rPr>
      <w:rFonts w:ascii="宋体" w:hAnsi="Calibri"/>
      <w:kern w:val="0"/>
      <w:sz w:val="20"/>
      <w:szCs w:val="20"/>
    </w:rPr>
  </w:style>
  <w:style w:type="character" w:customStyle="1" w:styleId="478">
    <w:name w:val="正文缩进 Char1"/>
    <w:autoRedefine/>
    <w:qFormat/>
    <w:uiPriority w:val="0"/>
    <w:rPr>
      <w:rFonts w:eastAsia="宋体"/>
      <w:kern w:val="2"/>
      <w:sz w:val="21"/>
      <w:lang w:val="en-US" w:eastAsia="zh-CN" w:bidi="ar-SA"/>
    </w:rPr>
  </w:style>
  <w:style w:type="character" w:customStyle="1" w:styleId="479">
    <w:name w:val="fielderror"/>
    <w:basedOn w:val="46"/>
    <w:autoRedefine/>
    <w:qFormat/>
    <w:uiPriority w:val="0"/>
    <w:rPr>
      <w:color w:val="800000"/>
    </w:rPr>
  </w:style>
  <w:style w:type="character" w:customStyle="1" w:styleId="480">
    <w:name w:val="hilite6"/>
    <w:basedOn w:val="46"/>
    <w:autoRedefine/>
    <w:qFormat/>
    <w:uiPriority w:val="0"/>
    <w:rPr>
      <w:color w:val="000000"/>
    </w:rPr>
  </w:style>
  <w:style w:type="character" w:customStyle="1" w:styleId="481">
    <w:name w:val="active6"/>
    <w:basedOn w:val="46"/>
    <w:autoRedefine/>
    <w:qFormat/>
    <w:uiPriority w:val="0"/>
    <w:rPr>
      <w:color w:val="FFFFFF"/>
    </w:rPr>
  </w:style>
  <w:style w:type="character" w:customStyle="1" w:styleId="482">
    <w:name w:val="inline-help"/>
    <w:basedOn w:val="46"/>
    <w:autoRedefine/>
    <w:qFormat/>
    <w:uiPriority w:val="0"/>
  </w:style>
  <w:style w:type="character" w:customStyle="1" w:styleId="483">
    <w:name w:val="active"/>
    <w:basedOn w:val="46"/>
    <w:autoRedefine/>
    <w:qFormat/>
    <w:uiPriority w:val="0"/>
    <w:rPr>
      <w:color w:val="FFFFFF"/>
    </w:rPr>
  </w:style>
  <w:style w:type="table" w:customStyle="1" w:styleId="484">
    <w:name w:val="网格型1"/>
    <w:basedOn w:val="43"/>
    <w:autoRedefine/>
    <w:qFormat/>
    <w:uiPriority w:val="39"/>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85">
    <w:name w:val="Revision"/>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486">
    <w:name w:val="hover"/>
    <w:basedOn w:val="46"/>
    <w:uiPriority w:val="0"/>
    <w:rPr>
      <w:color w:val="2590EB"/>
    </w:rPr>
  </w:style>
  <w:style w:type="character" w:customStyle="1" w:styleId="487">
    <w:name w:val="hover1"/>
    <w:basedOn w:val="46"/>
    <w:uiPriority w:val="0"/>
    <w:rPr>
      <w:color w:val="2590EB"/>
    </w:rPr>
  </w:style>
  <w:style w:type="character" w:customStyle="1" w:styleId="488">
    <w:name w:val="hover2"/>
    <w:basedOn w:val="46"/>
    <w:uiPriority w:val="0"/>
    <w:rPr>
      <w:bdr w:val="none" w:color="AFD1EE" w:sz="0" w:space="0"/>
    </w:rPr>
  </w:style>
  <w:style w:type="character" w:customStyle="1" w:styleId="489">
    <w:name w:val="hover3"/>
    <w:basedOn w:val="46"/>
    <w:uiPriority w:val="0"/>
    <w:rPr>
      <w:color w:val="2590EB"/>
      <w:shd w:val="clear" w:fill="E9F4FD"/>
    </w:rPr>
  </w:style>
  <w:style w:type="character" w:customStyle="1" w:styleId="490">
    <w:name w:val="mini-outputtext1"/>
    <w:basedOn w:val="46"/>
    <w:uiPriority w:val="0"/>
  </w:style>
</w:style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72</Pages>
  <Words>1968</Words>
  <Characters>1974</Characters>
  <Lines>368</Lines>
  <Paragraphs>103</Paragraphs>
  <TotalTime>9</TotalTime>
  <ScaleCrop>false</ScaleCrop>
  <LinksUpToDate>false</LinksUpToDate>
  <CharactersWithSpaces>1977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2021-05-07T05:47:00Z</dcterms:created>
  <dc:creator>thsware</dc:creator>
  <cp:lastModifiedBy>李瑞蒙</cp:lastModifiedBy>
  <cp:lastPrinted>2021-05-16T11:04:00Z</cp:lastPrinted>
  <dcterms:modified xsi:type="dcterms:W3CDTF">2025-05-14T02:53:14Z</dcterms:modified>
  <dc:title>招  标　文　件</dc:title>
  <cp:revision>123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C8A8A4F58BCB459DA07E195ED9ACB30F_13</vt:lpwstr>
  </property>
  <property fmtid="{D5CDD505-2E9C-101B-9397-08002B2CF9AE}" pid="4" name="KSOTemplateDocerSaveRecord">
    <vt:lpwstr>eyJoZGlkIjoiNzJkYzlkMTNmZDBjZTYzMGJlNGE2YTYwZDQxNDllN2QiLCJ1c2VySWQiOiIzMjk3MDk4MzkifQ==</vt:lpwstr>
  </property>
</Properties>
</file>