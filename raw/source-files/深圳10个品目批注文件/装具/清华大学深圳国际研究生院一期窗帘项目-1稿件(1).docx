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widowControl/>
        <w:spacing w:before="454" w:beforeAutospacing="0" w:after="454" w:afterAutospacing="0"/>
        <w:ind w:left="454" w:right="454"/>
        <w:jc w:val="center"/>
        <w:outlineLvl w:val="0"/>
        <w:rPr>
          <w:b/>
          <w:bCs/>
          <w:sz w:val="40"/>
          <w:szCs w:val="40"/>
        </w:rPr>
      </w:pPr>
      <w:bookmarkStart w:id="0" w:name="_Hlk71456902"/>
      <w:r>
        <w:rPr>
          <w:rFonts w:hint="eastAsia"/>
          <w:b/>
          <w:bCs/>
          <w:sz w:val="40"/>
          <w:szCs w:val="40"/>
        </w:rPr>
        <w:t>清华大学深圳国际研究生院一期窗帘项目</w:t>
      </w:r>
    </w:p>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招标文件信息</w:t>
      </w:r>
    </w:p>
    <w:tbl>
      <w:tblPr>
        <w:tblStyle w:val="44"/>
        <w:tblW w:w="7943" w:type="dxa"/>
        <w:jc w:val="center"/>
        <w:tblCellSpacing w:w="0" w:type="dxa"/>
        <w:tblLayout w:type="autofit"/>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0" w:type="auto"/>
            <w:shd w:val="clear" w:color="auto" w:fill="auto"/>
            <w:vAlign w:val="center"/>
          </w:tcPr>
          <w:p>
            <w:pPr>
              <w:widowControl/>
              <w:jc w:val="left"/>
              <w:rPr>
                <w:sz w:val="30"/>
                <w:szCs w:val="30"/>
              </w:rPr>
            </w:pPr>
            <w:r>
              <w:rPr>
                <w:rFonts w:hint="default" w:ascii="宋体" w:hAnsi="宋体" w:cs="宋体"/>
                <w:kern w:val="0"/>
                <w:sz w:val="30"/>
                <w:szCs w:val="30"/>
                <w:lang w:val="en-US" w:eastAsia="zh-CN"/>
              </w:rPr>
              <w:t>SZCG2024000549</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项目名称：</w:t>
            </w:r>
          </w:p>
        </w:tc>
        <w:tc>
          <w:tcPr>
            <w:tcW w:w="0" w:type="auto"/>
            <w:shd w:val="clear" w:color="auto" w:fill="auto"/>
            <w:vAlign w:val="center"/>
          </w:tcPr>
          <w:p>
            <w:pPr>
              <w:widowControl/>
              <w:jc w:val="left"/>
              <w:rPr>
                <w:rFonts w:hint="eastAsia" w:eastAsia="宋体"/>
                <w:sz w:val="30"/>
                <w:szCs w:val="30"/>
                <w:lang w:val="en-US" w:eastAsia="zh-CN"/>
              </w:rPr>
            </w:pPr>
            <w:r>
              <w:rPr>
                <w:rFonts w:hint="eastAsia" w:ascii="宋体" w:hAnsi="宋体" w:cs="宋体"/>
                <w:kern w:val="0"/>
                <w:sz w:val="30"/>
                <w:szCs w:val="30"/>
              </w:rPr>
              <w:t>清华大学深圳国际研究生院一期窗帘项目</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pPr>
              <w:widowControl/>
              <w:jc w:val="left"/>
              <w:rPr>
                <w:sz w:val="30"/>
                <w:szCs w:val="30"/>
              </w:rPr>
            </w:pPr>
            <w:r>
              <w:rPr>
                <w:rFonts w:ascii="宋体" w:hAnsi="宋体" w:cs="宋体"/>
                <w:kern w:val="0"/>
                <w:sz w:val="30"/>
                <w:szCs w:val="30"/>
              </w:rPr>
              <w:t>A</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pPr>
              <w:widowControl/>
              <w:jc w:val="left"/>
              <w:rPr>
                <w:sz w:val="30"/>
                <w:szCs w:val="30"/>
              </w:rPr>
            </w:pPr>
            <w:r>
              <w:rPr>
                <w:rFonts w:ascii="宋体" w:hAnsi="宋体" w:cs="宋体"/>
                <w:kern w:val="0"/>
                <w:sz w:val="30"/>
                <w:szCs w:val="30"/>
              </w:rPr>
              <w:t>货物类</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pPr>
              <w:widowControl/>
              <w:jc w:val="left"/>
              <w:rPr>
                <w:sz w:val="30"/>
                <w:szCs w:val="30"/>
              </w:rPr>
            </w:pPr>
            <w:r>
              <w:rPr>
                <w:rFonts w:ascii="宋体" w:hAnsi="宋体" w:cs="宋体"/>
                <w:kern w:val="0"/>
                <w:sz w:val="30"/>
                <w:szCs w:val="30"/>
              </w:rPr>
              <w:t>公开招标</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pPr>
              <w:widowControl/>
              <w:jc w:val="left"/>
              <w:rPr>
                <w:sz w:val="30"/>
                <w:szCs w:val="30"/>
              </w:rPr>
            </w:pPr>
            <w:r>
              <w:rPr>
                <w:rFonts w:ascii="宋体" w:hAnsi="宋体" w:cs="宋体"/>
                <w:kern w:val="0"/>
                <w:sz w:val="30"/>
                <w:szCs w:val="30"/>
              </w:rPr>
              <w:t>人民币</w:t>
            </w:r>
          </w:p>
        </w:tc>
      </w:tr>
      <w:tr>
        <w:tblPrEx>
          <w:tblCellMar>
            <w:top w:w="45" w:type="dxa"/>
            <w:left w:w="45" w:type="dxa"/>
            <w:bottom w:w="45" w:type="dxa"/>
            <w:right w:w="45" w:type="dxa"/>
          </w:tblCellMar>
        </w:tblPrEx>
        <w:trPr>
          <w:trHeight w:val="738" w:hRule="atLeast"/>
          <w:tblCellSpacing w:w="0" w:type="dxa"/>
          <w:jc w:val="center"/>
        </w:trPr>
        <w:tc>
          <w:tcPr>
            <w:tcW w:w="0" w:type="auto"/>
            <w:shd w:val="clear" w:color="auto" w:fill="auto"/>
            <w:vAlign w:val="center"/>
          </w:tcPr>
          <w:p>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pPr>
              <w:widowControl/>
              <w:jc w:val="left"/>
              <w:rPr>
                <w:sz w:val="30"/>
                <w:szCs w:val="30"/>
              </w:rPr>
            </w:pPr>
            <w:r>
              <w:rPr>
                <w:rFonts w:ascii="宋体" w:hAnsi="宋体" w:cs="宋体"/>
                <w:kern w:val="0"/>
                <w:sz w:val="30"/>
                <w:szCs w:val="30"/>
              </w:rPr>
              <w:t>综合评分</w:t>
            </w:r>
            <w:r>
              <w:rPr>
                <w:rFonts w:hint="eastAsia" w:ascii="宋体" w:hAnsi="宋体" w:cs="宋体"/>
                <w:kern w:val="0"/>
                <w:sz w:val="30"/>
                <w:szCs w:val="30"/>
              </w:rPr>
              <w:t>法</w:t>
            </w:r>
          </w:p>
        </w:tc>
      </w:tr>
      <w:bookmarkEnd w:id="0"/>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资格性审查表</w:t>
      </w:r>
    </w:p>
    <w:tbl>
      <w:tblPr>
        <w:tblStyle w:val="44"/>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0" w:type="auto"/>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0" w:type="auto"/>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ascii="宋体" w:hAnsi="宋体" w:cs="宋体"/>
                <w:kern w:val="0"/>
                <w:szCs w:val="21"/>
              </w:rPr>
              <w:t>投标人不</w:t>
            </w:r>
            <w:r>
              <w:rPr>
                <w:rFonts w:hint="eastAsia" w:ascii="宋体" w:hAnsi="宋体" w:cs="宋体"/>
                <w:kern w:val="0"/>
                <w:szCs w:val="21"/>
              </w:rPr>
              <w:t>符合</w:t>
            </w:r>
            <w:r>
              <w:rPr>
                <w:rFonts w:ascii="宋体" w:hAnsi="宋体" w:cs="宋体"/>
                <w:kern w:val="0"/>
                <w:szCs w:val="21"/>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rPr>
              <w:t>）</w:t>
            </w:r>
          </w:p>
        </w:tc>
      </w:tr>
    </w:tbl>
    <w:p>
      <w:pPr>
        <w:pStyle w:val="38"/>
        <w:widowControl/>
        <w:spacing w:before="280" w:beforeAutospacing="0"/>
        <w:jc w:val="center"/>
        <w:outlineLvl w:val="1"/>
        <w:rPr>
          <w:rFonts w:ascii="黑体" w:hAnsi="宋体" w:eastAsia="黑体" w:cs="黑体"/>
          <w:sz w:val="40"/>
          <w:szCs w:val="40"/>
        </w:rPr>
      </w:pPr>
      <w:r>
        <w:rPr>
          <w:rFonts w:hint="eastAsia" w:ascii="黑体" w:hAnsi="宋体" w:eastAsia="黑体" w:cs="黑体"/>
          <w:sz w:val="40"/>
          <w:szCs w:val="40"/>
        </w:rPr>
        <w:t>符合性审查表</w:t>
      </w:r>
    </w:p>
    <w:tbl>
      <w:tblPr>
        <w:tblStyle w:val="44"/>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不得将一个包内容拆开投标；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对同一项目投标时，不得提供两套以上的投标方案（招标文件另有规定的除外）；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所投货物、服务在技术、商务等方面没有实质性满足招标文件要求的（是否实质性满足招标文件要求，由评审委员会根据实质性条款响应情况作出评判）；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未按招标文件所提供的样式填写《投标函》；未按招标文件所提供的《政府采购投标及履约承诺函》进行承诺或不符合承诺的；未按招标文件对投标文件组成的要求提供投标文件；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581"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投标报价有缺漏项目,或者对招标文件规定的项目需求内容或者需求数量进行修改</w:t>
            </w:r>
            <w:r>
              <w:rPr>
                <w:rFonts w:hint="eastAsia"/>
                <w:szCs w:val="21"/>
              </w:rPr>
              <w:t>，评审委员会判定投标响应不满足采购需求</w:t>
            </w:r>
            <w:r>
              <w:rPr>
                <w:rFonts w:hint="eastAsi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投标文件电子文档不得带病毒；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ascii="宋体" w:hAnsi="宋体" w:cs="宋体"/>
                <w:kern w:val="0"/>
                <w:szCs w:val="21"/>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rPr>
            </w:pPr>
            <w:r>
              <w:rPr>
                <w:rFonts w:hint="eastAsia" w:ascii="宋体" w:hAnsi="宋体" w:cs="宋体"/>
                <w:color w:val="FF0000"/>
                <w:kern w:val="0"/>
                <w:szCs w:val="21"/>
              </w:rPr>
              <w:t>1</w:t>
            </w:r>
            <w:r>
              <w:rPr>
                <w:rFonts w:ascii="宋体" w:hAnsi="宋体" w:cs="宋体"/>
                <w:color w:val="FF0000"/>
                <w:kern w:val="0"/>
                <w:szCs w:val="21"/>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rPr>
            </w:pPr>
            <w:r>
              <w:rPr>
                <w:color w:val="FF0000"/>
              </w:rPr>
              <w:t>不同投标供应商投标文件“文件制作机器码”一致；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kern w:val="0"/>
                <w:szCs w:val="21"/>
              </w:rPr>
            </w:pPr>
            <w:r>
              <w:rPr>
                <w:rFonts w:hint="eastAsia" w:ascii="宋体" w:hAnsi="宋体" w:cs="宋体"/>
                <w:color w:val="FF0000"/>
                <w:kern w:val="0"/>
                <w:szCs w:val="21"/>
              </w:rPr>
              <w:t>1</w:t>
            </w:r>
            <w:r>
              <w:rPr>
                <w:rFonts w:ascii="宋体" w:hAnsi="宋体" w:cs="宋体"/>
                <w:color w:val="FF0000"/>
                <w:kern w:val="0"/>
                <w:szCs w:val="21"/>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pPr>
            <w:r>
              <w:rPr>
                <w:color w:val="FF0000"/>
              </w:rPr>
              <w:t>不同投标供应商投标文件“文件创建标识码”一致</w:t>
            </w:r>
            <w:r>
              <w:rPr>
                <w:rFonts w:hint="eastAsia"/>
                <w:color w:val="FF0000"/>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rFonts w:ascii="宋体" w:hAnsi="宋体" w:cs="宋体"/>
                <w:kern w:val="0"/>
                <w:szCs w:val="21"/>
              </w:rPr>
            </w:pPr>
            <w:r>
              <w:rPr>
                <w:rFonts w:ascii="宋体" w:hAnsi="宋体" w:cs="宋体"/>
                <w:kern w:val="0"/>
                <w:szCs w:val="21"/>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pPr>
            <w:r>
              <w:rPr>
                <w:rFonts w:hint="eastAsia"/>
              </w:rPr>
              <w:t>法律、法规、规章、规范性文件规定的其他情形。</w:t>
            </w:r>
          </w:p>
        </w:tc>
      </w:tr>
    </w:tbl>
    <w:p>
      <w:pPr>
        <w:pStyle w:val="38"/>
        <w:widowControl/>
        <w:jc w:val="center"/>
        <w:outlineLvl w:val="1"/>
        <w:rPr>
          <w:rFonts w:ascii="黑体" w:hAnsi="宋体" w:eastAsia="黑体" w:cs="黑体"/>
          <w:sz w:val="40"/>
          <w:szCs w:val="40"/>
        </w:rPr>
      </w:pPr>
      <w:r>
        <w:rPr>
          <w:rFonts w:hint="eastAsia" w:ascii="黑体" w:hAnsi="宋体" w:eastAsia="黑体" w:cs="黑体"/>
          <w:sz w:val="40"/>
          <w:szCs w:val="40"/>
        </w:rPr>
        <w:t>评标信息</w:t>
      </w:r>
    </w:p>
    <w:tbl>
      <w:tblPr>
        <w:tblStyle w:val="44"/>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45" w:type="dxa"/>
          <w:left w:w="45" w:type="dxa"/>
          <w:bottom w:w="45" w:type="dxa"/>
          <w:right w:w="45" w:type="dxa"/>
        </w:tblCellMar>
      </w:tblPr>
      <w:tblGrid>
        <w:gridCol w:w="8683"/>
        <w:gridCol w:w="39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shd w:val="clear" w:color="auto" w:fill="auto"/>
            <w:vAlign w:val="center"/>
          </w:tcPr>
          <w:p>
            <w:pPr>
              <w:widowControl/>
              <w:jc w:val="left"/>
              <w:rPr>
                <w:b/>
                <w:bCs/>
                <w:sz w:val="24"/>
              </w:rPr>
            </w:pPr>
            <w:r>
              <w:rPr>
                <w:b/>
                <w:bCs/>
              </w:rPr>
              <w:t>评标方法：综合评分法</w:t>
            </w:r>
          </w:p>
        </w:tc>
        <w:tc>
          <w:tcPr>
            <w:tcW w:w="0" w:type="auto"/>
            <w:shd w:val="clear" w:color="auto" w:fill="auto"/>
            <w:vAlign w:val="center"/>
          </w:tcPr>
          <w:p>
            <w:pPr>
              <w:jc w:val="right"/>
              <w:rPr>
                <w:rFonts w:ascii="宋体"/>
                <w:b/>
                <w:bCs/>
                <w:sz w:val="24"/>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0" w:type="auto"/>
            <w:gridSpan w:val="2"/>
            <w:shd w:val="clear" w:color="auto" w:fill="auto"/>
            <w:vAlign w:val="center"/>
          </w:tcPr>
          <w:p>
            <w:pPr>
              <w:spacing w:line="324" w:lineRule="auto"/>
              <w:ind w:firstLine="420"/>
              <w:rPr>
                <w:rFonts w:hint="eastAsia"/>
                <w:szCs w:val="21"/>
              </w:rPr>
            </w:pPr>
            <w:r>
              <w:rPr>
                <w:rFonts w:hint="eastAsia"/>
                <w:szCs w:val="21"/>
              </w:rPr>
              <w:t>综合评分法，是指投标文件满足招标文件全部实质性要求，且按照评审因素的量化指标评审得分最高的投标人为中标候选人的评标方法。 （适用于中标候选人为1家的情形）</w:t>
            </w:r>
          </w:p>
          <w:p>
            <w:pPr>
              <w:spacing w:line="324" w:lineRule="auto"/>
              <w:ind w:firstLine="420"/>
              <w:rPr>
                <w:szCs w:val="21"/>
              </w:rPr>
            </w:pPr>
            <w:r>
              <w:rPr>
                <w:rFonts w:hint="eastAsia"/>
                <w:szCs w:val="21"/>
              </w:rPr>
              <w:t>综合评分法。在最大限度地满足招标文件实质性要求的前提下，按照招标文件中规定的各项因素进行综合评审，评标总得分排名前列的投标人，作为推荐的候选中标供应商。（适用于中标候选人为多家的情形）</w:t>
            </w:r>
          </w:p>
          <w:p>
            <w:pPr>
              <w:ind w:firstLine="420"/>
              <w:rPr>
                <w:szCs w:val="21"/>
              </w:rPr>
            </w:pPr>
            <w:r>
              <w:rPr>
                <w:szCs w:val="21"/>
              </w:rPr>
              <w:t>价格分计算方法：</w:t>
            </w:r>
          </w:p>
          <w:p>
            <w:pPr>
              <w:pStyle w:val="38"/>
              <w:widowControl/>
              <w:spacing w:line="324" w:lineRule="auto"/>
              <w:ind w:left="420"/>
              <w:rPr>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r>
              <w:rPr>
                <w:kern w:val="2"/>
                <w:sz w:val="21"/>
                <w:szCs w:val="21"/>
              </w:rPr>
              <w:br w:type="textWrapping"/>
            </w:r>
            <w:r>
              <w:rPr>
                <w:kern w:val="2"/>
                <w:sz w:val="21"/>
                <w:szCs w:val="21"/>
              </w:rPr>
              <w:t xml:space="preserve">投标报价得分=(评标基准价／投标报价)×100 </w:t>
            </w:r>
            <w:r>
              <w:rPr>
                <w:kern w:val="2"/>
                <w:sz w:val="21"/>
                <w:szCs w:val="21"/>
              </w:rPr>
              <w:br w:type="textWrapping"/>
            </w:r>
            <w:r>
              <w:rPr>
                <w:kern w:val="2"/>
                <w:sz w:val="21"/>
                <w:szCs w:val="21"/>
              </w:rPr>
              <w:t xml:space="preserve">评标总得分＝F1×A1＋F2×A2＋……＋Fn×An </w:t>
            </w:r>
            <w:r>
              <w:rPr>
                <w:kern w:val="2"/>
                <w:sz w:val="21"/>
                <w:szCs w:val="21"/>
              </w:rPr>
              <w:br w:type="textWrapping"/>
            </w:r>
            <w:r>
              <w:rPr>
                <w:kern w:val="2"/>
                <w:sz w:val="21"/>
                <w:szCs w:val="21"/>
              </w:rPr>
              <w:t xml:space="preserve">F1、F2……Fn分别为各项评审因素的得分； </w:t>
            </w:r>
            <w:r>
              <w:rPr>
                <w:kern w:val="2"/>
                <w:sz w:val="21"/>
                <w:szCs w:val="21"/>
              </w:rPr>
              <w:br w:type="textWrapping"/>
            </w:r>
            <w:r>
              <w:rPr>
                <w:kern w:val="2"/>
                <w:sz w:val="21"/>
                <w:szCs w:val="21"/>
              </w:rPr>
              <w:t xml:space="preserve">A1、A2、……An 分别为各项评审因素所占的权重(A1＋A2＋……＋An＝1)。 </w:t>
            </w:r>
            <w:r>
              <w:rPr>
                <w:kern w:val="2"/>
                <w:sz w:val="21"/>
                <w:szCs w:val="21"/>
              </w:rPr>
              <w:br w:type="textWrapping"/>
            </w:r>
            <w:r>
              <w:rPr>
                <w:kern w:val="2"/>
                <w:sz w:val="21"/>
                <w:szCs w:val="21"/>
              </w:rPr>
              <w:t xml:space="preserve">评标过程中，不得去掉报价中的最高报价和最低报价。 </w:t>
            </w:r>
          </w:p>
        </w:tc>
      </w:tr>
    </w:tbl>
    <w:p>
      <w:pPr>
        <w:rPr>
          <w:vanish/>
          <w:sz w:val="24"/>
        </w:rPr>
      </w:pP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
        <w:gridCol w:w="416"/>
        <w:gridCol w:w="1814"/>
        <w:gridCol w:w="720"/>
        <w:gridCol w:w="755"/>
        <w:gridCol w:w="4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bookmarkStart w:id="2" w:name="_Hlk72360569"/>
            <w:r>
              <w:rPr>
                <w:rFonts w:hint="eastAsia" w:ascii="宋体" w:hAnsi="宋体"/>
                <w:sz w:val="20"/>
                <w:szCs w:val="20"/>
              </w:rPr>
              <w:t>序号</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评分项</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价格</w:t>
            </w:r>
          </w:p>
        </w:tc>
        <w:tc>
          <w:tcPr>
            <w:tcW w:w="4328" w:type="dxa"/>
            <w:vAlign w:val="center"/>
          </w:tcPr>
          <w:p>
            <w:pPr>
              <w:spacing w:line="240" w:lineRule="exact"/>
              <w:jc w:val="center"/>
              <w:rPr>
                <w:rFonts w:hint="default" w:ascii="宋体" w:hAnsi="宋体" w:eastAsia="宋体"/>
                <w:sz w:val="20"/>
                <w:szCs w:val="20"/>
                <w:lang w:val="en-US" w:eastAsia="zh-CN"/>
              </w:rPr>
            </w:pPr>
            <w:r>
              <w:rPr>
                <w:rFonts w:hint="eastAsia" w:ascii="宋体" w:hAnsi="宋体"/>
                <w:sz w:val="20"/>
                <w:szCs w:val="20"/>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2</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技术部分</w:t>
            </w:r>
          </w:p>
        </w:tc>
        <w:tc>
          <w:tcPr>
            <w:tcW w:w="4328" w:type="dxa"/>
            <w:vAlign w:val="center"/>
          </w:tcPr>
          <w:p>
            <w:pPr>
              <w:spacing w:line="240" w:lineRule="exact"/>
              <w:jc w:val="center"/>
              <w:rPr>
                <w:rFonts w:hint="default" w:ascii="宋体" w:hAnsi="宋体" w:eastAsia="宋体"/>
                <w:sz w:val="20"/>
                <w:szCs w:val="20"/>
                <w:lang w:val="en-US" w:eastAsia="zh-CN"/>
              </w:rPr>
            </w:pPr>
            <w:r>
              <w:rPr>
                <w:rFonts w:hint="eastAsia" w:ascii="宋体" w:hAnsi="宋体"/>
                <w:sz w:val="20"/>
                <w:szCs w:val="20"/>
                <w:lang w:val="en-US" w:eastAsia="zh-CN"/>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1</w:t>
            </w:r>
          </w:p>
        </w:tc>
        <w:tc>
          <w:tcPr>
            <w:tcW w:w="1814" w:type="dxa"/>
            <w:vAlign w:val="center"/>
          </w:tcPr>
          <w:p>
            <w:pPr>
              <w:spacing w:line="240" w:lineRule="exact"/>
              <w:jc w:val="center"/>
              <w:rPr>
                <w:rFonts w:ascii="宋体" w:hAnsi="宋体"/>
                <w:sz w:val="20"/>
                <w:szCs w:val="20"/>
              </w:rPr>
            </w:pPr>
            <w:r>
              <w:rPr>
                <w:rFonts w:hint="eastAsia" w:ascii="宋体" w:hAnsi="宋体" w:cs="宋体"/>
                <w:kern w:val="0"/>
                <w:sz w:val="20"/>
                <w:szCs w:val="20"/>
              </w:rPr>
              <w:t>技术要求偏离情况</w:t>
            </w:r>
          </w:p>
        </w:tc>
        <w:tc>
          <w:tcPr>
            <w:tcW w:w="720" w:type="dxa"/>
            <w:vAlign w:val="center"/>
          </w:tcPr>
          <w:p>
            <w:pPr>
              <w:spacing w:line="240" w:lineRule="exact"/>
              <w:jc w:val="center"/>
              <w:rPr>
                <w:rFonts w:hint="default" w:ascii="宋体" w:hAnsi="宋体" w:eastAsia="宋体"/>
                <w:sz w:val="20"/>
                <w:szCs w:val="20"/>
                <w:lang w:val="en-US" w:eastAsia="zh-CN"/>
              </w:rPr>
            </w:pPr>
            <w:r>
              <w:rPr>
                <w:rFonts w:hint="eastAsia" w:ascii="宋体" w:hAnsi="宋体" w:cs="宋体"/>
                <w:sz w:val="20"/>
                <w:szCs w:val="20"/>
                <w:lang w:val="en-US" w:eastAsia="zh-CN"/>
              </w:rPr>
              <w:t>35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ind w:left="-78" w:leftChars="-37" w:right="-73" w:rightChars="-35"/>
              <w:jc w:val="left"/>
              <w:rPr>
                <w:rFonts w:ascii="宋体" w:hAnsi="宋体" w:cs="宋体"/>
                <w:szCs w:val="21"/>
              </w:rPr>
            </w:pPr>
            <w:commentRangeStart w:id="0"/>
            <w:r>
              <w:rPr>
                <w:rFonts w:hint="eastAsia" w:ascii="宋体" w:hAnsi="宋体" w:cs="宋体"/>
                <w:szCs w:val="21"/>
              </w:rPr>
              <w:t>投标人应如实填写《技术条款偏离表》，评审委员会根据技术需求参数响应情况进行打分：</w:t>
            </w:r>
          </w:p>
          <w:p>
            <w:pPr>
              <w:numPr>
                <w:ilvl w:val="0"/>
                <w:numId w:val="7"/>
              </w:numPr>
              <w:ind w:left="-78" w:leftChars="-37" w:right="-73" w:rightChars="-35"/>
              <w:jc w:val="left"/>
              <w:rPr>
                <w:rFonts w:ascii="宋体" w:hAnsi="宋体" w:cs="宋体"/>
                <w:szCs w:val="21"/>
              </w:rPr>
            </w:pPr>
            <w:r>
              <w:rPr>
                <w:rFonts w:hint="eastAsia" w:ascii="宋体" w:hAnsi="宋体" w:cs="宋体"/>
                <w:szCs w:val="21"/>
              </w:rPr>
              <w:t>技术部分各项技术参数指标及要求全部满足的得100分。</w:t>
            </w:r>
          </w:p>
          <w:p>
            <w:pPr>
              <w:numPr>
                <w:ilvl w:val="0"/>
                <w:numId w:val="7"/>
              </w:numPr>
              <w:ind w:left="-78" w:leftChars="-37" w:right="-73" w:rightChars="-35"/>
              <w:jc w:val="left"/>
              <w:rPr>
                <w:rFonts w:ascii="宋体" w:hAnsi="宋体" w:cs="宋体"/>
                <w:szCs w:val="21"/>
              </w:rPr>
            </w:pPr>
            <w:r>
              <w:rPr>
                <w:rFonts w:hint="eastAsia" w:ascii="宋体" w:hAnsi="宋体" w:cs="宋体"/>
                <w:b/>
                <w:bCs/>
                <w:szCs w:val="21"/>
              </w:rPr>
              <w:t>“▲”条款（</w:t>
            </w:r>
            <w:r>
              <w:rPr>
                <w:rFonts w:hint="eastAsia" w:ascii="宋体" w:hAnsi="宋体" w:cs="宋体"/>
                <w:b/>
                <w:bCs/>
                <w:szCs w:val="21"/>
                <w:highlight w:val="yellow"/>
              </w:rPr>
              <w:t>70</w:t>
            </w:r>
            <w:r>
              <w:rPr>
                <w:rFonts w:hint="eastAsia" w:ascii="宋体" w:hAnsi="宋体" w:cs="宋体"/>
                <w:b/>
                <w:bCs/>
                <w:szCs w:val="21"/>
              </w:rPr>
              <w:t>分）：</w:t>
            </w:r>
            <w:r>
              <w:rPr>
                <w:rFonts w:hint="eastAsia" w:ascii="宋体" w:hAnsi="宋体" w:cs="宋体"/>
                <w:szCs w:val="21"/>
              </w:rPr>
              <w:t>技术部分“▲”为重要技术参数，每负偏离一项扣</w:t>
            </w:r>
            <w:r>
              <w:rPr>
                <w:rFonts w:hint="eastAsia" w:ascii="宋体" w:hAnsi="宋体" w:cs="宋体"/>
                <w:szCs w:val="21"/>
                <w:highlight w:val="yellow"/>
              </w:rPr>
              <w:t>7.7</w:t>
            </w:r>
            <w:r>
              <w:rPr>
                <w:rFonts w:hint="eastAsia" w:ascii="宋体" w:hAnsi="宋体" w:cs="宋体"/>
                <w:szCs w:val="21"/>
              </w:rPr>
              <w:t>8分，</w:t>
            </w:r>
            <w:r>
              <w:rPr>
                <w:rFonts w:hint="eastAsia" w:ascii="宋体" w:hAnsi="宋体" w:cs="宋体"/>
                <w:szCs w:val="21"/>
                <w:lang w:val="zh-CN"/>
              </w:rPr>
              <w:t>扣完为止，</w:t>
            </w:r>
            <w:r>
              <w:rPr>
                <w:rFonts w:hint="eastAsia" w:ascii="宋体" w:hAnsi="宋体" w:cs="宋体"/>
                <w:szCs w:val="21"/>
              </w:rPr>
              <w:t>扣分不超过</w:t>
            </w:r>
            <w:r>
              <w:rPr>
                <w:rFonts w:hint="eastAsia" w:ascii="宋体" w:hAnsi="宋体" w:cs="宋体"/>
                <w:szCs w:val="21"/>
                <w:highlight w:val="yellow"/>
              </w:rPr>
              <w:t>70</w:t>
            </w:r>
            <w:r>
              <w:rPr>
                <w:rFonts w:hint="eastAsia" w:ascii="宋体" w:hAnsi="宋体" w:cs="宋体"/>
                <w:szCs w:val="21"/>
              </w:rPr>
              <w:t>分；</w:t>
            </w:r>
          </w:p>
          <w:p>
            <w:pPr>
              <w:numPr>
                <w:ilvl w:val="0"/>
                <w:numId w:val="7"/>
              </w:numPr>
              <w:ind w:left="-78" w:leftChars="-37" w:right="-73" w:rightChars="-35"/>
              <w:jc w:val="left"/>
              <w:rPr>
                <w:rFonts w:ascii="宋体" w:hAnsi="宋体" w:cs="宋体"/>
                <w:szCs w:val="21"/>
              </w:rPr>
            </w:pPr>
            <w:r>
              <w:rPr>
                <w:rFonts w:hint="eastAsia" w:ascii="宋体" w:hAnsi="宋体" w:cs="宋体"/>
                <w:b/>
                <w:bCs/>
                <w:szCs w:val="21"/>
              </w:rPr>
              <w:t>一般条款（</w:t>
            </w:r>
            <w:r>
              <w:rPr>
                <w:rFonts w:hint="eastAsia" w:ascii="宋体" w:hAnsi="宋体" w:cs="宋体"/>
                <w:b/>
                <w:bCs/>
                <w:szCs w:val="21"/>
                <w:highlight w:val="yellow"/>
              </w:rPr>
              <w:t>30</w:t>
            </w:r>
            <w:r>
              <w:rPr>
                <w:rFonts w:hint="eastAsia" w:ascii="宋体" w:hAnsi="宋体" w:cs="宋体"/>
                <w:b/>
                <w:bCs/>
                <w:szCs w:val="21"/>
              </w:rPr>
              <w:t>分）：技术部分</w:t>
            </w:r>
            <w:r>
              <w:rPr>
                <w:rFonts w:hint="eastAsia" w:ascii="宋体" w:hAnsi="宋体" w:cs="宋体"/>
                <w:szCs w:val="21"/>
              </w:rPr>
              <w:t>除“▲”外的为一般条款，每负偏离一项扣</w:t>
            </w:r>
            <w:r>
              <w:rPr>
                <w:rFonts w:hint="eastAsia" w:ascii="宋体" w:hAnsi="宋体" w:cs="宋体"/>
                <w:szCs w:val="21"/>
                <w:highlight w:val="yellow"/>
              </w:rPr>
              <w:t>3.75</w:t>
            </w:r>
            <w:r>
              <w:rPr>
                <w:rFonts w:hint="eastAsia" w:ascii="宋体" w:hAnsi="宋体" w:cs="宋体"/>
                <w:szCs w:val="21"/>
              </w:rPr>
              <w:t>分，扣分不超过</w:t>
            </w:r>
            <w:r>
              <w:rPr>
                <w:rFonts w:hint="eastAsia" w:ascii="宋体" w:hAnsi="宋体" w:cs="宋体"/>
                <w:b/>
                <w:bCs/>
                <w:szCs w:val="21"/>
                <w:highlight w:val="yellow"/>
              </w:rPr>
              <w:t>30</w:t>
            </w:r>
            <w:r>
              <w:rPr>
                <w:rFonts w:hint="eastAsia" w:ascii="宋体" w:hAnsi="宋体" w:cs="宋体"/>
                <w:szCs w:val="21"/>
              </w:rPr>
              <w:t>分。</w:t>
            </w:r>
          </w:p>
          <w:p>
            <w:pPr>
              <w:ind w:right="-73" w:rightChars="-35"/>
              <w:jc w:val="left"/>
              <w:rPr>
                <w:rFonts w:ascii="宋体" w:hAnsi="宋体" w:cs="宋体"/>
                <w:szCs w:val="21"/>
              </w:rPr>
            </w:pPr>
            <w:r>
              <w:rPr>
                <w:rFonts w:hint="eastAsia" w:ascii="宋体" w:hAnsi="宋体" w:cs="宋体"/>
                <w:szCs w:val="21"/>
              </w:rPr>
              <w:t>注：本大项总扣分不超过100分。</w:t>
            </w:r>
          </w:p>
          <w:p>
            <w:pPr>
              <w:ind w:left="-78" w:leftChars="-37" w:right="-73" w:rightChars="-35"/>
              <w:jc w:val="left"/>
              <w:rPr>
                <w:rFonts w:ascii="宋体" w:hAnsi="宋体" w:cs="宋体"/>
                <w:szCs w:val="21"/>
              </w:rPr>
            </w:pPr>
            <w:r>
              <w:rPr>
                <w:rFonts w:hint="eastAsia" w:ascii="宋体" w:hAnsi="宋体" w:cs="宋体"/>
                <w:szCs w:val="21"/>
              </w:rPr>
              <w:t>评审依据：</w:t>
            </w:r>
          </w:p>
          <w:p>
            <w:pPr>
              <w:numPr>
                <w:ilvl w:val="0"/>
                <w:numId w:val="8"/>
              </w:numPr>
              <w:ind w:left="-78" w:leftChars="-37" w:right="-73" w:rightChars="-35"/>
              <w:jc w:val="left"/>
              <w:rPr>
                <w:rFonts w:ascii="宋体" w:hAnsi="宋体" w:cs="宋体"/>
                <w:szCs w:val="21"/>
              </w:rPr>
            </w:pPr>
            <w:r>
              <w:rPr>
                <w:rFonts w:hint="eastAsia" w:ascii="宋体" w:hAnsi="宋体" w:cs="宋体"/>
                <w:szCs w:val="21"/>
              </w:rPr>
              <w:t>根据《技术条款偏离表》的响应情况及技术部分要求提供的证明材料进行打分。</w:t>
            </w:r>
          </w:p>
          <w:p>
            <w:pPr>
              <w:numPr>
                <w:ilvl w:val="0"/>
                <w:numId w:val="8"/>
              </w:numPr>
              <w:ind w:left="-78" w:leftChars="-37" w:right="-73" w:rightChars="-35"/>
              <w:jc w:val="left"/>
              <w:rPr>
                <w:rFonts w:ascii="宋体" w:hAnsi="宋体" w:cs="宋体"/>
                <w:szCs w:val="21"/>
              </w:rPr>
            </w:pPr>
            <w:r>
              <w:rPr>
                <w:rFonts w:hint="eastAsia" w:ascii="宋体" w:hAnsi="宋体" w:cs="宋体"/>
                <w:szCs w:val="21"/>
              </w:rPr>
              <w:t>技术参数是否判定偏离，以投标人《技术条款偏离表》的响应情况及按要求提供相关检验报告为准。投标人未按要求提供或提供不符合招标要求的检测报告，视为负偏离。（如对一项技术要求（以划分框为准）中的内容存在两处（或以上）负偏离的，在评分时只作一项负偏离扣分。）</w:t>
            </w:r>
          </w:p>
          <w:p>
            <w:pPr>
              <w:ind w:left="-78" w:leftChars="-37" w:right="-73" w:rightChars="-35"/>
              <w:jc w:val="left"/>
              <w:rPr>
                <w:rFonts w:ascii="宋体" w:hAnsi="宋体" w:cs="宋体"/>
                <w:szCs w:val="21"/>
              </w:rPr>
            </w:pPr>
            <w:r>
              <w:rPr>
                <w:rFonts w:hint="eastAsia" w:ascii="宋体" w:hAnsi="宋体" w:cs="宋体"/>
                <w:szCs w:val="21"/>
              </w:rPr>
              <w:t>2、</w:t>
            </w:r>
            <w:r>
              <w:rPr>
                <w:rFonts w:hint="eastAsia" w:hAnsi="宋体" w:cs="宋体"/>
                <w:b/>
                <w:color w:val="FF0000"/>
                <w:szCs w:val="21"/>
                <w:u w:val="double"/>
              </w:rPr>
              <w:t>同一货物对应的技术要求中带“▲”号的技术指标必须在检测报告中体现，一般技术指标只需进行响应。缺项、不响应或该项不满足要求则按该项负偏离处理，原件备查</w:t>
            </w:r>
            <w:r>
              <w:rPr>
                <w:rFonts w:hint="eastAsia" w:ascii="宋体" w:hAnsi="宋体" w:cs="宋体"/>
                <w:b/>
                <w:color w:val="FF0000"/>
                <w:szCs w:val="21"/>
                <w:u w:val="double"/>
              </w:rPr>
              <w:t>。</w:t>
            </w:r>
          </w:p>
          <w:p>
            <w:pPr>
              <w:ind w:left="-78" w:leftChars="-37" w:right="-73" w:rightChars="-35"/>
              <w:jc w:val="left"/>
              <w:rPr>
                <w:rFonts w:ascii="宋体" w:hAnsi="宋体" w:cs="宋体"/>
                <w:szCs w:val="21"/>
              </w:rPr>
            </w:pPr>
            <w:r>
              <w:rPr>
                <w:rFonts w:hint="eastAsia" w:ascii="宋体" w:hAnsi="宋体" w:cs="宋体"/>
                <w:szCs w:val="21"/>
              </w:rPr>
              <w:t xml:space="preserve">3、提供检测报告扫描件（原件备查）以及检验检测机构官网或权威机构等合法查询渠道的查询记录作为得分依据。相关检验检测报告在公开渠道无法查询的，需要求提供颁发部门、检验检测机构或者监管机构的证明材料，证明证书或检验检测报告真实有效且为合法机构颁发; </w:t>
            </w:r>
          </w:p>
          <w:p>
            <w:pPr>
              <w:widowControl/>
              <w:jc w:val="left"/>
              <w:rPr>
                <w:rFonts w:hint="eastAsia" w:ascii="宋体" w:hAnsi="宋体" w:cs="宋体"/>
                <w:kern w:val="0"/>
                <w:sz w:val="20"/>
                <w:szCs w:val="20"/>
                <w:lang w:eastAsia="zh-CN"/>
              </w:rPr>
            </w:pPr>
            <w:r>
              <w:rPr>
                <w:rFonts w:hint="eastAsia" w:ascii="宋体" w:hAnsi="宋体" w:cs="宋体"/>
                <w:szCs w:val="21"/>
              </w:rPr>
              <w:t>4.评分中出现未提供证明文件者或提供的证明文件不符合要求（或不清晰）导致评委无法辨别，一律作不得分处理。</w:t>
            </w:r>
            <w:commentRangeEnd w:id="0"/>
            <w:r>
              <w:commentReference w:id="0"/>
            </w:r>
          </w:p>
          <w:p>
            <w:pPr>
              <w:widowControl/>
              <w:jc w:val="left"/>
              <w:rPr>
                <w:rFonts w:cs="宋体"/>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2</w:t>
            </w:r>
          </w:p>
        </w:tc>
        <w:tc>
          <w:tcPr>
            <w:tcW w:w="1814" w:type="dxa"/>
            <w:vAlign w:val="center"/>
          </w:tcPr>
          <w:p>
            <w:pPr>
              <w:spacing w:line="240" w:lineRule="exact"/>
              <w:jc w:val="center"/>
              <w:rPr>
                <w:rFonts w:ascii="宋体" w:hAnsi="宋体"/>
                <w:color w:val="FF0000"/>
                <w:sz w:val="20"/>
                <w:szCs w:val="20"/>
              </w:rPr>
            </w:pPr>
            <w:r>
              <w:rPr>
                <w:rFonts w:hint="eastAsia" w:ascii="宋体" w:hAnsi="宋体"/>
                <w:sz w:val="20"/>
                <w:szCs w:val="20"/>
              </w:rPr>
              <w:t>施工安全保障措施</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ind w:left="-78" w:leftChars="-37" w:right="-73" w:rightChars="-35"/>
              <w:jc w:val="left"/>
              <w:rPr>
                <w:rFonts w:ascii="宋体" w:hAnsi="宋体" w:cs="宋体"/>
                <w:b/>
                <w:bCs/>
                <w:szCs w:val="21"/>
              </w:rPr>
            </w:pPr>
            <w:r>
              <w:rPr>
                <w:rFonts w:hint="eastAsia" w:ascii="宋体" w:hAnsi="宋体" w:cs="宋体"/>
                <w:b/>
                <w:bCs/>
                <w:szCs w:val="21"/>
              </w:rPr>
              <w:t>据</w:t>
            </w:r>
            <w:commentRangeStart w:id="1"/>
            <w:r>
              <w:rPr>
                <w:rFonts w:hint="eastAsia" w:ascii="宋体" w:hAnsi="宋体" w:cs="宋体"/>
                <w:b/>
                <w:bCs/>
                <w:szCs w:val="21"/>
              </w:rPr>
              <w:t>投标人</w:t>
            </w:r>
            <w:commentRangeEnd w:id="1"/>
            <w:r>
              <w:commentReference w:id="1"/>
            </w:r>
            <w:r>
              <w:rPr>
                <w:rFonts w:hint="eastAsia" w:ascii="宋体" w:hAnsi="宋体" w:cs="宋体"/>
                <w:b/>
                <w:bCs/>
                <w:szCs w:val="21"/>
              </w:rPr>
              <w:t>具有生产设备情况进行评分：</w:t>
            </w:r>
          </w:p>
          <w:p>
            <w:pPr>
              <w:ind w:left="-78" w:leftChars="-37" w:right="-73" w:rightChars="-35"/>
              <w:jc w:val="left"/>
              <w:rPr>
                <w:rFonts w:ascii="宋体" w:hAnsi="宋体" w:cs="宋体"/>
                <w:szCs w:val="21"/>
              </w:rPr>
            </w:pPr>
            <w:r>
              <w:rPr>
                <w:rFonts w:hint="eastAsia" w:ascii="宋体" w:hAnsi="宋体" w:cs="宋体"/>
                <w:szCs w:val="21"/>
              </w:rPr>
              <w:t>1） 投标人具有窗帘自动裁布设备的，得25分；</w:t>
            </w:r>
          </w:p>
          <w:p>
            <w:pPr>
              <w:ind w:left="-78" w:leftChars="-37" w:right="-73" w:rightChars="-35"/>
              <w:jc w:val="left"/>
              <w:rPr>
                <w:rFonts w:ascii="宋体" w:hAnsi="宋体" w:cs="宋体"/>
                <w:szCs w:val="21"/>
              </w:rPr>
            </w:pPr>
            <w:r>
              <w:rPr>
                <w:rFonts w:hint="eastAsia" w:ascii="宋体" w:hAnsi="宋体" w:cs="宋体"/>
                <w:szCs w:val="21"/>
              </w:rPr>
              <w:t xml:space="preserve">2） 投标人具有窗帘焊接设备的，得25分； </w:t>
            </w:r>
          </w:p>
          <w:p>
            <w:pPr>
              <w:tabs>
                <w:tab w:val="left" w:pos="671"/>
              </w:tabs>
              <w:ind w:left="-78" w:leftChars="-37" w:right="-73" w:rightChars="-35"/>
              <w:jc w:val="left"/>
              <w:rPr>
                <w:rFonts w:ascii="宋体" w:hAnsi="宋体" w:cs="宋体"/>
                <w:szCs w:val="21"/>
              </w:rPr>
            </w:pPr>
            <w:r>
              <w:rPr>
                <w:rFonts w:hint="eastAsia" w:ascii="宋体" w:hAnsi="宋体" w:cs="宋体"/>
                <w:szCs w:val="21"/>
              </w:rPr>
              <w:t xml:space="preserve">3） </w:t>
            </w:r>
            <w:commentRangeStart w:id="2"/>
            <w:commentRangeStart w:id="3"/>
            <w:r>
              <w:rPr>
                <w:rFonts w:hint="eastAsia" w:ascii="宋体" w:hAnsi="宋体" w:cs="宋体"/>
                <w:szCs w:val="21"/>
              </w:rPr>
              <w:t>投标人提供项目负责人具有特种作业操作证（操作项目：高处安装、维护、拆除作业）的；得25分。</w:t>
            </w:r>
            <w:commentRangeEnd w:id="2"/>
            <w:r>
              <w:commentReference w:id="2"/>
            </w:r>
          </w:p>
          <w:p>
            <w:pPr>
              <w:ind w:left="-78" w:leftChars="-37" w:right="-73" w:rightChars="-35"/>
              <w:jc w:val="left"/>
              <w:rPr>
                <w:rFonts w:ascii="宋体" w:hAnsi="宋体" w:cs="宋体"/>
                <w:szCs w:val="21"/>
              </w:rPr>
            </w:pPr>
            <w:r>
              <w:rPr>
                <w:rFonts w:hint="eastAsia" w:ascii="宋体" w:hAnsi="宋体" w:cs="宋体"/>
                <w:szCs w:val="21"/>
              </w:rPr>
              <w:t xml:space="preserve">4） </w:t>
            </w:r>
            <w:commentRangeStart w:id="4"/>
            <w:r>
              <w:rPr>
                <w:rFonts w:hint="eastAsia" w:ascii="宋体" w:hAnsi="宋体" w:cs="宋体"/>
                <w:szCs w:val="21"/>
              </w:rPr>
              <w:t>投标人投入的生产、安装人员在≧15人</w:t>
            </w:r>
            <w:commentRangeEnd w:id="4"/>
            <w:r>
              <w:commentReference w:id="4"/>
            </w:r>
            <w:r>
              <w:rPr>
                <w:rFonts w:hint="eastAsia" w:ascii="宋体" w:hAnsi="宋体" w:cs="宋体"/>
                <w:szCs w:val="21"/>
              </w:rPr>
              <w:t>；得25分。</w:t>
            </w:r>
            <w:commentRangeEnd w:id="3"/>
            <w:r>
              <w:commentReference w:id="3"/>
            </w:r>
          </w:p>
          <w:p>
            <w:pPr>
              <w:spacing w:before="156" w:beforeLines="50"/>
              <w:ind w:left="-78" w:leftChars="-37" w:right="-73" w:rightChars="-35"/>
              <w:jc w:val="left"/>
              <w:rPr>
                <w:rFonts w:ascii="宋体" w:hAnsi="宋体" w:cs="宋体"/>
                <w:b/>
                <w:bCs/>
                <w:szCs w:val="21"/>
              </w:rPr>
            </w:pPr>
            <w:r>
              <w:rPr>
                <w:rFonts w:hint="eastAsia" w:ascii="宋体" w:hAnsi="宋体" w:cs="宋体"/>
                <w:b/>
                <w:bCs/>
                <w:szCs w:val="21"/>
              </w:rPr>
              <w:t>评审依据：</w:t>
            </w:r>
          </w:p>
          <w:p>
            <w:pPr>
              <w:widowControl/>
              <w:wordWrap w:val="0"/>
              <w:textAlignment w:val="top"/>
              <w:rPr>
                <w:szCs w:val="21"/>
              </w:rPr>
            </w:pPr>
            <w:r>
              <w:rPr>
                <w:rFonts w:hint="eastAsia" w:ascii="宋体" w:hAnsi="宋体" w:cs="宋体"/>
                <w:b/>
                <w:bCs/>
                <w:szCs w:val="21"/>
              </w:rPr>
              <w:t>1.设备部分：</w:t>
            </w:r>
            <w:r>
              <w:rPr>
                <w:rFonts w:hint="eastAsia" w:ascii="宋体" w:hAnsi="宋体" w:cs="宋体"/>
                <w:szCs w:val="21"/>
              </w:rPr>
              <w:t xml:space="preserve"> </w:t>
            </w:r>
            <w:r>
              <w:rPr>
                <w:rFonts w:ascii="宋体" w:hAnsi="宋体" w:cs="宋体"/>
                <w:szCs w:val="21"/>
              </w:rPr>
              <w:t xml:space="preserve"> </w:t>
            </w:r>
            <w:r>
              <w:rPr>
                <w:rFonts w:hint="eastAsia" w:ascii="宋体" w:hAnsi="宋体" w:cs="宋体"/>
                <w:szCs w:val="21"/>
              </w:rPr>
              <w:t xml:space="preserve"> </w:t>
            </w:r>
            <w:r>
              <w:rPr>
                <w:rFonts w:ascii="宋体" w:hAnsi="宋体" w:cs="宋体"/>
                <w:szCs w:val="21"/>
              </w:rPr>
              <w:t xml:space="preserve">  </w:t>
            </w:r>
          </w:p>
          <w:p>
            <w:pPr>
              <w:widowControl/>
              <w:wordWrap w:val="0"/>
              <w:jc w:val="left"/>
              <w:textAlignment w:val="top"/>
              <w:rPr>
                <w:rFonts w:ascii="宋体" w:hAnsi="宋体" w:cs="宋体"/>
                <w:szCs w:val="21"/>
              </w:rPr>
            </w:pPr>
            <w:r>
              <w:rPr>
                <w:rFonts w:hint="eastAsia" w:ascii="宋体" w:hAnsi="宋体" w:cs="宋体"/>
                <w:b/>
                <w:bCs/>
                <w:szCs w:val="21"/>
              </w:rPr>
              <w:t>1）自有设备:</w:t>
            </w:r>
            <w:r>
              <w:rPr>
                <w:rFonts w:hint="eastAsia" w:ascii="宋体" w:hAnsi="宋体" w:cs="宋体"/>
                <w:szCs w:val="21"/>
              </w:rPr>
              <w:t>提供有效设备购买发票或采购合同及投标人车间实景照片（</w:t>
            </w:r>
            <w:commentRangeStart w:id="5"/>
            <w:r>
              <w:rPr>
                <w:rFonts w:hint="eastAsia" w:ascii="宋体" w:hAnsi="宋体" w:cs="宋体"/>
                <w:szCs w:val="21"/>
              </w:rPr>
              <w:t>采用今日水印相机定位拍照</w:t>
            </w:r>
            <w:commentRangeEnd w:id="5"/>
            <w:r>
              <w:commentReference w:id="5"/>
            </w:r>
            <w:r>
              <w:rPr>
                <w:rFonts w:hint="eastAsia" w:ascii="宋体" w:hAnsi="宋体" w:cs="宋体"/>
                <w:szCs w:val="21"/>
              </w:rPr>
              <w:t>）；</w:t>
            </w:r>
          </w:p>
          <w:p>
            <w:pPr>
              <w:widowControl/>
              <w:wordWrap w:val="0"/>
              <w:jc w:val="left"/>
              <w:textAlignment w:val="top"/>
              <w:rPr>
                <w:rFonts w:ascii="宋体" w:hAnsi="宋体" w:cs="宋体"/>
                <w:szCs w:val="21"/>
              </w:rPr>
            </w:pPr>
            <w:r>
              <w:rPr>
                <w:rFonts w:hint="eastAsia" w:ascii="宋体" w:hAnsi="宋体" w:cs="宋体"/>
                <w:szCs w:val="21"/>
              </w:rPr>
              <w:t>（发票或购买合同抬头必须是投标人且购买日期须在本项目发布采购（招标）公告发布日期之前）；</w:t>
            </w:r>
          </w:p>
          <w:p>
            <w:pPr>
              <w:widowControl/>
              <w:wordWrap w:val="0"/>
              <w:jc w:val="left"/>
              <w:textAlignment w:val="top"/>
              <w:rPr>
                <w:szCs w:val="21"/>
              </w:rPr>
            </w:pPr>
            <w:r>
              <w:rPr>
                <w:rFonts w:hint="eastAsia" w:ascii="宋体" w:hAnsi="宋体" w:cs="宋体"/>
                <w:b/>
                <w:bCs/>
                <w:szCs w:val="21"/>
              </w:rPr>
              <w:t>2）租赁设备：</w:t>
            </w:r>
            <w:r>
              <w:rPr>
                <w:rFonts w:hint="eastAsia" w:ascii="宋体" w:hAnsi="宋体" w:cs="宋体"/>
                <w:szCs w:val="21"/>
              </w:rPr>
              <w:t>提供有效期内租赁合同、租赁发票和设备在投标人工厂的照片【</w:t>
            </w:r>
            <w:commentRangeStart w:id="6"/>
            <w:r>
              <w:rPr>
                <w:rFonts w:hint="eastAsia" w:ascii="宋体" w:hAnsi="宋体" w:cs="宋体"/>
                <w:szCs w:val="21"/>
              </w:rPr>
              <w:t>采用今日水印相机定位拍照；</w:t>
            </w:r>
            <w:commentRangeEnd w:id="6"/>
            <w:r>
              <w:commentReference w:id="6"/>
            </w:r>
            <w:r>
              <w:rPr>
                <w:rFonts w:hint="eastAsia" w:ascii="宋体" w:hAnsi="宋体" w:cs="宋体"/>
                <w:szCs w:val="21"/>
              </w:rPr>
              <w:t>租赁合同起始时间须在本项目发布采购（招标）公告发布日期之前】。</w:t>
            </w:r>
          </w:p>
          <w:p>
            <w:pPr>
              <w:widowControl/>
              <w:wordWrap w:val="0"/>
              <w:jc w:val="left"/>
              <w:textAlignment w:val="top"/>
              <w:rPr>
                <w:rFonts w:ascii="宋体" w:hAnsi="宋体" w:cs="宋体"/>
                <w:szCs w:val="21"/>
              </w:rPr>
            </w:pPr>
            <w:r>
              <w:rPr>
                <w:rFonts w:hint="eastAsia" w:ascii="宋体" w:hAnsi="宋体" w:cs="宋体"/>
                <w:szCs w:val="21"/>
              </w:rPr>
              <w:t>3）</w:t>
            </w:r>
            <w:r>
              <w:rPr>
                <w:rFonts w:hint="eastAsia" w:ascii="宋体" w:hAnsi="宋体" w:cs="宋体"/>
                <w:b/>
                <w:bCs/>
                <w:szCs w:val="21"/>
              </w:rPr>
              <w:t>名称不完全一致的设备需提供书面说明，以证明是同种设备，评委认可后可得分</w:t>
            </w:r>
            <w:r>
              <w:rPr>
                <w:rFonts w:hint="eastAsia" w:ascii="宋体" w:hAnsi="宋体" w:cs="宋体"/>
                <w:szCs w:val="21"/>
              </w:rPr>
              <w:t>。</w:t>
            </w:r>
          </w:p>
          <w:p>
            <w:pPr>
              <w:rPr>
                <w:szCs w:val="21"/>
              </w:rPr>
            </w:pPr>
          </w:p>
          <w:p>
            <w:pPr>
              <w:widowControl/>
              <w:wordWrap w:val="0"/>
              <w:textAlignment w:val="top"/>
              <w:rPr>
                <w:rFonts w:ascii="宋体" w:hAnsi="宋体" w:cs="宋体"/>
                <w:szCs w:val="21"/>
              </w:rPr>
            </w:pPr>
            <w:r>
              <w:rPr>
                <w:rFonts w:hint="eastAsia" w:ascii="宋体" w:hAnsi="宋体" w:cs="宋体"/>
                <w:szCs w:val="21"/>
              </w:rPr>
              <w:t>2.人员部分：</w:t>
            </w:r>
          </w:p>
          <w:p>
            <w:pPr>
              <w:widowControl/>
              <w:wordWrap w:val="0"/>
              <w:jc w:val="left"/>
              <w:textAlignment w:val="top"/>
              <w:rPr>
                <w:rFonts w:ascii="宋体" w:hAnsi="宋体" w:cs="宋体"/>
                <w:szCs w:val="21"/>
              </w:rPr>
            </w:pPr>
            <w:r>
              <w:rPr>
                <w:rFonts w:hint="eastAsia" w:ascii="宋体" w:hAnsi="宋体" w:cs="宋体"/>
                <w:szCs w:val="21"/>
              </w:rPr>
              <w:t>1)项目负责人提供有</w:t>
            </w:r>
            <w:commentRangeStart w:id="7"/>
            <w:r>
              <w:rPr>
                <w:rFonts w:hint="eastAsia" w:ascii="宋体" w:hAnsi="宋体" w:cs="宋体"/>
                <w:szCs w:val="21"/>
              </w:rPr>
              <w:t>效特种作业操作证</w:t>
            </w:r>
            <w:commentRangeEnd w:id="7"/>
            <w:r>
              <w:commentReference w:id="7"/>
            </w:r>
            <w:r>
              <w:rPr>
                <w:rFonts w:hint="eastAsia" w:ascii="宋体" w:hAnsi="宋体" w:cs="宋体"/>
                <w:szCs w:val="21"/>
              </w:rPr>
              <w:t>、近</w:t>
            </w:r>
            <w:commentRangeStart w:id="8"/>
            <w:commentRangeStart w:id="9"/>
            <w:commentRangeStart w:id="10"/>
            <w:r>
              <w:rPr>
                <w:rFonts w:hint="eastAsia" w:ascii="宋体" w:hAnsi="宋体" w:cs="宋体"/>
                <w:szCs w:val="21"/>
              </w:rPr>
              <w:t>6个月</w:t>
            </w:r>
            <w:commentRangeEnd w:id="8"/>
            <w:r>
              <w:rPr>
                <w:rFonts w:hint="eastAsia" w:ascii="宋体" w:hAnsi="宋体" w:cs="宋体"/>
                <w:szCs w:val="21"/>
              </w:rPr>
              <w:commentReference w:id="8"/>
            </w:r>
            <w:commentRangeEnd w:id="9"/>
            <w:r>
              <w:commentReference w:id="9"/>
            </w:r>
            <w:commentRangeEnd w:id="10"/>
            <w:r>
              <w:rPr>
                <w:rStyle w:val="58"/>
              </w:rPr>
              <w:commentReference w:id="10"/>
            </w:r>
            <w:r>
              <w:rPr>
                <w:rFonts w:hint="eastAsia" w:ascii="宋体" w:hAnsi="宋体" w:cs="宋体"/>
                <w:szCs w:val="21"/>
              </w:rPr>
              <w:t>在投标标人处缴纳的社保证明</w:t>
            </w:r>
          </w:p>
          <w:p>
            <w:pPr>
              <w:widowControl/>
              <w:wordWrap w:val="0"/>
              <w:jc w:val="left"/>
              <w:textAlignment w:val="top"/>
              <w:rPr>
                <w:rFonts w:ascii="宋体" w:hAnsi="宋体" w:cs="宋体"/>
                <w:szCs w:val="21"/>
              </w:rPr>
            </w:pPr>
            <w:r>
              <w:rPr>
                <w:rFonts w:hint="eastAsia" w:ascii="宋体" w:hAnsi="宋体" w:cs="宋体"/>
                <w:szCs w:val="21"/>
              </w:rPr>
              <w:t>2)生产、安装人员提供人员清单、身份证和近</w:t>
            </w:r>
            <w:commentRangeStart w:id="11"/>
            <w:r>
              <w:rPr>
                <w:rFonts w:hint="eastAsia" w:ascii="宋体" w:hAnsi="宋体" w:cs="宋体"/>
                <w:szCs w:val="21"/>
              </w:rPr>
              <w:t>6个月</w:t>
            </w:r>
            <w:commentRangeEnd w:id="11"/>
            <w:r>
              <w:rPr>
                <w:rStyle w:val="58"/>
              </w:rPr>
              <w:commentReference w:id="11"/>
            </w:r>
            <w:r>
              <w:rPr>
                <w:rStyle w:val="58"/>
                <w:rFonts w:hint="eastAsia"/>
              </w:rPr>
              <w:t>在投标标人处缴纳的社保证明</w:t>
            </w:r>
            <w:r>
              <w:rPr>
                <w:rFonts w:hint="eastAsia" w:ascii="宋体" w:hAnsi="宋体" w:cs="宋体"/>
                <w:szCs w:val="21"/>
              </w:rPr>
              <w:t xml:space="preserve">; </w:t>
            </w:r>
          </w:p>
          <w:p>
            <w:pPr>
              <w:widowControl/>
              <w:wordWrap w:val="0"/>
              <w:textAlignment w:val="top"/>
              <w:rPr>
                <w:rFonts w:ascii="宋体" w:hAnsi="宋体" w:cs="宋体"/>
                <w:szCs w:val="21"/>
              </w:rPr>
            </w:pPr>
            <w:r>
              <w:rPr>
                <w:rFonts w:hint="eastAsia" w:ascii="宋体" w:hAnsi="宋体" w:cs="宋体"/>
                <w:szCs w:val="21"/>
              </w:rPr>
              <w:t>3)上述社保未出月份则往前顺延一到二个月，若入职未满6个月，提供入职至今；如投标人为新成立企业且成立时间不足6个月可提情况说明或者证明材料亦视为符合；如依法不需要缴纳社会保险的，应提供相应文件证明)。</w:t>
            </w:r>
            <w:r>
              <w:rPr>
                <w:rFonts w:ascii="宋体" w:hAnsi="宋体" w:cs="宋体"/>
                <w:szCs w:val="21"/>
              </w:rPr>
              <w:t xml:space="preserve"> </w:t>
            </w:r>
          </w:p>
          <w:p>
            <w:pPr>
              <w:rPr>
                <w:szCs w:val="21"/>
              </w:rPr>
            </w:pPr>
            <w:r>
              <w:rPr>
                <w:rFonts w:hint="eastAsia"/>
                <w:szCs w:val="21"/>
              </w:rPr>
              <w:t>3.</w:t>
            </w:r>
            <w:r>
              <w:rPr>
                <w:rFonts w:hint="eastAsia" w:ascii="宋体" w:hAnsi="宋体" w:cs="宋体"/>
                <w:color w:val="000000"/>
                <w:szCs w:val="21"/>
              </w:rPr>
              <w:t>以上证明评审依据提供扫描 件（截图）原件备查，评分中出现无证明资料或专家无法凭所提供资料判断是否得分的情况，一律作不得分处理。</w:t>
            </w:r>
          </w:p>
          <w:p>
            <w:pPr>
              <w:widowControl/>
              <w:textAlignment w:val="center"/>
              <w:rPr>
                <w:rFonts w:ascii="宋体" w:hAnsi="宋体" w:cs="宋体"/>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3</w:t>
            </w:r>
          </w:p>
        </w:tc>
        <w:tc>
          <w:tcPr>
            <w:tcW w:w="1814" w:type="dxa"/>
            <w:vAlign w:val="center"/>
          </w:tcPr>
          <w:p>
            <w:pPr>
              <w:spacing w:line="240" w:lineRule="exact"/>
              <w:jc w:val="center"/>
              <w:rPr>
                <w:rFonts w:hint="default" w:ascii="宋体" w:hAnsi="宋体" w:eastAsia="宋体"/>
                <w:color w:val="FF0000"/>
                <w:sz w:val="20"/>
                <w:szCs w:val="20"/>
                <w:lang w:val="en-US" w:eastAsia="zh-CN"/>
              </w:rPr>
            </w:pPr>
            <w:r>
              <w:rPr>
                <w:rFonts w:hint="eastAsia" w:ascii="宋体" w:hAnsi="宋体" w:cs="宋体"/>
                <w:sz w:val="20"/>
                <w:szCs w:val="20"/>
                <w:lang w:val="en-US" w:eastAsia="zh-CN"/>
              </w:rPr>
              <w:t>实施方案</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cs="宋体"/>
                <w:sz w:val="20"/>
                <w:szCs w:val="20"/>
                <w:lang w:val="en-US" w:eastAsia="zh-CN"/>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wordWrap w:val="0"/>
              <w:textAlignment w:val="top"/>
              <w:rPr>
                <w:szCs w:val="21"/>
              </w:rPr>
            </w:pPr>
            <w:ins w:id="2" w:author="吕静" w:date="2024-05-28T16:16:34Z">
              <w:r>
                <w:rPr>
                  <w:rFonts w:hint="eastAsia"/>
                  <w:szCs w:val="21"/>
                  <w:lang w:eastAsia="zh-CN"/>
                </w:rPr>
                <w:t>（</w:t>
              </w:r>
            </w:ins>
            <w:ins w:id="3" w:author="吕静" w:date="2024-05-28T16:16:38Z">
              <w:r>
                <w:rPr>
                  <w:rFonts w:hint="eastAsia"/>
                  <w:szCs w:val="21"/>
                  <w:lang w:val="en-US" w:eastAsia="zh-CN"/>
                </w:rPr>
                <w:t>一</w:t>
              </w:r>
            </w:ins>
            <w:ins w:id="4" w:author="吕静" w:date="2024-05-28T16:16:34Z">
              <w:r>
                <w:rPr>
                  <w:rFonts w:hint="eastAsia"/>
                  <w:szCs w:val="21"/>
                  <w:lang w:eastAsia="zh-CN"/>
                </w:rPr>
                <w:t>）</w:t>
              </w:r>
            </w:ins>
            <w:ins w:id="5" w:author="吕静" w:date="2024-05-28T16:16:41Z">
              <w:r>
                <w:rPr>
                  <w:rFonts w:hint="eastAsia"/>
                  <w:szCs w:val="21"/>
                  <w:lang w:val="en-US" w:eastAsia="zh-CN"/>
                </w:rPr>
                <w:t>评分</w:t>
              </w:r>
            </w:ins>
            <w:ins w:id="6" w:author="吕静" w:date="2024-05-28T16:16:42Z">
              <w:r>
                <w:rPr>
                  <w:rFonts w:hint="eastAsia"/>
                  <w:szCs w:val="21"/>
                  <w:lang w:val="en-US" w:eastAsia="zh-CN"/>
                </w:rPr>
                <w:t>内容</w:t>
              </w:r>
            </w:ins>
            <w:ins w:id="7" w:author="吕静" w:date="2024-05-28T16:16:43Z">
              <w:r>
                <w:rPr>
                  <w:rFonts w:hint="eastAsia"/>
                  <w:szCs w:val="21"/>
                  <w:lang w:val="en-US" w:eastAsia="zh-CN"/>
                </w:rPr>
                <w:t>：</w:t>
              </w:r>
            </w:ins>
            <w:r>
              <w:rPr>
                <w:rFonts w:hint="eastAsia"/>
                <w:szCs w:val="21"/>
              </w:rPr>
              <w:t>项目实施方案需包含以下内容：</w:t>
            </w:r>
          </w:p>
          <w:p>
            <w:pPr>
              <w:wordWrap w:val="0"/>
              <w:textAlignment w:val="top"/>
              <w:rPr>
                <w:szCs w:val="21"/>
              </w:rPr>
            </w:pPr>
            <w:r>
              <w:rPr>
                <w:rFonts w:hint="eastAsia"/>
                <w:szCs w:val="21"/>
              </w:rPr>
              <w:t>1、供货保障方案；</w:t>
            </w:r>
          </w:p>
          <w:p>
            <w:pPr>
              <w:wordWrap w:val="0"/>
              <w:textAlignment w:val="top"/>
              <w:rPr>
                <w:szCs w:val="21"/>
              </w:rPr>
            </w:pPr>
            <w:r>
              <w:rPr>
                <w:rFonts w:hint="eastAsia"/>
                <w:szCs w:val="21"/>
              </w:rPr>
              <w:t>2、质量保证方案；</w:t>
            </w:r>
          </w:p>
          <w:p>
            <w:pPr>
              <w:wordWrap w:val="0"/>
              <w:textAlignment w:val="top"/>
              <w:rPr>
                <w:szCs w:val="21"/>
              </w:rPr>
            </w:pPr>
            <w:r>
              <w:rPr>
                <w:rFonts w:hint="eastAsia"/>
                <w:szCs w:val="21"/>
              </w:rPr>
              <w:t>3、售后响应方案；</w:t>
            </w:r>
          </w:p>
          <w:p>
            <w:pPr>
              <w:wordWrap w:val="0"/>
              <w:textAlignment w:val="top"/>
              <w:rPr>
                <w:szCs w:val="21"/>
              </w:rPr>
            </w:pPr>
            <w:r>
              <w:rPr>
                <w:rFonts w:hint="eastAsia"/>
                <w:szCs w:val="21"/>
              </w:rPr>
              <w:t>4、安装、调试、验收的方案</w:t>
            </w:r>
          </w:p>
          <w:p>
            <w:pPr>
              <w:wordWrap w:val="0"/>
              <w:textAlignment w:val="top"/>
              <w:rPr>
                <w:szCs w:val="21"/>
              </w:rPr>
            </w:pPr>
            <w:r>
              <w:rPr>
                <w:rFonts w:hint="eastAsia"/>
                <w:szCs w:val="21"/>
              </w:rPr>
              <w:t>5、技术力量和人力资源安排。</w:t>
            </w:r>
          </w:p>
          <w:p>
            <w:pPr>
              <w:wordWrap w:val="0"/>
              <w:textAlignment w:val="top"/>
              <w:rPr>
                <w:rFonts w:ascii="宋体" w:hAnsi="宋体" w:cs="宋体"/>
                <w:b/>
                <w:bCs/>
                <w:szCs w:val="21"/>
              </w:rPr>
            </w:pPr>
            <w:ins w:id="8" w:author="吕静" w:date="2024-05-28T16:16:50Z">
              <w:r>
                <w:rPr>
                  <w:rFonts w:hint="eastAsia" w:ascii="宋体" w:hAnsi="宋体" w:cs="宋体"/>
                  <w:b/>
                  <w:bCs/>
                  <w:szCs w:val="21"/>
                  <w:lang w:eastAsia="zh-CN"/>
                </w:rPr>
                <w:t>（</w:t>
              </w:r>
            </w:ins>
            <w:ins w:id="9" w:author="吕静" w:date="2024-05-28T16:16:52Z">
              <w:r>
                <w:rPr>
                  <w:rFonts w:hint="eastAsia" w:ascii="宋体" w:hAnsi="宋体" w:cs="宋体"/>
                  <w:b/>
                  <w:bCs/>
                  <w:szCs w:val="21"/>
                  <w:lang w:val="en-US" w:eastAsia="zh-CN"/>
                </w:rPr>
                <w:t>二</w:t>
              </w:r>
            </w:ins>
            <w:ins w:id="10" w:author="吕静" w:date="2024-05-28T16:16:51Z">
              <w:r>
                <w:rPr>
                  <w:rFonts w:hint="eastAsia" w:ascii="宋体" w:hAnsi="宋体" w:cs="宋体"/>
                  <w:b/>
                  <w:bCs/>
                  <w:szCs w:val="21"/>
                  <w:lang w:eastAsia="zh-CN"/>
                </w:rPr>
                <w:t>）</w:t>
              </w:r>
            </w:ins>
            <w:r>
              <w:rPr>
                <w:rFonts w:hint="eastAsia" w:ascii="宋体" w:hAnsi="宋体" w:cs="宋体"/>
                <w:b/>
                <w:bCs/>
                <w:szCs w:val="21"/>
              </w:rPr>
              <w:t>评审标准：</w:t>
            </w:r>
          </w:p>
          <w:p>
            <w:pPr>
              <w:wordWrap w:val="0"/>
              <w:textAlignment w:val="top"/>
              <w:rPr>
                <w:szCs w:val="21"/>
              </w:rPr>
            </w:pPr>
            <w:commentRangeStart w:id="12"/>
            <w:r>
              <w:rPr>
                <w:rFonts w:hint="eastAsia"/>
                <w:b/>
                <w:bCs/>
                <w:szCs w:val="21"/>
              </w:rPr>
              <w:t>每缺一项扣10分，总扣分不超过30分</w:t>
            </w:r>
            <w:r>
              <w:rPr>
                <w:rFonts w:hint="eastAsia"/>
                <w:szCs w:val="21"/>
              </w:rPr>
              <w:t>。</w:t>
            </w:r>
            <w:commentRangeEnd w:id="12"/>
            <w:r>
              <w:commentReference w:id="12"/>
            </w:r>
          </w:p>
          <w:p>
            <w:pPr>
              <w:wordWrap w:val="0"/>
              <w:textAlignment w:val="top"/>
              <w:rPr>
                <w:b/>
                <w:bCs/>
                <w:szCs w:val="21"/>
              </w:rPr>
            </w:pPr>
            <w:r>
              <w:rPr>
                <w:rFonts w:hint="eastAsia"/>
                <w:b/>
                <w:bCs/>
                <w:szCs w:val="21"/>
              </w:rPr>
              <w:t>在此基础上，根据方案整体全面性、具体性、针对性、合理性、可操作性进行评分，本项最高加</w:t>
            </w:r>
            <w:r>
              <w:rPr>
                <w:b/>
                <w:bCs/>
                <w:szCs w:val="21"/>
              </w:rPr>
              <w:t>70</w:t>
            </w:r>
            <w:r>
              <w:rPr>
                <w:rFonts w:hint="eastAsia"/>
                <w:b/>
                <w:bCs/>
                <w:szCs w:val="21"/>
              </w:rPr>
              <w:t>分。</w:t>
            </w:r>
          </w:p>
          <w:p>
            <w:pPr>
              <w:wordWrap w:val="0"/>
              <w:textAlignment w:val="top"/>
              <w:rPr>
                <w:szCs w:val="21"/>
              </w:rPr>
            </w:pPr>
            <w:r>
              <w:rPr>
                <w:rFonts w:hint="eastAsia"/>
                <w:szCs w:val="21"/>
              </w:rPr>
              <w:t>（1）项目实施方案内容完整准确；</w:t>
            </w:r>
          </w:p>
          <w:p>
            <w:pPr>
              <w:wordWrap w:val="0"/>
              <w:textAlignment w:val="top"/>
              <w:rPr>
                <w:szCs w:val="21"/>
              </w:rPr>
            </w:pPr>
            <w:r>
              <w:rPr>
                <w:rFonts w:hint="eastAsia"/>
                <w:szCs w:val="21"/>
              </w:rPr>
              <w:t>（2）项目实施方案内容具体；</w:t>
            </w:r>
          </w:p>
          <w:p>
            <w:pPr>
              <w:wordWrap w:val="0"/>
              <w:textAlignment w:val="top"/>
              <w:rPr>
                <w:szCs w:val="21"/>
              </w:rPr>
            </w:pPr>
            <w:r>
              <w:rPr>
                <w:rFonts w:hint="eastAsia"/>
                <w:szCs w:val="21"/>
              </w:rPr>
              <w:t>（3）项目实施方案内容针对性强；</w:t>
            </w:r>
          </w:p>
          <w:p>
            <w:pPr>
              <w:wordWrap w:val="0"/>
              <w:textAlignment w:val="top"/>
              <w:rPr>
                <w:szCs w:val="21"/>
              </w:rPr>
            </w:pPr>
            <w:r>
              <w:rPr>
                <w:rFonts w:hint="eastAsia"/>
                <w:szCs w:val="21"/>
              </w:rPr>
              <w:t>（4）项目实施方案内容</w:t>
            </w:r>
            <w:commentRangeStart w:id="13"/>
            <w:r>
              <w:rPr>
                <w:rFonts w:hint="eastAsia"/>
                <w:szCs w:val="21"/>
              </w:rPr>
              <w:t>科学合理</w:t>
            </w:r>
            <w:commentRangeEnd w:id="13"/>
            <w:r>
              <w:commentReference w:id="13"/>
            </w:r>
            <w:r>
              <w:rPr>
                <w:rFonts w:hint="eastAsia"/>
                <w:szCs w:val="21"/>
              </w:rPr>
              <w:t>；</w:t>
            </w:r>
          </w:p>
          <w:p>
            <w:pPr>
              <w:wordWrap w:val="0"/>
              <w:textAlignment w:val="top"/>
              <w:rPr>
                <w:szCs w:val="21"/>
              </w:rPr>
            </w:pPr>
            <w:r>
              <w:rPr>
                <w:rFonts w:hint="eastAsia"/>
                <w:szCs w:val="21"/>
              </w:rPr>
              <w:t>（5）项目实施方案内容可操作性强。</w:t>
            </w:r>
          </w:p>
          <w:p>
            <w:pPr>
              <w:spacing w:line="240" w:lineRule="exact"/>
              <w:rPr>
                <w:rFonts w:ascii="宋体" w:hAnsi="宋体" w:cs="宋体"/>
                <w:sz w:val="20"/>
                <w:szCs w:val="20"/>
              </w:rPr>
            </w:pPr>
            <w:r>
              <w:rPr>
                <w:rFonts w:hint="eastAsia"/>
                <w:szCs w:val="21"/>
              </w:rPr>
              <w:t>满足以上五项要求的评价为优，得</w:t>
            </w:r>
            <w:r>
              <w:rPr>
                <w:szCs w:val="21"/>
              </w:rPr>
              <w:t>70</w:t>
            </w:r>
            <w:r>
              <w:rPr>
                <w:rFonts w:hint="eastAsia"/>
                <w:szCs w:val="21"/>
              </w:rPr>
              <w:t>分；满足以上四项要求的评价为良，得</w:t>
            </w:r>
            <w:r>
              <w:rPr>
                <w:szCs w:val="21"/>
              </w:rPr>
              <w:t>30</w:t>
            </w:r>
            <w:r>
              <w:rPr>
                <w:rFonts w:hint="eastAsia"/>
                <w:szCs w:val="21"/>
              </w:rPr>
              <w:t>分；满足以上三项要求的评价为中，得</w:t>
            </w:r>
            <w:r>
              <w:rPr>
                <w:szCs w:val="21"/>
              </w:rPr>
              <w:t>10</w:t>
            </w:r>
            <w:r>
              <w:rPr>
                <w:rFonts w:hint="eastAsia"/>
                <w:szCs w:val="21"/>
              </w:rPr>
              <w:t>分；其它情况的评价为差，不加分。</w:t>
            </w:r>
            <w:r>
              <w:commentReference w:id="14"/>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160" w:line="240" w:lineRule="exact"/>
              <w:jc w:val="center"/>
              <w:outlineLvl w:val="2"/>
              <w:rPr>
                <w:rFonts w:ascii="宋体" w:hAnsi="宋体" w:eastAsia="仿宋_GB2312"/>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4</w:t>
            </w:r>
          </w:p>
        </w:tc>
        <w:tc>
          <w:tcPr>
            <w:tcW w:w="1814" w:type="dxa"/>
            <w:vAlign w:val="center"/>
          </w:tcPr>
          <w:p>
            <w:pPr>
              <w:spacing w:line="240" w:lineRule="exact"/>
              <w:jc w:val="center"/>
              <w:rPr>
                <w:rFonts w:hint="eastAsia" w:ascii="宋体" w:hAnsi="宋体" w:eastAsia="宋体"/>
                <w:color w:val="FF0000"/>
                <w:sz w:val="20"/>
                <w:szCs w:val="20"/>
                <w:lang w:eastAsia="zh-CN"/>
              </w:rPr>
            </w:pPr>
            <w:r>
              <w:rPr>
                <w:rFonts w:hint="eastAsia" w:ascii="宋体" w:hAnsi="宋体" w:cs="宋体"/>
                <w:sz w:val="20"/>
                <w:szCs w:val="20"/>
                <w:lang w:val="en-US" w:eastAsia="zh-CN"/>
              </w:rPr>
              <w:t>样品</w:t>
            </w:r>
          </w:p>
        </w:tc>
        <w:tc>
          <w:tcPr>
            <w:tcW w:w="720" w:type="dxa"/>
            <w:vAlign w:val="center"/>
          </w:tcPr>
          <w:p>
            <w:pPr>
              <w:spacing w:line="240" w:lineRule="exact"/>
              <w:jc w:val="center"/>
              <w:rPr>
                <w:rFonts w:hint="default" w:ascii="宋体" w:hAnsi="宋体" w:eastAsia="宋体"/>
                <w:sz w:val="20"/>
                <w:szCs w:val="20"/>
                <w:lang w:val="en-US" w:eastAsia="zh-CN"/>
              </w:rPr>
            </w:pPr>
            <w:r>
              <w:rPr>
                <w:rFonts w:hint="eastAsia" w:ascii="宋体" w:hAnsi="宋体" w:cs="宋体"/>
                <w:sz w:val="20"/>
                <w:szCs w:val="20"/>
                <w:lang w:val="en-US" w:eastAsia="zh-CN"/>
              </w:rPr>
              <w:t>10</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vAlign w:val="center"/>
          </w:tcPr>
          <w:p>
            <w:pPr>
              <w:pStyle w:val="82"/>
              <w:wordWrap w:val="0"/>
              <w:ind w:firstLine="0" w:firstLineChars="0"/>
              <w:jc w:val="left"/>
              <w:textAlignment w:val="top"/>
              <w:rPr>
                <w:szCs w:val="21"/>
              </w:rPr>
            </w:pPr>
            <w:commentRangeStart w:id="15"/>
            <w:r>
              <w:rPr>
                <w:rFonts w:hint="eastAsia"/>
                <w:szCs w:val="21"/>
              </w:rPr>
              <w:t>评审委员会根据用户需求书中“投标样品要求”的内容及投标人样品的质量、工艺、款式、性能及其先进性等进行综合评审，未提供样品或样品提供不全的不得分。在此基础上按下述评分</w:t>
            </w:r>
            <w:r>
              <w:rPr>
                <w:rFonts w:hint="eastAsia"/>
                <w:b/>
                <w:bCs/>
                <w:szCs w:val="21"/>
              </w:rPr>
              <w:t>（中标人样品是最后验收的重要依据）</w:t>
            </w:r>
            <w:r>
              <w:rPr>
                <w:rFonts w:hint="eastAsia"/>
                <w:szCs w:val="21"/>
              </w:rPr>
              <w:t>：</w:t>
            </w:r>
          </w:p>
          <w:p>
            <w:pPr>
              <w:pStyle w:val="82"/>
              <w:wordWrap w:val="0"/>
              <w:ind w:firstLine="0" w:firstLineChars="0"/>
              <w:jc w:val="left"/>
              <w:textAlignment w:val="top"/>
              <w:rPr>
                <w:b/>
                <w:bCs/>
                <w:szCs w:val="21"/>
              </w:rPr>
            </w:pPr>
            <w:r>
              <w:rPr>
                <w:rFonts w:hint="eastAsia"/>
                <w:b/>
                <w:bCs/>
                <w:szCs w:val="21"/>
              </w:rPr>
              <w:t>评审标准：</w:t>
            </w:r>
          </w:p>
          <w:p>
            <w:pPr>
              <w:pStyle w:val="82"/>
              <w:wordWrap w:val="0"/>
              <w:ind w:firstLine="0" w:firstLineChars="0"/>
              <w:jc w:val="left"/>
              <w:textAlignment w:val="top"/>
              <w:rPr>
                <w:rFonts w:ascii="宋体" w:hAnsi="宋体"/>
                <w:b/>
                <w:bCs/>
                <w:szCs w:val="21"/>
              </w:rPr>
            </w:pPr>
            <w:r>
              <w:rPr>
                <w:rFonts w:hint="eastAsia"/>
                <w:szCs w:val="21"/>
              </w:rPr>
              <w:t>手动遮阳卷帘</w:t>
            </w:r>
            <w:r>
              <w:rPr>
                <w:rFonts w:hint="eastAsia" w:ascii="宋体" w:hAnsi="宋体"/>
                <w:b/>
                <w:bCs/>
                <w:szCs w:val="21"/>
              </w:rPr>
              <w:t>（含辅料）(100分)</w:t>
            </w:r>
          </w:p>
          <w:p>
            <w:pPr>
              <w:pStyle w:val="82"/>
              <w:wordWrap w:val="0"/>
              <w:ind w:firstLine="0" w:firstLineChars="0"/>
              <w:jc w:val="left"/>
              <w:textAlignment w:val="top"/>
              <w:rPr>
                <w:rFonts w:ascii="宋体" w:hAnsi="宋体" w:cs="宋体"/>
                <w:szCs w:val="21"/>
              </w:rPr>
            </w:pPr>
            <w:r>
              <w:rPr>
                <w:rFonts w:hint="eastAsia" w:ascii="宋体" w:hAnsi="宋体" w:cs="宋体"/>
                <w:szCs w:val="21"/>
              </w:rPr>
              <w:t>1）优评分标准：样版规格、外观均</w:t>
            </w:r>
            <w:commentRangeStart w:id="16"/>
            <w:r>
              <w:rPr>
                <w:rFonts w:hint="eastAsia" w:ascii="宋体" w:hAnsi="宋体" w:cs="宋体"/>
                <w:szCs w:val="21"/>
              </w:rPr>
              <w:t>符合采购人要求</w:t>
            </w:r>
            <w:commentRangeEnd w:id="16"/>
            <w:r>
              <w:commentReference w:id="16"/>
            </w:r>
            <w:r>
              <w:rPr>
                <w:rFonts w:hint="eastAsia" w:ascii="宋体" w:hAnsi="宋体" w:cs="宋体"/>
                <w:szCs w:val="21"/>
              </w:rPr>
              <w:t>，材质优、质感好、其它细节处理好的，得100分；</w:t>
            </w:r>
          </w:p>
          <w:p>
            <w:pPr>
              <w:pStyle w:val="82"/>
              <w:wordWrap w:val="0"/>
              <w:ind w:firstLine="0" w:firstLineChars="0"/>
              <w:jc w:val="left"/>
              <w:textAlignment w:val="top"/>
              <w:rPr>
                <w:rFonts w:ascii="宋体" w:hAnsi="宋体" w:cs="宋体"/>
                <w:szCs w:val="21"/>
              </w:rPr>
            </w:pPr>
            <w:r>
              <w:rPr>
                <w:rFonts w:hint="eastAsia" w:ascii="宋体" w:hAnsi="宋体" w:cs="宋体"/>
                <w:szCs w:val="21"/>
              </w:rPr>
              <w:t>2）良评分标准：样版规格、外观均符合采购人要求，材质较优、质感较好、其它细节处理较好的，得80分；</w:t>
            </w:r>
          </w:p>
          <w:p>
            <w:pPr>
              <w:pStyle w:val="82"/>
              <w:wordWrap w:val="0"/>
              <w:ind w:firstLine="0" w:firstLineChars="0"/>
              <w:jc w:val="left"/>
              <w:textAlignment w:val="top"/>
              <w:rPr>
                <w:rFonts w:ascii="宋体" w:hAnsi="宋体" w:cs="宋体"/>
                <w:szCs w:val="21"/>
              </w:rPr>
            </w:pPr>
            <w:r>
              <w:rPr>
                <w:rFonts w:hint="eastAsia" w:ascii="宋体" w:hAnsi="宋体" w:cs="宋体"/>
                <w:szCs w:val="21"/>
              </w:rPr>
              <w:t>3）中评分标准：样版规格、外观均符合采购人要求，材质一般、质感一般、其它细节处理一般的，得60分；</w:t>
            </w:r>
          </w:p>
          <w:p>
            <w:pPr>
              <w:rPr>
                <w:rFonts w:ascii="宋体" w:hAnsi="宋体" w:cs="宋体"/>
                <w:sz w:val="20"/>
                <w:szCs w:val="20"/>
              </w:rPr>
            </w:pPr>
            <w:r>
              <w:rPr>
                <w:rFonts w:hint="eastAsia" w:ascii="宋体" w:hAnsi="宋体" w:cs="宋体"/>
                <w:szCs w:val="21"/>
              </w:rPr>
              <w:t>（4）差评分标准：未按要求提供样品或其他情况的，不得分。</w:t>
            </w:r>
            <w:commentRangeEnd w:id="15"/>
            <w:r>
              <w:commentReference w:id="15"/>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ascii="宋体" w:hAnsi="宋体"/>
                <w:sz w:val="20"/>
                <w:szCs w:val="20"/>
              </w:rPr>
              <w:t>3</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商务部分</w:t>
            </w:r>
          </w:p>
        </w:tc>
        <w:tc>
          <w:tcPr>
            <w:tcW w:w="4328" w:type="dxa"/>
            <w:vAlign w:val="center"/>
          </w:tcPr>
          <w:p>
            <w:pPr>
              <w:spacing w:line="240" w:lineRule="exact"/>
              <w:jc w:val="center"/>
              <w:rPr>
                <w:rFonts w:ascii="宋体" w:hAnsi="宋体"/>
                <w:sz w:val="20"/>
                <w:szCs w:val="20"/>
              </w:rPr>
            </w:pPr>
            <w:commentRangeStart w:id="17"/>
            <w:r>
              <w:rPr>
                <w:rFonts w:hint="eastAsia" w:ascii="宋体" w:hAnsi="宋体"/>
                <w:sz w:val="20"/>
                <w:szCs w:val="20"/>
              </w:rPr>
              <w:t>≤</w:t>
            </w:r>
            <w:r>
              <w:rPr>
                <w:rFonts w:ascii="宋体" w:hAnsi="宋体"/>
                <w:sz w:val="20"/>
                <w:szCs w:val="20"/>
              </w:rPr>
              <w:t>1</w:t>
            </w:r>
            <w:r>
              <w:rPr>
                <w:rFonts w:hint="eastAsia" w:ascii="宋体" w:hAnsi="宋体"/>
                <w:sz w:val="20"/>
                <w:szCs w:val="20"/>
              </w:rPr>
              <w:t>4</w:t>
            </w:r>
            <w:commentRangeEnd w:id="17"/>
            <w:r>
              <w:commentReference w:id="17"/>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免费保修期内售后服务条款偏离情况</w:t>
            </w:r>
          </w:p>
        </w:tc>
        <w:tc>
          <w:tcPr>
            <w:tcW w:w="720" w:type="dxa"/>
            <w:vAlign w:val="center"/>
          </w:tcPr>
          <w:p>
            <w:pPr>
              <w:spacing w:line="240" w:lineRule="exact"/>
              <w:jc w:val="center"/>
              <w:rPr>
                <w:rFonts w:ascii="宋体" w:hAnsi="宋体"/>
                <w:sz w:val="20"/>
                <w:szCs w:val="20"/>
              </w:rPr>
            </w:pPr>
            <w:r>
              <w:rPr>
                <w:rFonts w:hint="eastAsia" w:ascii="宋体" w:hAnsi="宋体" w:cs="宋体"/>
                <w:sz w:val="20"/>
                <w:szCs w:val="20"/>
              </w:rPr>
              <w:t>≤7</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vAlign w:val="center"/>
          </w:tcPr>
          <w:p>
            <w:pPr>
              <w:rPr>
                <w:rFonts w:cs="宋体"/>
                <w:sz w:val="20"/>
                <w:szCs w:val="20"/>
              </w:rPr>
            </w:pPr>
            <w:r>
              <w:rPr>
                <w:rFonts w:hint="eastAsia" w:cs="宋体"/>
                <w:sz w:val="20"/>
                <w:szCs w:val="20"/>
                <w:lang w:eastAsia="zh-CN"/>
              </w:rPr>
              <w:t>（一）评分内容</w:t>
            </w:r>
            <w:r>
              <w:rPr>
                <w:rFonts w:hint="eastAsia" w:cs="宋体"/>
                <w:sz w:val="20"/>
                <w:szCs w:val="20"/>
              </w:rPr>
              <w:t>：投标人应如实填写《商务要求偏离表（免费保修期内售后服务要求）》，评审委员会根据响应情况进行打分，全部满足要求的得</w:t>
            </w:r>
            <w:r>
              <w:rPr>
                <w:sz w:val="20"/>
                <w:szCs w:val="20"/>
              </w:rPr>
              <w:t>100</w:t>
            </w:r>
            <w:r>
              <w:rPr>
                <w:rFonts w:hint="eastAsia" w:cs="宋体"/>
                <w:sz w:val="20"/>
                <w:szCs w:val="20"/>
              </w:rPr>
              <w:t>分，每负偏离一项扣</w:t>
            </w:r>
            <w:r>
              <w:rPr>
                <w:sz w:val="20"/>
                <w:szCs w:val="20"/>
              </w:rPr>
              <w:t>x</w:t>
            </w:r>
            <w:r>
              <w:rPr>
                <w:rFonts w:hint="eastAsia" w:cs="宋体"/>
                <w:sz w:val="20"/>
                <w:szCs w:val="20"/>
              </w:rPr>
              <w:t>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2</w:t>
            </w:r>
          </w:p>
        </w:tc>
        <w:tc>
          <w:tcPr>
            <w:tcW w:w="1814" w:type="dxa"/>
            <w:vAlign w:val="center"/>
          </w:tcPr>
          <w:p>
            <w:pPr>
              <w:spacing w:line="240" w:lineRule="exact"/>
              <w:jc w:val="center"/>
              <w:rPr>
                <w:rFonts w:ascii="宋体" w:hAnsi="宋体" w:cs="宋体"/>
                <w:sz w:val="20"/>
                <w:szCs w:val="20"/>
              </w:rPr>
            </w:pPr>
            <w:r>
              <w:rPr>
                <w:rFonts w:hint="eastAsia" w:ascii="宋体" w:hAnsi="宋体" w:cs="宋体"/>
                <w:sz w:val="20"/>
                <w:szCs w:val="20"/>
              </w:rPr>
              <w:t>免费保修期外售后服务条款偏离情况</w:t>
            </w:r>
          </w:p>
          <w:p>
            <w:pPr>
              <w:spacing w:line="240" w:lineRule="exact"/>
              <w:jc w:val="center"/>
              <w:rPr>
                <w:rFonts w:ascii="宋体" w:hAnsi="宋体"/>
                <w:color w:val="FF0000"/>
                <w:sz w:val="20"/>
                <w:szCs w:val="20"/>
              </w:rPr>
            </w:pPr>
          </w:p>
        </w:tc>
        <w:tc>
          <w:tcPr>
            <w:tcW w:w="720" w:type="dxa"/>
            <w:vAlign w:val="center"/>
          </w:tcPr>
          <w:p>
            <w:pPr>
              <w:spacing w:line="240" w:lineRule="exact"/>
              <w:jc w:val="center"/>
              <w:rPr>
                <w:rFonts w:ascii="宋体" w:hAnsi="宋体"/>
                <w:sz w:val="20"/>
                <w:szCs w:val="20"/>
              </w:rPr>
            </w:pPr>
            <w:r>
              <w:rPr>
                <w:rFonts w:hint="eastAsia" w:ascii="宋体" w:hAnsi="宋体" w:cs="宋体"/>
                <w:sz w:val="20"/>
                <w:szCs w:val="20"/>
              </w:rPr>
              <w:t>≤</w:t>
            </w:r>
            <w:r>
              <w:rPr>
                <w:rFonts w:ascii="宋体" w:hAnsi="宋体"/>
                <w:sz w:val="20"/>
                <w:szCs w:val="20"/>
              </w:rPr>
              <w:t>4</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vAlign w:val="center"/>
          </w:tcPr>
          <w:p>
            <w:pPr>
              <w:rPr>
                <w:rFonts w:cs="宋体"/>
                <w:sz w:val="20"/>
                <w:szCs w:val="20"/>
              </w:rPr>
            </w:pPr>
            <w:r>
              <w:rPr>
                <w:rFonts w:hint="eastAsia" w:cs="宋体"/>
                <w:sz w:val="20"/>
                <w:szCs w:val="20"/>
                <w:lang w:eastAsia="zh-CN"/>
              </w:rPr>
              <w:t>（一）评分内容</w:t>
            </w:r>
            <w:r>
              <w:rPr>
                <w:rFonts w:hint="eastAsia" w:cs="宋体"/>
                <w:sz w:val="20"/>
                <w:szCs w:val="20"/>
              </w:rPr>
              <w:t>：投标人应如实填写《商务要求偏离表（免费保修期外售后服务要求）》，评审委员会根据响应情况进行打分，全部满足要求的得</w:t>
            </w:r>
            <w:r>
              <w:rPr>
                <w:sz w:val="20"/>
                <w:szCs w:val="20"/>
              </w:rPr>
              <w:t>100</w:t>
            </w:r>
            <w:r>
              <w:rPr>
                <w:rFonts w:hint="eastAsia" w:cs="宋体"/>
                <w:sz w:val="20"/>
                <w:szCs w:val="20"/>
              </w:rPr>
              <w:t>分，每负偏离一项扣</w:t>
            </w:r>
            <w:r>
              <w:rPr>
                <w:sz w:val="20"/>
                <w:szCs w:val="20"/>
              </w:rPr>
              <w:t>x</w:t>
            </w:r>
            <w:r>
              <w:rPr>
                <w:rFonts w:hint="eastAsia" w:cs="宋体"/>
                <w:sz w:val="20"/>
                <w:szCs w:val="20"/>
              </w:rPr>
              <w:t>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3</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其他商务条款偏离情况</w:t>
            </w:r>
          </w:p>
        </w:tc>
        <w:tc>
          <w:tcPr>
            <w:tcW w:w="720" w:type="dxa"/>
            <w:vAlign w:val="center"/>
          </w:tcPr>
          <w:p>
            <w:pPr>
              <w:spacing w:line="240" w:lineRule="exact"/>
              <w:jc w:val="center"/>
              <w:rPr>
                <w:rFonts w:ascii="宋体" w:hAnsi="宋体"/>
                <w:sz w:val="20"/>
                <w:szCs w:val="20"/>
              </w:rPr>
            </w:pPr>
            <w:r>
              <w:rPr>
                <w:rFonts w:hint="eastAsia" w:ascii="宋体" w:hAnsi="宋体" w:cs="宋体"/>
                <w:sz w:val="20"/>
                <w:szCs w:val="20"/>
              </w:rPr>
              <w:t>≤</w:t>
            </w:r>
            <w:r>
              <w:rPr>
                <w:rFonts w:ascii="宋体" w:hAnsi="宋体" w:cs="宋体"/>
                <w:sz w:val="20"/>
                <w:szCs w:val="20"/>
              </w:rPr>
              <w:t>3</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vAlign w:val="center"/>
          </w:tcPr>
          <w:p>
            <w:pPr>
              <w:rPr>
                <w:rFonts w:cs="宋体"/>
                <w:sz w:val="20"/>
                <w:szCs w:val="20"/>
              </w:rPr>
            </w:pPr>
            <w:r>
              <w:rPr>
                <w:rFonts w:hint="eastAsia" w:cs="宋体"/>
                <w:sz w:val="20"/>
                <w:szCs w:val="20"/>
                <w:lang w:eastAsia="zh-CN"/>
              </w:rPr>
              <w:t>（一）评分内容</w:t>
            </w:r>
            <w:r>
              <w:rPr>
                <w:rFonts w:hint="eastAsia" w:cs="宋体"/>
                <w:sz w:val="20"/>
                <w:szCs w:val="20"/>
              </w:rPr>
              <w:t>：投标人应如实填写《商务要求偏离表（其他商务要求）》，评审委员会根据响应情况进行打分，全部满足要求的得</w:t>
            </w:r>
            <w:r>
              <w:rPr>
                <w:sz w:val="20"/>
                <w:szCs w:val="20"/>
              </w:rPr>
              <w:t>100</w:t>
            </w:r>
            <w:r>
              <w:rPr>
                <w:rFonts w:hint="eastAsia" w:cs="宋体"/>
                <w:sz w:val="20"/>
                <w:szCs w:val="20"/>
              </w:rPr>
              <w:t>分，每负偏离一项扣</w:t>
            </w:r>
            <w:r>
              <w:rPr>
                <w:sz w:val="20"/>
                <w:szCs w:val="20"/>
              </w:rPr>
              <w:t>x</w:t>
            </w:r>
            <w:r>
              <w:rPr>
                <w:rFonts w:hint="eastAsia" w:cs="宋体"/>
                <w:sz w:val="20"/>
                <w:szCs w:val="20"/>
              </w:rPr>
              <w:t>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hint="eastAsia" w:ascii="宋体" w:hAnsi="宋体"/>
                <w:sz w:val="20"/>
                <w:szCs w:val="20"/>
              </w:rPr>
              <w:t>4</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诚信情况</w:t>
            </w:r>
          </w:p>
        </w:tc>
        <w:tc>
          <w:tcPr>
            <w:tcW w:w="4328" w:type="dxa"/>
            <w:vAlign w:val="center"/>
          </w:tcPr>
          <w:p>
            <w:pPr>
              <w:pStyle w:val="30"/>
              <w:pBdr>
                <w:bottom w:val="none" w:color="auto" w:sz="0" w:space="0"/>
              </w:pBdr>
              <w:tabs>
                <w:tab w:val="clear" w:pos="4153"/>
                <w:tab w:val="clear" w:pos="8306"/>
              </w:tabs>
              <w:spacing w:line="300" w:lineRule="auto"/>
              <w:rPr>
                <w:rFonts w:ascii="宋体" w:hAnsi="宋体"/>
                <w:sz w:val="20"/>
                <w:szCs w:val="20"/>
              </w:rPr>
            </w:pPr>
            <w:r>
              <w:rPr>
                <w:rFonts w:hint="eastAsia" w:ascii="宋体" w:hAnsi="宋体"/>
                <w:sz w:val="20"/>
                <w:szCs w:val="2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spacing w:line="240" w:lineRule="exact"/>
              <w:jc w:val="center"/>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评审因素</w:t>
            </w:r>
          </w:p>
        </w:tc>
        <w:tc>
          <w:tcPr>
            <w:tcW w:w="720" w:type="dxa"/>
            <w:vAlign w:val="center"/>
          </w:tcPr>
          <w:p>
            <w:pPr>
              <w:spacing w:line="240" w:lineRule="exact"/>
              <w:jc w:val="center"/>
              <w:rPr>
                <w:rFonts w:ascii="宋体" w:hAnsi="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 w:val="20"/>
                <w:szCs w:val="20"/>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6" w:type="dxa"/>
            <w:vMerge w:val="continue"/>
            <w:vAlign w:val="center"/>
          </w:tcPr>
          <w:p>
            <w:pPr>
              <w:keepNext/>
              <w:keepLines/>
              <w:spacing w:before="340" w:after="330" w:line="240" w:lineRule="exact"/>
              <w:jc w:val="center"/>
              <w:outlineLvl w:val="0"/>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ascii="宋体" w:hAnsi="宋体"/>
                <w:sz w:val="20"/>
                <w:szCs w:val="20"/>
              </w:rPr>
              <w:t>1</w:t>
            </w:r>
          </w:p>
        </w:tc>
        <w:tc>
          <w:tcPr>
            <w:tcW w:w="1814" w:type="dxa"/>
            <w:vAlign w:val="center"/>
          </w:tcPr>
          <w:p>
            <w:pPr>
              <w:spacing w:line="240" w:lineRule="exact"/>
              <w:jc w:val="center"/>
              <w:rPr>
                <w:rFonts w:ascii="宋体" w:hAnsi="宋体"/>
                <w:sz w:val="20"/>
                <w:szCs w:val="20"/>
              </w:rPr>
            </w:pPr>
            <w:r>
              <w:rPr>
                <w:rFonts w:hint="eastAsia" w:ascii="宋体" w:hAnsi="宋体"/>
                <w:sz w:val="20"/>
                <w:szCs w:val="20"/>
              </w:rPr>
              <w:t>诚信</w:t>
            </w:r>
          </w:p>
        </w:tc>
        <w:tc>
          <w:tcPr>
            <w:tcW w:w="720" w:type="dxa"/>
            <w:vAlign w:val="center"/>
          </w:tcPr>
          <w:p>
            <w:pPr>
              <w:spacing w:line="240" w:lineRule="exact"/>
              <w:jc w:val="center"/>
              <w:rPr>
                <w:rFonts w:ascii="宋体" w:hAnsi="宋体"/>
                <w:sz w:val="20"/>
                <w:szCs w:val="20"/>
              </w:rPr>
            </w:pPr>
            <w:r>
              <w:rPr>
                <w:rFonts w:ascii="宋体" w:hAnsi="宋体"/>
                <w:sz w:val="20"/>
                <w:szCs w:val="20"/>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专家评分</w:t>
            </w:r>
          </w:p>
        </w:tc>
        <w:tc>
          <w:tcPr>
            <w:tcW w:w="4328" w:type="dxa"/>
          </w:tcPr>
          <w:p>
            <w:pPr>
              <w:rPr>
                <w:rFonts w:ascii="宋体" w:hAnsi="宋体"/>
                <w:sz w:val="20"/>
                <w:szCs w:val="20"/>
              </w:rPr>
            </w:pPr>
            <w:r>
              <w:rPr>
                <w:rFonts w:hint="eastAsia" w:ascii="宋体" w:hAnsi="宋体" w:cs="宋体"/>
                <w:sz w:val="20"/>
                <w:szCs w:val="20"/>
                <w:lang w:eastAsia="zh-CN"/>
              </w:rPr>
              <w:t>（一）评分内容</w:t>
            </w:r>
            <w:r>
              <w:rPr>
                <w:rFonts w:hint="eastAsia" w:ascii="宋体" w:hAnsi="宋体" w:cs="宋体"/>
                <w:sz w:val="20"/>
                <w:szCs w:val="20"/>
              </w:rPr>
              <w:t>：投标人在参与政府采购活动中存在诚信相关问题且在主管部门相关处理措施实施期限内的，本项不得分，否则得满分。投标人无需提供任何证明材料，由工作人员向评审委员会提供相关信息。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Align w:val="center"/>
          </w:tcPr>
          <w:p>
            <w:pPr>
              <w:spacing w:line="240" w:lineRule="exact"/>
              <w:jc w:val="center"/>
              <w:rPr>
                <w:rFonts w:ascii="宋体" w:hAnsi="宋体"/>
                <w:sz w:val="20"/>
                <w:szCs w:val="20"/>
              </w:rPr>
            </w:pPr>
            <w:r>
              <w:rPr>
                <w:rFonts w:hint="eastAsia" w:ascii="宋体" w:hAnsi="宋体"/>
                <w:sz w:val="20"/>
                <w:szCs w:val="20"/>
              </w:rPr>
              <w:t>5</w:t>
            </w:r>
          </w:p>
        </w:tc>
        <w:tc>
          <w:tcPr>
            <w:tcW w:w="3705" w:type="dxa"/>
            <w:gridSpan w:val="4"/>
            <w:vAlign w:val="center"/>
          </w:tcPr>
          <w:p>
            <w:pPr>
              <w:spacing w:line="240" w:lineRule="exact"/>
              <w:jc w:val="center"/>
              <w:rPr>
                <w:rFonts w:ascii="宋体" w:hAnsi="宋体"/>
                <w:sz w:val="20"/>
                <w:szCs w:val="20"/>
              </w:rPr>
            </w:pPr>
            <w:r>
              <w:rPr>
                <w:rFonts w:hint="eastAsia" w:ascii="宋体" w:hAnsi="宋体"/>
                <w:sz w:val="20"/>
                <w:szCs w:val="20"/>
              </w:rPr>
              <w:t>综合实力</w:t>
            </w:r>
          </w:p>
        </w:tc>
        <w:tc>
          <w:tcPr>
            <w:tcW w:w="4328" w:type="dxa"/>
            <w:vAlign w:val="center"/>
          </w:tcPr>
          <w:p>
            <w:pPr>
              <w:pStyle w:val="30"/>
              <w:pBdr>
                <w:bottom w:val="none" w:color="auto" w:sz="0" w:space="0"/>
              </w:pBdr>
              <w:tabs>
                <w:tab w:val="clear" w:pos="4153"/>
                <w:tab w:val="clear" w:pos="8306"/>
              </w:tabs>
              <w:spacing w:line="300" w:lineRule="auto"/>
              <w:rPr>
                <w:rFonts w:hint="eastAsia" w:ascii="宋体" w:hAnsi="宋体" w:eastAsia="宋体"/>
                <w:sz w:val="20"/>
                <w:szCs w:val="20"/>
                <w:lang w:eastAsia="zh-CN"/>
              </w:rPr>
            </w:pPr>
            <w:r>
              <w:rPr>
                <w:rFonts w:hint="eastAsia" w:ascii="宋体" w:hAnsi="宋体" w:eastAsia="宋体" w:cs="Times New Roman"/>
                <w:kern w:val="2"/>
                <w:sz w:val="20"/>
                <w:szCs w:val="20"/>
                <w:lang w:val="en-US" w:eastAsia="zh-CN" w:bidi="ar-SA"/>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restart"/>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序号</w:t>
            </w:r>
          </w:p>
        </w:tc>
        <w:tc>
          <w:tcPr>
            <w:tcW w:w="1814" w:type="dxa"/>
            <w:vAlign w:val="center"/>
          </w:tcPr>
          <w:p>
            <w:pPr>
              <w:spacing w:line="240" w:lineRule="exact"/>
              <w:jc w:val="center"/>
              <w:rPr>
                <w:rFonts w:ascii="宋体" w:hAnsi="宋体"/>
                <w:szCs w:val="21"/>
              </w:rPr>
            </w:pPr>
            <w:r>
              <w:rPr>
                <w:rFonts w:hint="eastAsia" w:ascii="宋体" w:hAnsi="宋体"/>
                <w:sz w:val="20"/>
                <w:szCs w:val="20"/>
              </w:rPr>
              <w:t>评审因素</w:t>
            </w:r>
          </w:p>
        </w:tc>
        <w:tc>
          <w:tcPr>
            <w:tcW w:w="720" w:type="dxa"/>
            <w:vAlign w:val="center"/>
          </w:tcPr>
          <w:p>
            <w:pPr>
              <w:spacing w:line="240" w:lineRule="exact"/>
              <w:jc w:val="center"/>
              <w:rPr>
                <w:rFonts w:ascii="宋体" w:hAnsi="宋体" w:cs="宋体"/>
                <w:sz w:val="20"/>
                <w:szCs w:val="20"/>
              </w:rPr>
            </w:pPr>
            <w:r>
              <w:rPr>
                <w:rFonts w:hint="eastAsia" w:ascii="宋体" w:hAnsi="宋体"/>
                <w:sz w:val="20"/>
                <w:szCs w:val="20"/>
              </w:rPr>
              <w:t>权重</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评分方式</w:t>
            </w:r>
          </w:p>
        </w:tc>
        <w:tc>
          <w:tcPr>
            <w:tcW w:w="4328" w:type="dxa"/>
            <w:vAlign w:val="center"/>
          </w:tcPr>
          <w:p>
            <w:pPr>
              <w:spacing w:line="240" w:lineRule="exact"/>
              <w:jc w:val="center"/>
              <w:rPr>
                <w:rFonts w:ascii="宋体" w:hAnsi="宋体"/>
                <w:szCs w:val="21"/>
              </w:rPr>
            </w:pPr>
            <w:r>
              <w:rPr>
                <w:rFonts w:hint="eastAsia" w:ascii="宋体" w:hAnsi="宋体"/>
                <w:sz w:val="20"/>
                <w:szCs w:val="20"/>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ascii="宋体" w:hAnsi="宋体"/>
                <w:sz w:val="20"/>
                <w:szCs w:val="20"/>
              </w:rPr>
            </w:pPr>
            <w:r>
              <w:rPr>
                <w:rFonts w:hint="eastAsia" w:ascii="宋体" w:hAnsi="宋体"/>
                <w:sz w:val="20"/>
                <w:szCs w:val="20"/>
              </w:rPr>
              <w:t>1</w:t>
            </w:r>
          </w:p>
        </w:tc>
        <w:tc>
          <w:tcPr>
            <w:tcW w:w="1814" w:type="dxa"/>
            <w:vAlign w:val="center"/>
          </w:tcPr>
          <w:p>
            <w:pPr>
              <w:spacing w:line="240" w:lineRule="exact"/>
              <w:jc w:val="center"/>
              <w:rPr>
                <w:rFonts w:ascii="宋体" w:hAnsi="宋体"/>
                <w:color w:val="FF0000"/>
                <w:sz w:val="20"/>
                <w:szCs w:val="20"/>
              </w:rPr>
            </w:pPr>
            <w:r>
              <w:rPr>
                <w:rFonts w:hint="eastAsia" w:ascii="宋体" w:hAnsi="宋体"/>
                <w:szCs w:val="21"/>
                <w:lang w:eastAsia="zh-CN"/>
              </w:rPr>
              <w:t>供应商认证情况</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cs="宋体"/>
                <w:sz w:val="20"/>
                <w:szCs w:val="20"/>
                <w:lang w:val="en-US" w:eastAsia="zh-CN"/>
              </w:rPr>
              <w:t>5</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tcPr>
          <w:p>
            <w:pPr>
              <w:jc w:val="left"/>
              <w:rPr>
                <w:rFonts w:hint="default" w:ascii="宋体" w:hAnsi="宋体" w:eastAsia="宋体" w:cs="宋体"/>
                <w:color w:val="000000"/>
                <w:szCs w:val="21"/>
                <w:lang w:val="en-US" w:eastAsia="zh-CN"/>
              </w:rPr>
            </w:pPr>
            <w:ins w:id="11" w:author="吕静" w:date="2024-05-28T16:29:22Z">
              <w:r>
                <w:rPr>
                  <w:rFonts w:hint="eastAsia" w:ascii="宋体" w:hAnsi="宋体" w:cs="宋体"/>
                  <w:color w:val="000000"/>
                  <w:szCs w:val="21"/>
                  <w:lang w:eastAsia="zh-CN"/>
                </w:rPr>
                <w:t>（</w:t>
              </w:r>
            </w:ins>
            <w:ins w:id="12" w:author="吕静" w:date="2024-05-28T16:29:24Z">
              <w:r>
                <w:rPr>
                  <w:rFonts w:hint="eastAsia" w:ascii="宋体" w:hAnsi="宋体" w:cs="宋体"/>
                  <w:color w:val="000000"/>
                  <w:szCs w:val="21"/>
                  <w:lang w:val="en-US" w:eastAsia="zh-CN"/>
                </w:rPr>
                <w:t>一</w:t>
              </w:r>
            </w:ins>
            <w:ins w:id="13" w:author="吕静" w:date="2024-05-28T16:29:22Z">
              <w:r>
                <w:rPr>
                  <w:rFonts w:hint="eastAsia" w:ascii="宋体" w:hAnsi="宋体" w:cs="宋体"/>
                  <w:color w:val="000000"/>
                  <w:szCs w:val="21"/>
                  <w:lang w:eastAsia="zh-CN"/>
                </w:rPr>
                <w:t>）</w:t>
              </w:r>
            </w:ins>
            <w:ins w:id="14" w:author="吕静" w:date="2024-05-28T16:29:27Z">
              <w:r>
                <w:rPr>
                  <w:rFonts w:hint="eastAsia" w:ascii="宋体" w:hAnsi="宋体" w:cs="宋体"/>
                  <w:color w:val="000000"/>
                  <w:szCs w:val="21"/>
                  <w:lang w:val="en-US" w:eastAsia="zh-CN"/>
                </w:rPr>
                <w:t>评分</w:t>
              </w:r>
            </w:ins>
            <w:ins w:id="15" w:author="吕静" w:date="2024-05-28T16:29:28Z">
              <w:r>
                <w:rPr>
                  <w:rFonts w:hint="eastAsia" w:ascii="宋体" w:hAnsi="宋体" w:cs="宋体"/>
                  <w:color w:val="000000"/>
                  <w:szCs w:val="21"/>
                  <w:lang w:val="en-US" w:eastAsia="zh-CN"/>
                </w:rPr>
                <w:t>内容</w:t>
              </w:r>
            </w:ins>
            <w:ins w:id="16" w:author="吕静" w:date="2024-05-28T16:29:29Z">
              <w:r>
                <w:rPr>
                  <w:rFonts w:hint="eastAsia" w:ascii="宋体" w:hAnsi="宋体" w:cs="宋体"/>
                  <w:color w:val="000000"/>
                  <w:szCs w:val="21"/>
                  <w:lang w:val="en-US" w:eastAsia="zh-CN"/>
                </w:rPr>
                <w:t>：</w:t>
              </w:r>
            </w:ins>
          </w:p>
          <w:p>
            <w:pPr>
              <w:jc w:val="left"/>
              <w:rPr>
                <w:rFonts w:ascii="宋体" w:hAnsi="宋体" w:cs="宋体"/>
                <w:color w:val="000000"/>
                <w:szCs w:val="21"/>
              </w:rPr>
            </w:pPr>
            <w:r>
              <w:rPr>
                <w:rFonts w:hint="eastAsia" w:ascii="宋体" w:hAnsi="宋体" w:cs="宋体"/>
                <w:color w:val="000000"/>
                <w:szCs w:val="21"/>
              </w:rPr>
              <w:t>1）</w:t>
            </w:r>
            <w:ins w:id="17" w:author="吕静" w:date="2024-05-28T16:30:56Z">
              <w:r>
                <w:rPr>
                  <w:rFonts w:hint="eastAsia" w:ascii="宋体" w:hAnsi="宋体" w:cs="宋体"/>
                  <w:color w:val="000000"/>
                  <w:szCs w:val="21"/>
                  <w:lang w:val="en-US" w:eastAsia="zh-CN"/>
                </w:rPr>
                <w:t>投标人</w:t>
              </w:r>
            </w:ins>
            <w:r>
              <w:rPr>
                <w:rFonts w:hint="eastAsia" w:ascii="宋体" w:hAnsi="宋体" w:cs="宋体"/>
                <w:color w:val="000000"/>
                <w:szCs w:val="21"/>
              </w:rPr>
              <w:t>通过质量管理体系认证（认证范围需包含</w:t>
            </w:r>
            <w:commentRangeStart w:id="18"/>
            <w:r>
              <w:rPr>
                <w:rFonts w:hint="eastAsia" w:ascii="宋体" w:hAnsi="宋体" w:cs="宋体"/>
                <w:color w:val="000000"/>
                <w:szCs w:val="21"/>
              </w:rPr>
              <w:t>手动卷帘的生产、销售及其安装服务</w:t>
            </w:r>
            <w:commentRangeEnd w:id="18"/>
            <w:r>
              <w:commentReference w:id="18"/>
            </w:r>
            <w:r>
              <w:rPr>
                <w:rFonts w:hint="eastAsia" w:ascii="宋体" w:hAnsi="宋体" w:cs="宋体"/>
                <w:color w:val="000000"/>
                <w:szCs w:val="21"/>
              </w:rPr>
              <w:t>等相关类别；否则不得分） 得25分；</w:t>
            </w:r>
          </w:p>
          <w:p>
            <w:pPr>
              <w:jc w:val="left"/>
              <w:rPr>
                <w:rFonts w:ascii="宋体" w:hAnsi="宋体" w:cs="宋体"/>
                <w:color w:val="000000"/>
                <w:szCs w:val="21"/>
              </w:rPr>
            </w:pPr>
            <w:r>
              <w:rPr>
                <w:rFonts w:hint="eastAsia" w:ascii="宋体" w:hAnsi="宋体" w:cs="宋体"/>
                <w:color w:val="000000"/>
                <w:szCs w:val="21"/>
              </w:rPr>
              <w:t>2）</w:t>
            </w:r>
            <w:ins w:id="18" w:author="吕静" w:date="2024-05-28T16:30:59Z">
              <w:r>
                <w:rPr>
                  <w:rFonts w:hint="eastAsia" w:ascii="宋体" w:hAnsi="宋体" w:cs="宋体"/>
                  <w:color w:val="000000"/>
                  <w:szCs w:val="21"/>
                  <w:lang w:val="en-US" w:eastAsia="zh-CN"/>
                </w:rPr>
                <w:t>投标人</w:t>
              </w:r>
            </w:ins>
            <w:r>
              <w:rPr>
                <w:rFonts w:hint="eastAsia" w:ascii="宋体" w:hAnsi="宋体" w:cs="宋体"/>
                <w:color w:val="000000"/>
                <w:szCs w:val="21"/>
              </w:rPr>
              <w:t>通过职业健康安全管理体系认证（认证范围需包含手</w:t>
            </w:r>
            <w:commentRangeStart w:id="19"/>
            <w:r>
              <w:rPr>
                <w:rFonts w:hint="eastAsia" w:ascii="宋体" w:hAnsi="宋体" w:cs="宋体"/>
                <w:color w:val="000000"/>
                <w:szCs w:val="21"/>
              </w:rPr>
              <w:t>动卷帘的生产、销售及其安装服务</w:t>
            </w:r>
            <w:commentRangeEnd w:id="19"/>
            <w:r>
              <w:commentReference w:id="19"/>
            </w:r>
            <w:r>
              <w:rPr>
                <w:rFonts w:hint="eastAsia" w:ascii="宋体" w:hAnsi="宋体" w:cs="宋体"/>
                <w:color w:val="000000"/>
                <w:szCs w:val="21"/>
              </w:rPr>
              <w:t>等相关类别；否则不得分）得25分；</w:t>
            </w:r>
          </w:p>
          <w:p>
            <w:pPr>
              <w:jc w:val="left"/>
              <w:rPr>
                <w:rFonts w:ascii="宋体" w:hAnsi="宋体" w:cs="宋体"/>
                <w:color w:val="000000"/>
                <w:szCs w:val="21"/>
              </w:rPr>
            </w:pPr>
            <w:r>
              <w:rPr>
                <w:rFonts w:hint="eastAsia" w:ascii="宋体" w:hAnsi="宋体" w:cs="宋体"/>
                <w:color w:val="000000"/>
                <w:szCs w:val="21"/>
              </w:rPr>
              <w:t>3)</w:t>
            </w:r>
            <w:ins w:id="19" w:author="吕静" w:date="2024-05-28T16:31:03Z">
              <w:r>
                <w:rPr>
                  <w:rFonts w:hint="eastAsia" w:ascii="宋体" w:hAnsi="宋体" w:cs="宋体"/>
                  <w:color w:val="000000"/>
                  <w:szCs w:val="21"/>
                  <w:lang w:val="en-US" w:eastAsia="zh-CN"/>
                </w:rPr>
                <w:t>投标人</w:t>
              </w:r>
            </w:ins>
            <w:r>
              <w:rPr>
                <w:rFonts w:hint="eastAsia" w:ascii="宋体" w:hAnsi="宋体" w:cs="宋体"/>
                <w:color w:val="000000"/>
                <w:szCs w:val="21"/>
              </w:rPr>
              <w:t>通过环境管理体系认证 (认证范围需包含</w:t>
            </w:r>
            <w:commentRangeStart w:id="20"/>
            <w:r>
              <w:rPr>
                <w:rFonts w:hint="eastAsia" w:ascii="宋体" w:hAnsi="宋体" w:cs="宋体"/>
                <w:color w:val="000000"/>
                <w:szCs w:val="21"/>
              </w:rPr>
              <w:t>手动卷帘的生产、销售及其安装服务</w:t>
            </w:r>
            <w:commentRangeEnd w:id="20"/>
            <w:r>
              <w:commentReference w:id="20"/>
            </w:r>
            <w:r>
              <w:rPr>
                <w:rFonts w:hint="eastAsia" w:ascii="宋体" w:hAnsi="宋体" w:cs="宋体"/>
                <w:color w:val="000000"/>
                <w:szCs w:val="21"/>
              </w:rPr>
              <w:t>等相关类别；否则不得分）得25分；</w:t>
            </w:r>
          </w:p>
          <w:p>
            <w:pPr>
              <w:jc w:val="left"/>
              <w:rPr>
                <w:rFonts w:ascii="宋体" w:hAnsi="宋体" w:cs="宋体"/>
                <w:color w:val="000000"/>
                <w:szCs w:val="21"/>
              </w:rPr>
            </w:pPr>
            <w:r>
              <w:rPr>
                <w:rFonts w:hint="eastAsia" w:ascii="宋体" w:hAnsi="宋体" w:cs="宋体"/>
                <w:color w:val="000000"/>
                <w:szCs w:val="21"/>
              </w:rPr>
              <w:t>4）</w:t>
            </w:r>
            <w:ins w:id="20" w:author="吕静" w:date="2024-05-28T16:31:06Z">
              <w:r>
                <w:rPr>
                  <w:rFonts w:hint="eastAsia" w:ascii="宋体" w:hAnsi="宋体" w:cs="宋体"/>
                  <w:color w:val="000000"/>
                  <w:szCs w:val="21"/>
                  <w:lang w:val="en-US" w:eastAsia="zh-CN"/>
                </w:rPr>
                <w:t>投标人</w:t>
              </w:r>
            </w:ins>
            <w:r>
              <w:rPr>
                <w:rFonts w:hint="eastAsia" w:ascii="宋体" w:hAnsi="宋体" w:cs="宋体"/>
                <w:color w:val="000000"/>
                <w:szCs w:val="21"/>
              </w:rPr>
              <w:t>通过售</w:t>
            </w:r>
            <w:commentRangeStart w:id="21"/>
            <w:r>
              <w:rPr>
                <w:rFonts w:hint="eastAsia" w:ascii="宋体" w:hAnsi="宋体" w:cs="宋体"/>
                <w:color w:val="000000"/>
                <w:szCs w:val="21"/>
              </w:rPr>
              <w:t>后服务评价体系认证</w:t>
            </w:r>
            <w:commentRangeEnd w:id="21"/>
            <w:r>
              <w:commentReference w:id="21"/>
            </w:r>
            <w:r>
              <w:rPr>
                <w:rFonts w:hint="eastAsia" w:ascii="宋体" w:hAnsi="宋体" w:cs="宋体"/>
                <w:color w:val="000000"/>
                <w:szCs w:val="21"/>
              </w:rPr>
              <w:t>（五星或以上标准）（</w:t>
            </w:r>
            <w:r>
              <w:rPr>
                <w:rStyle w:val="58"/>
                <w:rFonts w:hint="eastAsia" w:ascii="宋体" w:hAnsi="宋体" w:cs="宋体"/>
                <w:color w:val="000000"/>
                <w:kern w:val="0"/>
              </w:rPr>
              <w:t>认证范围需包含手动卷帘的售后服务</w:t>
            </w:r>
            <w:r>
              <w:rPr>
                <w:rFonts w:hint="eastAsia" w:ascii="宋体" w:hAnsi="宋体" w:cs="宋体"/>
                <w:color w:val="000000"/>
                <w:szCs w:val="21"/>
              </w:rPr>
              <w:t>等相关类别</w:t>
            </w:r>
            <w:r>
              <w:rPr>
                <w:rStyle w:val="58"/>
                <w:rFonts w:hint="eastAsia" w:ascii="宋体" w:hAnsi="宋体" w:cs="宋体"/>
                <w:color w:val="000000"/>
                <w:kern w:val="0"/>
              </w:rPr>
              <w:t>；否则不得分</w:t>
            </w:r>
            <w:r>
              <w:rPr>
                <w:rFonts w:hint="eastAsia" w:ascii="宋体" w:hAnsi="宋体" w:cs="宋体"/>
                <w:color w:val="000000"/>
                <w:szCs w:val="21"/>
              </w:rPr>
              <w:t>）得25分.</w:t>
            </w:r>
          </w:p>
          <w:p>
            <w:pPr>
              <w:jc w:val="left"/>
              <w:rPr>
                <w:rFonts w:ascii="宋体" w:hAnsi="宋体" w:cs="宋体"/>
                <w:color w:val="000000"/>
                <w:szCs w:val="21"/>
              </w:rPr>
            </w:pPr>
            <w:ins w:id="21" w:author="吕静" w:date="2024-05-28T16:37:08Z">
              <w:r>
                <w:rPr>
                  <w:rFonts w:hint="eastAsia" w:ascii="宋体" w:hAnsi="宋体" w:cs="宋体"/>
                  <w:color w:val="000000"/>
                  <w:szCs w:val="21"/>
                  <w:lang w:eastAsia="zh-CN"/>
                </w:rPr>
                <w:t>（</w:t>
              </w:r>
            </w:ins>
            <w:ins w:id="22" w:author="吕静" w:date="2024-05-28T16:37:11Z">
              <w:r>
                <w:rPr>
                  <w:rFonts w:hint="eastAsia" w:ascii="宋体" w:hAnsi="宋体" w:cs="宋体"/>
                  <w:color w:val="000000"/>
                  <w:szCs w:val="21"/>
                  <w:lang w:val="en-US" w:eastAsia="zh-CN"/>
                </w:rPr>
                <w:t>二</w:t>
              </w:r>
            </w:ins>
            <w:ins w:id="23" w:author="吕静" w:date="2024-05-28T16:37:08Z">
              <w:r>
                <w:rPr>
                  <w:rFonts w:hint="eastAsia" w:ascii="宋体" w:hAnsi="宋体" w:cs="宋体"/>
                  <w:color w:val="000000"/>
                  <w:szCs w:val="21"/>
                  <w:lang w:eastAsia="zh-CN"/>
                </w:rPr>
                <w:t>）</w:t>
              </w:r>
            </w:ins>
            <w:r>
              <w:rPr>
                <w:rFonts w:hint="eastAsia" w:ascii="宋体" w:hAnsi="宋体" w:cs="宋体"/>
                <w:color w:val="000000"/>
                <w:szCs w:val="21"/>
              </w:rPr>
              <w:t>评审依据：</w:t>
            </w:r>
          </w:p>
          <w:p>
            <w:pPr>
              <w:jc w:val="left"/>
              <w:rPr>
                <w:rFonts w:ascii="宋体" w:hAnsi="宋体" w:cs="宋体"/>
                <w:color w:val="000000"/>
                <w:szCs w:val="21"/>
              </w:rPr>
            </w:pPr>
            <w:commentRangeStart w:id="22"/>
            <w:r>
              <w:rPr>
                <w:rFonts w:hint="eastAsia" w:ascii="宋体" w:hAnsi="宋体" w:cs="宋体"/>
                <w:color w:val="000000"/>
                <w:szCs w:val="21"/>
              </w:rPr>
              <w:t xml:space="preserve">提供有效认证证书扫描件（原件备查）及国家认证认可监督管理委员会官网“全国认证认可信息公共服务平台”（ </w:t>
            </w:r>
            <w:r>
              <w:fldChar w:fldCharType="begin"/>
            </w:r>
            <w:r>
              <w:instrText xml:space="preserve"> HYPERLINK "http://cx.cnca.cn）的认证截图，截图上需体现信息上报日期，否则不得分；" </w:instrText>
            </w:r>
            <w:r>
              <w:fldChar w:fldCharType="separate"/>
            </w:r>
            <w:r>
              <w:rPr>
                <w:rFonts w:hint="eastAsia" w:ascii="宋体" w:hAnsi="宋体" w:cs="宋体"/>
                <w:color w:val="000000"/>
                <w:szCs w:val="21"/>
              </w:rPr>
              <w:t>http://cx.cnca.cn）的认证截图，截图上需体现信息上报日期，否则不得分；</w:t>
            </w:r>
            <w:r>
              <w:rPr>
                <w:rFonts w:hint="eastAsia" w:ascii="宋体" w:hAnsi="宋体" w:cs="宋体"/>
                <w:color w:val="000000"/>
                <w:szCs w:val="21"/>
              </w:rPr>
              <w:fldChar w:fldCharType="end"/>
            </w:r>
          </w:p>
          <w:p>
            <w:pPr>
              <w:pStyle w:val="18"/>
            </w:pPr>
            <w:r>
              <w:rPr>
                <w:rFonts w:hint="eastAsia" w:ascii="宋体" w:hAnsi="宋体" w:cs="宋体"/>
                <w:color w:val="000000"/>
                <w:szCs w:val="21"/>
              </w:rPr>
              <w:t>证书所有人和投标人名称须保持一致，评分中出现无证明资料或专家无法凭所提供资料判断是否得分的情况，一律作不得分处理。</w:t>
            </w:r>
            <w:commentRangeEnd w:id="22"/>
            <w:r>
              <w:commentReference w:id="2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6" w:type="dxa"/>
            <w:vMerge w:val="continue"/>
            <w:vAlign w:val="center"/>
          </w:tcPr>
          <w:p>
            <w:pPr>
              <w:keepNext/>
              <w:keepLines/>
              <w:spacing w:before="260" w:after="260" w:line="240" w:lineRule="exact"/>
              <w:jc w:val="center"/>
              <w:outlineLvl w:val="2"/>
              <w:rPr>
                <w:rFonts w:ascii="宋体" w:hAnsi="宋体"/>
                <w:sz w:val="20"/>
                <w:szCs w:val="20"/>
              </w:rPr>
            </w:pPr>
          </w:p>
        </w:tc>
        <w:tc>
          <w:tcPr>
            <w:tcW w:w="416"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2</w:t>
            </w:r>
          </w:p>
        </w:tc>
        <w:tc>
          <w:tcPr>
            <w:tcW w:w="1814" w:type="dxa"/>
            <w:vAlign w:val="center"/>
          </w:tcPr>
          <w:p>
            <w:pPr>
              <w:pStyle w:val="30"/>
              <w:pBdr>
                <w:bottom w:val="none" w:color="auto" w:sz="0" w:space="0"/>
              </w:pBdr>
              <w:tabs>
                <w:tab w:val="clear" w:pos="4153"/>
                <w:tab w:val="clear" w:pos="8306"/>
              </w:tabs>
              <w:spacing w:line="300" w:lineRule="auto"/>
              <w:rPr>
                <w:rFonts w:ascii="宋体" w:hAnsi="宋体"/>
                <w:szCs w:val="21"/>
              </w:rPr>
            </w:pPr>
            <w:r>
              <w:rPr>
                <w:rFonts w:hint="eastAsia" w:ascii="宋体" w:hAnsi="宋体" w:cs="宋体"/>
                <w:sz w:val="20"/>
                <w:szCs w:val="20"/>
                <w:lang w:eastAsia="zh-CN"/>
              </w:rPr>
              <w:t>供应商同类业绩</w:t>
            </w:r>
          </w:p>
        </w:tc>
        <w:tc>
          <w:tcPr>
            <w:tcW w:w="720" w:type="dxa"/>
            <w:vAlign w:val="center"/>
          </w:tcPr>
          <w:p>
            <w:pPr>
              <w:spacing w:line="240" w:lineRule="exact"/>
              <w:jc w:val="center"/>
              <w:rPr>
                <w:rFonts w:hint="eastAsia" w:ascii="宋体" w:hAnsi="宋体" w:eastAsia="宋体"/>
                <w:sz w:val="20"/>
                <w:szCs w:val="20"/>
                <w:lang w:eastAsia="zh-CN"/>
              </w:rPr>
            </w:pPr>
            <w:r>
              <w:rPr>
                <w:rFonts w:hint="eastAsia" w:ascii="宋体" w:hAnsi="宋体"/>
                <w:sz w:val="20"/>
                <w:szCs w:val="20"/>
                <w:lang w:val="en-US" w:eastAsia="zh-CN"/>
              </w:rPr>
              <w:t>3</w:t>
            </w:r>
          </w:p>
        </w:tc>
        <w:tc>
          <w:tcPr>
            <w:tcW w:w="755" w:type="dxa"/>
            <w:vAlign w:val="center"/>
          </w:tcPr>
          <w:p>
            <w:pPr>
              <w:spacing w:line="240" w:lineRule="exact"/>
              <w:jc w:val="center"/>
              <w:rPr>
                <w:rFonts w:ascii="宋体" w:hAnsi="宋体"/>
                <w:sz w:val="20"/>
                <w:szCs w:val="20"/>
              </w:rPr>
            </w:pPr>
            <w:r>
              <w:rPr>
                <w:rFonts w:hint="eastAsia" w:ascii="宋体" w:hAnsi="宋体"/>
                <w:sz w:val="20"/>
                <w:szCs w:val="20"/>
              </w:rPr>
              <w:t>专家打分</w:t>
            </w:r>
          </w:p>
        </w:tc>
        <w:tc>
          <w:tcPr>
            <w:tcW w:w="4328" w:type="dxa"/>
          </w:tcPr>
          <w:p>
            <w:pPr>
              <w:snapToGrid w:val="0"/>
              <w:jc w:val="left"/>
              <w:rPr>
                <w:kern w:val="0"/>
                <w:szCs w:val="21"/>
              </w:rPr>
            </w:pPr>
            <w:ins w:id="24" w:author="吕静" w:date="2024-05-28T16:39:16Z">
              <w:r>
                <w:rPr>
                  <w:rFonts w:hint="eastAsia"/>
                  <w:szCs w:val="21"/>
                  <w:lang w:eastAsia="zh-CN"/>
                </w:rPr>
                <w:t>（</w:t>
              </w:r>
            </w:ins>
            <w:ins w:id="25" w:author="吕静" w:date="2024-05-28T16:39:17Z">
              <w:r>
                <w:rPr>
                  <w:rFonts w:hint="eastAsia"/>
                  <w:szCs w:val="21"/>
                  <w:lang w:val="en-US" w:eastAsia="zh-CN"/>
                </w:rPr>
                <w:t>一</w:t>
              </w:r>
            </w:ins>
            <w:ins w:id="26" w:author="吕静" w:date="2024-05-28T16:39:16Z">
              <w:r>
                <w:rPr>
                  <w:rFonts w:hint="eastAsia"/>
                  <w:szCs w:val="21"/>
                  <w:lang w:eastAsia="zh-CN"/>
                </w:rPr>
                <w:t>）</w:t>
              </w:r>
            </w:ins>
            <w:ins w:id="27" w:author="吕静" w:date="2024-05-28T16:39:21Z">
              <w:r>
                <w:rPr>
                  <w:rFonts w:hint="eastAsia"/>
                  <w:szCs w:val="21"/>
                  <w:lang w:val="en-US" w:eastAsia="zh-CN"/>
                </w:rPr>
                <w:t>评分内容</w:t>
              </w:r>
            </w:ins>
            <w:ins w:id="28" w:author="吕静" w:date="2024-05-28T16:39:22Z">
              <w:r>
                <w:rPr>
                  <w:rFonts w:hint="eastAsia"/>
                  <w:szCs w:val="21"/>
                  <w:lang w:val="en-US" w:eastAsia="zh-CN"/>
                </w:rPr>
                <w:t>：</w:t>
              </w:r>
            </w:ins>
            <w:ins w:id="29" w:author="吕静" w:date="2024-05-28T16:39:30Z">
              <w:r>
                <w:rPr>
                  <w:rFonts w:hint="eastAsia"/>
                  <w:szCs w:val="21"/>
                  <w:lang w:val="en-US" w:eastAsia="zh-CN"/>
                </w:rPr>
                <w:t>投标人</w:t>
              </w:r>
            </w:ins>
            <w:ins w:id="30" w:author="吕静" w:date="2024-05-28T16:40:02Z">
              <w:r>
                <w:rPr>
                  <w:rFonts w:hint="eastAsia"/>
                  <w:szCs w:val="21"/>
                  <w:lang w:val="en-US" w:eastAsia="zh-CN"/>
                </w:rPr>
                <w:t>自</w:t>
              </w:r>
            </w:ins>
            <w:r>
              <w:rPr>
                <w:rFonts w:hint="eastAsia"/>
                <w:szCs w:val="21"/>
              </w:rPr>
              <w:t>2</w:t>
            </w:r>
            <w:r>
              <w:rPr>
                <w:szCs w:val="21"/>
              </w:rPr>
              <w:t>0</w:t>
            </w:r>
            <w:r>
              <w:rPr>
                <w:rFonts w:hint="eastAsia"/>
                <w:szCs w:val="21"/>
              </w:rPr>
              <w:t>21年1月1日至本项目投标截止</w:t>
            </w:r>
            <w:del w:id="31" w:author="吕静" w:date="2024-05-28T16:40:05Z">
              <w:r>
                <w:rPr>
                  <w:rFonts w:hint="eastAsia"/>
                  <w:szCs w:val="21"/>
                </w:rPr>
                <w:delText>前</w:delText>
              </w:r>
            </w:del>
            <w:r>
              <w:rPr>
                <w:rFonts w:hint="eastAsia"/>
                <w:szCs w:val="21"/>
              </w:rPr>
              <w:t>（以合同签订时间为准）有卷帘或窗帘或布艺帘业绩的，</w:t>
            </w:r>
            <w:r>
              <w:rPr>
                <w:kern w:val="0"/>
                <w:szCs w:val="21"/>
              </w:rPr>
              <w:t>提供1个得</w:t>
            </w:r>
            <w:commentRangeStart w:id="23"/>
            <w:r>
              <w:rPr>
                <w:kern w:val="0"/>
                <w:szCs w:val="21"/>
              </w:rPr>
              <w:t>10</w:t>
            </w:r>
            <w:commentRangeEnd w:id="23"/>
            <w:r>
              <w:commentReference w:id="23"/>
            </w:r>
            <w:r>
              <w:rPr>
                <w:kern w:val="0"/>
                <w:szCs w:val="21"/>
              </w:rPr>
              <w:t>分，</w:t>
            </w:r>
            <w:r>
              <w:rPr>
                <w:rFonts w:hint="eastAsia"/>
                <w:kern w:val="0"/>
                <w:szCs w:val="21"/>
              </w:rPr>
              <w:t>最高得1</w:t>
            </w:r>
            <w:r>
              <w:rPr>
                <w:kern w:val="0"/>
                <w:szCs w:val="21"/>
              </w:rPr>
              <w:t>00</w:t>
            </w:r>
            <w:r>
              <w:rPr>
                <w:rFonts w:hint="eastAsia"/>
                <w:kern w:val="0"/>
                <w:szCs w:val="21"/>
              </w:rPr>
              <w:t>分</w:t>
            </w:r>
            <w:r>
              <w:rPr>
                <w:kern w:val="0"/>
                <w:szCs w:val="21"/>
              </w:rPr>
              <w:t>。</w:t>
            </w:r>
          </w:p>
          <w:p>
            <w:pPr>
              <w:snapToGrid w:val="0"/>
              <w:jc w:val="left"/>
              <w:rPr>
                <w:kern w:val="0"/>
                <w:szCs w:val="21"/>
              </w:rPr>
            </w:pPr>
            <w:ins w:id="32" w:author="吕静" w:date="2024-05-28T16:40:12Z">
              <w:r>
                <w:rPr>
                  <w:rFonts w:hint="eastAsia"/>
                  <w:kern w:val="0"/>
                  <w:szCs w:val="21"/>
                  <w:lang w:eastAsia="zh-CN"/>
                </w:rPr>
                <w:t>（</w:t>
              </w:r>
            </w:ins>
            <w:ins w:id="33" w:author="吕静" w:date="2024-05-28T16:40:13Z">
              <w:r>
                <w:rPr>
                  <w:rFonts w:hint="eastAsia"/>
                  <w:kern w:val="0"/>
                  <w:szCs w:val="21"/>
                  <w:lang w:val="en-US" w:eastAsia="zh-CN"/>
                </w:rPr>
                <w:t>二</w:t>
              </w:r>
            </w:ins>
            <w:ins w:id="34" w:author="吕静" w:date="2024-05-28T16:40:12Z">
              <w:r>
                <w:rPr>
                  <w:rFonts w:hint="eastAsia"/>
                  <w:kern w:val="0"/>
                  <w:szCs w:val="21"/>
                  <w:lang w:eastAsia="zh-CN"/>
                </w:rPr>
                <w:t>）</w:t>
              </w:r>
            </w:ins>
            <w:r>
              <w:rPr>
                <w:rFonts w:hint="eastAsia"/>
                <w:kern w:val="0"/>
                <w:szCs w:val="21"/>
              </w:rPr>
              <w:t>评审依据：</w:t>
            </w:r>
          </w:p>
          <w:p>
            <w:pPr>
              <w:rPr>
                <w:rFonts w:hint="eastAsia"/>
                <w:lang w:eastAsia="zh-CN"/>
              </w:rPr>
            </w:pPr>
            <w:r>
              <w:rPr>
                <w:rFonts w:hint="eastAsia"/>
                <w:color w:val="000000"/>
                <w:kern w:val="0"/>
                <w:szCs w:val="21"/>
              </w:rPr>
              <w:t>提供有效合同关键页</w:t>
            </w:r>
            <w:r>
              <w:rPr>
                <w:rFonts w:hint="eastAsia"/>
                <w:kern w:val="0"/>
                <w:szCs w:val="21"/>
              </w:rPr>
              <w:t>(合同首页、标的页、金额页和双方签字盖章页等)和验收报告</w:t>
            </w:r>
            <w:ins w:id="35" w:author="吕静" w:date="2024-05-28T16:41:29Z">
              <w:r>
                <w:rPr>
                  <w:rFonts w:hint="eastAsia"/>
                  <w:kern w:val="0"/>
                  <w:szCs w:val="21"/>
                  <w:lang w:eastAsia="zh-CN"/>
                </w:rPr>
                <w:t>（</w:t>
              </w:r>
            </w:ins>
            <w:ins w:id="36" w:author="吕静" w:date="2024-05-28T16:41:56Z">
              <w:r>
                <w:rPr>
                  <w:rFonts w:hint="eastAsia" w:asciiTheme="minorEastAsia" w:hAnsiTheme="minorEastAsia" w:eastAsiaTheme="minorEastAsia" w:cstheme="minorEastAsia"/>
                  <w:kern w:val="0"/>
                  <w:szCs w:val="21"/>
                  <w:lang w:val="zh-CN"/>
                </w:rPr>
                <w:t>加盖合同甲方公章或业务章</w:t>
              </w:r>
            </w:ins>
            <w:ins w:id="37" w:author="吕静" w:date="2024-05-28T16:41:29Z">
              <w:r>
                <w:rPr>
                  <w:rFonts w:hint="eastAsia"/>
                  <w:kern w:val="0"/>
                  <w:szCs w:val="21"/>
                  <w:lang w:eastAsia="zh-CN"/>
                </w:rPr>
                <w:t>）</w:t>
              </w:r>
            </w:ins>
            <w:r>
              <w:rPr>
                <w:rFonts w:hint="eastAsia"/>
                <w:color w:val="000000"/>
                <w:kern w:val="0"/>
                <w:szCs w:val="21"/>
              </w:rPr>
              <w:t>扫描件</w:t>
            </w:r>
            <w:ins w:id="38" w:author="吕静" w:date="2024-05-28T16:42:09Z">
              <w:r>
                <w:rPr>
                  <w:rFonts w:hint="eastAsia"/>
                  <w:color w:val="000000"/>
                  <w:kern w:val="0"/>
                  <w:szCs w:val="21"/>
                  <w:lang w:eastAsia="zh-CN"/>
                </w:rPr>
                <w:t>，</w:t>
              </w:r>
            </w:ins>
            <w:commentRangeStart w:id="24"/>
            <w:r>
              <w:rPr>
                <w:rFonts w:hint="eastAsia"/>
                <w:color w:val="000000"/>
                <w:kern w:val="0"/>
                <w:szCs w:val="21"/>
              </w:rPr>
              <w:t>（原件备查）</w:t>
            </w:r>
            <w:commentRangeEnd w:id="24"/>
            <w:r>
              <w:commentReference w:id="24"/>
            </w:r>
            <w:r>
              <w:rPr>
                <w:rFonts w:hint="eastAsia"/>
                <w:kern w:val="0"/>
                <w:szCs w:val="21"/>
              </w:rPr>
              <w:t>评分中出现无证明资料或专家无法凭所提供资料判断是否得分的情况，一律作不得分处理</w:t>
            </w:r>
            <w:r>
              <w:rPr>
                <w:kern w:val="0"/>
                <w:szCs w:val="21"/>
              </w:rPr>
              <w:t>。</w:t>
            </w:r>
          </w:p>
        </w:tc>
      </w:tr>
      <w:bookmarkEnd w:id="2"/>
    </w:tbl>
    <w:p>
      <w:pPr>
        <w:sectPr>
          <w:footerReference r:id="rId5" w:type="default"/>
          <w:footerReference r:id="rId6" w:type="even"/>
          <w:pgSz w:w="11907" w:h="16840"/>
          <w:pgMar w:top="1440" w:right="1418" w:bottom="1440" w:left="1418" w:header="851" w:footer="992" w:gutter="0"/>
          <w:cols w:space="425" w:num="1"/>
          <w:titlePg/>
          <w:docGrid w:linePitch="462" w:charSpace="0"/>
        </w:sectPr>
      </w:pPr>
    </w:p>
    <w:p/>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bookmarkEnd w:id="3"/>
    <w:p>
      <w:pPr>
        <w:jc w:val="center"/>
        <w:rPr>
          <w:rFonts w:hint="eastAsia" w:eastAsia="宋体"/>
          <w:b/>
          <w:sz w:val="44"/>
          <w:szCs w:val="44"/>
          <w:lang w:eastAsia="zh-CN"/>
        </w:rPr>
      </w:pPr>
      <w:r>
        <w:rPr>
          <w:rFonts w:hint="eastAsia"/>
          <w:b/>
          <w:sz w:val="44"/>
          <w:szCs w:val="44"/>
          <w:lang w:eastAsia="zh-CN"/>
        </w:rPr>
        <w:t>（2024年）</w:t>
      </w:r>
    </w:p>
    <w:p>
      <w:pPr>
        <w:ind w:firstLine="435"/>
        <w:jc w:val="left"/>
      </w:pPr>
    </w:p>
    <w:p>
      <w:pPr>
        <w:widowControl/>
        <w:jc w:val="left"/>
      </w:pPr>
      <w:r>
        <w:br w:type="page"/>
      </w:r>
    </w:p>
    <w:p>
      <w:pPr>
        <w:ind w:firstLine="4216" w:firstLineChars="1500"/>
        <w:rPr>
          <w:rFonts w:ascii="宋体" w:hAnsi="宋体"/>
          <w:color w:val="FF0000"/>
          <w:szCs w:val="21"/>
        </w:rPr>
      </w:pPr>
      <w:bookmarkStart w:id="4" w:name="_Hlk72218009"/>
      <w:r>
        <w:rPr>
          <w:rFonts w:hint="eastAsia" w:ascii="宋体" w:hAnsi="宋体" w:eastAsia="黑体"/>
          <w:b/>
          <w:bCs/>
          <w:color w:val="FF0000"/>
          <w:kern w:val="44"/>
          <w:sz w:val="28"/>
          <w:szCs w:val="44"/>
        </w:rPr>
        <w:t>警示条款</w:t>
      </w:r>
    </w:p>
    <w:p>
      <w:pPr>
        <w:ind w:firstLine="400" w:firstLineChars="200"/>
        <w:rPr>
          <w:rFonts w:ascii="宋体" w:hAnsi="宋体"/>
          <w:color w:val="FF0000"/>
          <w:sz w:val="20"/>
          <w:szCs w:val="20"/>
        </w:rPr>
      </w:pPr>
    </w:p>
    <w:p>
      <w:pPr>
        <w:ind w:firstLine="400" w:firstLineChars="200"/>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采购金额千分之十以上千分之二十以下罚款；情节严重的，取消其参与本市政府采购资格，处采购金额千分之二十以上千分之三十以下罚款，并由市场监管部门依法吊销其营业执照；给他人造成损失的，依法承担赔偿责任；构成犯罪的，依法追究刑事责任：</w:t>
      </w:r>
    </w:p>
    <w:p>
      <w:pPr>
        <w:ind w:firstLine="400" w:firstLineChars="200"/>
        <w:rPr>
          <w:rFonts w:ascii="宋体" w:hAnsi="宋体"/>
          <w:color w:val="FF0000"/>
          <w:sz w:val="20"/>
          <w:szCs w:val="20"/>
        </w:rPr>
      </w:pPr>
      <w:r>
        <w:rPr>
          <w:rFonts w:hint="eastAsia" w:ascii="宋体" w:hAnsi="宋体"/>
          <w:color w:val="FF0000"/>
          <w:sz w:val="20"/>
          <w:szCs w:val="20"/>
        </w:rPr>
        <w:t>（一）在采购活动中应当回避而未回避的；</w:t>
      </w:r>
    </w:p>
    <w:p>
      <w:pPr>
        <w:ind w:firstLine="400" w:firstLineChars="200"/>
        <w:rPr>
          <w:rFonts w:ascii="宋体" w:hAnsi="宋体"/>
          <w:color w:val="FF0000"/>
          <w:sz w:val="20"/>
          <w:szCs w:val="20"/>
        </w:rPr>
      </w:pPr>
      <w:r>
        <w:rPr>
          <w:rFonts w:hint="eastAsia" w:ascii="宋体" w:hAnsi="宋体"/>
          <w:color w:val="FF0000"/>
          <w:sz w:val="20"/>
          <w:szCs w:val="20"/>
        </w:rPr>
        <w:t>（二）未按本条例规定签订、履行采购合同，造成严重后果的；</w:t>
      </w:r>
    </w:p>
    <w:p>
      <w:pPr>
        <w:ind w:firstLine="400" w:firstLineChars="200"/>
        <w:rPr>
          <w:rFonts w:ascii="宋体" w:hAnsi="宋体"/>
          <w:color w:val="FF0000"/>
          <w:sz w:val="20"/>
          <w:szCs w:val="20"/>
        </w:rPr>
      </w:pPr>
      <w:r>
        <w:rPr>
          <w:rFonts w:hint="eastAsia" w:ascii="宋体" w:hAnsi="宋体"/>
          <w:color w:val="FF0000"/>
          <w:sz w:val="20"/>
          <w:szCs w:val="20"/>
        </w:rPr>
        <w:t>（三）隐瞒真实情况，提供虚假资料的；</w:t>
      </w:r>
    </w:p>
    <w:p>
      <w:pPr>
        <w:ind w:firstLine="400" w:firstLineChars="200"/>
        <w:rPr>
          <w:rFonts w:ascii="宋体" w:hAnsi="宋体"/>
          <w:color w:val="FF0000"/>
          <w:sz w:val="20"/>
          <w:szCs w:val="20"/>
        </w:rPr>
      </w:pPr>
      <w:r>
        <w:rPr>
          <w:rFonts w:hint="eastAsia" w:ascii="宋体" w:hAnsi="宋体"/>
          <w:color w:val="FF0000"/>
          <w:sz w:val="20"/>
          <w:szCs w:val="20"/>
        </w:rPr>
        <w:t>（四）以非法手段排斥其他供应商参与竞争的；</w:t>
      </w:r>
    </w:p>
    <w:p>
      <w:pPr>
        <w:ind w:firstLine="400" w:firstLineChars="200"/>
        <w:rPr>
          <w:rFonts w:ascii="宋体" w:hAnsi="宋体"/>
          <w:color w:val="FF0000"/>
          <w:sz w:val="20"/>
          <w:szCs w:val="20"/>
        </w:rPr>
      </w:pPr>
      <w:r>
        <w:rPr>
          <w:rFonts w:hint="eastAsia" w:ascii="宋体" w:hAnsi="宋体"/>
          <w:color w:val="FF0000"/>
          <w:sz w:val="20"/>
          <w:szCs w:val="20"/>
        </w:rPr>
        <w:t>（五）与其他采购参加人串通投标的；</w:t>
      </w:r>
    </w:p>
    <w:p>
      <w:pPr>
        <w:ind w:firstLine="400" w:firstLineChars="200"/>
        <w:rPr>
          <w:rFonts w:ascii="宋体" w:hAnsi="宋体"/>
          <w:color w:val="FF0000"/>
          <w:sz w:val="20"/>
          <w:szCs w:val="20"/>
        </w:rPr>
      </w:pPr>
      <w:r>
        <w:rPr>
          <w:rFonts w:hint="eastAsia" w:ascii="宋体" w:hAnsi="宋体"/>
          <w:color w:val="FF0000"/>
          <w:sz w:val="20"/>
          <w:szCs w:val="20"/>
        </w:rPr>
        <w:t>（六）恶意投诉的；</w:t>
      </w:r>
    </w:p>
    <w:p>
      <w:pPr>
        <w:ind w:firstLine="400" w:firstLineChars="200"/>
        <w:rPr>
          <w:rFonts w:ascii="宋体" w:hAnsi="宋体"/>
          <w:color w:val="FF0000"/>
          <w:sz w:val="20"/>
          <w:szCs w:val="20"/>
        </w:rPr>
      </w:pPr>
      <w:r>
        <w:rPr>
          <w:rFonts w:hint="eastAsia" w:ascii="宋体" w:hAnsi="宋体"/>
          <w:color w:val="FF0000"/>
          <w:sz w:val="20"/>
          <w:szCs w:val="20"/>
        </w:rPr>
        <w:t>（七）向采购项目相关人行贿或者提供其他不当利益的；</w:t>
      </w:r>
    </w:p>
    <w:p>
      <w:pPr>
        <w:ind w:firstLine="400" w:firstLineChars="200"/>
        <w:rPr>
          <w:rFonts w:ascii="宋体" w:hAnsi="宋体"/>
          <w:color w:val="FF0000"/>
          <w:sz w:val="20"/>
          <w:szCs w:val="20"/>
        </w:rPr>
      </w:pPr>
      <w:r>
        <w:rPr>
          <w:rFonts w:hint="eastAsia" w:ascii="宋体" w:hAnsi="宋体"/>
          <w:color w:val="FF0000"/>
          <w:sz w:val="20"/>
          <w:szCs w:val="20"/>
        </w:rPr>
        <w:t>（八）阻碍、抗拒主管部门监督检查的；</w:t>
      </w:r>
    </w:p>
    <w:p>
      <w:pPr>
        <w:ind w:firstLine="400" w:firstLineChars="200"/>
        <w:rPr>
          <w:rFonts w:ascii="宋体" w:hAnsi="宋体"/>
          <w:color w:val="FF0000"/>
          <w:sz w:val="20"/>
          <w:szCs w:val="20"/>
        </w:rPr>
      </w:pPr>
      <w:r>
        <w:rPr>
          <w:rFonts w:hint="eastAsia" w:ascii="宋体" w:hAnsi="宋体"/>
          <w:color w:val="FF0000"/>
          <w:sz w:val="20"/>
          <w:szCs w:val="20"/>
        </w:rPr>
        <w:t>（九）其他违反本条例规定的行为。</w:t>
      </w:r>
    </w:p>
    <w:p>
      <w:pPr>
        <w:ind w:firstLine="402" w:firstLineChars="200"/>
        <w:rPr>
          <w:rFonts w:ascii="宋体" w:hAnsi="宋体"/>
          <w:color w:val="FF0000"/>
          <w:sz w:val="20"/>
          <w:szCs w:val="20"/>
        </w:rPr>
      </w:pPr>
      <w:r>
        <w:rPr>
          <w:rFonts w:hint="eastAsia" w:ascii="宋体" w:hAnsi="宋体"/>
          <w:b/>
          <w:bCs/>
          <w:color w:val="FF0000"/>
          <w:sz w:val="20"/>
          <w:szCs w:val="20"/>
        </w:rPr>
        <w:t>二、《深圳经济特区政府采购条例实施细则》第七十五条 </w:t>
      </w:r>
      <w:r>
        <w:rPr>
          <w:rFonts w:hint="eastAsia" w:ascii="宋体" w:hAnsi="宋体"/>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02" w:firstLineChars="200"/>
        <w:rPr>
          <w:rFonts w:ascii="宋体" w:hAnsi="宋体"/>
          <w:color w:val="FF0000"/>
          <w:sz w:val="20"/>
          <w:szCs w:val="20"/>
        </w:rPr>
      </w:pPr>
      <w:r>
        <w:rPr>
          <w:rFonts w:hint="eastAsia" w:ascii="宋体" w:hAnsi="宋体"/>
          <w:b/>
          <w:bCs/>
          <w:color w:val="FF0000"/>
          <w:sz w:val="20"/>
          <w:szCs w:val="20"/>
        </w:rPr>
        <w:t>三、《深圳经济特区政府采购条例实施细则》第七十七条 </w:t>
      </w:r>
      <w:r>
        <w:rPr>
          <w:rFonts w:hint="eastAsia" w:ascii="宋体" w:hAnsi="宋体"/>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00" w:firstLineChars="200"/>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pPr>
        <w:ind w:firstLine="400" w:firstLineChars="200"/>
        <w:rPr>
          <w:rFonts w:ascii="宋体" w:hAnsi="宋体"/>
          <w:color w:val="FF0000"/>
          <w:sz w:val="20"/>
          <w:szCs w:val="20"/>
        </w:rPr>
      </w:pPr>
      <w:r>
        <w:rPr>
          <w:rFonts w:hint="eastAsia" w:ascii="宋体" w:hAnsi="宋体"/>
          <w:color w:val="FF0000"/>
          <w:sz w:val="20"/>
          <w:szCs w:val="2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w:t>
      </w:r>
      <w:r>
        <w:rPr>
          <w:rFonts w:hint="eastAsia" w:ascii="宋体" w:hAnsi="宋体"/>
          <w:color w:val="FF0000"/>
          <w:sz w:val="20"/>
          <w:szCs w:val="20"/>
        </w:rPr>
        <w:br w:type="textWrapping"/>
      </w:r>
      <w:r>
        <w:rPr>
          <w:rFonts w:hint="eastAsia" w:ascii="宋体" w:hAnsi="宋体"/>
          <w:color w:val="FF0000"/>
          <w:sz w:val="20"/>
          <w:szCs w:val="20"/>
        </w:rPr>
        <w:t>注：该风险知悉确认书用于对供应商违法行为的警示，不作为供应商资格性审查及符合性审查条件。</w:t>
      </w:r>
    </w:p>
    <w:p>
      <w:pPr>
        <w:ind w:firstLine="400" w:firstLineChars="200"/>
      </w:pPr>
      <w:r>
        <w:rPr>
          <w:rFonts w:hint="eastAsia" w:ascii="宋体" w:hAnsi="宋体"/>
          <w:color w:val="FF0000"/>
          <w:sz w:val="20"/>
          <w:szCs w:val="20"/>
        </w:rPr>
        <w:t>五、</w:t>
      </w:r>
      <w:r>
        <w:rPr>
          <w:rFonts w:ascii="宋体" w:hAnsi="宋体"/>
          <w:color w:val="FF0000"/>
          <w:sz w:val="20"/>
          <w:szCs w:val="20"/>
        </w:rPr>
        <w:t>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六、</w:t>
      </w:r>
      <w:r>
        <w:rPr>
          <w:rFonts w:ascii="宋体" w:hAnsi="宋体"/>
          <w:color w:val="FF0000"/>
          <w:sz w:val="20"/>
          <w:szCs w:val="20"/>
        </w:rPr>
        <w:t>为避免出现不同供应商投标文件的文件制作机器码、文件创建标识码、IP 地址一致的异常情况，建议各供应商编制、上传投标文件时不要使用公共电脑设备或公共网络。</w:t>
      </w:r>
      <w:r>
        <w:rPr>
          <w:rFonts w:ascii="宋体" w:hAnsi="宋体"/>
          <w:color w:val="FF0000"/>
          <w:sz w:val="20"/>
          <w:szCs w:val="20"/>
        </w:rPr>
        <w:br w:type="textWrapping"/>
      </w:r>
      <w:r>
        <w:rPr>
          <w:rFonts w:hint="eastAsia" w:ascii="宋体" w:hAnsi="宋体"/>
          <w:color w:val="FF0000"/>
          <w:sz w:val="20"/>
          <w:szCs w:val="20"/>
        </w:rPr>
        <w:t xml:space="preserve"> </w:t>
      </w:r>
      <w:r>
        <w:rPr>
          <w:rFonts w:ascii="宋体" w:hAnsi="宋体"/>
          <w:color w:val="FF0000"/>
          <w:sz w:val="20"/>
          <w:szCs w:val="20"/>
        </w:rPr>
        <w:t xml:space="preserve">   </w:t>
      </w:r>
      <w:r>
        <w:rPr>
          <w:rFonts w:hint="eastAsia" w:ascii="宋体" w:hAnsi="宋体"/>
          <w:color w:val="FF0000"/>
          <w:sz w:val="20"/>
          <w:szCs w:val="20"/>
        </w:rPr>
        <w:t>七、</w:t>
      </w:r>
      <w:r>
        <w:rPr>
          <w:rFonts w:ascii="宋体" w:hAnsi="宋体"/>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br w:type="textWrapping"/>
      </w:r>
    </w:p>
    <w:p>
      <w:pPr>
        <w:widowControl/>
        <w:jc w:val="left"/>
        <w:rPr>
          <w:rFonts w:ascii="宋体" w:hAnsi="宋体" w:eastAsia="黑体"/>
          <w:b/>
          <w:bCs/>
          <w:kern w:val="44"/>
          <w:sz w:val="28"/>
          <w:szCs w:val="44"/>
        </w:rPr>
      </w:pPr>
      <w:r>
        <w:br w:type="page"/>
      </w:r>
    </w:p>
    <w:p>
      <w:pPr>
        <w:pStyle w:val="3"/>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leftChars="300" w:firstLine="630" w:firstLineChars="300"/>
        <w:outlineLvl w:val="0"/>
        <w:rPr>
          <w:rFonts w:ascii="宋体" w:hAnsi="宋体"/>
          <w:szCs w:val="21"/>
        </w:rPr>
      </w:pPr>
      <w:r>
        <w:rPr>
          <w:rFonts w:hint="eastAsia" w:ascii="宋体" w:hAnsi="宋体"/>
          <w:szCs w:val="21"/>
        </w:rPr>
        <w:t>第一章  招标公告</w:t>
      </w:r>
    </w:p>
    <w:p>
      <w:pPr>
        <w:ind w:left="630" w:leftChars="300" w:firstLine="630" w:firstLineChars="300"/>
        <w:outlineLvl w:val="0"/>
        <w:rPr>
          <w:rFonts w:ascii="宋体" w:hAnsi="宋体"/>
          <w:szCs w:val="21"/>
        </w:rPr>
      </w:pPr>
      <w:r>
        <w:rPr>
          <w:rFonts w:hint="eastAsia" w:ascii="宋体" w:hAnsi="宋体"/>
          <w:szCs w:val="21"/>
        </w:rPr>
        <w:t xml:space="preserve">第二章  </w:t>
      </w:r>
      <w:bookmarkStart w:id="5" w:name="_Hlk71994379"/>
      <w:r>
        <w:rPr>
          <w:rFonts w:hint="eastAsia" w:ascii="宋体" w:hAnsi="宋体"/>
          <w:szCs w:val="21"/>
        </w:rPr>
        <w:t>对通用条款的补充内容及其他关键信息</w:t>
      </w:r>
      <w:bookmarkEnd w:id="5"/>
    </w:p>
    <w:p>
      <w:pPr>
        <w:ind w:left="630" w:leftChars="300" w:firstLine="630" w:firstLineChars="300"/>
        <w:outlineLvl w:val="0"/>
        <w:rPr>
          <w:rFonts w:ascii="宋体" w:hAnsi="宋体"/>
          <w:szCs w:val="21"/>
        </w:rPr>
      </w:pPr>
      <w:r>
        <w:rPr>
          <w:rFonts w:hint="eastAsia" w:ascii="宋体" w:hAnsi="宋体"/>
          <w:szCs w:val="21"/>
        </w:rPr>
        <w:t>第三章 用户需求书</w:t>
      </w:r>
    </w:p>
    <w:p>
      <w:pPr>
        <w:ind w:left="630" w:leftChars="300" w:firstLine="630" w:firstLineChars="300"/>
        <w:outlineLvl w:val="0"/>
        <w:rPr>
          <w:rFonts w:ascii="宋体" w:hAnsi="宋体"/>
          <w:szCs w:val="21"/>
        </w:rPr>
      </w:pPr>
      <w:r>
        <w:rPr>
          <w:rFonts w:hint="eastAsia" w:ascii="宋体" w:hAnsi="宋体"/>
          <w:szCs w:val="21"/>
        </w:rPr>
        <w:t>第四章 投标文件组成要求及格式</w:t>
      </w:r>
    </w:p>
    <w:p>
      <w:pPr>
        <w:ind w:left="630" w:leftChars="300" w:firstLine="630" w:firstLineChars="300"/>
        <w:outlineLvl w:val="0"/>
        <w:rPr>
          <w:rFonts w:ascii="宋体" w:hAnsi="宋体"/>
          <w:szCs w:val="21"/>
        </w:rPr>
      </w:pPr>
      <w:r>
        <w:rPr>
          <w:rFonts w:hint="eastAsia" w:ascii="宋体" w:hAnsi="宋体"/>
          <w:szCs w:val="21"/>
        </w:rPr>
        <w:t>第五章  合同条款及格式</w:t>
      </w:r>
    </w:p>
    <w:p>
      <w:pPr>
        <w:rPr>
          <w:b/>
          <w:sz w:val="24"/>
        </w:rPr>
      </w:pPr>
    </w:p>
    <w:p>
      <w:pPr>
        <w:outlineLvl w:val="0"/>
        <w:rPr>
          <w:b/>
          <w:sz w:val="24"/>
        </w:rPr>
      </w:pPr>
      <w:r>
        <w:rPr>
          <w:rFonts w:hint="eastAsia"/>
          <w:b/>
          <w:sz w:val="24"/>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bookmarkEnd w:id="4"/>
    <w:p>
      <w:pPr>
        <w:widowControl/>
        <w:jc w:val="left"/>
        <w:rPr>
          <w:rFonts w:ascii="宋体" w:hAnsi="宋体" w:eastAsia="黑体"/>
          <w:b/>
          <w:bCs/>
          <w:kern w:val="44"/>
          <w:sz w:val="28"/>
          <w:szCs w:val="44"/>
        </w:rPr>
      </w:pPr>
      <w:bookmarkStart w:id="6" w:name="bt投标文件签署授权委托书"/>
      <w:bookmarkEnd w:id="6"/>
      <w:bookmarkStart w:id="7" w:name="bt技术标投标文件格式"/>
      <w:bookmarkEnd w:id="7"/>
      <w:bookmarkStart w:id="8" w:name="bt项目管理班子配备情况"/>
      <w:bookmarkEnd w:id="8"/>
      <w:bookmarkStart w:id="9" w:name="合同格式"/>
      <w:bookmarkEnd w:id="9"/>
      <w:bookmarkStart w:id="10" w:name="bt其他资料由投标人自定"/>
      <w:bookmarkEnd w:id="10"/>
      <w:bookmarkStart w:id="11" w:name="bt其他资料2"/>
      <w:bookmarkEnd w:id="11"/>
      <w:bookmarkStart w:id="12" w:name="bt合同条款及格式"/>
      <w:bookmarkEnd w:id="12"/>
      <w:bookmarkStart w:id="13" w:name="bt合同条款"/>
      <w:bookmarkEnd w:id="13"/>
      <w:bookmarkStart w:id="14" w:name="bt本工程承诺书"/>
      <w:bookmarkEnd w:id="14"/>
      <w:bookmarkStart w:id="15" w:name="bt说明"/>
      <w:bookmarkEnd w:id="15"/>
      <w:bookmarkStart w:id="16" w:name="bt投标人须知"/>
      <w:bookmarkEnd w:id="16"/>
      <w:bookmarkStart w:id="17" w:name="bt投标函"/>
      <w:bookmarkEnd w:id="17"/>
      <w:bookmarkStart w:id="18" w:name="bt开标一览表"/>
      <w:bookmarkEnd w:id="18"/>
      <w:bookmarkStart w:id="19" w:name="bt投标人情况介绍"/>
      <w:bookmarkEnd w:id="19"/>
      <w:bookmarkStart w:id="20" w:name="bt合同格式"/>
      <w:bookmarkEnd w:id="20"/>
      <w:bookmarkStart w:id="21" w:name="bt投标报价汇总表"/>
      <w:bookmarkEnd w:id="21"/>
      <w:bookmarkStart w:id="22" w:name="bt商务标投标文件格式"/>
      <w:bookmarkEnd w:id="22"/>
      <w:r>
        <w:br w:type="page"/>
      </w:r>
    </w:p>
    <w:p>
      <w:pPr>
        <w:pStyle w:val="3"/>
        <w:rPr>
          <w:color w:val="FF0000"/>
          <w:sz w:val="24"/>
        </w:rPr>
      </w:pPr>
      <w:r>
        <w:rPr>
          <w:rFonts w:hint="eastAsia"/>
        </w:rPr>
        <w:t>第一册  专用条款</w:t>
      </w:r>
    </w:p>
    <w:p>
      <w:pPr>
        <w:pStyle w:val="6"/>
        <w:rPr>
          <w:sz w:val="28"/>
          <w:szCs w:val="28"/>
        </w:rPr>
      </w:pPr>
      <w:r>
        <w:rPr>
          <w:rFonts w:hint="eastAsia"/>
          <w:sz w:val="28"/>
          <w:szCs w:val="28"/>
        </w:rPr>
        <w:t>第一章  招标公告</w:t>
      </w:r>
    </w:p>
    <w:p>
      <w:pPr>
        <w:spacing w:line="360" w:lineRule="auto"/>
        <w:rPr>
          <w:rFonts w:ascii="宋体" w:hAnsi="宋体" w:cs="宋体"/>
          <w:kern w:val="0"/>
          <w:sz w:val="18"/>
          <w:szCs w:val="18"/>
        </w:rPr>
      </w:pPr>
      <w:r>
        <w:rPr>
          <w:rFonts w:hint="eastAsia" w:ascii="宋体" w:hAnsi="宋体" w:cs="宋体"/>
          <w:b/>
          <w:bCs/>
          <w:kern w:val="0"/>
          <w:szCs w:val="21"/>
        </w:rPr>
        <w:t>申请人的资格要求</w:t>
      </w:r>
    </w:p>
    <w:p>
      <w:pPr>
        <w:ind w:firstLine="630" w:firstLineChars="300"/>
      </w:pPr>
      <w:r>
        <w:rPr>
          <w:rFonts w:hint="eastAsia"/>
        </w:rPr>
        <w:t>1</w:t>
      </w:r>
      <w:r>
        <w:t>.</w:t>
      </w:r>
      <w:bookmarkStart w:id="23" w:name="_Hlk72162904"/>
      <w:r>
        <w:rPr>
          <w:rFonts w:hint="eastAsia"/>
        </w:rPr>
        <w:t>具有独立法人资格或是具有独立承担民事责任能力的其它组织（提供营业执照或事业单位法人证书等证明资料扫描件，原件备查；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3"/>
    </w:p>
    <w:p>
      <w:pPr>
        <w:ind w:firstLine="630" w:firstLineChars="300"/>
        <w:rPr>
          <w:color w:val="FF0000"/>
        </w:rPr>
      </w:pPr>
      <w:r>
        <w:rPr>
          <w:rFonts w:hint="eastAsia"/>
          <w:color w:val="FF0000"/>
        </w:rPr>
        <w:t>2</w:t>
      </w:r>
      <w:r>
        <w:rPr>
          <w:color w:val="FF0000"/>
        </w:rPr>
        <w:t>.</w:t>
      </w:r>
      <w:r>
        <w:rPr>
          <w:rFonts w:hint="eastAsia"/>
          <w:color w:val="FF0000"/>
        </w:rPr>
        <w:t>本项目不接受联合体投标（由供应商在《政府采购投标及履约承诺函》中作出声明），是否接受投标人选用进口产品参与投标详见招标文件“货物需求明细”表；</w:t>
      </w:r>
    </w:p>
    <w:p>
      <w:pPr>
        <w:ind w:firstLine="630" w:firstLineChars="300"/>
      </w:pPr>
      <w:r>
        <w:rPr>
          <w:rFonts w:hint="eastAsia"/>
        </w:rPr>
        <w:t>3</w:t>
      </w:r>
      <w:r>
        <w:t>.</w:t>
      </w:r>
      <w:r>
        <w:rPr>
          <w:rFonts w:hint="eastAsia"/>
        </w:rPr>
        <w:t>参与本项目政府采购活动时不存在被有关部门禁止参与政府采购活动且在有效期内的情况（由供应商在《政府采购投标及履约承诺函》中作出声明）；</w:t>
      </w:r>
    </w:p>
    <w:p>
      <w:pPr>
        <w:ind w:firstLine="630" w:firstLineChars="300"/>
      </w:pPr>
      <w:r>
        <w:rPr>
          <w:rFonts w:hint="eastAsia"/>
        </w:rPr>
        <w:t>4</w:t>
      </w:r>
      <w:r>
        <w:t>.</w:t>
      </w:r>
      <w:r>
        <w:rPr>
          <w:rFonts w:hint="eastAsia"/>
        </w:rPr>
        <w:t>具备《中华人民共和国政府采购法》第二十二条的条件（由供应商在《政府采购投标及履约承诺函》中作出声明）；</w:t>
      </w:r>
    </w:p>
    <w:p>
      <w:pPr>
        <w:ind w:firstLine="630" w:firstLineChars="300"/>
      </w:pPr>
      <w:r>
        <w:rPr>
          <w:rFonts w:hint="eastAsia"/>
        </w:rPr>
        <w:t>5</w:t>
      </w:r>
      <w:r>
        <w:t>.</w:t>
      </w:r>
      <w:r>
        <w:rPr>
          <w:rFonts w:hint="eastAsia"/>
        </w:rPr>
        <w:t>未被列入失信被执行人、重大税收违法案件当事人名单、政府采购严重违法失信行为记录名单（由供应商在《政府采购投标及履约承诺函》中作出声明）。</w:t>
      </w:r>
    </w:p>
    <w:p>
      <w:pPr>
        <w:ind w:firstLine="630" w:firstLineChars="300"/>
      </w:pPr>
      <w:r>
        <w:rPr>
          <w:rFonts w:hint="eastAsia"/>
        </w:rPr>
        <w:t>6. 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ind w:firstLine="630" w:firstLineChars="300"/>
        <w:rPr>
          <w:rFonts w:ascii="宋体" w:hAnsi="宋体" w:cs="宋体"/>
          <w:kern w:val="0"/>
          <w:szCs w:val="21"/>
        </w:rPr>
      </w:pPr>
      <w:r>
        <w:rPr>
          <w:rFonts w:hint="eastAsia" w:ascii="宋体" w:hAnsi="宋体" w:cs="宋体"/>
          <w:kern w:val="0"/>
          <w:szCs w:val="21"/>
        </w:rPr>
        <w:t>注：（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pPr>
        <w:pStyle w:val="6"/>
        <w:jc w:val="left"/>
        <w:rPr>
          <w:sz w:val="22"/>
          <w:szCs w:val="18"/>
        </w:rPr>
      </w:pPr>
      <w:r>
        <w:rPr>
          <w:rFonts w:hint="eastAsia"/>
          <w:sz w:val="22"/>
          <w:szCs w:val="18"/>
        </w:rPr>
        <w:t>完整公告内容详见：深圳公共资源交易网（https://www.szggzy.com）</w:t>
      </w:r>
    </w:p>
    <w:p>
      <w:pPr>
        <w:widowControl/>
        <w:jc w:val="left"/>
        <w:rPr>
          <w:rFonts w:ascii="宋体" w:hAnsi="宋体"/>
          <w:b/>
          <w:bCs/>
          <w:kern w:val="0"/>
          <w:sz w:val="28"/>
          <w:szCs w:val="28"/>
        </w:rPr>
      </w:pPr>
      <w:r>
        <w:rPr>
          <w:sz w:val="28"/>
          <w:szCs w:val="28"/>
        </w:rPr>
        <w:br w:type="page"/>
      </w:r>
    </w:p>
    <w:p>
      <w:pPr>
        <w:pStyle w:val="6"/>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6"/>
        <w:spacing w:before="120" w:beforeLines="50" w:after="120" w:afterLines="50"/>
        <w:rPr>
          <w:szCs w:val="24"/>
        </w:rPr>
      </w:pPr>
      <w:bookmarkStart w:id="25" w:name="_Toc73518117"/>
      <w:bookmarkStart w:id="26" w:name="_Toc60560625"/>
      <w:bookmarkStart w:id="27" w:name="_Toc73517639"/>
      <w:bookmarkStart w:id="28" w:name="_Toc73521635"/>
      <w:bookmarkStart w:id="29" w:name="_Toc73521547"/>
      <w:bookmarkStart w:id="30" w:name="_Toc60631620"/>
      <w:bookmarkStart w:id="31" w:name="_Toc101074876"/>
      <w:bookmarkStart w:id="32" w:name="_Toc100052364"/>
      <w:r>
        <w:rPr>
          <w:rFonts w:hint="eastAsia"/>
          <w:szCs w:val="24"/>
        </w:rPr>
        <w:t>一、对通用条款的补充内容</w:t>
      </w:r>
    </w:p>
    <w:bookmarkEnd w:id="25"/>
    <w:bookmarkEnd w:id="26"/>
    <w:bookmarkEnd w:id="27"/>
    <w:bookmarkEnd w:id="28"/>
    <w:bookmarkEnd w:id="29"/>
    <w:bookmarkEnd w:id="30"/>
    <w:bookmarkEnd w:id="31"/>
    <w:bookmarkEnd w:id="32"/>
    <w:tbl>
      <w:tblPr>
        <w:tblStyle w:val="44"/>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b/>
                <w:bCs/>
              </w:rPr>
            </w:pPr>
            <w:bookmarkStart w:id="33" w:name="_Hlk72218097"/>
            <w:r>
              <w:rPr>
                <w:rFonts w:hint="eastAsia" w:ascii="宋体" w:hAnsi="宋体"/>
                <w:b/>
                <w:bCs/>
              </w:rPr>
              <w:t>通用条款序号</w:t>
            </w:r>
          </w:p>
        </w:tc>
        <w:tc>
          <w:tcPr>
            <w:tcW w:w="2409" w:type="dxa"/>
            <w:vAlign w:val="center"/>
          </w:tcPr>
          <w:p>
            <w:pPr>
              <w:jc w:val="center"/>
              <w:rPr>
                <w:rFonts w:ascii="宋体" w:hAnsi="宋体"/>
                <w:b/>
                <w:bCs/>
              </w:rPr>
            </w:pPr>
            <w:r>
              <w:rPr>
                <w:rFonts w:hint="eastAsia" w:ascii="宋体" w:hAnsi="宋体"/>
                <w:b/>
                <w:bCs/>
              </w:rPr>
              <w:t>涉及事项</w:t>
            </w:r>
          </w:p>
        </w:tc>
        <w:tc>
          <w:tcPr>
            <w:tcW w:w="4980" w:type="dxa"/>
            <w:vAlign w:val="center"/>
          </w:tcPr>
          <w:p>
            <w:pPr>
              <w:jc w:val="center"/>
              <w:rPr>
                <w:rFonts w:ascii="宋体" w:hAnsi="宋体"/>
                <w:b/>
                <w:bCs/>
              </w:rPr>
            </w:pPr>
            <w:r>
              <w:rPr>
                <w:rFonts w:hint="eastAsia" w:ascii="宋体" w:hAnsi="宋体"/>
                <w:b/>
                <w:bCs/>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hint="default" w:ascii="宋体" w:hAnsi="宋体"/>
                <w:lang w:val="en-US" w:eastAsia="zh-CN"/>
              </w:rPr>
              <w:t>清华大学深圳国际研究生院</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.2</w:t>
            </w:r>
          </w:p>
        </w:tc>
        <w:tc>
          <w:tcPr>
            <w:tcW w:w="2409" w:type="dxa"/>
            <w:vAlign w:val="center"/>
          </w:tcPr>
          <w:p>
            <w:pPr>
              <w:jc w:val="center"/>
              <w:rPr>
                <w:rFonts w:ascii="宋体" w:hAnsi="宋体"/>
              </w:rPr>
            </w:pPr>
            <w:r>
              <w:rPr>
                <w:rFonts w:hint="eastAsia" w:ascii="宋体" w:hAnsi="宋体"/>
              </w:rPr>
              <w:t>政府集中采购机构</w:t>
            </w:r>
          </w:p>
        </w:tc>
        <w:tc>
          <w:tcPr>
            <w:tcW w:w="4980" w:type="dxa"/>
            <w:vAlign w:val="center"/>
          </w:tcPr>
          <w:p>
            <w:pPr>
              <w:jc w:val="center"/>
              <w:rPr>
                <w:rFonts w:ascii="宋体" w:hAnsi="宋体"/>
              </w:rPr>
            </w:pPr>
            <w:r>
              <w:rPr>
                <w:rFonts w:hint="eastAsia" w:ascii="宋体" w:hAnsi="宋体"/>
              </w:rPr>
              <w:t>深圳公共资源交易中心</w:t>
            </w:r>
          </w:p>
          <w:p>
            <w:pPr>
              <w:jc w:val="center"/>
              <w:rPr>
                <w:rFonts w:ascii="宋体" w:hAnsi="宋体"/>
              </w:rPr>
            </w:pPr>
            <w:r>
              <w:rPr>
                <w:rFonts w:hint="eastAsia" w:ascii="宋体" w:hAnsi="宋体"/>
              </w:rPr>
              <w:t>（深圳交易集团有限公司政府采购业务分公司）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9</w:t>
            </w:r>
          </w:p>
        </w:tc>
        <w:tc>
          <w:tcPr>
            <w:tcW w:w="2409" w:type="dxa"/>
            <w:vAlign w:val="center"/>
          </w:tcPr>
          <w:p>
            <w:pPr>
              <w:jc w:val="center"/>
              <w:rPr>
                <w:rFonts w:ascii="宋体" w:hAnsi="宋体"/>
              </w:rPr>
            </w:pPr>
            <w:r>
              <w:rPr>
                <w:rFonts w:hint="eastAsia" w:ascii="宋体" w:hAnsi="宋体"/>
              </w:rPr>
              <w:t>踏勘现场</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0</w:t>
            </w:r>
          </w:p>
        </w:tc>
        <w:tc>
          <w:tcPr>
            <w:tcW w:w="2409" w:type="dxa"/>
            <w:vAlign w:val="center"/>
          </w:tcPr>
          <w:p>
            <w:pPr>
              <w:jc w:val="center"/>
              <w:rPr>
                <w:rFonts w:ascii="宋体" w:hAnsi="宋体"/>
              </w:rPr>
            </w:pPr>
            <w:r>
              <w:rPr>
                <w:rFonts w:hint="eastAsia" w:ascii="宋体" w:hAnsi="宋体"/>
              </w:rPr>
              <w:t>标前会议</w:t>
            </w:r>
          </w:p>
        </w:tc>
        <w:tc>
          <w:tcPr>
            <w:tcW w:w="4980" w:type="dxa"/>
            <w:vAlign w:val="center"/>
          </w:tcPr>
          <w:p>
            <w:pPr>
              <w:jc w:val="center"/>
              <w:rPr>
                <w:rFonts w:ascii="宋体" w:hAnsi="宋体"/>
              </w:rPr>
            </w:pPr>
            <w:r>
              <w:rPr>
                <w:rFonts w:hint="eastAsia" w:ascii="宋体" w:hAnsi="宋体"/>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pPr>
              <w:jc w:val="center"/>
              <w:rPr>
                <w:rFonts w:ascii="宋体" w:hAnsi="宋体"/>
              </w:rPr>
            </w:pPr>
            <w:r>
              <w:rPr>
                <w:rFonts w:hint="eastAsia" w:ascii="宋体" w:hAnsi="宋体"/>
              </w:rPr>
              <w:t>招标文件的澄清和修改</w:t>
            </w:r>
          </w:p>
        </w:tc>
        <w:tc>
          <w:tcPr>
            <w:tcW w:w="4980" w:type="dxa"/>
            <w:vAlign w:val="center"/>
          </w:tcPr>
          <w:p>
            <w:pPr>
              <w:jc w:val="left"/>
              <w:rPr>
                <w:rFonts w:ascii="宋体" w:hAnsi="宋体"/>
              </w:rPr>
            </w:pPr>
            <w:r>
              <w:rPr>
                <w:rFonts w:hint="eastAsia" w:ascii="宋体" w:hAnsi="宋体"/>
              </w:rPr>
              <w:t>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0</w:t>
            </w:r>
          </w:p>
        </w:tc>
        <w:tc>
          <w:tcPr>
            <w:tcW w:w="2409" w:type="dxa"/>
            <w:vAlign w:val="center"/>
          </w:tcPr>
          <w:p>
            <w:pPr>
              <w:jc w:val="center"/>
              <w:rPr>
                <w:rFonts w:ascii="宋体" w:hAnsi="宋体"/>
              </w:rPr>
            </w:pPr>
            <w:r>
              <w:rPr>
                <w:rFonts w:hint="eastAsia" w:ascii="宋体" w:hAnsi="宋体"/>
              </w:rPr>
              <w:t>投标有效期</w:t>
            </w:r>
          </w:p>
        </w:tc>
        <w:tc>
          <w:tcPr>
            <w:tcW w:w="4980" w:type="dxa"/>
            <w:vAlign w:val="center"/>
          </w:tcPr>
          <w:p>
            <w:pPr>
              <w:jc w:val="center"/>
              <w:rPr>
                <w:rFonts w:ascii="宋体" w:hAnsi="宋体"/>
              </w:rPr>
            </w:pPr>
            <w:r>
              <w:rPr>
                <w:rFonts w:hint="eastAsia" w:ascii="宋体" w:hAnsi="宋体"/>
              </w:rPr>
              <w:t>1</w:t>
            </w:r>
            <w:r>
              <w:rPr>
                <w:rFonts w:ascii="宋体" w:hAnsi="宋体"/>
              </w:rPr>
              <w:t>20</w:t>
            </w:r>
            <w:r>
              <w:rPr>
                <w:rFonts w:hint="eastAsia" w:ascii="宋体" w:hAnsi="宋体"/>
              </w:rPr>
              <w:t>个日历日</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2</w:t>
            </w:r>
          </w:p>
        </w:tc>
        <w:tc>
          <w:tcPr>
            <w:tcW w:w="2409" w:type="dxa"/>
            <w:vAlign w:val="center"/>
          </w:tcPr>
          <w:p>
            <w:pPr>
              <w:jc w:val="center"/>
              <w:rPr>
                <w:rFonts w:ascii="宋体" w:hAnsi="宋体"/>
              </w:rPr>
            </w:pPr>
            <w:r>
              <w:rPr>
                <w:rFonts w:hint="eastAsia" w:ascii="宋体" w:hAnsi="宋体"/>
              </w:rPr>
              <w:t>投标人的替代方案</w:t>
            </w:r>
          </w:p>
        </w:tc>
        <w:tc>
          <w:tcPr>
            <w:tcW w:w="4980" w:type="dxa"/>
            <w:vAlign w:val="center"/>
          </w:tcPr>
          <w:p>
            <w:pPr>
              <w:jc w:val="center"/>
              <w:rPr>
                <w:rFonts w:ascii="宋体" w:hAnsi="宋体"/>
              </w:rPr>
            </w:pPr>
            <w:r>
              <w:rPr>
                <w:rFonts w:hint="eastAsia" w:ascii="宋体" w:hAnsi="宋体"/>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5</w:t>
            </w:r>
          </w:p>
        </w:tc>
        <w:tc>
          <w:tcPr>
            <w:tcW w:w="2409" w:type="dxa"/>
            <w:vAlign w:val="center"/>
          </w:tcPr>
          <w:p>
            <w:pPr>
              <w:jc w:val="center"/>
              <w:rPr>
                <w:rFonts w:ascii="宋体" w:hAnsi="宋体"/>
              </w:rPr>
            </w:pPr>
            <w:r>
              <w:rPr>
                <w:rFonts w:hint="eastAsia" w:ascii="宋体" w:hAnsi="宋体"/>
              </w:rPr>
              <w:t>投标文件的大小</w:t>
            </w:r>
          </w:p>
        </w:tc>
        <w:tc>
          <w:tcPr>
            <w:tcW w:w="4980" w:type="dxa"/>
            <w:vAlign w:val="center"/>
          </w:tcPr>
          <w:p>
            <w:pPr>
              <w:jc w:val="center"/>
              <w:rPr>
                <w:rFonts w:ascii="宋体" w:hAnsi="宋体"/>
              </w:rPr>
            </w:pPr>
            <w:r>
              <w:rPr>
                <w:rFonts w:hint="eastAsia" w:ascii="宋体" w:hAnsi="宋体"/>
              </w:rPr>
              <w:t>投标文件大小不得超过100MB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2</w:t>
            </w:r>
            <w:r>
              <w:rPr>
                <w:rFonts w:ascii="宋体" w:hAnsi="宋体"/>
              </w:rPr>
              <w:t>6</w:t>
            </w:r>
          </w:p>
        </w:tc>
        <w:tc>
          <w:tcPr>
            <w:tcW w:w="2409" w:type="dxa"/>
            <w:vAlign w:val="center"/>
          </w:tcPr>
          <w:p>
            <w:pPr>
              <w:jc w:val="center"/>
              <w:rPr>
                <w:rFonts w:ascii="宋体" w:hAnsi="宋体"/>
              </w:rPr>
            </w:pPr>
            <w:bookmarkStart w:id="34" w:name="_Hlk71664860"/>
            <w:r>
              <w:rPr>
                <w:rFonts w:hint="eastAsia" w:ascii="宋体" w:hAnsi="宋体"/>
              </w:rPr>
              <w:t>样品、演示、方案讲解</w:t>
            </w:r>
            <w:bookmarkEnd w:id="34"/>
          </w:p>
        </w:tc>
        <w:tc>
          <w:tcPr>
            <w:tcW w:w="4980" w:type="dxa"/>
            <w:vAlign w:val="center"/>
          </w:tcPr>
          <w:p>
            <w:pPr>
              <w:jc w:val="left"/>
              <w:rPr>
                <w:rFonts w:ascii="宋体" w:hAnsi="宋体"/>
              </w:rPr>
            </w:pPr>
            <w:r>
              <w:rPr>
                <w:rFonts w:hint="eastAsia" w:ascii="宋体" w:hAnsi="宋体"/>
              </w:rPr>
              <w:t>如有样品、演示、方案讲解，具体安排见第三章 用户需求书相关要求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7</w:t>
            </w:r>
          </w:p>
        </w:tc>
        <w:tc>
          <w:tcPr>
            <w:tcW w:w="2409" w:type="dxa"/>
            <w:vAlign w:val="center"/>
          </w:tcPr>
          <w:p>
            <w:pPr>
              <w:jc w:val="center"/>
              <w:rPr>
                <w:rFonts w:ascii="宋体" w:hAnsi="宋体"/>
              </w:rPr>
            </w:pPr>
            <w:r>
              <w:rPr>
                <w:rFonts w:hint="eastAsia" w:ascii="宋体" w:hAnsi="宋体"/>
              </w:rPr>
              <w:t>评审方法</w:t>
            </w:r>
          </w:p>
        </w:tc>
        <w:tc>
          <w:tcPr>
            <w:tcW w:w="4980" w:type="dxa"/>
            <w:vAlign w:val="center"/>
          </w:tcPr>
          <w:p>
            <w:pPr>
              <w:jc w:val="left"/>
              <w:rPr>
                <w:rFonts w:ascii="宋体" w:hAnsi="宋体"/>
              </w:rPr>
            </w:pPr>
            <w:r>
              <w:rPr>
                <w:rFonts w:hint="eastAsia" w:ascii="宋体" w:hAnsi="宋体"/>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3</w:t>
            </w:r>
            <w:r>
              <w:rPr>
                <w:rFonts w:ascii="宋体" w:hAnsi="宋体"/>
              </w:rPr>
              <w:t>8</w:t>
            </w:r>
          </w:p>
        </w:tc>
        <w:tc>
          <w:tcPr>
            <w:tcW w:w="2409" w:type="dxa"/>
            <w:vAlign w:val="center"/>
          </w:tcPr>
          <w:p>
            <w:pPr>
              <w:jc w:val="center"/>
              <w:rPr>
                <w:rFonts w:ascii="宋体" w:hAnsi="宋体"/>
              </w:rPr>
            </w:pPr>
            <w:r>
              <w:rPr>
                <w:rFonts w:hint="eastAsia" w:ascii="宋体" w:hAnsi="宋体"/>
              </w:rPr>
              <w:t>定标方法</w:t>
            </w:r>
          </w:p>
        </w:tc>
        <w:tc>
          <w:tcPr>
            <w:tcW w:w="4980" w:type="dxa"/>
            <w:vAlign w:val="center"/>
          </w:tcPr>
          <w:p>
            <w:pPr>
              <w:jc w:val="left"/>
              <w:rPr>
                <w:rFonts w:ascii="宋体" w:hAnsi="宋体"/>
              </w:rPr>
            </w:pPr>
            <w:r>
              <w:rPr>
                <w:rFonts w:hint="eastAsia" w:ascii="宋体" w:hAnsi="宋体"/>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rPr>
            </w:pPr>
            <w:r>
              <w:rPr>
                <w:rFonts w:hint="eastAsia" w:ascii="宋体" w:hAnsi="宋体"/>
              </w:rPr>
              <w:t>4</w:t>
            </w:r>
            <w:r>
              <w:rPr>
                <w:rFonts w:ascii="宋体" w:hAnsi="宋体"/>
              </w:rPr>
              <w:t>6</w:t>
            </w:r>
          </w:p>
        </w:tc>
        <w:tc>
          <w:tcPr>
            <w:tcW w:w="2409" w:type="dxa"/>
            <w:vAlign w:val="center"/>
          </w:tcPr>
          <w:p>
            <w:pPr>
              <w:jc w:val="center"/>
              <w:rPr>
                <w:rFonts w:ascii="宋体" w:hAnsi="宋体"/>
              </w:rPr>
            </w:pPr>
            <w:r>
              <w:rPr>
                <w:rFonts w:hint="eastAsia" w:ascii="宋体" w:hAnsi="宋体"/>
              </w:rPr>
              <w:t>履约担保</w:t>
            </w:r>
          </w:p>
        </w:tc>
        <w:tc>
          <w:tcPr>
            <w:tcW w:w="4980" w:type="dxa"/>
            <w:vAlign w:val="center"/>
          </w:tcPr>
          <w:p>
            <w:pPr>
              <w:jc w:val="left"/>
              <w:rPr>
                <w:rFonts w:ascii="宋体" w:hAnsi="宋体"/>
              </w:rPr>
            </w:pPr>
            <w:r>
              <w:rPr>
                <w:rFonts w:hint="eastAsia" w:ascii="宋体" w:hAnsi="宋体"/>
                <w:b/>
              </w:rPr>
              <w:t>□</w:t>
            </w:r>
            <w:r>
              <w:rPr>
                <w:rFonts w:hint="eastAsia" w:ascii="宋体" w:hAnsi="宋体"/>
              </w:rPr>
              <w:t xml:space="preserve"> 需要，</w:t>
            </w:r>
            <w:r>
              <w:rPr>
                <w:rFonts w:hint="eastAsia"/>
              </w:rPr>
              <w:t xml:space="preserve">合同金额的    </w:t>
            </w:r>
            <w:commentRangeStart w:id="25"/>
            <w:r>
              <w:rPr>
                <w:rFonts w:hint="eastAsia"/>
              </w:rPr>
              <w:t>%</w:t>
            </w:r>
            <w:commentRangeEnd w:id="25"/>
            <w:r>
              <w:rPr>
                <w:rStyle w:val="58"/>
                <w:rFonts w:ascii="宋体"/>
                <w:kern w:val="0"/>
              </w:rPr>
              <w:commentReference w:id="25"/>
            </w:r>
            <w:r>
              <w:rPr>
                <w:rFonts w:hint="eastAsia"/>
              </w:rPr>
              <w:t>，投标供应商自主选择以支票、汇票、本票、保函等非现金形式缴纳或提交。</w:t>
            </w:r>
            <w:commentRangeStart w:id="26"/>
            <w:r>
              <w:rPr>
                <w:rFonts w:hint="eastAsia"/>
              </w:rPr>
              <w:t>履约保证金在中标人履行完成合同约定权利义务事项在合同期满之日起             日内按原方式退还，不计利息。</w:t>
            </w:r>
            <w:commentRangeEnd w:id="26"/>
            <w:r>
              <w:rPr>
                <w:rStyle w:val="58"/>
                <w:rFonts w:ascii="宋体"/>
                <w:kern w:val="0"/>
              </w:rPr>
              <w:commentReference w:id="26"/>
            </w:r>
            <w:r>
              <w:rPr>
                <w:rFonts w:hint="eastAsia"/>
              </w:rPr>
              <w:t>采购人逾期退还履约保证金的，向中标人每日偿付履约保证金的</w:t>
            </w:r>
            <w:commentRangeStart w:id="27"/>
            <w:r>
              <w:rPr>
                <w:rFonts w:hint="eastAsia"/>
              </w:rPr>
              <w:t>0.5</w:t>
            </w:r>
            <w:commentRangeEnd w:id="27"/>
            <w:r>
              <w:commentReference w:id="27"/>
            </w:r>
            <w:r>
              <w:rPr>
                <w:rFonts w:hint="eastAsia"/>
              </w:rPr>
              <w:t>‰的利息。因中标人原因而未能达到本项目验收标准或验收不通过的，履约保证金不予退还。</w:t>
            </w:r>
          </w:p>
        </w:tc>
      </w:tr>
    </w:tbl>
    <w:p>
      <w:pPr>
        <w:rPr>
          <w:b/>
        </w:rPr>
      </w:pPr>
      <w:r>
        <w:rPr>
          <w:rFonts w:hint="eastAsia"/>
          <w:szCs w:val="21"/>
        </w:rPr>
        <w:t>备注：本表是通用条款相关条款的补充和明确，如与通用条款内容相冲突的，以本表为准。</w:t>
      </w:r>
    </w:p>
    <w:bookmarkEnd w:id="33"/>
    <w:p>
      <w:pPr>
        <w:pStyle w:val="6"/>
        <w:spacing w:before="120" w:beforeLines="50" w:after="120" w:afterLines="50"/>
        <w:rPr>
          <w:szCs w:val="24"/>
        </w:rPr>
      </w:pPr>
      <w:bookmarkStart w:id="35" w:name="_Hlk72218117"/>
      <w:r>
        <w:rPr>
          <w:rFonts w:hint="eastAsia"/>
          <w:szCs w:val="24"/>
        </w:rPr>
        <w:t>二、其他关键信息</w:t>
      </w:r>
    </w:p>
    <w:p>
      <w:pPr>
        <w:ind w:firstLine="422" w:firstLineChars="200"/>
        <w:rPr>
          <w:b/>
          <w:bCs/>
        </w:rPr>
      </w:pPr>
      <w:bookmarkStart w:id="36" w:name="_Hlk72579427"/>
      <w:r>
        <w:rPr>
          <w:rFonts w:hint="eastAsia"/>
          <w:b/>
          <w:bCs/>
        </w:rPr>
        <w:t>（一）评标定标信息</w:t>
      </w:r>
    </w:p>
    <w:p>
      <w:pPr>
        <w:jc w:val="center"/>
        <w:rPr>
          <w:b/>
        </w:rPr>
      </w:pPr>
    </w:p>
    <w:p>
      <w:pPr>
        <w:jc w:val="center"/>
      </w:pPr>
      <w:r>
        <w:rPr>
          <w:rFonts w:hint="eastAsia"/>
          <w:b/>
        </w:rPr>
        <w:t>非评定分离项目</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bookmarkStart w:id="37" w:name="_Hlk74239733"/>
            <w:r>
              <w:rPr>
                <w:rFonts w:hint="eastAsia"/>
              </w:rPr>
              <w:t>评标方法</w:t>
            </w:r>
          </w:p>
        </w:tc>
        <w:tc>
          <w:tcPr>
            <w:tcW w:w="4265" w:type="dxa"/>
          </w:tcPr>
          <w:p>
            <w:pPr>
              <w:jc w:val="center"/>
            </w:pPr>
            <w:r>
              <w:rPr>
                <w:rFonts w:hint="eastAsia"/>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候选中标供应商家数</w:t>
            </w:r>
          </w:p>
        </w:tc>
        <w:tc>
          <w:tcPr>
            <w:tcW w:w="4265" w:type="dxa"/>
          </w:tcPr>
          <w:p>
            <w:pPr>
              <w:jc w:val="center"/>
            </w:pP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pPr>
            <w:r>
              <w:rPr>
                <w:rFonts w:hint="eastAsia"/>
              </w:rPr>
              <w:t>中标供应商家数</w:t>
            </w:r>
          </w:p>
        </w:tc>
        <w:tc>
          <w:tcPr>
            <w:tcW w:w="4265" w:type="dxa"/>
          </w:tcPr>
          <w:p>
            <w:pPr>
              <w:jc w:val="center"/>
            </w:pPr>
            <w:r>
              <w:rPr>
                <w:rFonts w:hint="eastAsia"/>
              </w:rPr>
              <w:t>1</w:t>
            </w:r>
          </w:p>
        </w:tc>
      </w:tr>
      <w:bookmarkEnd w:id="37"/>
    </w:tbl>
    <w:p>
      <w:pPr>
        <w:ind w:left="3240"/>
        <w:rPr>
          <w:b/>
        </w:rPr>
      </w:pPr>
    </w:p>
    <w:p>
      <w:pPr>
        <w:ind w:firstLine="422" w:firstLineChars="200"/>
        <w:rPr>
          <w:b/>
        </w:rPr>
      </w:pPr>
    </w:p>
    <w:p>
      <w:pPr>
        <w:ind w:firstLine="422" w:firstLineChars="200"/>
        <w:rPr>
          <w:b/>
        </w:rPr>
      </w:pPr>
      <w:r>
        <w:rPr>
          <w:rFonts w:hint="eastAsia"/>
          <w:b/>
        </w:rPr>
        <w:t>（二）其他事项</w:t>
      </w:r>
      <w:bookmarkEnd w:id="36"/>
    </w:p>
    <w:p>
      <w:pPr>
        <w:ind w:firstLine="422" w:firstLineChars="200"/>
        <w:rPr>
          <w:b/>
          <w:bCs/>
        </w:rPr>
      </w:pPr>
      <w:r>
        <w:rPr>
          <w:b/>
          <w:bCs/>
        </w:rPr>
        <w:t>1</w:t>
      </w:r>
      <w:r>
        <w:rPr>
          <w:rFonts w:hint="eastAsia"/>
          <w:b/>
          <w:bCs/>
        </w:rPr>
        <w:t>、关于享受优惠政策的主体及价格扣除比例</w:t>
      </w:r>
    </w:p>
    <w:p>
      <w:pPr>
        <w:ind w:firstLine="420" w:firstLineChars="200"/>
      </w:pPr>
      <w:r>
        <w:rPr>
          <w:rFonts w:hint="eastAsia"/>
        </w:rPr>
        <w:t>（1）投标人提供的货物（以招标文件用户需求书“货物需求明细”的“货物名称”一栏为准）全部均由优惠主体制造，则对其投标总价给予</w:t>
      </w:r>
      <w:r>
        <w:rPr>
          <w:rFonts w:hint="eastAsia"/>
          <w:color w:val="FF0000"/>
          <w:u w:val="single"/>
        </w:rPr>
        <w:t xml:space="preserve">  </w:t>
      </w:r>
      <w:r>
        <w:rPr>
          <w:rFonts w:hint="eastAsia"/>
          <w:color w:val="FF0000"/>
          <w:u w:val="single"/>
          <w:lang w:val="en-US" w:eastAsia="zh-CN"/>
        </w:rPr>
        <w:t>10</w:t>
      </w:r>
      <w:r>
        <w:rPr>
          <w:color w:val="FF0000"/>
          <w:u w:val="single"/>
        </w:rPr>
        <w:t xml:space="preserve">  %</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pPr>
      <w:r>
        <w:rPr>
          <w:rFonts w:hint="eastAsia"/>
        </w:rPr>
        <w:t>（2）根据</w:t>
      </w:r>
      <w:r>
        <w:rPr>
          <w:rFonts w:hint="eastAsia"/>
          <w:szCs w:val="22"/>
        </w:rPr>
        <w:t>《工业和信息化部、国家统计局、国家发展和改革委员会、财政部关于印发中小企业划型标准规定的通知》（工信部联企业〔2011〕300 号）</w:t>
      </w:r>
      <w:r>
        <w:rPr>
          <w:rFonts w:hint="eastAsia"/>
        </w:rPr>
        <w:t>，</w:t>
      </w:r>
      <w:bookmarkStart w:id="38" w:name="_Hlk71970739"/>
      <w:r>
        <w:rPr>
          <w:rFonts w:hint="eastAsia"/>
        </w:rPr>
        <w:t>本项目</w:t>
      </w:r>
      <w:bookmarkStart w:id="39" w:name="_Hlk71924718"/>
      <w:r>
        <w:rPr>
          <w:rFonts w:hint="eastAsia"/>
        </w:rPr>
        <w:t>采购标的（货物）对应的中小企业划分标准所属行业</w:t>
      </w:r>
      <w:bookmarkEnd w:id="39"/>
      <w:r>
        <w:rPr>
          <w:rFonts w:hint="eastAsia"/>
        </w:rPr>
        <w:t>为</w:t>
      </w:r>
      <w:commentRangeStart w:id="28"/>
      <w:r>
        <w:rPr>
          <w:rFonts w:hint="eastAsia"/>
          <w:u w:val="single"/>
        </w:rPr>
        <w:t xml:space="preserve">     </w:t>
      </w:r>
      <w:commentRangeEnd w:id="28"/>
      <w:r>
        <w:commentReference w:id="28"/>
      </w:r>
      <w:r>
        <w:rPr>
          <w:rFonts w:hint="eastAsia"/>
        </w:rPr>
        <w:t>业。</w:t>
      </w:r>
      <w:bookmarkEnd w:id="38"/>
    </w:p>
    <w:p>
      <w:pPr>
        <w:ind w:firstLine="420" w:firstLineChars="200"/>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rFonts w:ascii="仿宋" w:hAnsi="仿宋" w:eastAsia="仿宋"/>
          <w:sz w:val="28"/>
          <w:szCs w:val="28"/>
        </w:rPr>
      </w:pPr>
      <w:r>
        <w:rPr>
          <w:rFonts w:hint="eastAsia"/>
        </w:rPr>
        <w:t>（4）享受价格扣除获得政府采购合同的，小微企业不得将合同分包给大中型企业。</w:t>
      </w:r>
    </w:p>
    <w:p>
      <w:pPr>
        <w:rPr>
          <w:b/>
        </w:rPr>
      </w:pPr>
    </w:p>
    <w:p>
      <w:pPr>
        <w:ind w:firstLine="422" w:firstLineChars="200"/>
        <w:rPr>
          <w:rFonts w:hint="eastAsia"/>
          <w:b/>
          <w:bCs/>
        </w:rPr>
      </w:pPr>
      <w:r>
        <w:rPr>
          <w:b/>
          <w:bCs/>
        </w:rPr>
        <w:t>2、</w:t>
      </w:r>
      <w:r>
        <w:rPr>
          <w:rFonts w:hint="eastAsia"/>
          <w:b/>
          <w:bCs/>
        </w:rPr>
        <w:t>关于政府采购订单融资政策</w:t>
      </w:r>
    </w:p>
    <w:p>
      <w:pPr>
        <w:ind w:firstLine="420" w:firstLineChars="200"/>
        <w:rPr>
          <w:rFonts w:hint="eastAsia"/>
          <w:b/>
          <w:bCs/>
        </w:rPr>
      </w:pPr>
      <w:r>
        <w:rPr>
          <w:rFonts w:hint="eastAsia"/>
          <w:b w:val="0"/>
          <w:bCs w:val="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pStyle w:val="19"/>
      </w:pPr>
    </w:p>
    <w:p>
      <w:pPr>
        <w:ind w:firstLine="422" w:firstLineChars="200"/>
        <w:jc w:val="left"/>
        <w:rPr>
          <w:rFonts w:ascii="宋体" w:hAnsi="宋体" w:cs="宋体"/>
          <w:b/>
          <w:color w:val="FF0000"/>
          <w:szCs w:val="21"/>
        </w:rPr>
      </w:pPr>
      <w:r>
        <w:rPr>
          <w:rFonts w:hint="eastAsia"/>
          <w:b/>
          <w:color w:val="FF0000"/>
        </w:rPr>
        <w:t>3、代理服务费</w:t>
      </w:r>
    </w:p>
    <w:p>
      <w:pPr>
        <w:spacing w:before="50" w:after="50"/>
        <w:ind w:firstLine="420" w:firstLineChars="200"/>
        <w:rPr>
          <w:rFonts w:ascii="宋体" w:hAnsi="宋体" w:cs="宋体"/>
          <w:color w:val="FF0000"/>
          <w:szCs w:val="21"/>
        </w:rPr>
      </w:pPr>
      <w:r>
        <w:rPr>
          <w:rFonts w:hint="eastAsia" w:ascii="宋体" w:hAnsi="宋体" w:cs="宋体"/>
          <w:color w:val="FF0000"/>
          <w:szCs w:val="21"/>
        </w:rPr>
        <w:t>（1）本项目向中标供应商收取代理服务费</w:t>
      </w:r>
    </w:p>
    <w:p>
      <w:pPr>
        <w:spacing w:before="50" w:after="50"/>
        <w:ind w:firstLine="420" w:firstLineChars="200"/>
        <w:rPr>
          <w:rFonts w:ascii="宋体" w:hAnsi="宋体" w:cs="宋体"/>
          <w:color w:val="FF0000"/>
          <w:szCs w:val="21"/>
        </w:rPr>
      </w:pPr>
      <w:r>
        <w:rPr>
          <w:rFonts w:hint="eastAsia" w:ascii="宋体" w:hAnsi="宋体" w:cs="宋体"/>
          <w:color w:val="FF0000"/>
          <w:szCs w:val="21"/>
        </w:rPr>
        <w:t>中标供应商在领取《中标通知书》之前须向深圳交易集团有限公司交纳代理服务费。若因中标供应商交纳代理服务费所产生的时间影响到合同签订的，由中标供应商自行承担责任。代理服务费标准参照《关于印发深圳交易集团有限公司（深圳公共资源交易中心）业务收费标准的通知》（深交易〔2023〕69号）收取。本项目类别为</w:t>
      </w:r>
      <w:r>
        <w:rPr>
          <w:rFonts w:hint="eastAsia" w:ascii="宋体" w:hAnsi="宋体" w:cs="宋体"/>
          <w:b/>
          <w:bCs/>
          <w:color w:val="FF0000"/>
          <w:szCs w:val="21"/>
        </w:rPr>
        <w:t xml:space="preserve"> 货物招标</w:t>
      </w:r>
      <w:r>
        <w:rPr>
          <w:rFonts w:hint="eastAsia" w:ascii="宋体" w:hAnsi="宋体" w:cs="宋体"/>
          <w:color w:val="FF0000"/>
          <w:szCs w:val="21"/>
        </w:rPr>
        <w:t>：</w:t>
      </w:r>
    </w:p>
    <w:p>
      <w:pPr>
        <w:tabs>
          <w:tab w:val="left" w:pos="1182"/>
        </w:tabs>
        <w:ind w:left="360" w:right="-317" w:rightChars="-151"/>
        <w:rPr>
          <w:rFonts w:ascii="宋体" w:hAnsi="宋体" w:cs="宋体"/>
          <w:bCs/>
          <w:color w:val="FF0000"/>
          <w:spacing w:val="-4"/>
          <w:szCs w:val="21"/>
        </w:rPr>
      </w:pPr>
      <w:r>
        <w:rPr>
          <w:rFonts w:hint="eastAsia" w:ascii="宋体" w:hAnsi="宋体" w:cs="宋体"/>
          <w:bCs/>
          <w:color w:val="FF0000"/>
          <w:spacing w:val="-4"/>
          <w:szCs w:val="21"/>
        </w:rPr>
        <w:t>（一）代理服务费以《中标通知书》确定的中标金额作为计算基数，按差额定率累进法计算。</w:t>
      </w:r>
    </w:p>
    <w:p>
      <w:pPr>
        <w:tabs>
          <w:tab w:val="left" w:pos="1182"/>
        </w:tabs>
        <w:ind w:left="360" w:right="-317" w:rightChars="-151"/>
        <w:rPr>
          <w:rFonts w:ascii="宋体" w:hAnsi="宋体" w:cs="宋体"/>
          <w:bCs/>
          <w:color w:val="FF0000"/>
          <w:spacing w:val="-4"/>
          <w:szCs w:val="21"/>
        </w:rPr>
      </w:pPr>
      <w:r>
        <w:rPr>
          <w:rFonts w:hint="eastAsia" w:ascii="宋体" w:hAnsi="宋体" w:cs="宋体"/>
          <w:bCs/>
          <w:color w:val="FF0000"/>
          <w:spacing w:val="-4"/>
          <w:szCs w:val="21"/>
        </w:rPr>
        <w:t>（二）中标金额的各部分费率如下表：</w:t>
      </w:r>
    </w:p>
    <w:tbl>
      <w:tblPr>
        <w:tblStyle w:val="44"/>
        <w:tblW w:w="71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7"/>
        <w:gridCol w:w="1440"/>
        <w:gridCol w:w="1395"/>
        <w:gridCol w:w="14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87" w:type="dxa"/>
            <w:tcBorders>
              <w:tl2br w:val="single" w:color="auto" w:sz="4" w:space="0"/>
            </w:tcBorders>
            <w:vAlign w:val="center"/>
          </w:tcPr>
          <w:p>
            <w:pPr>
              <w:widowControl/>
              <w:spacing w:before="120" w:beforeLines="50" w:after="120" w:afterLines="50" w:line="240" w:lineRule="exact"/>
              <w:ind w:firstLine="1470" w:firstLineChars="700"/>
              <w:jc w:val="left"/>
              <w:rPr>
                <w:rFonts w:ascii="宋体" w:hAnsi="宋体" w:cs="仿宋_GB2312"/>
                <w:bCs/>
                <w:color w:val="FF0000"/>
                <w:kern w:val="0"/>
                <w:szCs w:val="21"/>
              </w:rPr>
            </w:pPr>
            <w:r>
              <w:rPr>
                <w:rFonts w:hint="eastAsia" w:ascii="宋体" w:hAnsi="宋体" w:cs="仿宋_GB2312"/>
                <w:bCs/>
                <w:color w:val="FF0000"/>
                <w:kern w:val="0"/>
                <w:szCs w:val="21"/>
              </w:rPr>
              <w:t>类别</w:t>
            </w:r>
          </w:p>
          <w:p>
            <w:pPr>
              <w:widowControl/>
              <w:spacing w:before="120" w:beforeLines="50" w:after="120" w:afterLines="50" w:line="240" w:lineRule="exact"/>
              <w:jc w:val="left"/>
              <w:rPr>
                <w:rFonts w:ascii="宋体" w:hAnsi="宋体" w:cs="仿宋_GB2312"/>
                <w:bCs/>
                <w:color w:val="FF0000"/>
                <w:kern w:val="0"/>
                <w:szCs w:val="21"/>
              </w:rPr>
            </w:pPr>
            <w:r>
              <w:rPr>
                <w:rFonts w:hint="eastAsia" w:ascii="宋体" w:hAnsi="宋体" w:cs="仿宋_GB2312"/>
                <w:bCs/>
                <w:color w:val="FF0000"/>
                <w:kern w:val="0"/>
                <w:szCs w:val="21"/>
              </w:rPr>
              <w:t>金额(万元)</w:t>
            </w:r>
          </w:p>
        </w:tc>
        <w:tc>
          <w:tcPr>
            <w:tcW w:w="1440" w:type="dxa"/>
            <w:vAlign w:val="center"/>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工程招标</w:t>
            </w:r>
          </w:p>
        </w:tc>
        <w:tc>
          <w:tcPr>
            <w:tcW w:w="1395" w:type="dxa"/>
            <w:vAlign w:val="center"/>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货物招标</w:t>
            </w:r>
          </w:p>
        </w:tc>
        <w:tc>
          <w:tcPr>
            <w:tcW w:w="1439" w:type="dxa"/>
            <w:vAlign w:val="center"/>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服务招标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100以下</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1.00%</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1.50%</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100-500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0.70%</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1.10%</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500-1000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0.55%</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0.80%</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1000-5000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0.35%</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0.50%</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5000-10000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0.20%</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0.25%</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10000-50000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0.05%</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0.05%</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50000-100000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0.035%</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0.035%</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100000-500000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0.008%</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0.008%</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500000-1000000</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0.006%</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0.006%</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887"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1000000以上</w:t>
            </w:r>
          </w:p>
        </w:tc>
        <w:tc>
          <w:tcPr>
            <w:tcW w:w="1440"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0.004%</w:t>
            </w:r>
          </w:p>
        </w:tc>
        <w:tc>
          <w:tcPr>
            <w:tcW w:w="1395"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0.004%</w:t>
            </w:r>
          </w:p>
        </w:tc>
        <w:tc>
          <w:tcPr>
            <w:tcW w:w="1439" w:type="dxa"/>
          </w:tcPr>
          <w:p>
            <w:pPr>
              <w:widowControl/>
              <w:spacing w:before="120" w:beforeLines="50" w:after="120" w:afterLines="50" w:line="240" w:lineRule="exact"/>
              <w:jc w:val="center"/>
              <w:rPr>
                <w:rFonts w:ascii="宋体" w:hAnsi="宋体" w:cs="仿宋_GB2312"/>
                <w:bCs/>
                <w:color w:val="FF0000"/>
                <w:kern w:val="0"/>
                <w:szCs w:val="21"/>
              </w:rPr>
            </w:pPr>
            <w:r>
              <w:rPr>
                <w:rFonts w:hint="eastAsia" w:ascii="宋体" w:hAnsi="宋体" w:cs="仿宋_GB2312"/>
                <w:bCs/>
                <w:color w:val="FF0000"/>
                <w:kern w:val="0"/>
                <w:szCs w:val="21"/>
              </w:rPr>
              <w:t>0.004%</w:t>
            </w:r>
          </w:p>
        </w:tc>
      </w:tr>
    </w:tbl>
    <w:p>
      <w:pPr>
        <w:ind w:firstLine="420" w:firstLineChars="200"/>
        <w:rPr>
          <w:rFonts w:ascii="宋体" w:hAnsi="宋体" w:cs="宋体"/>
          <w:color w:val="FF0000"/>
          <w:szCs w:val="21"/>
        </w:rPr>
      </w:pPr>
      <w:r>
        <w:rPr>
          <w:rFonts w:hint="eastAsia" w:ascii="宋体" w:hAnsi="宋体" w:cs="宋体"/>
          <w:color w:val="FF0000"/>
          <w:szCs w:val="21"/>
        </w:rPr>
        <w:t>如某货物招标项目，中标金额为600万，需交纳的代理服务费具体计算如下：</w:t>
      </w:r>
    </w:p>
    <w:p>
      <w:pPr>
        <w:ind w:firstLine="420" w:firstLineChars="200"/>
        <w:rPr>
          <w:rFonts w:ascii="宋体" w:hAnsi="宋体" w:cs="宋体"/>
          <w:color w:val="FF0000"/>
          <w:szCs w:val="21"/>
        </w:rPr>
      </w:pPr>
      <w:r>
        <w:rPr>
          <w:rFonts w:hint="eastAsia" w:ascii="宋体" w:hAnsi="宋体" w:cs="宋体"/>
          <w:color w:val="FF0000"/>
          <w:szCs w:val="21"/>
        </w:rPr>
        <w:t>代理服务费＝（100万以下部分的代理服务费）+（100万～500万部分的代理服务费）+（500万～600万部分的代理服务费）＝100万元×1.5%+（500-100）万元×1.1%+（600-500）万元×0.8%=1.5万元+4.4万元+0.8万元＝6.7万元</w:t>
      </w:r>
    </w:p>
    <w:p>
      <w:pPr>
        <w:ind w:firstLine="420" w:firstLineChars="200"/>
        <w:rPr>
          <w:rFonts w:ascii="宋体" w:hAnsi="宋体" w:cs="宋体"/>
          <w:color w:val="FF0000"/>
          <w:szCs w:val="21"/>
        </w:rPr>
      </w:pPr>
      <w:r>
        <w:rPr>
          <w:rFonts w:hint="eastAsia" w:ascii="宋体" w:hAnsi="宋体" w:cs="宋体"/>
          <w:color w:val="FF0000"/>
          <w:szCs w:val="21"/>
        </w:rPr>
        <w:t>（三）每宗交易代理服务费不低于5000元；</w:t>
      </w:r>
    </w:p>
    <w:p>
      <w:pPr>
        <w:ind w:firstLine="420" w:firstLineChars="200"/>
        <w:rPr>
          <w:rFonts w:ascii="宋体" w:hAnsi="宋体" w:cs="宋体"/>
          <w:color w:val="FF0000"/>
          <w:szCs w:val="21"/>
        </w:rPr>
      </w:pPr>
      <w:r>
        <w:rPr>
          <w:rFonts w:hint="eastAsia" w:ascii="宋体" w:hAnsi="宋体" w:cs="宋体"/>
          <w:color w:val="FF0000"/>
          <w:szCs w:val="21"/>
        </w:rPr>
        <w:t>（四）中标供应商中标后，必须按规定采用银行对公转账方式向深圳交易集团有限公司直接交纳代理服务费，交纳信息及要求按以下规定执行：</w:t>
      </w:r>
    </w:p>
    <w:p>
      <w:pPr>
        <w:ind w:firstLine="422" w:firstLineChars="200"/>
        <w:rPr>
          <w:rFonts w:ascii="宋体" w:hAnsi="宋体" w:cs="宋体"/>
          <w:bCs/>
          <w:color w:val="FF0000"/>
          <w:szCs w:val="21"/>
        </w:rPr>
      </w:pPr>
      <w:r>
        <w:rPr>
          <w:rFonts w:hint="eastAsia" w:ascii="宋体" w:hAnsi="宋体" w:cs="宋体"/>
          <w:b/>
          <w:bCs/>
          <w:color w:val="FF0000"/>
          <w:szCs w:val="21"/>
        </w:rPr>
        <w:t>基本户信息：</w:t>
      </w:r>
    </w:p>
    <w:p>
      <w:pPr>
        <w:ind w:firstLine="420" w:firstLineChars="200"/>
        <w:rPr>
          <w:rFonts w:ascii="宋体" w:hAnsi="宋体" w:cs="宋体"/>
          <w:color w:val="FF0000"/>
          <w:szCs w:val="21"/>
        </w:rPr>
      </w:pPr>
      <w:r>
        <w:rPr>
          <w:rFonts w:hint="eastAsia" w:ascii="宋体" w:hAnsi="宋体" w:cs="宋体"/>
          <w:color w:val="FF0000"/>
          <w:szCs w:val="21"/>
        </w:rPr>
        <w:t>账户名：深圳交易集团有限公司</w:t>
      </w:r>
    </w:p>
    <w:p>
      <w:pPr>
        <w:ind w:firstLine="420" w:firstLineChars="200"/>
        <w:rPr>
          <w:rFonts w:ascii="宋体" w:hAnsi="宋体" w:cs="宋体"/>
          <w:color w:val="FF0000"/>
          <w:szCs w:val="21"/>
        </w:rPr>
      </w:pPr>
      <w:r>
        <w:rPr>
          <w:rFonts w:hint="eastAsia" w:ascii="宋体" w:hAnsi="宋体" w:cs="宋体"/>
          <w:color w:val="FF0000"/>
          <w:szCs w:val="21"/>
        </w:rPr>
        <w:t>账号：632765883</w:t>
      </w:r>
    </w:p>
    <w:p>
      <w:pPr>
        <w:ind w:firstLine="420" w:firstLineChars="200"/>
        <w:rPr>
          <w:rFonts w:ascii="宋体" w:hAnsi="宋体" w:cs="宋体"/>
          <w:color w:val="FF0000"/>
          <w:szCs w:val="21"/>
        </w:rPr>
      </w:pPr>
      <w:r>
        <w:rPr>
          <w:rFonts w:hint="eastAsia" w:ascii="宋体" w:hAnsi="宋体" w:cs="宋体"/>
          <w:color w:val="FF0000"/>
          <w:szCs w:val="21"/>
        </w:rPr>
        <w:t>开户行：民生银行深圳五洲支行</w:t>
      </w:r>
    </w:p>
    <w:p>
      <w:pPr>
        <w:ind w:firstLine="422" w:firstLineChars="200"/>
        <w:rPr>
          <w:rFonts w:ascii="宋体" w:hAnsi="宋体" w:cs="宋体"/>
          <w:bCs/>
          <w:color w:val="FF0000"/>
          <w:szCs w:val="21"/>
        </w:rPr>
      </w:pPr>
      <w:r>
        <w:rPr>
          <w:rFonts w:hint="eastAsia" w:ascii="宋体" w:hAnsi="宋体" w:cs="宋体"/>
          <w:b/>
          <w:bCs/>
          <w:color w:val="FF0000"/>
          <w:szCs w:val="21"/>
        </w:rPr>
        <w:t>转账备注：</w:t>
      </w:r>
    </w:p>
    <w:p>
      <w:pPr>
        <w:ind w:firstLine="420" w:firstLineChars="200"/>
      </w:pPr>
      <w:r>
        <w:rPr>
          <w:rFonts w:hint="eastAsia" w:ascii="宋体" w:hAnsi="宋体" w:cs="宋体"/>
          <w:bCs/>
          <w:color w:val="FF0000"/>
          <w:szCs w:val="21"/>
        </w:rPr>
        <w:t>项目编号+项目名称+中标金额+中标供应商名称</w:t>
      </w:r>
    </w:p>
    <w:p>
      <w:pPr>
        <w:spacing w:after="160" w:line="259" w:lineRule="auto"/>
        <w:ind w:firstLine="422" w:firstLineChars="200"/>
        <w:jc w:val="left"/>
        <w:rPr>
          <w:rFonts w:ascii="宋体" w:hAnsi="宋体" w:cs="宋体"/>
          <w:b/>
          <w:color w:val="000000" w:themeColor="text1"/>
          <w:szCs w:val="21"/>
          <w14:textFill>
            <w14:solidFill>
              <w14:schemeClr w14:val="tx1"/>
            </w14:solidFill>
          </w14:textFill>
        </w:rPr>
      </w:pPr>
      <w:r>
        <w:rPr>
          <w:b/>
          <w:color w:val="000000" w:themeColor="text1"/>
          <w14:textFill>
            <w14:solidFill>
              <w14:schemeClr w14:val="tx1"/>
            </w14:solidFill>
          </w14:textFill>
        </w:rPr>
        <w:t>4</w:t>
      </w:r>
      <w:r>
        <w:rPr>
          <w:rFonts w:hint="eastAsia"/>
          <w:b/>
          <w:color w:val="000000" w:themeColor="text1"/>
          <w14:textFill>
            <w14:solidFill>
              <w14:schemeClr w14:val="tx1"/>
            </w14:solidFill>
          </w14:textFill>
        </w:rPr>
        <w:t>、其他说明</w:t>
      </w:r>
    </w:p>
    <w:p>
      <w:pPr>
        <w:wordWrap w:val="0"/>
        <w:spacing w:after="160" w:line="360" w:lineRule="auto"/>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160" w:line="360" w:lineRule="auto"/>
        <w:ind w:firstLine="422" w:firstLineChars="200"/>
        <w:rPr>
          <w:b/>
          <w:bCs/>
        </w:rPr>
      </w:pPr>
      <w:r>
        <w:rPr>
          <w:b/>
          <w:bCs/>
        </w:rPr>
        <w:t>重要提示：</w:t>
      </w:r>
    </w:p>
    <w:p>
      <w:pPr>
        <w:wordWrap w:val="0"/>
        <w:spacing w:after="160" w:line="360" w:lineRule="auto"/>
        <w:ind w:firstLine="420" w:firstLineChars="200"/>
      </w:pPr>
      <w:r>
        <w:t>1、使用电子营业执照功能时，请确保已经在手机微信安装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160" w:line="360" w:lineRule="auto"/>
        <w:ind w:firstLine="420" w:firstLineChars="200"/>
      </w:pPr>
      <w:r>
        <w:t>2、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wordWrap w:val="0"/>
        <w:spacing w:after="160" w:line="360" w:lineRule="auto"/>
        <w:ind w:firstLine="420" w:firstLineChars="200"/>
      </w:pPr>
      <w:r>
        <w:t>3、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20"/>
      </w:pPr>
    </w:p>
    <w:bookmarkEnd w:id="35"/>
    <w:p>
      <w:pPr>
        <w:pStyle w:val="6"/>
        <w:rPr>
          <w:sz w:val="28"/>
          <w:szCs w:val="28"/>
        </w:rPr>
      </w:pPr>
      <w:r>
        <w:rPr>
          <w:rFonts w:hint="eastAsia"/>
          <w:sz w:val="28"/>
          <w:szCs w:val="28"/>
        </w:rPr>
        <w:t>第三章 用户需求书</w:t>
      </w:r>
    </w:p>
    <w:p>
      <w:pPr>
        <w:pStyle w:val="6"/>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44"/>
        <w:tblpPr w:leftFromText="180" w:rightFromText="180" w:vertAnchor="text" w:horzAnchor="margin" w:tblpY="17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2560"/>
        <w:gridCol w:w="3113"/>
        <w:gridCol w:w="2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17" w:type="pct"/>
            <w:vAlign w:val="center"/>
          </w:tcPr>
          <w:p>
            <w:pPr>
              <w:jc w:val="center"/>
              <w:rPr>
                <w:bCs/>
                <w:szCs w:val="21"/>
              </w:rPr>
            </w:pPr>
            <w:r>
              <w:rPr>
                <w:rFonts w:hint="eastAsia"/>
                <w:bCs/>
                <w:szCs w:val="21"/>
              </w:rPr>
              <w:t>序号</w:t>
            </w:r>
          </w:p>
        </w:tc>
        <w:tc>
          <w:tcPr>
            <w:tcW w:w="1501" w:type="pct"/>
            <w:vAlign w:val="center"/>
          </w:tcPr>
          <w:p>
            <w:pPr>
              <w:jc w:val="center"/>
              <w:rPr>
                <w:bCs/>
                <w:szCs w:val="21"/>
              </w:rPr>
            </w:pPr>
            <w:r>
              <w:rPr>
                <w:rFonts w:hint="eastAsia"/>
                <w:szCs w:val="21"/>
              </w:rPr>
              <w:t>采购计划编号</w:t>
            </w:r>
          </w:p>
        </w:tc>
        <w:tc>
          <w:tcPr>
            <w:tcW w:w="1825" w:type="pct"/>
            <w:vAlign w:val="center"/>
          </w:tcPr>
          <w:p>
            <w:pPr>
              <w:jc w:val="center"/>
              <w:rPr>
                <w:bCs/>
                <w:szCs w:val="21"/>
              </w:rPr>
            </w:pPr>
            <w:r>
              <w:rPr>
                <w:rFonts w:hint="eastAsia"/>
                <w:bCs/>
                <w:szCs w:val="21"/>
              </w:rPr>
              <w:t>采购项目名称</w:t>
            </w:r>
          </w:p>
        </w:tc>
        <w:tc>
          <w:tcPr>
            <w:tcW w:w="1355" w:type="pct"/>
            <w:vAlign w:val="center"/>
          </w:tcPr>
          <w:p>
            <w:pPr>
              <w:rPr>
                <w:b/>
                <w:bCs/>
                <w:color w:val="FF0000"/>
                <w:szCs w:val="21"/>
              </w:rPr>
            </w:pPr>
            <w:r>
              <w:rPr>
                <w:rFonts w:hint="eastAsia"/>
                <w:b/>
                <w:bCs/>
                <w:color w:val="FF0000"/>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317" w:type="pct"/>
            <w:vAlign w:val="center"/>
          </w:tcPr>
          <w:p>
            <w:pPr>
              <w:jc w:val="center"/>
              <w:rPr>
                <w:bCs/>
                <w:color w:val="FF0000"/>
                <w:szCs w:val="21"/>
              </w:rPr>
            </w:pPr>
            <w:r>
              <w:rPr>
                <w:rFonts w:hint="eastAsia"/>
                <w:bCs/>
                <w:color w:val="FF0000"/>
                <w:szCs w:val="21"/>
              </w:rPr>
              <w:t>1</w:t>
            </w:r>
          </w:p>
        </w:tc>
        <w:tc>
          <w:tcPr>
            <w:tcW w:w="1501" w:type="pct"/>
            <w:vAlign w:val="center"/>
          </w:tcPr>
          <w:p>
            <w:pPr>
              <w:jc w:val="center"/>
              <w:rPr>
                <w:bCs/>
                <w:color w:val="FF0000"/>
                <w:szCs w:val="21"/>
              </w:rPr>
            </w:pPr>
            <w:r>
              <w:rPr>
                <w:bCs/>
                <w:color w:val="FF0000"/>
                <w:szCs w:val="21"/>
              </w:rPr>
              <w:t>PLAN-2024-440300000-103609-09621</w:t>
            </w:r>
          </w:p>
        </w:tc>
        <w:tc>
          <w:tcPr>
            <w:tcW w:w="1825" w:type="pct"/>
            <w:vAlign w:val="center"/>
          </w:tcPr>
          <w:p>
            <w:pPr>
              <w:jc w:val="center"/>
              <w:rPr>
                <w:b/>
                <w:bCs/>
                <w:color w:val="FF0000"/>
                <w:szCs w:val="21"/>
              </w:rPr>
            </w:pPr>
            <w:r>
              <w:rPr>
                <w:rFonts w:hint="default"/>
                <w:b/>
                <w:bCs/>
                <w:color w:val="FF0000"/>
                <w:szCs w:val="21"/>
                <w:lang w:val="en-US" w:eastAsia="zh-CN"/>
              </w:rPr>
              <w:t>清华大学深圳国际研究生院一期窗帘项目</w:t>
            </w:r>
          </w:p>
        </w:tc>
        <w:tc>
          <w:tcPr>
            <w:tcW w:w="1355" w:type="pct"/>
            <w:vAlign w:val="center"/>
          </w:tcPr>
          <w:p>
            <w:pPr>
              <w:jc w:val="center"/>
              <w:rPr>
                <w:bCs/>
                <w:color w:val="FF0000"/>
                <w:szCs w:val="21"/>
              </w:rPr>
            </w:pPr>
            <w:r>
              <w:rPr>
                <w:rFonts w:hint="default"/>
                <w:bCs/>
                <w:color w:val="FF0000"/>
                <w:szCs w:val="21"/>
                <w:lang w:val="en-US" w:eastAsia="zh-CN"/>
              </w:rPr>
              <w:t>1538240.00</w:t>
            </w:r>
          </w:p>
        </w:tc>
      </w:tr>
    </w:tbl>
    <w:p>
      <w:pPr>
        <w:rPr>
          <w:rFonts w:hint="eastAsia" w:ascii="宋体" w:hAnsi="宋体"/>
          <w:b/>
          <w:color w:val="FF0000"/>
          <w:szCs w:val="21"/>
        </w:rPr>
      </w:pPr>
    </w:p>
    <w:p>
      <w:pPr>
        <w:rPr>
          <w:rFonts w:ascii="宋体" w:hAnsi="宋体"/>
          <w:b/>
          <w:color w:val="FF0000"/>
          <w:szCs w:val="21"/>
        </w:rPr>
      </w:pPr>
    </w:p>
    <w:p>
      <w:pPr>
        <w:pStyle w:val="6"/>
        <w:spacing w:before="120" w:beforeLines="50" w:after="120" w:afterLines="50"/>
        <w:rPr>
          <w:szCs w:val="24"/>
        </w:rPr>
      </w:pPr>
      <w:bookmarkStart w:id="40" w:name="_Hlk72258617"/>
      <w:r>
        <w:rPr>
          <w:rFonts w:hint="eastAsia"/>
          <w:szCs w:val="24"/>
        </w:rPr>
        <w:t>二、</w:t>
      </w:r>
      <w:bookmarkStart w:id="41" w:name="_Hlk72073432"/>
      <w:r>
        <w:rPr>
          <w:rFonts w:hint="eastAsia"/>
          <w:szCs w:val="24"/>
        </w:rPr>
        <w:t>货物需求明细</w:t>
      </w:r>
      <w:bookmarkEnd w:id="41"/>
    </w:p>
    <w:tbl>
      <w:tblPr>
        <w:tblStyle w:val="44"/>
        <w:tblpPr w:leftFromText="180" w:rightFromText="180" w:vertAnchor="text" w:horzAnchor="margin" w:tblpY="17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1231"/>
        <w:gridCol w:w="3098"/>
        <w:gridCol w:w="850"/>
        <w:gridCol w:w="971"/>
        <w:gridCol w:w="1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404" w:type="pct"/>
            <w:vAlign w:val="center"/>
          </w:tcPr>
          <w:p>
            <w:pPr>
              <w:jc w:val="center"/>
              <w:rPr>
                <w:bCs/>
                <w:szCs w:val="21"/>
              </w:rPr>
            </w:pPr>
            <w:r>
              <w:rPr>
                <w:rFonts w:hint="eastAsia"/>
                <w:bCs/>
                <w:szCs w:val="21"/>
              </w:rPr>
              <w:t>序号</w:t>
            </w:r>
          </w:p>
        </w:tc>
        <w:tc>
          <w:tcPr>
            <w:tcW w:w="721" w:type="pct"/>
            <w:vAlign w:val="center"/>
          </w:tcPr>
          <w:p>
            <w:pPr>
              <w:jc w:val="center"/>
              <w:rPr>
                <w:bCs/>
                <w:szCs w:val="21"/>
              </w:rPr>
            </w:pPr>
            <w:r>
              <w:rPr>
                <w:rFonts w:hint="eastAsia"/>
                <w:szCs w:val="21"/>
              </w:rPr>
              <w:t>采购计划编号</w:t>
            </w:r>
          </w:p>
        </w:tc>
        <w:tc>
          <w:tcPr>
            <w:tcW w:w="1816" w:type="pct"/>
            <w:vAlign w:val="center"/>
          </w:tcPr>
          <w:p>
            <w:pPr>
              <w:jc w:val="center"/>
              <w:rPr>
                <w:bCs/>
                <w:szCs w:val="21"/>
              </w:rPr>
            </w:pPr>
            <w:r>
              <w:rPr>
                <w:rFonts w:hint="eastAsia"/>
                <w:bCs/>
                <w:szCs w:val="21"/>
              </w:rPr>
              <w:t>货物名称（标的名称）</w:t>
            </w:r>
          </w:p>
        </w:tc>
        <w:tc>
          <w:tcPr>
            <w:tcW w:w="498" w:type="pct"/>
            <w:vAlign w:val="center"/>
          </w:tcPr>
          <w:p>
            <w:pPr>
              <w:jc w:val="center"/>
              <w:rPr>
                <w:bCs/>
                <w:szCs w:val="21"/>
              </w:rPr>
            </w:pPr>
            <w:r>
              <w:rPr>
                <w:rFonts w:hint="eastAsia"/>
                <w:bCs/>
                <w:szCs w:val="21"/>
              </w:rPr>
              <w:t>数量</w:t>
            </w:r>
          </w:p>
        </w:tc>
        <w:tc>
          <w:tcPr>
            <w:tcW w:w="569" w:type="pct"/>
            <w:vAlign w:val="center"/>
          </w:tcPr>
          <w:p>
            <w:pPr>
              <w:jc w:val="center"/>
              <w:rPr>
                <w:bCs/>
                <w:szCs w:val="21"/>
              </w:rPr>
            </w:pPr>
            <w:r>
              <w:rPr>
                <w:rFonts w:hint="eastAsia"/>
                <w:bCs/>
                <w:szCs w:val="21"/>
              </w:rPr>
              <w:t>单位</w:t>
            </w:r>
          </w:p>
        </w:tc>
        <w:tc>
          <w:tcPr>
            <w:tcW w:w="989" w:type="pct"/>
            <w:vAlign w:val="center"/>
          </w:tcPr>
          <w:p>
            <w:pPr>
              <w:jc w:val="center"/>
              <w:rPr>
                <w:b/>
                <w:bCs/>
                <w:color w:val="FF0000"/>
                <w:szCs w:val="21"/>
              </w:rPr>
            </w:pPr>
            <w:r>
              <w:rPr>
                <w:rFonts w:hint="eastAsia"/>
                <w:b/>
                <w:bCs/>
                <w:color w:val="FF000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04" w:type="pct"/>
            <w:vAlign w:val="center"/>
          </w:tcPr>
          <w:p>
            <w:pPr>
              <w:jc w:val="center"/>
              <w:rPr>
                <w:bCs/>
                <w:szCs w:val="21"/>
              </w:rPr>
            </w:pPr>
            <w:r>
              <w:rPr>
                <w:rFonts w:hint="eastAsia"/>
                <w:bCs/>
                <w:szCs w:val="21"/>
              </w:rPr>
              <w:t>1</w:t>
            </w:r>
          </w:p>
        </w:tc>
        <w:tc>
          <w:tcPr>
            <w:tcW w:w="721" w:type="pct"/>
            <w:vAlign w:val="center"/>
          </w:tcPr>
          <w:p>
            <w:pPr>
              <w:jc w:val="center"/>
              <w:rPr>
                <w:bCs/>
                <w:szCs w:val="21"/>
              </w:rPr>
            </w:pPr>
            <w:r>
              <w:rPr>
                <w:bCs/>
                <w:color w:val="FF0000"/>
                <w:szCs w:val="21"/>
              </w:rPr>
              <w:t>PLAN-2024-440300000-103609-09621</w:t>
            </w:r>
          </w:p>
        </w:tc>
        <w:tc>
          <w:tcPr>
            <w:tcW w:w="1816" w:type="pct"/>
            <w:vAlign w:val="center"/>
          </w:tcPr>
          <w:p>
            <w:pPr>
              <w:jc w:val="center"/>
              <w:rPr>
                <w:bCs/>
                <w:szCs w:val="21"/>
              </w:rPr>
            </w:pPr>
            <w:r>
              <w:rPr>
                <w:rFonts w:hint="eastAsia" w:ascii="宋体" w:hAnsi="宋体" w:cs="宋体"/>
                <w:szCs w:val="21"/>
              </w:rPr>
              <w:t>手动遮阳卷帘（含导轨、辅材）</w:t>
            </w:r>
          </w:p>
        </w:tc>
        <w:tc>
          <w:tcPr>
            <w:tcW w:w="498" w:type="pct"/>
            <w:vAlign w:val="center"/>
          </w:tcPr>
          <w:p>
            <w:pPr>
              <w:jc w:val="center"/>
              <w:rPr>
                <w:rFonts w:hint="eastAsia" w:eastAsia="宋体"/>
                <w:bCs/>
                <w:szCs w:val="21"/>
                <w:lang w:eastAsia="zh-CN"/>
              </w:rPr>
            </w:pPr>
            <w:r>
              <w:rPr>
                <w:rFonts w:hint="eastAsia" w:ascii="宋体" w:hAnsi="宋体"/>
                <w:bCs/>
                <w:szCs w:val="21"/>
              </w:rPr>
              <w:t>16192</w:t>
            </w:r>
          </w:p>
        </w:tc>
        <w:tc>
          <w:tcPr>
            <w:tcW w:w="569" w:type="pct"/>
            <w:vAlign w:val="center"/>
          </w:tcPr>
          <w:p>
            <w:pPr>
              <w:jc w:val="center"/>
              <w:rPr>
                <w:rFonts w:hint="eastAsia" w:eastAsia="宋体"/>
                <w:bCs/>
                <w:szCs w:val="21"/>
                <w:lang w:val="en-US" w:eastAsia="zh-CN"/>
              </w:rPr>
            </w:pPr>
            <w:r>
              <w:rPr>
                <w:rFonts w:hint="eastAsia" w:ascii="宋体" w:hAnsi="宋体"/>
                <w:bCs/>
                <w:szCs w:val="21"/>
              </w:rPr>
              <w:t>平方米</w:t>
            </w:r>
          </w:p>
        </w:tc>
        <w:tc>
          <w:tcPr>
            <w:tcW w:w="989" w:type="pct"/>
            <w:vAlign w:val="center"/>
          </w:tcPr>
          <w:p>
            <w:pPr>
              <w:jc w:val="center"/>
              <w:rPr>
                <w:b/>
                <w:bCs/>
                <w:color w:val="FF0000"/>
                <w:szCs w:val="21"/>
              </w:rPr>
            </w:pPr>
            <w:r>
              <w:rPr>
                <w:rFonts w:hint="eastAsia"/>
                <w:b/>
                <w:bCs/>
                <w:szCs w:val="21"/>
              </w:rPr>
              <w:t>拒绝进口</w:t>
            </w:r>
          </w:p>
        </w:tc>
      </w:tr>
    </w:tbl>
    <w:p>
      <w:pPr>
        <w:rPr>
          <w:rFonts w:hint="eastAsia" w:ascii="宋体" w:hAnsi="宋体"/>
          <w:b/>
          <w:color w:val="FF0000"/>
          <w:szCs w:val="21"/>
        </w:rPr>
      </w:pPr>
    </w:p>
    <w:p>
      <w:pPr>
        <w:ind w:firstLine="422" w:firstLineChars="200"/>
        <w:rPr>
          <w:rFonts w:ascii="宋体" w:hAnsi="宋体"/>
          <w:b/>
          <w:color w:val="FF0000"/>
          <w:szCs w:val="21"/>
        </w:rPr>
      </w:pPr>
      <w:r>
        <w:rPr>
          <w:rFonts w:hint="eastAsia" w:ascii="宋体" w:hAnsi="宋体"/>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2" w:firstLineChars="200"/>
        <w:rPr>
          <w:rFonts w:ascii="宋体" w:hAnsi="宋体"/>
          <w:b/>
          <w:color w:val="FF0000"/>
          <w:szCs w:val="21"/>
        </w:rPr>
      </w:pPr>
      <w:r>
        <w:rPr>
          <w:rFonts w:hint="eastAsia" w:ascii="宋体" w:hAnsi="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2" w:firstLineChars="200"/>
        <w:rPr>
          <w:rFonts w:ascii="宋体" w:hAnsi="宋体"/>
          <w:b/>
          <w:color w:val="FF0000"/>
          <w:szCs w:val="21"/>
        </w:rPr>
      </w:pPr>
      <w:r>
        <w:rPr>
          <w:rFonts w:hint="eastAsia" w:ascii="宋体" w:hAnsi="宋体"/>
          <w:b/>
          <w:color w:val="FF0000"/>
          <w:szCs w:val="21"/>
        </w:rPr>
        <w:t>3、</w:t>
      </w:r>
      <w:r>
        <w:rPr>
          <w:rFonts w:hint="eastAsia" w:ascii="宋体" w:hAnsi="宋体"/>
          <w:b/>
          <w:color w:val="FF0000"/>
          <w:szCs w:val="21"/>
          <w:u w:val="single"/>
        </w:rPr>
        <w:t>本项目为单一产品采购项目，不设置核心产品</w:t>
      </w:r>
      <w:r>
        <w:rPr>
          <w:rFonts w:hint="eastAsia" w:ascii="宋体" w:hAnsi="宋体"/>
          <w:b/>
          <w:color w:val="FF0000"/>
          <w:szCs w:val="21"/>
        </w:rPr>
        <w:t>。</w:t>
      </w:r>
    </w:p>
    <w:bookmarkEnd w:id="40"/>
    <w:p>
      <w:pPr>
        <w:rPr>
          <w:rFonts w:ascii="宋体" w:hAnsi="宋体"/>
          <w:b/>
          <w:color w:val="FF0000"/>
          <w:szCs w:val="21"/>
        </w:rPr>
      </w:pPr>
    </w:p>
    <w:p>
      <w:pPr>
        <w:pStyle w:val="6"/>
        <w:spacing w:before="120" w:beforeLines="50" w:after="120" w:afterLines="50"/>
        <w:rPr>
          <w:sz w:val="28"/>
          <w:szCs w:val="28"/>
        </w:rPr>
      </w:pPr>
      <w:bookmarkStart w:id="42" w:name="_Toc128884461"/>
      <w:commentRangeStart w:id="29"/>
      <w:r>
        <w:rPr>
          <w:rFonts w:hint="eastAsia"/>
          <w:sz w:val="28"/>
          <w:szCs w:val="28"/>
        </w:rPr>
        <w:t>三、实质性条款</w:t>
      </w:r>
      <w:commentRangeEnd w:id="29"/>
      <w:r>
        <w:commentReference w:id="29"/>
      </w:r>
    </w:p>
    <w:tbl>
      <w:tblPr>
        <w:tblStyle w:val="44"/>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05"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483" w:type="dxa"/>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r>
              <w:commentReference w:id="3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jc w:val="center"/>
              <w:rPr>
                <w:rFonts w:ascii="宋体" w:hAnsi="宋体"/>
                <w:kern w:val="0"/>
                <w:szCs w:val="21"/>
              </w:rPr>
            </w:pPr>
            <w:r>
              <w:rPr>
                <w:rFonts w:hint="eastAsia" w:ascii="宋体" w:hAnsi="宋体"/>
                <w:kern w:val="0"/>
                <w:szCs w:val="21"/>
              </w:rPr>
              <w:t>1</w:t>
            </w:r>
          </w:p>
        </w:tc>
        <w:tc>
          <w:tcPr>
            <w:tcW w:w="7483" w:type="dxa"/>
          </w:tcPr>
          <w:p>
            <w:pPr>
              <w:adjustRightInd w:val="0"/>
              <w:snapToGrid w:val="0"/>
              <w:spacing w:line="360" w:lineRule="auto"/>
              <w:rPr>
                <w:rFonts w:hAnsi="宋体"/>
                <w:kern w:val="0"/>
                <w:szCs w:val="21"/>
              </w:rPr>
            </w:pPr>
            <w:r>
              <w:rPr>
                <w:rFonts w:hint="eastAsia" w:hAnsi="宋体"/>
                <w:kern w:val="0"/>
                <w:szCs w:val="21"/>
              </w:rPr>
              <w:t>满足本项目标★的条款要求</w:t>
            </w:r>
          </w:p>
        </w:tc>
      </w:tr>
      <w:bookmarkEnd w:id="42"/>
    </w:tbl>
    <w:p>
      <w:pPr>
        <w:rPr>
          <w:sz w:val="22"/>
        </w:rPr>
      </w:pPr>
      <w:r>
        <w:rPr>
          <w:rFonts w:hint="eastAsia"/>
          <w:sz w:val="22"/>
        </w:rPr>
        <w:t>注：上表所列内容为不可负偏离条款，负偏离将视为未实质性满足招标文件要求和条件作投标无效处理。</w:t>
      </w:r>
    </w:p>
    <w:p>
      <w:pPr>
        <w:rPr>
          <w:b/>
          <w:szCs w:val="21"/>
        </w:rPr>
      </w:pPr>
    </w:p>
    <w:p>
      <w:pPr>
        <w:pStyle w:val="6"/>
        <w:spacing w:before="120" w:beforeLines="50" w:after="120" w:afterLines="50"/>
        <w:rPr>
          <w:sz w:val="28"/>
          <w:szCs w:val="28"/>
        </w:rPr>
      </w:pPr>
      <w:r>
        <w:rPr>
          <w:rFonts w:hint="eastAsia"/>
          <w:sz w:val="28"/>
          <w:szCs w:val="28"/>
        </w:rPr>
        <w:t>四、技术要求</w:t>
      </w:r>
    </w:p>
    <w:p>
      <w:pPr>
        <w:ind w:firstLine="422" w:firstLineChars="200"/>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pPr>
        <w:ind w:firstLine="422" w:firstLineChars="200"/>
        <w:rPr>
          <w:b/>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”指标项为重要参数条款，负偏离时依相关评分准则内容作重点扣分处理。</w:t>
      </w:r>
    </w:p>
    <w:p>
      <w:pPr>
        <w:ind w:firstLine="422" w:firstLineChars="200"/>
        <w:rPr>
          <w:b/>
          <w:szCs w:val="21"/>
        </w:rPr>
      </w:pPr>
      <w:r>
        <w:rPr>
          <w:b/>
          <w:szCs w:val="21"/>
        </w:rPr>
        <w:t>3</w:t>
      </w:r>
      <w:r>
        <w:rPr>
          <w:rFonts w:hint="eastAsia"/>
          <w:b/>
          <w:szCs w:val="21"/>
        </w:rPr>
        <w:t>、</w:t>
      </w:r>
      <w:bookmarkStart w:id="43"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pPr>
        <w:ind w:firstLine="422" w:firstLineChars="200"/>
        <w:rPr>
          <w:b/>
          <w:szCs w:val="21"/>
        </w:rPr>
      </w:pPr>
      <w:commentRangeStart w:id="31"/>
      <w:r>
        <w:rPr>
          <w:rFonts w:hint="eastAsia"/>
          <w:b/>
          <w:color w:val="FF0000"/>
        </w:rPr>
        <w:t>4</w:t>
      </w:r>
      <w:r>
        <w:rPr>
          <w:b/>
          <w:color w:val="FF0000"/>
        </w:rPr>
        <w:t>、涉及区间的参数，除特别注明以外，</w:t>
      </w:r>
      <w:bookmarkStart w:id="44" w:name="_Hlk75447406"/>
      <w:r>
        <w:rPr>
          <w:b/>
          <w:color w:val="FF0000"/>
        </w:rPr>
        <w:t>产品参数区间与招标要求不一致的均视为负偏离。</w:t>
      </w:r>
      <w:commentRangeEnd w:id="31"/>
      <w:r>
        <w:rPr>
          <w:rFonts w:ascii="宋体"/>
          <w:kern w:val="0"/>
          <w:szCs w:val="21"/>
        </w:rPr>
        <w:commentReference w:id="31"/>
      </w:r>
      <w:bookmarkEnd w:id="44"/>
      <w:r>
        <w:rPr>
          <w:rFonts w:hint="eastAsia"/>
          <w:b/>
          <w:color w:val="FF0000"/>
        </w:rPr>
        <w:t>例：区间要求为0-20ML,只要响应的不是“0-20ML”，如投标文件响应为 0-15ML 、0-21ML 、1-12ML 、 9-20ML 、6-21ML 、9ML等情形均视为负偏离。</w:t>
      </w:r>
    </w:p>
    <w:bookmarkEnd w:id="43"/>
    <w:p>
      <w:pPr>
        <w:rPr>
          <w:b/>
          <w:szCs w:val="21"/>
        </w:rPr>
      </w:pPr>
    </w:p>
    <w:tbl>
      <w:tblPr>
        <w:tblStyle w:val="4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7"/>
        <w:gridCol w:w="1070"/>
        <w:gridCol w:w="5068"/>
        <w:gridCol w:w="1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344" w:type="pct"/>
            <w:vAlign w:val="center"/>
          </w:tcPr>
          <w:p>
            <w:pPr>
              <w:jc w:val="center"/>
              <w:rPr>
                <w:szCs w:val="21"/>
              </w:rPr>
            </w:pPr>
            <w:r>
              <w:rPr>
                <w:rFonts w:hint="eastAsia"/>
                <w:szCs w:val="21"/>
              </w:rPr>
              <w:t>序号</w:t>
            </w:r>
          </w:p>
        </w:tc>
        <w:tc>
          <w:tcPr>
            <w:tcW w:w="627" w:type="pct"/>
            <w:vAlign w:val="center"/>
          </w:tcPr>
          <w:p>
            <w:pPr>
              <w:widowControl/>
              <w:jc w:val="center"/>
              <w:rPr>
                <w:szCs w:val="21"/>
              </w:rPr>
            </w:pPr>
            <w:r>
              <w:rPr>
                <w:rFonts w:hint="eastAsia"/>
                <w:szCs w:val="21"/>
              </w:rPr>
              <w:t>货物名称</w:t>
            </w:r>
          </w:p>
        </w:tc>
        <w:tc>
          <w:tcPr>
            <w:tcW w:w="2970" w:type="pct"/>
            <w:vAlign w:val="center"/>
          </w:tcPr>
          <w:p>
            <w:pPr>
              <w:jc w:val="center"/>
              <w:rPr>
                <w:szCs w:val="21"/>
              </w:rPr>
            </w:pPr>
            <w:commentRangeStart w:id="32"/>
            <w:r>
              <w:rPr>
                <w:rFonts w:hint="eastAsia"/>
                <w:szCs w:val="21"/>
              </w:rPr>
              <w:t>招标技术要求</w:t>
            </w:r>
            <w:commentRangeEnd w:id="32"/>
            <w:r>
              <w:commentReference w:id="32"/>
            </w:r>
          </w:p>
        </w:tc>
        <w:tc>
          <w:tcPr>
            <w:tcW w:w="1056" w:type="pct"/>
            <w:vAlign w:val="center"/>
          </w:tcPr>
          <w:p>
            <w:pPr>
              <w:spacing w:line="300" w:lineRule="exact"/>
              <w:jc w:val="center"/>
              <w:rPr>
                <w:szCs w:val="21"/>
              </w:rPr>
            </w:pPr>
            <w:r>
              <w:rPr>
                <w:rFonts w:hint="eastAsia" w:ascii="宋体" w:hAnsi="宋体" w:cs="宋体"/>
                <w:b/>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restart"/>
            <w:vAlign w:val="center"/>
          </w:tcPr>
          <w:p>
            <w:pPr>
              <w:spacing w:line="300" w:lineRule="exact"/>
              <w:jc w:val="center"/>
              <w:rPr>
                <w:bCs/>
                <w:szCs w:val="21"/>
              </w:rPr>
            </w:pPr>
            <w:r>
              <w:rPr>
                <w:rFonts w:hint="eastAsia" w:ascii="宋体" w:hAnsi="宋体" w:cs="宋体"/>
                <w:szCs w:val="21"/>
              </w:rPr>
              <w:t>1</w:t>
            </w:r>
          </w:p>
        </w:tc>
        <w:tc>
          <w:tcPr>
            <w:tcW w:w="627" w:type="pct"/>
            <w:vMerge w:val="restart"/>
            <w:vAlign w:val="center"/>
          </w:tcPr>
          <w:p>
            <w:pPr>
              <w:spacing w:line="300" w:lineRule="exact"/>
              <w:jc w:val="center"/>
              <w:rPr>
                <w:rFonts w:ascii="宋体" w:hAnsi="宋体" w:cs="宋体"/>
                <w:szCs w:val="21"/>
              </w:rPr>
            </w:pPr>
            <w:r>
              <w:rPr>
                <w:rFonts w:hint="eastAsia" w:ascii="宋体" w:hAnsi="宋体" w:cs="宋体"/>
                <w:szCs w:val="21"/>
              </w:rPr>
              <w:t>手动遮阳卷帘（含导轨、辅材）</w:t>
            </w:r>
          </w:p>
        </w:tc>
        <w:tc>
          <w:tcPr>
            <w:tcW w:w="2970" w:type="pct"/>
          </w:tcPr>
          <w:p>
            <w:pPr>
              <w:spacing w:line="300" w:lineRule="exact"/>
              <w:rPr>
                <w:bCs/>
                <w:szCs w:val="21"/>
              </w:rPr>
            </w:pPr>
            <w:r>
              <w:rPr>
                <w:rFonts w:hint="eastAsia" w:ascii="宋体" w:hAnsi="宋体" w:cs="宋体"/>
                <w:color w:val="000000"/>
                <w:szCs w:val="21"/>
              </w:rPr>
              <w:t>▲</w:t>
            </w:r>
            <w:r>
              <w:rPr>
                <w:rFonts w:hint="eastAsia" w:ascii="宋体" w:hAnsi="宋体" w:cs="宋体"/>
                <w:szCs w:val="21"/>
              </w:rPr>
              <w:t>1.材质综合分析：玻璃纤维≧35%、无机填料、颜料≦5%；</w:t>
            </w:r>
          </w:p>
        </w:tc>
        <w:tc>
          <w:tcPr>
            <w:tcW w:w="1056" w:type="pct"/>
            <w:vMerge w:val="restart"/>
          </w:tcPr>
          <w:p>
            <w:pPr>
              <w:spacing w:line="300" w:lineRule="exact"/>
              <w:rPr>
                <w:bCs/>
                <w:szCs w:val="21"/>
              </w:rPr>
            </w:pPr>
            <w:r>
              <w:rPr>
                <w:rFonts w:hint="eastAsia" w:ascii="宋体" w:hAnsi="宋体" w:cs="宋体"/>
                <w:color w:val="000000"/>
                <w:szCs w:val="21"/>
              </w:rPr>
              <w:t>带</w:t>
            </w:r>
            <w:r>
              <w:rPr>
                <w:rFonts w:hint="eastAsia" w:ascii="宋体" w:hAnsi="宋体" w:cs="宋体"/>
                <w:szCs w:val="21"/>
              </w:rPr>
              <w:t>▲</w:t>
            </w:r>
            <w:r>
              <w:rPr>
                <w:rFonts w:hint="eastAsia" w:ascii="宋体" w:hAnsi="宋体" w:cs="宋体"/>
                <w:color w:val="000000"/>
                <w:szCs w:val="21"/>
              </w:rPr>
              <w:t>项技术指标需提供2023年01月01日之后由第三方检测机构出具的具有CMA及CNAS标识的检验报告扫描件，检验报告所有检测内容必须符合招标文件技术要求，</w:t>
            </w:r>
            <w:commentRangeStart w:id="33"/>
            <w:r>
              <w:rPr>
                <w:rFonts w:hint="eastAsia" w:ascii="宋体" w:hAnsi="宋体" w:cs="宋体"/>
                <w:color w:val="000000"/>
                <w:szCs w:val="21"/>
              </w:rPr>
              <w:t>同一产品所有</w:t>
            </w:r>
            <w:r>
              <w:rPr>
                <w:rFonts w:hint="eastAsia" w:ascii="宋体" w:hAnsi="宋体" w:cs="宋体"/>
                <w:szCs w:val="21"/>
              </w:rPr>
              <w:t>▲</w:t>
            </w:r>
            <w:r>
              <w:rPr>
                <w:rFonts w:hint="eastAsia" w:ascii="宋体" w:hAnsi="宋体" w:cs="宋体"/>
                <w:color w:val="000000"/>
                <w:szCs w:val="21"/>
              </w:rPr>
              <w:t>项技术指</w:t>
            </w:r>
            <w:r>
              <w:rPr>
                <w:rFonts w:hint="eastAsia"/>
                <w:szCs w:val="21"/>
                <w:highlight w:val="magenta"/>
              </w:rPr>
              <w:t>标</w:t>
            </w:r>
            <w:r>
              <w:rPr>
                <w:rFonts w:hint="eastAsia" w:ascii="宋体" w:hAnsi="宋体" w:cs="宋体"/>
                <w:color w:val="000000"/>
                <w:szCs w:val="21"/>
              </w:rPr>
              <w:t>必须在同一份检验报告中呈现（</w:t>
            </w:r>
            <w:r>
              <w:rPr>
                <w:rFonts w:hint="eastAsia" w:ascii="宋体" w:hAnsi="宋体" w:cs="宋体"/>
                <w:b/>
                <w:bCs/>
                <w:color w:val="000000"/>
                <w:szCs w:val="21"/>
                <w:highlight w:val="green"/>
              </w:rPr>
              <w:t>原件备查</w:t>
            </w:r>
            <w:r>
              <w:rPr>
                <w:rFonts w:hint="eastAsia" w:ascii="宋体" w:hAnsi="宋体" w:cs="宋体"/>
                <w:color w:val="000000"/>
                <w:szCs w:val="21"/>
                <w:highlight w:val="green"/>
              </w:rPr>
              <w:t>）</w:t>
            </w:r>
            <w:r>
              <w:rPr>
                <w:rFonts w:hint="eastAsia" w:ascii="宋体" w:hAnsi="宋体" w:cs="宋体"/>
                <w:color w:val="000000"/>
                <w:szCs w:val="21"/>
              </w:rPr>
              <w:t>，未按要求提供或提供的检验数据不符合或不在同一份报告呈现的，视为负偏离。</w:t>
            </w:r>
            <w:commentRangeEnd w:id="33"/>
            <w:r>
              <w:commentReference w:id="3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color w:val="000000"/>
                <w:szCs w:val="21"/>
              </w:rPr>
              <w:t>▲2</w:t>
            </w:r>
            <w:r>
              <w:rPr>
                <w:rFonts w:hint="eastAsia" w:ascii="宋体" w:hAnsi="宋体" w:cs="宋体"/>
                <w:szCs w:val="21"/>
              </w:rPr>
              <w:t>.游离甲醛含量（mg/kg）：≤20.0；</w:t>
            </w:r>
            <w:r>
              <w:rPr>
                <w:rFonts w:ascii="宋体" w:hAnsi="宋体" w:cs="宋体"/>
                <w:szCs w:val="21"/>
              </w:rPr>
              <w:t>检测方法</w:t>
            </w:r>
            <w:r>
              <w:rPr>
                <w:rFonts w:hint="eastAsia" w:ascii="宋体" w:hAnsi="宋体" w:cs="宋体"/>
                <w:szCs w:val="21"/>
              </w:rPr>
              <w:t>GB/T2912.1-2009；</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color w:val="000000"/>
                <w:szCs w:val="21"/>
              </w:rPr>
              <w:t>▲3.</w:t>
            </w:r>
            <w:r>
              <w:rPr>
                <w:rFonts w:hint="eastAsia" w:ascii="宋体" w:hAnsi="宋体" w:cs="宋体"/>
                <w:szCs w:val="21"/>
              </w:rPr>
              <w:t>燃烧性能：B1级（氧指数OI≧32%，损毁长度≤150mm，续燃时间≤5S，阴燃时间≤15S；燃烧滴落物未引起脱脂棉燃烧或阴燃）；符合</w:t>
            </w:r>
            <w:commentRangeStart w:id="34"/>
            <w:r>
              <w:rPr>
                <w:rFonts w:hint="eastAsia" w:ascii="宋体" w:hAnsi="宋体" w:cs="宋体"/>
                <w:szCs w:val="21"/>
              </w:rPr>
              <w:t>GB 8624-2012</w:t>
            </w:r>
            <w:commentRangeEnd w:id="34"/>
            <w:r>
              <w:commentReference w:id="34"/>
            </w:r>
            <w:r>
              <w:rPr>
                <w:rFonts w:hint="eastAsia" w:ascii="宋体" w:hAnsi="宋体" w:cs="宋体"/>
                <w:szCs w:val="21"/>
              </w:rPr>
              <w:t>标准；</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color w:val="000000"/>
                <w:szCs w:val="21"/>
              </w:rPr>
              <w:t>▲4</w:t>
            </w:r>
            <w:r>
              <w:rPr>
                <w:rFonts w:hint="eastAsia" w:ascii="宋体" w:hAnsi="宋体" w:cs="宋体"/>
                <w:szCs w:val="21"/>
              </w:rPr>
              <w:t>.异味：无；符合</w:t>
            </w:r>
            <w:commentRangeStart w:id="35"/>
            <w:r>
              <w:rPr>
                <w:rFonts w:hint="eastAsia" w:ascii="宋体" w:hAnsi="宋体" w:cs="宋体"/>
                <w:szCs w:val="21"/>
              </w:rPr>
              <w:t>GB 18401-2010</w:t>
            </w:r>
            <w:commentRangeEnd w:id="35"/>
            <w:r>
              <w:commentReference w:id="35"/>
            </w:r>
            <w:r>
              <w:rPr>
                <w:rFonts w:hint="eastAsia" w:ascii="宋体" w:hAnsi="宋体" w:cs="宋体"/>
                <w:szCs w:val="21"/>
              </w:rPr>
              <w:t>标准；</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color w:val="000000"/>
                <w:szCs w:val="21"/>
              </w:rPr>
              <w:t>▲</w:t>
            </w:r>
            <w:r>
              <w:rPr>
                <w:rFonts w:hint="eastAsia" w:ascii="宋体" w:hAnsi="宋体" w:cs="宋体"/>
                <w:szCs w:val="21"/>
              </w:rPr>
              <w:t>5.单位面积质量（g/㎡）≥500，厚度（mm）：≧0.5；</w:t>
            </w:r>
            <w:r>
              <w:rPr>
                <w:rFonts w:ascii="宋体" w:hAnsi="宋体" w:cs="宋体"/>
                <w:szCs w:val="21"/>
              </w:rPr>
              <w:t xml:space="preserve">  </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rPr>
                <w:bCs/>
                <w:szCs w:val="21"/>
              </w:rPr>
            </w:pPr>
            <w:r>
              <w:rPr>
                <w:rFonts w:hint="eastAsia" w:ascii="宋体" w:hAnsi="宋体" w:cs="宋体"/>
                <w:szCs w:val="21"/>
              </w:rPr>
              <w:t>▲6.水洗尺寸变化率、耐水色牢度、耐干摩擦色牢度：符合GB/T 19817-2005优等品标准（检验结论：优等品）；</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rPr>
                <w:bCs/>
                <w:szCs w:val="21"/>
              </w:rPr>
            </w:pPr>
            <w:r>
              <w:rPr>
                <w:rFonts w:hint="eastAsia" w:ascii="宋体" w:hAnsi="宋体" w:cs="宋体"/>
                <w:color w:val="000000"/>
                <w:szCs w:val="21"/>
              </w:rPr>
              <w:t>▲</w:t>
            </w:r>
            <w:r>
              <w:rPr>
                <w:rFonts w:hint="eastAsia" w:ascii="宋体" w:hAnsi="宋体" w:cs="宋体"/>
                <w:szCs w:val="21"/>
              </w:rPr>
              <w:t>7.pH值：4~9；符合</w:t>
            </w:r>
            <w:commentRangeStart w:id="36"/>
            <w:r>
              <w:rPr>
                <w:rFonts w:hint="eastAsia" w:ascii="宋体" w:hAnsi="宋体" w:cs="宋体"/>
                <w:szCs w:val="21"/>
              </w:rPr>
              <w:t>GB 18401-2010</w:t>
            </w:r>
            <w:commentRangeEnd w:id="36"/>
            <w:r>
              <w:commentReference w:id="36"/>
            </w:r>
            <w:r>
              <w:rPr>
                <w:rFonts w:hint="eastAsia" w:ascii="宋体" w:hAnsi="宋体" w:cs="宋体"/>
                <w:szCs w:val="21"/>
              </w:rPr>
              <w:t>标准；</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rPr>
                <w:bCs/>
                <w:szCs w:val="21"/>
              </w:rPr>
            </w:pPr>
            <w:r>
              <w:rPr>
                <w:rFonts w:hint="eastAsia" w:ascii="宋体" w:hAnsi="宋体" w:cs="宋体"/>
                <w:szCs w:val="21"/>
              </w:rPr>
              <w:t>▲8.可分解有害芳香胺染料：禁用、致癌染料：禁用、致敏染料：禁用；符合GB/T 35611-2017标准；</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rPr>
                <w:bCs/>
                <w:szCs w:val="21"/>
              </w:rPr>
            </w:pPr>
            <w:r>
              <w:rPr>
                <w:rFonts w:hint="eastAsia" w:ascii="宋体" w:hAnsi="宋体" w:cs="宋体"/>
                <w:szCs w:val="21"/>
              </w:rPr>
              <w:t>▲9.耐光色牢度（级）：≥6；符合GB/T 19817-2005优等品标准（检验结论：优等品）；</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rPr>
                <w:bCs/>
                <w:szCs w:val="21"/>
              </w:rPr>
            </w:pPr>
            <w:r>
              <w:rPr>
                <w:rFonts w:hint="eastAsia" w:ascii="宋体" w:hAnsi="宋体" w:cs="宋体"/>
                <w:szCs w:val="21"/>
              </w:rPr>
              <w:t>10.织物密度（根/10cm）：经密176.0，纬密168.0（正负偏离不得超过5%），检测方法GB/T 4668-1995方法A；</w:t>
            </w:r>
          </w:p>
        </w:tc>
        <w:tc>
          <w:tcPr>
            <w:tcW w:w="1056" w:type="pct"/>
            <w:vMerge w:val="continue"/>
          </w:tcPr>
          <w:p>
            <w:pPr>
              <w:rPr>
                <w:bCs/>
                <w:szCs w:val="21"/>
              </w:rPr>
            </w:pPr>
          </w:p>
        </w:tc>
      </w:tr>
      <w:tr>
        <w:tblPrEx>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color w:val="000000"/>
                <w:szCs w:val="21"/>
              </w:rPr>
              <w:t>11</w:t>
            </w:r>
            <w:r>
              <w:rPr>
                <w:rFonts w:hint="eastAsia" w:ascii="宋体" w:hAnsi="宋体" w:cs="宋体"/>
                <w:szCs w:val="21"/>
              </w:rPr>
              <w:t>.断裂强力（N）：≧250；检测方法GB/T 3923.1-2013；撕破强力（N）：≧10；检测方法GB/T 3917.3-2009；</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color w:val="000000"/>
                <w:szCs w:val="21"/>
              </w:rPr>
              <w:t>12.</w:t>
            </w:r>
            <w:r>
              <w:rPr>
                <w:rFonts w:hint="eastAsia" w:ascii="宋体" w:hAnsi="宋体" w:cs="宋体"/>
                <w:szCs w:val="21"/>
              </w:rPr>
              <w:t>易去污性：具有易去污性，色差级数≥3-4；符合FZ/T 01118-2012；</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rPr>
                <w:bCs/>
                <w:szCs w:val="21"/>
              </w:rPr>
            </w:pPr>
            <w:r>
              <w:rPr>
                <w:rFonts w:hint="eastAsia" w:ascii="宋体" w:hAnsi="宋体" w:cs="宋体"/>
                <w:color w:val="000000"/>
                <w:szCs w:val="21"/>
              </w:rPr>
              <w:t>13</w:t>
            </w:r>
            <w:r>
              <w:rPr>
                <w:rFonts w:hint="eastAsia" w:ascii="宋体" w:hAnsi="宋体" w:cs="宋体"/>
                <w:szCs w:val="21"/>
              </w:rPr>
              <w:t>.耐湿摩擦色牢度、耐洗色牢度、耐干洗色牢度：符合GB/T 19817-2005优等品标准（检验结论：优等品）；</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rPr>
                <w:bCs/>
                <w:szCs w:val="21"/>
              </w:rPr>
            </w:pPr>
            <w:r>
              <w:rPr>
                <w:rFonts w:hint="eastAsia" w:ascii="宋体" w:hAnsi="宋体" w:cs="宋体"/>
                <w:szCs w:val="21"/>
              </w:rPr>
              <w:t>14.耐酸性、碱性汗渍色牢度（级）：≥3-4；符合GB/T 35611-2017标准；</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szCs w:val="21"/>
              </w:rPr>
              <w:t>15.重金属总量（mg/kg）：铅≤90，镉≤100；检测方法GB/T30157-2013；</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rFonts w:ascii="宋体" w:hAnsi="宋体" w:cs="宋体"/>
                <w:szCs w:val="21"/>
              </w:rPr>
            </w:pPr>
            <w:r>
              <w:rPr>
                <w:rFonts w:hint="eastAsia" w:ascii="宋体" w:hAnsi="宋体" w:cs="宋体"/>
                <w:szCs w:val="21"/>
              </w:rPr>
              <w:t>16.手动卷帘相关配件：</w:t>
            </w:r>
          </w:p>
          <w:p>
            <w:pPr>
              <w:spacing w:line="300" w:lineRule="exact"/>
              <w:rPr>
                <w:bCs/>
                <w:szCs w:val="21"/>
              </w:rPr>
            </w:pPr>
            <w:r>
              <w:rPr>
                <w:rFonts w:hint="eastAsia" w:ascii="宋体" w:hAnsi="宋体" w:cs="宋体"/>
                <w:szCs w:val="21"/>
              </w:rPr>
              <w:t>（安装码：壁厚≥2.0mm；卷管：外径≥38mm，壁厚≥1.8mm；底槽：宽17mm*高35m，壁厚≥1.5mm，底槽配置防撞消音条；手动机构：采用减速系统作为传动制头，传动比大于4，保证收展帘均匀、省力；具有良好的综合性能：机械强度高、</w:t>
            </w:r>
            <w:commentRangeStart w:id="37"/>
            <w:r>
              <w:rPr>
                <w:rFonts w:hint="eastAsia" w:ascii="宋体" w:hAnsi="宋体" w:cs="宋体"/>
                <w:szCs w:val="21"/>
              </w:rPr>
              <w:t>耐疲劳</w:t>
            </w:r>
            <w:commentRangeEnd w:id="37"/>
            <w:r>
              <w:commentReference w:id="37"/>
            </w:r>
            <w:r>
              <w:rPr>
                <w:rFonts w:hint="eastAsia" w:ascii="宋体" w:hAnsi="宋体" w:cs="宋体"/>
                <w:szCs w:val="21"/>
              </w:rPr>
              <w:t>，尺寸稳定性好，高温下也极少有变形；耐热老化性优异，不易变形、老化；阻燃性好、优良的阻电性能，保证在恶劣环境中安全工作；突出的耐磨擦、磨耗性；拉珠及限位扣：珠粒为φ7mm超大尺寸，外观大气、美观；采用φ1.7的微伸长率的优质拉线；拉珠采用POM工程塑料性能：承重力&gt;30kg，拉绳不断裂，拉珠不脱落。）</w:t>
            </w:r>
          </w:p>
        </w:tc>
        <w:tc>
          <w:tcPr>
            <w:tcW w:w="1056" w:type="pct"/>
            <w:vMerge w:val="continue"/>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344" w:type="pct"/>
            <w:vMerge w:val="continue"/>
            <w:vAlign w:val="center"/>
          </w:tcPr>
          <w:p>
            <w:pPr>
              <w:jc w:val="center"/>
              <w:rPr>
                <w:bCs/>
                <w:szCs w:val="21"/>
              </w:rPr>
            </w:pPr>
          </w:p>
        </w:tc>
        <w:tc>
          <w:tcPr>
            <w:tcW w:w="627" w:type="pct"/>
            <w:vMerge w:val="continue"/>
          </w:tcPr>
          <w:p>
            <w:pPr>
              <w:rPr>
                <w:bCs/>
                <w:szCs w:val="21"/>
              </w:rPr>
            </w:pPr>
          </w:p>
        </w:tc>
        <w:tc>
          <w:tcPr>
            <w:tcW w:w="2970" w:type="pct"/>
          </w:tcPr>
          <w:p>
            <w:pPr>
              <w:spacing w:line="300" w:lineRule="exact"/>
              <w:rPr>
                <w:bCs/>
                <w:szCs w:val="21"/>
              </w:rPr>
            </w:pPr>
            <w:r>
              <w:rPr>
                <w:rFonts w:hint="eastAsia" w:ascii="宋体" w:hAnsi="宋体" w:cs="宋体"/>
                <w:szCs w:val="21"/>
              </w:rPr>
              <w:t>17.面料加工工艺：采用超声波裁切机进行标准裁切，保证裁切尺寸的标准及面料的平整性，面料无毛边；面料上端采用透明PVC焊条热频高压焊接，面料与底槽的连接采用透明PVC焊条高频热压焊接机进行焊接连接，焊接处平顺、无空隙、不外露。</w:t>
            </w:r>
          </w:p>
        </w:tc>
        <w:tc>
          <w:tcPr>
            <w:tcW w:w="1056" w:type="pct"/>
            <w:vMerge w:val="continue"/>
          </w:tcPr>
          <w:p>
            <w:pPr>
              <w:rPr>
                <w:bCs/>
                <w:szCs w:val="21"/>
              </w:rPr>
            </w:pPr>
          </w:p>
        </w:tc>
      </w:tr>
    </w:tbl>
    <w:p>
      <w:pPr>
        <w:pStyle w:val="2"/>
        <w:rPr>
          <w:b/>
          <w:szCs w:val="21"/>
        </w:rPr>
      </w:pPr>
    </w:p>
    <w:p>
      <w:pPr>
        <w:rPr>
          <w:b/>
          <w:szCs w:val="21"/>
        </w:rPr>
      </w:pPr>
    </w:p>
    <w:p>
      <w:pPr>
        <w:pStyle w:val="2"/>
      </w:pPr>
    </w:p>
    <w:p>
      <w:pPr>
        <w:pStyle w:val="6"/>
        <w:spacing w:before="120" w:beforeLines="50" w:after="120" w:afterLines="50"/>
        <w:rPr>
          <w:sz w:val="28"/>
          <w:szCs w:val="28"/>
        </w:rPr>
      </w:pPr>
      <w:r>
        <w:rPr>
          <w:rFonts w:hint="eastAsia"/>
          <w:sz w:val="28"/>
          <w:szCs w:val="28"/>
        </w:rPr>
        <w:t>五、商务要求</w:t>
      </w:r>
    </w:p>
    <w:p>
      <w:pPr>
        <w:ind w:firstLine="422"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2" w:firstLineChars="200"/>
        <w:rPr>
          <w:b/>
          <w:szCs w:val="21"/>
        </w:rPr>
      </w:pPr>
      <w:r>
        <w:rPr>
          <w:b/>
          <w:szCs w:val="21"/>
        </w:rPr>
        <w:t>2</w:t>
      </w:r>
      <w:r>
        <w:rPr>
          <w:rFonts w:hint="eastAsia"/>
          <w:b/>
          <w:szCs w:val="21"/>
        </w:rPr>
        <w:t>、带“</w:t>
      </w:r>
      <w:r>
        <w:rPr>
          <w:rFonts w:hint="eastAsia" w:ascii="宋体" w:hAnsi="宋体" w:cs="宋体"/>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”指标项为重要参数，负偏离时依相关评分准则内容作重点扣分处理。</w:t>
      </w:r>
    </w:p>
    <w:p>
      <w:pPr>
        <w:pStyle w:val="8"/>
        <w:spacing w:before="60" w:beforeLines="25" w:after="60" w:afterLines="25"/>
        <w:ind w:firstLine="392" w:firstLineChars="187"/>
        <w:rPr>
          <w:rFonts w:ascii="宋体" w:hAnsi="宋体"/>
          <w:szCs w:val="21"/>
        </w:rPr>
      </w:pPr>
    </w:p>
    <w:tbl>
      <w:tblPr>
        <w:tblStyle w:val="44"/>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5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60" w:type="dxa"/>
            <w:vAlign w:val="center"/>
          </w:tcPr>
          <w:p>
            <w:pPr>
              <w:jc w:val="center"/>
              <w:rPr>
                <w:b/>
                <w:szCs w:val="21"/>
              </w:rPr>
            </w:pPr>
            <w:r>
              <w:rPr>
                <w:rFonts w:hint="eastAsia"/>
                <w:b/>
                <w:szCs w:val="21"/>
              </w:rPr>
              <w:t>序号</w:t>
            </w:r>
          </w:p>
        </w:tc>
        <w:tc>
          <w:tcPr>
            <w:tcW w:w="1620" w:type="dxa"/>
            <w:vAlign w:val="center"/>
          </w:tcPr>
          <w:p>
            <w:pPr>
              <w:jc w:val="center"/>
              <w:rPr>
                <w:b/>
                <w:szCs w:val="21"/>
              </w:rPr>
            </w:pPr>
            <w:r>
              <w:rPr>
                <w:rFonts w:hint="eastAsia"/>
                <w:b/>
                <w:szCs w:val="21"/>
              </w:rPr>
              <w:t>目录</w:t>
            </w:r>
          </w:p>
        </w:tc>
        <w:tc>
          <w:tcPr>
            <w:tcW w:w="5940" w:type="dxa"/>
            <w:vAlign w:val="center"/>
          </w:tcPr>
          <w:p>
            <w:pPr>
              <w:jc w:val="center"/>
              <w:rPr>
                <w:b/>
                <w:szCs w:val="21"/>
              </w:rPr>
            </w:pPr>
            <w:r>
              <w:rPr>
                <w:rFonts w:hint="eastAsia"/>
                <w:b/>
                <w:szCs w:val="21"/>
              </w:rPr>
              <w:t>招标商务需求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820" w:type="dxa"/>
            <w:gridSpan w:val="3"/>
          </w:tcPr>
          <w:p>
            <w:pPr>
              <w:rPr>
                <w:b/>
                <w:szCs w:val="21"/>
              </w:rPr>
            </w:pPr>
            <w:r>
              <w:rPr>
                <w:rFonts w:hint="eastAsia"/>
                <w:b/>
                <w:szCs w:val="21"/>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60" w:type="dxa"/>
            <w:vAlign w:val="center"/>
          </w:tcPr>
          <w:p>
            <w:pPr>
              <w:jc w:val="center"/>
              <w:rPr>
                <w:bCs/>
                <w:szCs w:val="21"/>
              </w:rPr>
            </w:pPr>
            <w:r>
              <w:rPr>
                <w:rFonts w:hint="eastAsia"/>
                <w:bCs/>
                <w:szCs w:val="21"/>
              </w:rPr>
              <w:t>1</w:t>
            </w:r>
          </w:p>
        </w:tc>
        <w:tc>
          <w:tcPr>
            <w:tcW w:w="1620" w:type="dxa"/>
          </w:tcPr>
          <w:p>
            <w:pPr>
              <w:rPr>
                <w:szCs w:val="21"/>
              </w:rPr>
            </w:pPr>
            <w:r>
              <w:rPr>
                <w:rFonts w:hint="eastAsia"/>
                <w:szCs w:val="21"/>
              </w:rPr>
              <w:t>维修响应及故障解决时间</w:t>
            </w:r>
          </w:p>
        </w:tc>
        <w:tc>
          <w:tcPr>
            <w:tcW w:w="5940" w:type="dxa"/>
          </w:tcPr>
          <w:p>
            <w:pPr>
              <w:adjustRightInd w:val="0"/>
              <w:snapToGrid w:val="0"/>
              <w:rPr>
                <w:b/>
                <w:szCs w:val="21"/>
              </w:rPr>
            </w:pPr>
            <w:r>
              <w:rPr>
                <w:rFonts w:hint="eastAsia" w:ascii="宋体" w:hAnsi="宋体" w:cs="宋体"/>
                <w:szCs w:val="21"/>
              </w:rPr>
              <w:t>1.1免费保修期内，中标人将向采购人提供</w:t>
            </w:r>
            <w:commentRangeStart w:id="38"/>
            <w:r>
              <w:rPr>
                <w:rFonts w:hint="eastAsia" w:ascii="宋体" w:hAnsi="宋体" w:cs="宋体"/>
                <w:szCs w:val="21"/>
              </w:rPr>
              <w:t>优质</w:t>
            </w:r>
            <w:commentRangeEnd w:id="38"/>
            <w:r>
              <w:commentReference w:id="38"/>
            </w:r>
            <w:r>
              <w:rPr>
                <w:rFonts w:hint="eastAsia" w:ascii="宋体" w:hAnsi="宋体" w:cs="宋体"/>
                <w:szCs w:val="21"/>
              </w:rPr>
              <w:t>的售后技术支持服务，开通</w:t>
            </w:r>
            <w:r>
              <w:rPr>
                <w:rFonts w:hint="eastAsia" w:ascii="宋体" w:hAnsi="宋体" w:cs="宋体"/>
                <w:szCs w:val="21"/>
                <w:u w:val="single"/>
              </w:rPr>
              <w:t xml:space="preserve"> 24 </w:t>
            </w:r>
            <w:r>
              <w:rPr>
                <w:rFonts w:hint="eastAsia" w:ascii="宋体" w:hAnsi="宋体" w:cs="宋体"/>
                <w:szCs w:val="21"/>
              </w:rPr>
              <w:t>小时热线电话接受采购人的电话技术咨询；如故障不能排除，中标人应在</w:t>
            </w:r>
            <w:r>
              <w:rPr>
                <w:rFonts w:hint="eastAsia" w:ascii="宋体" w:hAnsi="宋体" w:cs="宋体"/>
                <w:szCs w:val="21"/>
                <w:u w:val="single"/>
              </w:rPr>
              <w:t xml:space="preserve"> 24 </w:t>
            </w:r>
            <w:r>
              <w:rPr>
                <w:rFonts w:hint="eastAsia" w:ascii="宋体" w:hAnsi="宋体" w:cs="宋体"/>
                <w:szCs w:val="21"/>
              </w:rPr>
              <w:t>小时内提供现场服务，待产品运行正常后撤离现场。若现场无法就地维修，则在次日提供同等数量、功能、档次的产品临时替用，6天内将已维修好或重新制作的产品送达现场。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60" w:type="dxa"/>
            <w:vMerge w:val="restart"/>
            <w:vAlign w:val="center"/>
          </w:tcPr>
          <w:p>
            <w:pPr>
              <w:jc w:val="center"/>
              <w:rPr>
                <w:szCs w:val="21"/>
              </w:rPr>
            </w:pPr>
            <w:r>
              <w:rPr>
                <w:rFonts w:hint="eastAsia"/>
                <w:szCs w:val="21"/>
              </w:rPr>
              <w:t>2</w:t>
            </w:r>
          </w:p>
        </w:tc>
        <w:tc>
          <w:tcPr>
            <w:tcW w:w="1620" w:type="dxa"/>
            <w:vMerge w:val="restart"/>
          </w:tcPr>
          <w:p>
            <w:pPr>
              <w:rPr>
                <w:szCs w:val="21"/>
              </w:rPr>
            </w:pPr>
            <w:r>
              <w:rPr>
                <w:rFonts w:hint="eastAsia"/>
                <w:szCs w:val="21"/>
              </w:rPr>
              <w:t>关于免费保修期</w:t>
            </w:r>
          </w:p>
        </w:tc>
        <w:tc>
          <w:tcPr>
            <w:tcW w:w="5940" w:type="dxa"/>
          </w:tcPr>
          <w:p>
            <w:pPr>
              <w:adjustRightInd w:val="0"/>
              <w:snapToGrid w:val="0"/>
              <w:rPr>
                <w:b/>
                <w:szCs w:val="21"/>
              </w:rPr>
            </w:pPr>
            <w:r>
              <w:rPr>
                <w:rFonts w:hint="eastAsia" w:ascii="宋体" w:hAnsi="宋体" w:cs="宋体"/>
                <w:b/>
                <w:szCs w:val="21"/>
              </w:rPr>
              <w:t>★</w:t>
            </w:r>
            <w:r>
              <w:rPr>
                <w:rFonts w:hint="eastAsia" w:ascii="宋体" w:hAnsi="宋体" w:cs="宋体"/>
                <w:szCs w:val="21"/>
              </w:rPr>
              <w:t>2.1货物免费保修期5年，时间自最终验收合格并交付使用之日起计算。免费保修期内，中标人向采购人提供免费上门保修服务。保修承担方为中标人。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60" w:type="dxa"/>
            <w:vMerge w:val="continue"/>
            <w:vAlign w:val="center"/>
          </w:tcPr>
          <w:p>
            <w:pPr>
              <w:jc w:val="center"/>
              <w:rPr>
                <w:b/>
                <w:szCs w:val="21"/>
              </w:rPr>
            </w:pPr>
          </w:p>
        </w:tc>
        <w:tc>
          <w:tcPr>
            <w:tcW w:w="1620" w:type="dxa"/>
            <w:vMerge w:val="continue"/>
            <w:vAlign w:val="center"/>
          </w:tcPr>
          <w:p>
            <w:pPr>
              <w:rPr>
                <w:szCs w:val="21"/>
              </w:rPr>
            </w:pPr>
          </w:p>
        </w:tc>
        <w:tc>
          <w:tcPr>
            <w:tcW w:w="5940" w:type="dxa"/>
          </w:tcPr>
          <w:p>
            <w:pPr>
              <w:adjustRightInd w:val="0"/>
              <w:snapToGrid w:val="0"/>
              <w:rPr>
                <w:bCs/>
                <w:szCs w:val="21"/>
              </w:rPr>
            </w:pPr>
            <w:r>
              <w:rPr>
                <w:rFonts w:hint="eastAsia" w:ascii="宋体" w:hAnsi="宋体" w:cs="宋体"/>
                <w:szCs w:val="21"/>
              </w:rPr>
              <w:t>2.2免费保修期内，如因质量问题而引起产品损坏，中标人应对产品予以维修或更换，全部服务费和更换产品或配件的费用由中标人承担；中标人如不能修理或不能调换，按产品原价赔偿处理。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60" w:type="dxa"/>
            <w:vMerge w:val="continue"/>
            <w:vAlign w:val="center"/>
          </w:tcPr>
          <w:p>
            <w:pPr>
              <w:jc w:val="center"/>
              <w:rPr>
                <w:b/>
                <w:szCs w:val="21"/>
              </w:rPr>
            </w:pPr>
          </w:p>
        </w:tc>
        <w:tc>
          <w:tcPr>
            <w:tcW w:w="1620" w:type="dxa"/>
            <w:vMerge w:val="continue"/>
            <w:vAlign w:val="center"/>
          </w:tcPr>
          <w:p>
            <w:pPr>
              <w:rPr>
                <w:b/>
                <w:szCs w:val="21"/>
              </w:rPr>
            </w:pPr>
          </w:p>
        </w:tc>
        <w:tc>
          <w:tcPr>
            <w:tcW w:w="5940" w:type="dxa"/>
          </w:tcPr>
          <w:p>
            <w:pPr>
              <w:adjustRightInd w:val="0"/>
              <w:snapToGrid w:val="0"/>
              <w:rPr>
                <w:b/>
                <w:szCs w:val="21"/>
              </w:rPr>
            </w:pPr>
            <w:r>
              <w:rPr>
                <w:rFonts w:hint="eastAsia" w:ascii="宋体" w:hAnsi="宋体" w:cs="宋体"/>
                <w:szCs w:val="21"/>
              </w:rPr>
              <w:t>2.3免费保修期内，中标人应定期对产品进行预维护保养，以防患于未然。安装验收交付使用半年内，进行一次全面检修；在保修期内每年进行两次保养保修，确保正常使用；在整个产品运行过程中，中标人帮助</w:t>
            </w:r>
            <w:r>
              <w:rPr>
                <w:rFonts w:hint="eastAsia" w:ascii="宋体" w:hAnsi="宋体" w:cs="宋体"/>
                <w:color w:val="000000"/>
                <w:szCs w:val="21"/>
              </w:rPr>
              <w:t>采购人</w:t>
            </w:r>
            <w:r>
              <w:rPr>
                <w:rFonts w:hint="eastAsia" w:ascii="宋体" w:hAnsi="宋体" w:cs="宋体"/>
                <w:szCs w:val="21"/>
              </w:rPr>
              <w:t>解决在应用过程中遇到的各种技术问题。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820" w:type="dxa"/>
            <w:gridSpan w:val="3"/>
          </w:tcPr>
          <w:p>
            <w:pPr>
              <w:rPr>
                <w:b/>
                <w:szCs w:val="21"/>
              </w:rPr>
            </w:pPr>
            <w:r>
              <w:rPr>
                <w:rFonts w:hint="eastAsia"/>
                <w:b/>
                <w:szCs w:val="21"/>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pPr>
              <w:adjustRightInd w:val="0"/>
              <w:snapToGrid w:val="0"/>
              <w:jc w:val="center"/>
              <w:textAlignment w:val="baseline"/>
              <w:rPr>
                <w:bCs/>
                <w:szCs w:val="21"/>
              </w:rPr>
            </w:pPr>
            <w:r>
              <w:rPr>
                <w:rFonts w:hint="eastAsia" w:ascii="宋体" w:hAnsi="宋体" w:cs="宋体"/>
                <w:szCs w:val="21"/>
              </w:rPr>
              <w:t>1</w:t>
            </w:r>
          </w:p>
        </w:tc>
        <w:tc>
          <w:tcPr>
            <w:tcW w:w="1620" w:type="dxa"/>
            <w:vAlign w:val="center"/>
          </w:tcPr>
          <w:p>
            <w:pPr>
              <w:adjustRightInd w:val="0"/>
              <w:snapToGrid w:val="0"/>
              <w:textAlignment w:val="baseline"/>
              <w:rPr>
                <w:b/>
                <w:szCs w:val="21"/>
              </w:rPr>
            </w:pPr>
            <w:r>
              <w:rPr>
                <w:rFonts w:hint="eastAsia" w:ascii="宋体" w:hAnsi="宋体" w:cs="宋体"/>
                <w:szCs w:val="21"/>
              </w:rPr>
              <w:t>关于免费保修期外</w:t>
            </w:r>
          </w:p>
        </w:tc>
        <w:tc>
          <w:tcPr>
            <w:tcW w:w="5940" w:type="dxa"/>
            <w:vAlign w:val="center"/>
          </w:tcPr>
          <w:p>
            <w:pPr>
              <w:adjustRightInd w:val="0"/>
              <w:snapToGrid w:val="0"/>
              <w:rPr>
                <w:b/>
                <w:szCs w:val="21"/>
              </w:rPr>
            </w:pPr>
            <w:r>
              <w:rPr>
                <w:rFonts w:hint="eastAsia" w:ascii="宋体" w:hAnsi="宋体" w:cs="宋体"/>
                <w:szCs w:val="21"/>
              </w:rPr>
              <w:t>保修期满后，中标人</w:t>
            </w:r>
            <w:commentRangeStart w:id="39"/>
            <w:r>
              <w:rPr>
                <w:rFonts w:hint="eastAsia" w:ascii="宋体" w:hAnsi="宋体" w:cs="宋体"/>
                <w:szCs w:val="21"/>
              </w:rPr>
              <w:t>必须</w:t>
            </w:r>
            <w:commentRangeEnd w:id="39"/>
            <w:r>
              <w:commentReference w:id="39"/>
            </w:r>
            <w:r>
              <w:rPr>
                <w:rFonts w:hint="eastAsia" w:ascii="宋体" w:hAnsi="宋体" w:cs="宋体"/>
                <w:szCs w:val="21"/>
              </w:rPr>
              <w:t>继续支持维修，并按成本价标准收取维修及零件费用。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820" w:type="dxa"/>
            <w:gridSpan w:val="3"/>
          </w:tcPr>
          <w:p>
            <w:pPr>
              <w:rPr>
                <w:b/>
                <w:szCs w:val="21"/>
              </w:rPr>
            </w:pPr>
            <w:r>
              <w:rPr>
                <w:rFonts w:hint="eastAsia"/>
                <w:b/>
                <w:szCs w:val="21"/>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260" w:type="dxa"/>
            <w:vMerge w:val="restart"/>
            <w:vAlign w:val="center"/>
          </w:tcPr>
          <w:p>
            <w:pPr>
              <w:adjustRightInd w:val="0"/>
              <w:snapToGrid w:val="0"/>
              <w:jc w:val="center"/>
              <w:textAlignment w:val="baseline"/>
              <w:rPr>
                <w:bCs/>
                <w:szCs w:val="21"/>
              </w:rPr>
            </w:pPr>
            <w:r>
              <w:rPr>
                <w:rFonts w:hint="eastAsia" w:ascii="宋体" w:hAnsi="宋体" w:cs="宋体"/>
                <w:bCs/>
                <w:szCs w:val="21"/>
              </w:rPr>
              <w:t>1</w:t>
            </w:r>
          </w:p>
        </w:tc>
        <w:tc>
          <w:tcPr>
            <w:tcW w:w="1620" w:type="dxa"/>
            <w:vMerge w:val="restart"/>
            <w:vAlign w:val="center"/>
          </w:tcPr>
          <w:p>
            <w:pPr>
              <w:adjustRightInd w:val="0"/>
              <w:snapToGrid w:val="0"/>
              <w:jc w:val="center"/>
              <w:textAlignment w:val="baseline"/>
              <w:rPr>
                <w:szCs w:val="21"/>
              </w:rPr>
            </w:pPr>
            <w:r>
              <w:rPr>
                <w:rFonts w:hint="eastAsia" w:ascii="宋体" w:hAnsi="宋体" w:cs="宋体"/>
                <w:bCs/>
                <w:szCs w:val="21"/>
              </w:rPr>
              <w:t>关于打样</w:t>
            </w:r>
          </w:p>
        </w:tc>
        <w:tc>
          <w:tcPr>
            <w:tcW w:w="5940" w:type="dxa"/>
          </w:tcPr>
          <w:p>
            <w:pPr>
              <w:adjustRightInd w:val="0"/>
              <w:snapToGrid w:val="0"/>
              <w:rPr>
                <w:bCs/>
                <w:szCs w:val="21"/>
              </w:rPr>
            </w:pPr>
            <w:r>
              <w:rPr>
                <w:rFonts w:hint="eastAsia" w:ascii="宋体" w:hAnsi="宋体" w:cs="宋体"/>
                <w:szCs w:val="21"/>
              </w:rPr>
              <w:t>1.1合同签订后，中标人须在七个工作日内，按招标文件技术参数要求对所有产品进行深化设计,并和采购人确定颜色标号和产品样式，制作窗帘样品经采购人确认符合要求后开始生产供货。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260" w:type="dxa"/>
            <w:vMerge w:val="continue"/>
            <w:vAlign w:val="center"/>
          </w:tcPr>
          <w:p>
            <w:pPr>
              <w:adjustRightInd w:val="0"/>
              <w:snapToGrid w:val="0"/>
              <w:jc w:val="center"/>
              <w:textAlignment w:val="baseline"/>
              <w:rPr>
                <w:bCs/>
                <w:szCs w:val="21"/>
              </w:rPr>
            </w:pPr>
          </w:p>
        </w:tc>
        <w:tc>
          <w:tcPr>
            <w:tcW w:w="1620" w:type="dxa"/>
            <w:vMerge w:val="continue"/>
            <w:vAlign w:val="center"/>
          </w:tcPr>
          <w:p>
            <w:pPr>
              <w:adjustRightInd w:val="0"/>
              <w:snapToGrid w:val="0"/>
              <w:jc w:val="center"/>
              <w:textAlignment w:val="baseline"/>
              <w:rPr>
                <w:szCs w:val="21"/>
              </w:rPr>
            </w:pPr>
          </w:p>
        </w:tc>
        <w:tc>
          <w:tcPr>
            <w:tcW w:w="5940" w:type="dxa"/>
          </w:tcPr>
          <w:p>
            <w:pPr>
              <w:adjustRightInd w:val="0"/>
              <w:snapToGrid w:val="0"/>
              <w:rPr>
                <w:bCs/>
                <w:szCs w:val="21"/>
              </w:rPr>
            </w:pPr>
            <w:r>
              <w:rPr>
                <w:rFonts w:hint="eastAsia" w:ascii="宋体" w:hAnsi="宋体"/>
                <w:szCs w:val="21"/>
              </w:rPr>
              <w:t>1.2</w:t>
            </w:r>
            <w:r>
              <w:rPr>
                <w:rFonts w:hint="eastAsia" w:ascii="宋体" w:hAnsi="宋体"/>
                <w:szCs w:val="21"/>
                <w:lang w:val="zh-TW" w:eastAsia="zh-TW"/>
              </w:rPr>
              <w:t>合同签订后，若样品经检测不符合国家的相关技术要求，</w:t>
            </w:r>
            <w:r>
              <w:rPr>
                <w:rFonts w:hint="eastAsia" w:ascii="宋体" w:hAnsi="宋体"/>
                <w:szCs w:val="21"/>
                <w:lang w:val="zh-TW"/>
              </w:rPr>
              <w:t>需退回重改，</w:t>
            </w:r>
            <w:r>
              <w:rPr>
                <w:rFonts w:hint="eastAsia" w:ascii="宋体" w:hAnsi="宋体"/>
                <w:szCs w:val="21"/>
                <w:lang w:val="zh-TW" w:eastAsia="zh-TW"/>
              </w:rPr>
              <w:t>待样品确认无误后，采购人按照封存样品通知中标人进行生产。经整改两次后仍不满足，采购人</w:t>
            </w:r>
            <w:commentRangeStart w:id="40"/>
            <w:r>
              <w:rPr>
                <w:rFonts w:hint="eastAsia" w:ascii="宋体" w:hAnsi="宋体"/>
                <w:szCs w:val="21"/>
                <w:lang w:val="zh-TW" w:eastAsia="zh-TW"/>
              </w:rPr>
              <w:t>有权解除合同</w:t>
            </w:r>
            <w:commentRangeEnd w:id="40"/>
            <w:r>
              <w:commentReference w:id="40"/>
            </w:r>
            <w:r>
              <w:rPr>
                <w:rFonts w:hint="eastAsia" w:ascii="宋体" w:hAnsi="宋体"/>
                <w:szCs w:val="21"/>
                <w:lang w:val="zh-TW" w:eastAsia="zh-TW"/>
              </w:rPr>
              <w:t>，并上报财政局按相关法律法规处理。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260" w:type="dxa"/>
            <w:vMerge w:val="restart"/>
            <w:vAlign w:val="center"/>
          </w:tcPr>
          <w:p>
            <w:pPr>
              <w:jc w:val="center"/>
              <w:rPr>
                <w:bCs/>
                <w:szCs w:val="21"/>
              </w:rPr>
            </w:pPr>
            <w:r>
              <w:rPr>
                <w:rFonts w:hint="eastAsia"/>
                <w:bCs/>
                <w:szCs w:val="21"/>
              </w:rPr>
              <w:t>2</w:t>
            </w:r>
          </w:p>
        </w:tc>
        <w:tc>
          <w:tcPr>
            <w:tcW w:w="1620" w:type="dxa"/>
            <w:vMerge w:val="restart"/>
            <w:vAlign w:val="center"/>
          </w:tcPr>
          <w:p>
            <w:pPr>
              <w:rPr>
                <w:szCs w:val="21"/>
              </w:rPr>
            </w:pPr>
            <w:r>
              <w:rPr>
                <w:rFonts w:hint="eastAsia"/>
                <w:szCs w:val="21"/>
              </w:rPr>
              <w:t>关于交货</w:t>
            </w:r>
          </w:p>
        </w:tc>
        <w:tc>
          <w:tcPr>
            <w:tcW w:w="5940" w:type="dxa"/>
          </w:tcPr>
          <w:p>
            <w:pPr>
              <w:adjustRightInd w:val="0"/>
              <w:snapToGrid w:val="0"/>
              <w:textAlignment w:val="baseline"/>
              <w:rPr>
                <w:bCs/>
                <w:szCs w:val="21"/>
              </w:rPr>
            </w:pPr>
            <w:r>
              <w:rPr>
                <w:rFonts w:hint="eastAsia" w:ascii="宋体" w:hAnsi="宋体" w:cs="宋体"/>
                <w:bCs/>
                <w:szCs w:val="21"/>
              </w:rPr>
              <w:t>2.1交货地点：</w:t>
            </w:r>
            <w:r>
              <w:rPr>
                <w:rFonts w:hint="eastAsia" w:ascii="宋体" w:hAnsi="宋体"/>
                <w:bCs/>
                <w:szCs w:val="21"/>
              </w:rPr>
              <w:t>深圳市南山区丽水路2279号清华大学深圳国际校区一期（</w:t>
            </w:r>
            <w:r>
              <w:rPr>
                <w:rFonts w:hint="eastAsia" w:ascii="宋体" w:hAnsi="宋体"/>
                <w:szCs w:val="21"/>
              </w:rPr>
              <w:t>具体地点由采购人最终指定</w:t>
            </w:r>
            <w:r>
              <w:rPr>
                <w:rFonts w:hint="eastAsia" w:ascii="宋体" w:hAnsi="宋体"/>
                <w:bCs/>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Cs/>
                <w:szCs w:val="21"/>
              </w:rPr>
            </w:pPr>
            <w:r>
              <w:rPr>
                <w:rFonts w:hint="eastAsia" w:ascii="宋体" w:hAnsi="宋体" w:cs="宋体"/>
                <w:bCs/>
                <w:szCs w:val="21"/>
              </w:rPr>
              <w:t>2.2</w:t>
            </w:r>
            <w:r>
              <w:rPr>
                <w:rFonts w:hint="eastAsia" w:ascii="宋体" w:hAnsi="宋体" w:cs="宋体"/>
                <w:szCs w:val="21"/>
              </w:rPr>
              <w:t>中标人</w:t>
            </w:r>
            <w:commentRangeStart w:id="41"/>
            <w:r>
              <w:rPr>
                <w:rFonts w:hint="eastAsia" w:ascii="宋体" w:hAnsi="宋体" w:cs="宋体"/>
                <w:bCs/>
                <w:szCs w:val="21"/>
              </w:rPr>
              <w:t>必须</w:t>
            </w:r>
            <w:commentRangeEnd w:id="41"/>
            <w:r>
              <w:commentReference w:id="41"/>
            </w:r>
            <w:r>
              <w:rPr>
                <w:rFonts w:hint="eastAsia" w:ascii="宋体" w:hAnsi="宋体" w:cs="宋体"/>
                <w:bCs/>
                <w:szCs w:val="21"/>
              </w:rPr>
              <w:t>承担设备运输、搬运、安装调试、验收检测和提供设备操作说明书、图纸、检测报告等其他类似的义务。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Cs/>
                <w:szCs w:val="21"/>
              </w:rPr>
            </w:pPr>
            <w:r>
              <w:rPr>
                <w:rFonts w:hint="eastAsia" w:ascii="宋体" w:hAnsi="宋体" w:cs="宋体"/>
                <w:color w:val="000000"/>
                <w:szCs w:val="21"/>
              </w:rPr>
              <w:t>★2.3</w:t>
            </w:r>
            <w:r>
              <w:rPr>
                <w:rFonts w:hint="eastAsia" w:ascii="宋体" w:hAnsi="宋体" w:cs="宋体"/>
                <w:b/>
                <w:color w:val="000000"/>
                <w:szCs w:val="21"/>
              </w:rPr>
              <w:t>深化设计和打样样品确认后</w:t>
            </w:r>
            <w:r>
              <w:rPr>
                <w:rFonts w:hint="eastAsia" w:ascii="宋体" w:hAnsi="宋体" w:cs="宋体"/>
                <w:b/>
                <w:color w:val="000000"/>
                <w:szCs w:val="21"/>
                <w:u w:val="single"/>
              </w:rPr>
              <w:t xml:space="preserve"> 30</w:t>
            </w:r>
            <w:r>
              <w:rPr>
                <w:rFonts w:hint="eastAsia" w:ascii="宋体" w:hAnsi="宋体" w:cs="宋体"/>
                <w:b/>
                <w:color w:val="000000"/>
                <w:szCs w:val="21"/>
              </w:rPr>
              <w:t>个日历日内交货，并安装完成调试完毕，符合正常使用要求</w:t>
            </w:r>
            <w:r>
              <w:rPr>
                <w:rFonts w:hint="eastAsia" w:ascii="宋体" w:hAnsi="宋体"/>
                <w:b/>
                <w:szCs w:val="21"/>
              </w:rPr>
              <w:t>（如因楼宇交付使用延期，则安装工作顺延，货物暂存中标人仓库，确保楼宇交付时能如期交货且开始安装工作）</w:t>
            </w:r>
            <w:r>
              <w:rPr>
                <w:rFonts w:hint="eastAsia" w:ascii="宋体" w:hAnsi="宋体" w:cs="宋体"/>
                <w:b/>
                <w:color w:val="000000"/>
                <w:szCs w:val="21"/>
              </w:rPr>
              <w:t>。产品的附件、备品备件及专用工具、技术文件和资料等应随产品一同交付。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rPr>
                <w:bCs/>
                <w:szCs w:val="21"/>
              </w:rPr>
            </w:pPr>
            <w:r>
              <w:rPr>
                <w:rFonts w:hint="eastAsia" w:ascii="宋体" w:hAnsi="宋体"/>
                <w:szCs w:val="21"/>
              </w:rPr>
              <w:t>2.4</w:t>
            </w:r>
            <w:r>
              <w:rPr>
                <w:rFonts w:hint="eastAsia" w:ascii="宋体" w:hAnsi="宋体"/>
                <w:szCs w:val="21"/>
                <w:lang w:val="zh-TW" w:eastAsia="zh-TW"/>
              </w:rPr>
              <w:t>因为新楼仍未完成建成，</w:t>
            </w:r>
            <w:r>
              <w:rPr>
                <w:rFonts w:hint="eastAsia" w:ascii="宋体" w:hAnsi="宋体"/>
                <w:szCs w:val="21"/>
              </w:rPr>
              <w:t>产品生产</w:t>
            </w:r>
            <w:commentRangeStart w:id="42"/>
            <w:r>
              <w:rPr>
                <w:rFonts w:hint="eastAsia" w:ascii="宋体" w:hAnsi="宋体"/>
                <w:szCs w:val="21"/>
              </w:rPr>
              <w:t>必须</w:t>
            </w:r>
            <w:commentRangeEnd w:id="42"/>
            <w:r>
              <w:commentReference w:id="42"/>
            </w:r>
            <w:r>
              <w:rPr>
                <w:rFonts w:hint="eastAsia" w:ascii="宋体" w:hAnsi="宋体"/>
                <w:szCs w:val="21"/>
              </w:rPr>
              <w:t>根据</w:t>
            </w:r>
            <w:r>
              <w:rPr>
                <w:rFonts w:hint="eastAsia" w:ascii="宋体" w:hAnsi="宋体"/>
                <w:szCs w:val="21"/>
                <w:lang w:val="zh-TW" w:eastAsia="zh-TW"/>
              </w:rPr>
              <w:t>实际</w:t>
            </w:r>
            <w:r>
              <w:rPr>
                <w:rFonts w:hint="eastAsia" w:ascii="宋体" w:hAnsi="宋体"/>
                <w:szCs w:val="21"/>
              </w:rPr>
              <w:t>现场尺寸进行测量并经采购人确认尺寸及样式后生产</w:t>
            </w:r>
            <w:r>
              <w:rPr>
                <w:rFonts w:hint="eastAsia" w:ascii="宋体" w:hAnsi="宋体"/>
                <w:szCs w:val="21"/>
                <w:lang w:val="zh-TW" w:eastAsia="zh-TW"/>
              </w:rPr>
              <w:t>。</w:t>
            </w:r>
            <w:r>
              <w:rPr>
                <w:rFonts w:hint="eastAsia" w:ascii="宋体" w:hAnsi="宋体"/>
                <w:szCs w:val="21"/>
              </w:rPr>
              <w:t>大批量下单生产前，大小、尺寸、款式、颜色等需经采购人签字确认方可批量生产。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rPr>
                <w:bCs/>
                <w:szCs w:val="21"/>
              </w:rPr>
            </w:pPr>
            <w:r>
              <w:rPr>
                <w:rFonts w:hint="eastAsia" w:ascii="宋体" w:hAnsi="宋体" w:cs="宋体"/>
                <w:b/>
                <w:bCs/>
                <w:color w:val="000000"/>
                <w:szCs w:val="21"/>
              </w:rPr>
              <w:t>★</w:t>
            </w:r>
            <w:r>
              <w:rPr>
                <w:rFonts w:hint="eastAsia" w:ascii="宋体" w:hAnsi="宋体"/>
                <w:b/>
                <w:bCs/>
                <w:szCs w:val="21"/>
              </w:rPr>
              <w:t>2.5中标后，实际供货均需满足投标文件及国家标准要求，否则采购人有权拒绝收货，相关损失及责任均与采购人无关。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pPr>
              <w:adjustRightInd w:val="0"/>
              <w:snapToGrid w:val="0"/>
              <w:jc w:val="center"/>
              <w:textAlignment w:val="baseline"/>
              <w:rPr>
                <w:bCs/>
                <w:szCs w:val="21"/>
              </w:rPr>
            </w:pPr>
            <w:r>
              <w:rPr>
                <w:rFonts w:hint="eastAsia" w:ascii="宋体" w:hAnsi="宋体" w:cs="宋体"/>
                <w:bCs/>
                <w:szCs w:val="21"/>
              </w:rPr>
              <w:t>3</w:t>
            </w:r>
          </w:p>
        </w:tc>
        <w:tc>
          <w:tcPr>
            <w:tcW w:w="1620" w:type="dxa"/>
            <w:vMerge w:val="restart"/>
            <w:vAlign w:val="center"/>
          </w:tcPr>
          <w:p>
            <w:pPr>
              <w:adjustRightInd w:val="0"/>
              <w:snapToGrid w:val="0"/>
              <w:jc w:val="center"/>
              <w:textAlignment w:val="baseline"/>
              <w:rPr>
                <w:szCs w:val="21"/>
              </w:rPr>
            </w:pPr>
            <w:r>
              <w:rPr>
                <w:rFonts w:hint="eastAsia" w:ascii="宋体" w:hAnsi="宋体" w:cs="宋体"/>
                <w:bCs/>
                <w:szCs w:val="21"/>
              </w:rPr>
              <w:t>关于窗帘包装运输、安装</w:t>
            </w:r>
          </w:p>
        </w:tc>
        <w:tc>
          <w:tcPr>
            <w:tcW w:w="5940" w:type="dxa"/>
          </w:tcPr>
          <w:p>
            <w:pPr>
              <w:adjustRightInd w:val="0"/>
              <w:snapToGrid w:val="0"/>
              <w:textAlignment w:val="baseline"/>
              <w:rPr>
                <w:bCs/>
                <w:szCs w:val="21"/>
              </w:rPr>
            </w:pPr>
            <w:r>
              <w:rPr>
                <w:rFonts w:hint="eastAsia" w:ascii="宋体" w:hAnsi="宋体" w:cs="宋体"/>
                <w:color w:val="000000"/>
                <w:szCs w:val="21"/>
              </w:rPr>
              <w:t>3.1保证货物的包装符合产品运输的要求，足以保护货物在运输过程中不受锈蚀、损坏或灭失。凡由于包装不良造成的损失和由此产生的费用均由</w:t>
            </w:r>
            <w:r>
              <w:rPr>
                <w:rFonts w:hint="eastAsia" w:ascii="宋体" w:hAnsi="宋体" w:cs="宋体"/>
                <w:szCs w:val="21"/>
              </w:rPr>
              <w:t>中标人</w:t>
            </w:r>
            <w:r>
              <w:rPr>
                <w:rFonts w:hint="eastAsia" w:ascii="宋体" w:hAnsi="宋体" w:cs="宋体"/>
                <w:color w:val="000000"/>
                <w:szCs w:val="21"/>
              </w:rPr>
              <w:t>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rPr>
                <w:szCs w:val="21"/>
              </w:rPr>
            </w:pPr>
          </w:p>
        </w:tc>
        <w:tc>
          <w:tcPr>
            <w:tcW w:w="5940" w:type="dxa"/>
          </w:tcPr>
          <w:p>
            <w:pPr>
              <w:adjustRightInd w:val="0"/>
              <w:snapToGrid w:val="0"/>
              <w:textAlignment w:val="baseline"/>
              <w:rPr>
                <w:bCs/>
                <w:szCs w:val="21"/>
              </w:rPr>
            </w:pPr>
            <w:r>
              <w:rPr>
                <w:rFonts w:hint="eastAsia" w:ascii="宋体" w:hAnsi="宋体" w:cs="宋体"/>
                <w:color w:val="000000"/>
                <w:szCs w:val="21"/>
              </w:rPr>
              <w:t>3.2提供二次搬运工作。在货物搬运至安装地点，但因现场条件而无法安装的情况下，当现场满足安装条件后，免费提供第二次搬运。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rPr>
                <w:szCs w:val="21"/>
              </w:rPr>
            </w:pPr>
          </w:p>
        </w:tc>
        <w:tc>
          <w:tcPr>
            <w:tcW w:w="5940" w:type="dxa"/>
          </w:tcPr>
          <w:p>
            <w:pPr>
              <w:adjustRightInd w:val="0"/>
              <w:snapToGrid w:val="0"/>
              <w:textAlignment w:val="baseline"/>
              <w:rPr>
                <w:bCs/>
                <w:szCs w:val="21"/>
              </w:rPr>
            </w:pPr>
            <w:r>
              <w:rPr>
                <w:rFonts w:hint="eastAsia" w:ascii="宋体" w:hAnsi="宋体"/>
                <w:szCs w:val="21"/>
              </w:rPr>
              <w:t>3.3中标人负责免费安装、调试。安装调试中发生的一切事故，相关责任全部由供应商承担，采购人对此不承担任何责任。如损坏采购人财产应照价赔偿。安装、调试完成后，由采购人、中标人双方组成验收小组共同进行技术验收和商务验收，验收合格后签署《验收报告》。产品质量和安装调试检验标准遵照国家相关规定和最新标准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rPr>
                <w:szCs w:val="21"/>
              </w:rPr>
            </w:pPr>
          </w:p>
        </w:tc>
        <w:tc>
          <w:tcPr>
            <w:tcW w:w="5940" w:type="dxa"/>
          </w:tcPr>
          <w:p>
            <w:pPr>
              <w:adjustRightInd w:val="0"/>
              <w:snapToGrid w:val="0"/>
              <w:rPr>
                <w:bCs/>
                <w:szCs w:val="21"/>
              </w:rPr>
            </w:pPr>
            <w:r>
              <w:rPr>
                <w:rFonts w:hint="eastAsia" w:ascii="宋体" w:hAnsi="宋体"/>
                <w:szCs w:val="21"/>
              </w:rPr>
              <w:t>3.4中标人在供货、运输及安装等阶段</w:t>
            </w:r>
            <w:commentRangeStart w:id="43"/>
            <w:r>
              <w:rPr>
                <w:rFonts w:hint="eastAsia" w:ascii="宋体" w:hAnsi="宋体"/>
                <w:szCs w:val="21"/>
              </w:rPr>
              <w:t>必须</w:t>
            </w:r>
            <w:commentRangeEnd w:id="43"/>
            <w:r>
              <w:commentReference w:id="43"/>
            </w:r>
            <w:r>
              <w:rPr>
                <w:rFonts w:hint="eastAsia" w:ascii="宋体" w:hAnsi="宋体"/>
                <w:szCs w:val="21"/>
              </w:rPr>
              <w:t>为安装操作人员及项目购买相关意外险，并为项目涉及的人员负全部安全责任，安装期间</w:t>
            </w:r>
            <w:commentRangeStart w:id="44"/>
            <w:r>
              <w:rPr>
                <w:rFonts w:hint="eastAsia" w:ascii="宋体" w:hAnsi="宋体"/>
                <w:szCs w:val="21"/>
              </w:rPr>
              <w:t>必须</w:t>
            </w:r>
            <w:commentRangeEnd w:id="44"/>
            <w:r>
              <w:commentReference w:id="44"/>
            </w:r>
            <w:r>
              <w:rPr>
                <w:rFonts w:hint="eastAsia" w:ascii="宋体" w:hAnsi="宋体"/>
                <w:szCs w:val="21"/>
              </w:rPr>
              <w:t>服从相关现场管理单位及物业单位管理，严格按照国家安全规范要求进行安装调试，并对项目及项目人员安全负全责。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pPr>
              <w:adjustRightInd w:val="0"/>
              <w:snapToGrid w:val="0"/>
              <w:jc w:val="center"/>
              <w:textAlignment w:val="baseline"/>
              <w:rPr>
                <w:bCs/>
                <w:szCs w:val="21"/>
              </w:rPr>
            </w:pPr>
            <w:r>
              <w:rPr>
                <w:rFonts w:hint="eastAsia" w:ascii="宋体" w:hAnsi="宋体" w:cs="宋体"/>
                <w:bCs/>
                <w:szCs w:val="21"/>
              </w:rPr>
              <w:t>4</w:t>
            </w:r>
          </w:p>
        </w:tc>
        <w:tc>
          <w:tcPr>
            <w:tcW w:w="1620" w:type="dxa"/>
            <w:vMerge w:val="restart"/>
            <w:vAlign w:val="center"/>
          </w:tcPr>
          <w:p>
            <w:pPr>
              <w:adjustRightInd w:val="0"/>
              <w:snapToGrid w:val="0"/>
              <w:jc w:val="center"/>
              <w:textAlignment w:val="baseline"/>
              <w:rPr>
                <w:szCs w:val="21"/>
              </w:rPr>
            </w:pPr>
            <w:r>
              <w:rPr>
                <w:rFonts w:hint="eastAsia" w:ascii="宋体" w:hAnsi="宋体" w:cs="宋体"/>
                <w:bCs/>
                <w:szCs w:val="21"/>
              </w:rPr>
              <w:t>关于验收</w:t>
            </w:r>
          </w:p>
        </w:tc>
        <w:tc>
          <w:tcPr>
            <w:tcW w:w="5940" w:type="dxa"/>
          </w:tcPr>
          <w:p>
            <w:pPr>
              <w:adjustRightInd w:val="0"/>
              <w:snapToGrid w:val="0"/>
              <w:rPr>
                <w:rFonts w:ascii="宋体" w:hAnsi="宋体" w:cs="宋体"/>
                <w:bCs/>
                <w:szCs w:val="21"/>
              </w:rPr>
            </w:pPr>
            <w:r>
              <w:rPr>
                <w:rFonts w:hint="eastAsia" w:ascii="宋体" w:hAnsi="宋体" w:cs="宋体"/>
                <w:bCs/>
                <w:szCs w:val="21"/>
              </w:rPr>
              <w:t>4.1验收内容包括但不限于：</w:t>
            </w:r>
          </w:p>
          <w:p>
            <w:pPr>
              <w:adjustRightInd w:val="0"/>
              <w:snapToGrid w:val="0"/>
              <w:rPr>
                <w:rFonts w:ascii="宋体" w:hAnsi="宋体" w:cs="宋体"/>
                <w:bCs/>
                <w:szCs w:val="21"/>
              </w:rPr>
            </w:pPr>
            <w:r>
              <w:rPr>
                <w:rFonts w:hint="eastAsia" w:ascii="宋体" w:hAnsi="宋体" w:cs="宋体"/>
                <w:bCs/>
                <w:szCs w:val="21"/>
              </w:rPr>
              <w:t>a.型号、数量及外观；</w:t>
            </w:r>
          </w:p>
          <w:p>
            <w:pPr>
              <w:adjustRightInd w:val="0"/>
              <w:snapToGrid w:val="0"/>
              <w:rPr>
                <w:rFonts w:ascii="宋体" w:hAnsi="宋体" w:cs="宋体"/>
                <w:bCs/>
                <w:szCs w:val="21"/>
              </w:rPr>
            </w:pPr>
            <w:r>
              <w:rPr>
                <w:rFonts w:hint="eastAsia" w:ascii="宋体" w:hAnsi="宋体" w:cs="宋体"/>
                <w:bCs/>
                <w:szCs w:val="21"/>
              </w:rPr>
              <w:t>b.货物所附技术资料；</w:t>
            </w:r>
          </w:p>
          <w:p>
            <w:pPr>
              <w:adjustRightInd w:val="0"/>
              <w:snapToGrid w:val="0"/>
              <w:rPr>
                <w:rFonts w:ascii="宋体" w:hAnsi="宋体" w:cs="宋体"/>
                <w:bCs/>
                <w:szCs w:val="21"/>
              </w:rPr>
            </w:pPr>
            <w:r>
              <w:rPr>
                <w:rFonts w:hint="eastAsia" w:ascii="宋体" w:hAnsi="宋体" w:cs="宋体"/>
                <w:bCs/>
                <w:szCs w:val="21"/>
              </w:rPr>
              <w:t>c.货物组件及配置；</w:t>
            </w:r>
          </w:p>
          <w:p>
            <w:pPr>
              <w:adjustRightInd w:val="0"/>
              <w:snapToGrid w:val="0"/>
              <w:rPr>
                <w:bCs/>
                <w:szCs w:val="21"/>
              </w:rPr>
            </w:pPr>
            <w:r>
              <w:rPr>
                <w:rFonts w:hint="eastAsia" w:ascii="宋体" w:hAnsi="宋体" w:cs="宋体"/>
                <w:bCs/>
                <w:szCs w:val="21"/>
              </w:rPr>
              <w:t>d.货物功能、性能及各项技术参数指标.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rPr>
                <w:szCs w:val="21"/>
              </w:rPr>
            </w:pPr>
          </w:p>
        </w:tc>
        <w:tc>
          <w:tcPr>
            <w:tcW w:w="5940" w:type="dxa"/>
          </w:tcPr>
          <w:p>
            <w:pPr>
              <w:tabs>
                <w:tab w:val="left" w:pos="1260"/>
              </w:tabs>
              <w:adjustRightInd w:val="0"/>
              <w:snapToGrid w:val="0"/>
              <w:rPr>
                <w:bCs/>
                <w:szCs w:val="21"/>
              </w:rPr>
            </w:pPr>
            <w:r>
              <w:rPr>
                <w:rFonts w:hint="eastAsia" w:ascii="宋体" w:hAnsi="宋体" w:cs="宋体"/>
                <w:bCs/>
                <w:szCs w:val="21"/>
              </w:rPr>
              <w:t>4.2</w:t>
            </w:r>
            <w:r>
              <w:rPr>
                <w:rFonts w:hint="eastAsia" w:ascii="宋体" w:hAnsi="宋体" w:cs="宋体"/>
                <w:szCs w:val="21"/>
              </w:rPr>
              <w:t>中标人</w:t>
            </w:r>
            <w:r>
              <w:rPr>
                <w:rFonts w:hint="eastAsia" w:ascii="宋体" w:hAnsi="宋体" w:cs="宋体"/>
                <w:bCs/>
                <w:szCs w:val="21"/>
              </w:rPr>
              <w:t>货物经过双方检验认可后，签署验收报告，产品保修期自验收合格之日起算，由</w:t>
            </w:r>
            <w:r>
              <w:rPr>
                <w:rFonts w:hint="eastAsia" w:ascii="宋体" w:hAnsi="宋体" w:cs="宋体"/>
                <w:szCs w:val="21"/>
              </w:rPr>
              <w:t>中标人</w:t>
            </w:r>
            <w:r>
              <w:rPr>
                <w:rFonts w:hint="eastAsia" w:ascii="宋体" w:hAnsi="宋体" w:cs="宋体"/>
                <w:bCs/>
                <w:szCs w:val="21"/>
              </w:rPr>
              <w:t>提供产品保修文件。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rPr>
                <w:szCs w:val="21"/>
              </w:rPr>
            </w:pPr>
          </w:p>
        </w:tc>
        <w:tc>
          <w:tcPr>
            <w:tcW w:w="5940" w:type="dxa"/>
          </w:tcPr>
          <w:p>
            <w:pPr>
              <w:adjustRightInd w:val="0"/>
              <w:snapToGrid w:val="0"/>
              <w:rPr>
                <w:rFonts w:ascii="宋体" w:hAnsi="宋体" w:cs="宋体"/>
                <w:bCs/>
                <w:szCs w:val="21"/>
              </w:rPr>
            </w:pPr>
            <w:r>
              <w:rPr>
                <w:rFonts w:hint="eastAsia" w:ascii="宋体" w:hAnsi="宋体" w:cs="宋体"/>
                <w:bCs/>
                <w:szCs w:val="21"/>
              </w:rPr>
              <w:t>4.3当满足以下条件时，采购人才向</w:t>
            </w:r>
            <w:r>
              <w:rPr>
                <w:rFonts w:hint="eastAsia" w:ascii="宋体" w:hAnsi="宋体" w:cs="宋体"/>
                <w:szCs w:val="21"/>
              </w:rPr>
              <w:t>中标人</w:t>
            </w:r>
            <w:r>
              <w:rPr>
                <w:rFonts w:hint="eastAsia" w:ascii="宋体" w:hAnsi="宋体" w:cs="宋体"/>
                <w:bCs/>
                <w:szCs w:val="21"/>
              </w:rPr>
              <w:t>签发货物验收报告：</w:t>
            </w:r>
          </w:p>
          <w:p>
            <w:pPr>
              <w:tabs>
                <w:tab w:val="left" w:pos="1260"/>
              </w:tabs>
              <w:adjustRightInd w:val="0"/>
              <w:snapToGrid w:val="0"/>
              <w:rPr>
                <w:rFonts w:ascii="宋体" w:hAnsi="宋体" w:cs="宋体"/>
                <w:bCs/>
                <w:szCs w:val="21"/>
              </w:rPr>
            </w:pPr>
            <w:r>
              <w:rPr>
                <w:rFonts w:hint="eastAsia" w:ascii="宋体" w:hAnsi="宋体" w:cs="宋体"/>
                <w:bCs/>
                <w:szCs w:val="21"/>
              </w:rPr>
              <w:t>a、</w:t>
            </w:r>
            <w:r>
              <w:rPr>
                <w:rFonts w:hint="eastAsia" w:ascii="宋体" w:hAnsi="宋体" w:cs="宋体"/>
                <w:szCs w:val="21"/>
              </w:rPr>
              <w:t>中标人</w:t>
            </w:r>
            <w:r>
              <w:rPr>
                <w:rFonts w:hint="eastAsia" w:ascii="宋体" w:hAnsi="宋体" w:cs="宋体"/>
                <w:bCs/>
                <w:szCs w:val="21"/>
              </w:rPr>
              <w:t>已按照合同规定提供了全部产品及完整的技术资料和检测报告。</w:t>
            </w:r>
          </w:p>
          <w:p>
            <w:pPr>
              <w:tabs>
                <w:tab w:val="left" w:pos="1260"/>
              </w:tabs>
              <w:adjustRightInd w:val="0"/>
              <w:snapToGrid w:val="0"/>
              <w:rPr>
                <w:rFonts w:ascii="宋体" w:hAnsi="宋体" w:cs="宋体"/>
                <w:bCs/>
                <w:szCs w:val="21"/>
              </w:rPr>
            </w:pPr>
            <w:r>
              <w:rPr>
                <w:rFonts w:hint="eastAsia" w:ascii="宋体" w:hAnsi="宋体" w:cs="宋体"/>
                <w:bCs/>
                <w:szCs w:val="21"/>
              </w:rPr>
              <w:t>b、货物符合招标文件技术规格书的要求，性能满足要求。</w:t>
            </w:r>
          </w:p>
          <w:p>
            <w:pPr>
              <w:adjustRightInd w:val="0"/>
              <w:snapToGrid w:val="0"/>
              <w:rPr>
                <w:bCs/>
                <w:szCs w:val="21"/>
              </w:rPr>
            </w:pPr>
            <w:r>
              <w:rPr>
                <w:rFonts w:hint="eastAsia" w:ascii="宋体" w:hAnsi="宋体" w:cs="宋体"/>
                <w:bCs/>
                <w:szCs w:val="21"/>
              </w:rPr>
              <w:t>c、货物具备产品合格证。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pPr>
              <w:jc w:val="center"/>
              <w:rPr>
                <w:bCs/>
                <w:szCs w:val="21"/>
              </w:rPr>
            </w:pPr>
            <w:r>
              <w:rPr>
                <w:rFonts w:hint="eastAsia"/>
                <w:bCs/>
                <w:szCs w:val="21"/>
              </w:rPr>
              <w:t>5</w:t>
            </w:r>
          </w:p>
        </w:tc>
        <w:tc>
          <w:tcPr>
            <w:tcW w:w="1620" w:type="dxa"/>
            <w:vMerge w:val="restart"/>
            <w:vAlign w:val="center"/>
          </w:tcPr>
          <w:p>
            <w:pPr>
              <w:jc w:val="center"/>
              <w:rPr>
                <w:szCs w:val="21"/>
              </w:rPr>
            </w:pPr>
            <w:r>
              <w:rPr>
                <w:rFonts w:hint="eastAsia"/>
                <w:szCs w:val="21"/>
              </w:rPr>
              <w:t>关于违约</w:t>
            </w:r>
          </w:p>
        </w:tc>
        <w:tc>
          <w:tcPr>
            <w:tcW w:w="5940" w:type="dxa"/>
          </w:tcPr>
          <w:p>
            <w:pPr>
              <w:adjustRightInd w:val="0"/>
              <w:snapToGrid w:val="0"/>
              <w:textAlignment w:val="baseline"/>
              <w:rPr>
                <w:b/>
                <w:szCs w:val="21"/>
              </w:rPr>
            </w:pPr>
            <w:r>
              <w:rPr>
                <w:rFonts w:hint="eastAsia" w:ascii="宋体" w:hAnsi="宋体" w:cs="宋体"/>
                <w:bCs/>
                <w:color w:val="000000"/>
                <w:szCs w:val="21"/>
              </w:rPr>
              <w:t>5.1采购人无正当理由拒收货物、拒付货物款的，由采购人向</w:t>
            </w:r>
            <w:r>
              <w:rPr>
                <w:rFonts w:hint="eastAsia" w:ascii="宋体" w:hAnsi="宋体" w:cs="宋体"/>
                <w:szCs w:val="21"/>
              </w:rPr>
              <w:t>中标人</w:t>
            </w:r>
            <w:r>
              <w:rPr>
                <w:rFonts w:hint="eastAsia" w:ascii="宋体" w:hAnsi="宋体" w:cs="宋体"/>
                <w:bCs/>
                <w:color w:val="000000"/>
                <w:szCs w:val="21"/>
              </w:rPr>
              <w:t>偿付合同总额的【5】%违约金。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5.2</w:t>
            </w:r>
            <w:r>
              <w:rPr>
                <w:rFonts w:hint="eastAsia" w:ascii="宋体" w:hAnsi="宋体" w:cs="宋体"/>
                <w:szCs w:val="21"/>
              </w:rPr>
              <w:t>中标人</w:t>
            </w:r>
            <w:r>
              <w:rPr>
                <w:rFonts w:hint="eastAsia" w:ascii="宋体" w:hAnsi="宋体" w:cs="宋体"/>
                <w:bCs/>
                <w:color w:val="000000"/>
                <w:szCs w:val="21"/>
              </w:rPr>
              <w:t>逾期交付货物的，每逾期1天，</w:t>
            </w:r>
            <w:r>
              <w:rPr>
                <w:rFonts w:hint="eastAsia" w:ascii="宋体" w:hAnsi="宋体" w:cs="宋体"/>
                <w:szCs w:val="21"/>
              </w:rPr>
              <w:t>中标人</w:t>
            </w:r>
            <w:r>
              <w:rPr>
                <w:rFonts w:hint="eastAsia" w:ascii="宋体" w:hAnsi="宋体" w:cs="宋体"/>
                <w:bCs/>
                <w:color w:val="000000"/>
                <w:szCs w:val="21"/>
              </w:rPr>
              <w:t>向采购人偿付逾期交货部分货款总额的【5】‰的滞纳金。如</w:t>
            </w:r>
            <w:r>
              <w:rPr>
                <w:rFonts w:hint="eastAsia" w:ascii="宋体" w:hAnsi="宋体" w:cs="宋体"/>
                <w:szCs w:val="21"/>
              </w:rPr>
              <w:t>中标人</w:t>
            </w:r>
            <w:r>
              <w:rPr>
                <w:rFonts w:hint="eastAsia" w:ascii="宋体" w:hAnsi="宋体" w:cs="宋体"/>
                <w:bCs/>
                <w:color w:val="000000"/>
                <w:szCs w:val="21"/>
              </w:rPr>
              <w:t>逾期交货达30天，</w:t>
            </w:r>
            <w:commentRangeStart w:id="45"/>
            <w:r>
              <w:rPr>
                <w:rFonts w:hint="eastAsia" w:ascii="宋体" w:hAnsi="宋体" w:cs="宋体"/>
                <w:bCs/>
                <w:color w:val="000000"/>
                <w:szCs w:val="21"/>
              </w:rPr>
              <w:t>采购人有权解除合同</w:t>
            </w:r>
            <w:commentRangeEnd w:id="45"/>
            <w:r>
              <w:commentReference w:id="45"/>
            </w:r>
            <w:r>
              <w:rPr>
                <w:rFonts w:hint="eastAsia" w:ascii="宋体" w:hAnsi="宋体" w:cs="宋体"/>
                <w:bCs/>
                <w:color w:val="000000"/>
                <w:szCs w:val="21"/>
              </w:rPr>
              <w:t>，履约保证金不予退回，同时</w:t>
            </w:r>
            <w:r>
              <w:rPr>
                <w:rFonts w:hint="eastAsia" w:ascii="宋体" w:hAnsi="宋体" w:cs="宋体"/>
                <w:szCs w:val="21"/>
              </w:rPr>
              <w:t>中标人</w:t>
            </w:r>
            <w:r>
              <w:rPr>
                <w:rFonts w:hint="eastAsia" w:ascii="宋体" w:hAnsi="宋体" w:cs="宋体"/>
                <w:bCs/>
                <w:color w:val="000000"/>
                <w:szCs w:val="21"/>
              </w:rPr>
              <w:t>应向采购人支付合同总额【10】％的违约金。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5.3经采购人验收不合格的，采购人有权拒收。</w:t>
            </w:r>
            <w:r>
              <w:rPr>
                <w:rFonts w:hint="eastAsia" w:ascii="宋体" w:hAnsi="宋体" w:cs="宋体"/>
                <w:szCs w:val="21"/>
              </w:rPr>
              <w:t>中标人</w:t>
            </w:r>
            <w:r>
              <w:rPr>
                <w:rFonts w:hint="eastAsia" w:ascii="宋体" w:hAnsi="宋体" w:cs="宋体"/>
                <w:bCs/>
                <w:color w:val="000000"/>
                <w:szCs w:val="21"/>
              </w:rPr>
              <w:t>经修理或者更换后仍不合格的，</w:t>
            </w:r>
            <w:commentRangeStart w:id="46"/>
            <w:r>
              <w:rPr>
                <w:rFonts w:hint="eastAsia" w:ascii="宋体" w:hAnsi="宋体" w:cs="宋体"/>
                <w:bCs/>
                <w:color w:val="000000"/>
                <w:szCs w:val="21"/>
              </w:rPr>
              <w:t>采购人有权解除合同</w:t>
            </w:r>
            <w:commentRangeEnd w:id="46"/>
            <w:r>
              <w:commentReference w:id="46"/>
            </w:r>
            <w:r>
              <w:rPr>
                <w:rFonts w:hint="eastAsia" w:ascii="宋体" w:hAnsi="宋体" w:cs="宋体"/>
                <w:bCs/>
                <w:color w:val="000000"/>
                <w:szCs w:val="21"/>
              </w:rPr>
              <w:t>，要求</w:t>
            </w:r>
            <w:r>
              <w:rPr>
                <w:rFonts w:hint="eastAsia" w:ascii="宋体" w:hAnsi="宋体" w:cs="宋体"/>
                <w:szCs w:val="21"/>
              </w:rPr>
              <w:t>中标人</w:t>
            </w:r>
            <w:r>
              <w:rPr>
                <w:rFonts w:hint="eastAsia" w:ascii="宋体" w:hAnsi="宋体" w:cs="宋体"/>
                <w:bCs/>
                <w:color w:val="000000"/>
                <w:szCs w:val="21"/>
              </w:rPr>
              <w:t>返还采购人已支付的合同款项，并有权要求</w:t>
            </w:r>
            <w:r>
              <w:rPr>
                <w:rFonts w:hint="eastAsia" w:ascii="宋体" w:hAnsi="宋体" w:cs="宋体"/>
                <w:szCs w:val="21"/>
              </w:rPr>
              <w:t>中标人</w:t>
            </w:r>
            <w:r>
              <w:rPr>
                <w:rFonts w:hint="eastAsia" w:ascii="宋体" w:hAnsi="宋体" w:cs="宋体"/>
                <w:bCs/>
                <w:color w:val="000000"/>
                <w:szCs w:val="21"/>
              </w:rPr>
              <w:t>按合同总额【10】％支付违约金。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5.4在</w:t>
            </w:r>
            <w:r>
              <w:rPr>
                <w:rFonts w:hint="eastAsia" w:ascii="宋体" w:hAnsi="宋体" w:cs="宋体"/>
                <w:szCs w:val="21"/>
              </w:rPr>
              <w:t>中标人</w:t>
            </w:r>
            <w:r>
              <w:rPr>
                <w:rFonts w:hint="eastAsia" w:ascii="宋体" w:hAnsi="宋体" w:cs="宋体"/>
                <w:bCs/>
                <w:color w:val="000000"/>
                <w:szCs w:val="21"/>
              </w:rPr>
              <w:t>承诺的或国家规定的质量保证期内（取两者中最长的期限），如经</w:t>
            </w:r>
            <w:r>
              <w:rPr>
                <w:rFonts w:hint="eastAsia" w:ascii="宋体" w:hAnsi="宋体" w:cs="宋体"/>
                <w:szCs w:val="21"/>
              </w:rPr>
              <w:t>中标人</w:t>
            </w:r>
            <w:r>
              <w:rPr>
                <w:rFonts w:hint="eastAsia" w:ascii="宋体" w:hAnsi="宋体" w:cs="宋体"/>
                <w:bCs/>
                <w:color w:val="000000"/>
                <w:szCs w:val="21"/>
              </w:rPr>
              <w:t>两次维修或更换，货物仍不能达到合同约定的质量标准，采购人有权退货，</w:t>
            </w:r>
            <w:r>
              <w:rPr>
                <w:rFonts w:hint="eastAsia" w:ascii="宋体" w:hAnsi="宋体" w:cs="宋体"/>
                <w:szCs w:val="21"/>
              </w:rPr>
              <w:t>中标人</w:t>
            </w:r>
            <w:r>
              <w:rPr>
                <w:rFonts w:hint="eastAsia" w:ascii="宋体" w:hAnsi="宋体" w:cs="宋体"/>
                <w:bCs/>
                <w:color w:val="000000"/>
                <w:szCs w:val="21"/>
              </w:rPr>
              <w:t>应退回全部货款并赔偿采购人因此遭受的损失。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5.5</w:t>
            </w:r>
            <w:r>
              <w:rPr>
                <w:rFonts w:hint="eastAsia" w:ascii="宋体" w:hAnsi="宋体" w:cs="宋体"/>
                <w:szCs w:val="21"/>
              </w:rPr>
              <w:t>中标人</w:t>
            </w:r>
            <w:r>
              <w:rPr>
                <w:rFonts w:hint="eastAsia" w:ascii="宋体" w:hAnsi="宋体" w:cs="宋体"/>
                <w:bCs/>
                <w:color w:val="000000"/>
                <w:szCs w:val="21"/>
              </w:rPr>
              <w:t>违反本合同约定的保密义务，采购人有权要求</w:t>
            </w:r>
            <w:r>
              <w:rPr>
                <w:rFonts w:hint="eastAsia" w:ascii="宋体" w:hAnsi="宋体" w:cs="宋体"/>
                <w:szCs w:val="21"/>
              </w:rPr>
              <w:t>中标人</w:t>
            </w:r>
            <w:r>
              <w:rPr>
                <w:rFonts w:hint="eastAsia" w:ascii="宋体" w:hAnsi="宋体" w:cs="宋体"/>
                <w:bCs/>
                <w:color w:val="000000"/>
                <w:szCs w:val="21"/>
              </w:rPr>
              <w:t>按合同总额【10】%支付违约金；造成不良影响或对采购人造成损失的，采购人有权要求</w:t>
            </w:r>
            <w:r>
              <w:rPr>
                <w:rFonts w:hint="eastAsia" w:ascii="宋体" w:hAnsi="宋体" w:cs="宋体"/>
                <w:szCs w:val="21"/>
              </w:rPr>
              <w:t>中标人</w:t>
            </w:r>
            <w:r>
              <w:rPr>
                <w:rFonts w:hint="eastAsia" w:ascii="宋体" w:hAnsi="宋体" w:cs="宋体"/>
                <w:bCs/>
                <w:color w:val="000000"/>
                <w:szCs w:val="21"/>
              </w:rPr>
              <w:t>消除影响，承担赔偿责任，</w:t>
            </w:r>
            <w:commentRangeStart w:id="47"/>
            <w:r>
              <w:rPr>
                <w:rFonts w:hint="eastAsia" w:ascii="宋体" w:hAnsi="宋体" w:cs="宋体"/>
                <w:bCs/>
                <w:color w:val="000000"/>
                <w:szCs w:val="21"/>
              </w:rPr>
              <w:t>并有权解除合同</w:t>
            </w:r>
            <w:commentRangeEnd w:id="47"/>
            <w:r>
              <w:commentReference w:id="47"/>
            </w:r>
            <w:r>
              <w:rPr>
                <w:rFonts w:hint="eastAsia" w:ascii="宋体" w:hAnsi="宋体" w:cs="宋体"/>
                <w:bCs/>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5.6因</w:t>
            </w:r>
            <w:r>
              <w:rPr>
                <w:rFonts w:hint="eastAsia" w:ascii="宋体" w:hAnsi="宋体" w:cs="宋体"/>
                <w:szCs w:val="21"/>
              </w:rPr>
              <w:t>中标人</w:t>
            </w:r>
            <w:r>
              <w:rPr>
                <w:rFonts w:hint="eastAsia" w:ascii="宋体" w:hAnsi="宋体" w:cs="宋体"/>
                <w:bCs/>
                <w:color w:val="000000"/>
                <w:szCs w:val="21"/>
              </w:rPr>
              <w:t>提供的产品受到侵权指控或者引发法律纠纷，影响采购人正常使用或者导致合同目的不能实现的，采购人有权要求</w:t>
            </w:r>
            <w:r>
              <w:rPr>
                <w:rFonts w:hint="eastAsia" w:ascii="宋体" w:hAnsi="宋体" w:cs="宋体"/>
                <w:szCs w:val="21"/>
              </w:rPr>
              <w:t>中标人</w:t>
            </w:r>
            <w:r>
              <w:rPr>
                <w:rFonts w:hint="eastAsia" w:ascii="宋体" w:hAnsi="宋体" w:cs="宋体"/>
                <w:bCs/>
                <w:color w:val="000000"/>
                <w:szCs w:val="21"/>
              </w:rPr>
              <w:t>按合同总额【10】%支付违约金，</w:t>
            </w:r>
            <w:commentRangeStart w:id="48"/>
            <w:r>
              <w:rPr>
                <w:rFonts w:hint="eastAsia" w:ascii="宋体" w:hAnsi="宋体" w:cs="宋体"/>
                <w:bCs/>
                <w:color w:val="000000"/>
                <w:szCs w:val="21"/>
              </w:rPr>
              <w:t>并有权解除合同。</w:t>
            </w:r>
            <w:commentRangeEnd w:id="48"/>
            <w:r>
              <w:commentReference w:id="4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5.7</w:t>
            </w:r>
            <w:r>
              <w:rPr>
                <w:rFonts w:hint="eastAsia" w:ascii="宋体" w:hAnsi="宋体" w:cs="宋体"/>
                <w:szCs w:val="21"/>
              </w:rPr>
              <w:t>中标人</w:t>
            </w:r>
            <w:r>
              <w:rPr>
                <w:rFonts w:hint="eastAsia" w:ascii="宋体" w:hAnsi="宋体" w:cs="宋体"/>
                <w:bCs/>
                <w:color w:val="000000"/>
                <w:szCs w:val="21"/>
              </w:rPr>
              <w:t>未履行本合同项下的其他义务或违反其在投标文件中的相关承诺的，应按合同总额的【10】%向采购人承担违约责任。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5.8</w:t>
            </w:r>
            <w:r>
              <w:rPr>
                <w:rFonts w:hint="eastAsia" w:ascii="宋体" w:hAnsi="宋体" w:cs="宋体"/>
                <w:szCs w:val="21"/>
              </w:rPr>
              <w:t>中标人</w:t>
            </w:r>
            <w:r>
              <w:rPr>
                <w:rFonts w:hint="eastAsia" w:ascii="宋体" w:hAnsi="宋体" w:cs="宋体"/>
                <w:bCs/>
                <w:color w:val="000000"/>
                <w:szCs w:val="21"/>
              </w:rPr>
              <w:t>在承担上述一项或多项违约责任后，仍应继续履行合同规定的义务（采购人解除合同的除外）。采购人未能及时追究</w:t>
            </w:r>
            <w:r>
              <w:rPr>
                <w:rFonts w:hint="eastAsia" w:ascii="宋体" w:hAnsi="宋体" w:cs="宋体"/>
                <w:szCs w:val="21"/>
              </w:rPr>
              <w:t>中标人</w:t>
            </w:r>
            <w:r>
              <w:rPr>
                <w:rFonts w:hint="eastAsia" w:ascii="宋体" w:hAnsi="宋体" w:cs="宋体"/>
                <w:bCs/>
                <w:color w:val="000000"/>
                <w:szCs w:val="21"/>
              </w:rPr>
              <w:t>的任何一项违约责任并不表明采购人放弃追究</w:t>
            </w:r>
            <w:r>
              <w:rPr>
                <w:rFonts w:hint="eastAsia" w:ascii="宋体" w:hAnsi="宋体" w:cs="宋体"/>
                <w:szCs w:val="21"/>
              </w:rPr>
              <w:t>中标人</w:t>
            </w:r>
            <w:r>
              <w:rPr>
                <w:rFonts w:hint="eastAsia" w:ascii="宋体" w:hAnsi="宋体" w:cs="宋体"/>
                <w:bCs/>
                <w:color w:val="000000"/>
                <w:szCs w:val="21"/>
              </w:rPr>
              <w:t>该项或其他违约责任。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cs="宋体"/>
                <w:bCs/>
                <w:color w:val="000000"/>
                <w:szCs w:val="21"/>
              </w:rPr>
              <w:t xml:space="preserve">5.9 </w:t>
            </w:r>
            <w:r>
              <w:rPr>
                <w:rFonts w:hint="eastAsia" w:ascii="宋体" w:hAnsi="宋体" w:cs="宋体"/>
                <w:szCs w:val="21"/>
              </w:rPr>
              <w:t>中标人</w:t>
            </w:r>
            <w:r>
              <w:rPr>
                <w:rFonts w:hint="eastAsia" w:ascii="宋体" w:hAnsi="宋体" w:cs="宋体"/>
                <w:bCs/>
                <w:color w:val="000000"/>
                <w:szCs w:val="21"/>
              </w:rPr>
              <w:t>所交付产品、工程或服务不符合其投标承诺的，或在投标阶段为了中标而盲目虚假承诺、低价恶性竞争，在履约阶段则通过偷工减料、以次充好而获取利润的，将被没收履约保证金，并被履约评价工作实施机构评为履约等级“差”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textAlignment w:val="baseline"/>
              <w:rPr>
                <w:b/>
                <w:color w:val="FF0000"/>
                <w:szCs w:val="21"/>
              </w:rPr>
            </w:pPr>
            <w:r>
              <w:rPr>
                <w:rFonts w:hint="eastAsia" w:ascii="宋体" w:hAnsi="宋体"/>
                <w:szCs w:val="21"/>
              </w:rPr>
              <w:t>5.10中标人不能完成项目交货，须在合同总金额中扣除未完成货物金额，并偿付不能交货部分货款的50%的违约金并按主管部门相关规定处理。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pPr>
              <w:jc w:val="center"/>
              <w:rPr>
                <w:bCs/>
                <w:szCs w:val="21"/>
              </w:rPr>
            </w:pPr>
            <w:r>
              <w:rPr>
                <w:rFonts w:hint="eastAsia"/>
                <w:bCs/>
                <w:szCs w:val="21"/>
              </w:rPr>
              <w:t>6</w:t>
            </w:r>
          </w:p>
        </w:tc>
        <w:tc>
          <w:tcPr>
            <w:tcW w:w="1620" w:type="dxa"/>
            <w:vAlign w:val="center"/>
          </w:tcPr>
          <w:p>
            <w:pPr>
              <w:jc w:val="center"/>
              <w:rPr>
                <w:szCs w:val="21"/>
              </w:rPr>
            </w:pPr>
            <w:r>
              <w:rPr>
                <w:rFonts w:hint="eastAsia"/>
                <w:szCs w:val="21"/>
              </w:rPr>
              <w:t>关于付款</w:t>
            </w:r>
          </w:p>
        </w:tc>
        <w:tc>
          <w:tcPr>
            <w:tcW w:w="5940" w:type="dxa"/>
          </w:tcPr>
          <w:p>
            <w:pPr>
              <w:adjustRightInd w:val="0"/>
              <w:snapToGrid w:val="0"/>
              <w:rPr>
                <w:rFonts w:ascii="宋体" w:hAnsi="宋体" w:cs="宋体"/>
                <w:szCs w:val="21"/>
              </w:rPr>
            </w:pPr>
            <w:r>
              <w:rPr>
                <w:rFonts w:hint="eastAsia" w:ascii="宋体" w:hAnsi="宋体" w:cs="宋体"/>
                <w:szCs w:val="21"/>
              </w:rPr>
              <w:t>6.1第一期：合同签订后且采购人收到中标人履约</w:t>
            </w:r>
            <w:r>
              <w:rPr>
                <w:rFonts w:hint="eastAsia" w:ascii="宋体" w:hAnsi="宋体" w:cs="宋体"/>
                <w:color w:val="0000FF"/>
                <w:szCs w:val="21"/>
              </w:rPr>
              <w:t>保证金</w:t>
            </w:r>
            <w:r>
              <w:rPr>
                <w:rFonts w:ascii="宋体" w:hAnsi="宋体" w:cs="宋体"/>
                <w:color w:val="0000FF"/>
                <w:szCs w:val="21"/>
              </w:rPr>
              <w:t>2</w:t>
            </w:r>
            <w:commentRangeStart w:id="49"/>
            <w:r>
              <w:rPr>
                <w:rFonts w:ascii="宋体" w:hAnsi="宋体" w:cs="宋体"/>
                <w:color w:val="0000FF"/>
                <w:szCs w:val="21"/>
              </w:rPr>
              <w:t>0个工作</w:t>
            </w:r>
            <w:commentRangeEnd w:id="49"/>
            <w:r>
              <w:commentReference w:id="49"/>
            </w:r>
            <w:r>
              <w:rPr>
                <w:rFonts w:hint="eastAsia" w:ascii="宋体" w:hAnsi="宋体" w:cs="宋体"/>
                <w:color w:val="0000FF"/>
                <w:szCs w:val="21"/>
              </w:rPr>
              <w:t xml:space="preserve">内采购人向中标人支付合同价30%作为预付款； </w:t>
            </w:r>
          </w:p>
          <w:p>
            <w:pPr>
              <w:rPr>
                <w:rFonts w:ascii="宋体" w:hAnsi="宋体" w:cs="宋体"/>
                <w:szCs w:val="21"/>
              </w:rPr>
            </w:pPr>
            <w:r>
              <w:rPr>
                <w:rFonts w:hint="eastAsia" w:ascii="宋体" w:hAnsi="宋体" w:cs="宋体"/>
                <w:szCs w:val="21"/>
              </w:rPr>
              <w:t>第二期：中标人6</w:t>
            </w:r>
            <w:r>
              <w:rPr>
                <w:rFonts w:ascii="宋体" w:hAnsi="宋体" w:cs="宋体"/>
                <w:szCs w:val="21"/>
              </w:rPr>
              <w:t>0</w:t>
            </w:r>
            <w:r>
              <w:rPr>
                <w:rFonts w:hint="eastAsia" w:ascii="宋体" w:hAnsi="宋体" w:cs="宋体"/>
                <w:szCs w:val="21"/>
              </w:rPr>
              <w:t>%货物送达并安装调试完成，再支付合同总额30%；</w:t>
            </w:r>
          </w:p>
          <w:p>
            <w:pPr>
              <w:rPr>
                <w:rFonts w:ascii="宋体" w:hAnsi="宋体" w:cs="宋体"/>
                <w:szCs w:val="21"/>
              </w:rPr>
            </w:pPr>
            <w:r>
              <w:rPr>
                <w:rFonts w:hint="eastAsia" w:ascii="宋体" w:hAnsi="宋体" w:cs="宋体"/>
                <w:szCs w:val="21"/>
              </w:rPr>
              <w:t>第三期：中标人</w:t>
            </w:r>
            <w:r>
              <w:rPr>
                <w:rFonts w:ascii="宋体" w:hAnsi="宋体" w:cs="宋体"/>
                <w:szCs w:val="21"/>
              </w:rPr>
              <w:t>80</w:t>
            </w:r>
            <w:r>
              <w:rPr>
                <w:rFonts w:hint="eastAsia" w:ascii="宋体" w:hAnsi="宋体" w:cs="宋体"/>
                <w:szCs w:val="21"/>
              </w:rPr>
              <w:t>%货物送达并安装调试完成，再支付合同总额30%；</w:t>
            </w:r>
          </w:p>
          <w:p>
            <w:pPr>
              <w:rPr>
                <w:b/>
                <w:szCs w:val="21"/>
              </w:rPr>
            </w:pPr>
            <w:r>
              <w:rPr>
                <w:rFonts w:hint="eastAsia" w:ascii="宋体" w:hAnsi="宋体" w:cs="宋体"/>
                <w:szCs w:val="21"/>
              </w:rPr>
              <w:t>第四期：全部货物送达并全部安装、调试完成，验收合格并提供全额发票后，</w:t>
            </w:r>
            <w:commentRangeStart w:id="50"/>
            <w:r>
              <w:rPr>
                <w:rFonts w:hint="eastAsia" w:ascii="宋体" w:hAnsi="宋体" w:cs="宋体"/>
                <w:szCs w:val="21"/>
              </w:rPr>
              <w:t>60天内</w:t>
            </w:r>
            <w:commentRangeEnd w:id="50"/>
            <w:commentRangeStart w:id="51"/>
            <w:r>
              <w:commentReference w:id="50"/>
            </w:r>
            <w:r>
              <w:rPr>
                <w:rFonts w:hint="eastAsia" w:ascii="宋体" w:hAnsi="宋体" w:cs="宋体"/>
                <w:szCs w:val="21"/>
              </w:rPr>
              <w:t>支付剩余10%</w:t>
            </w:r>
            <w:commentRangeStart w:id="52"/>
            <w:r>
              <w:rPr>
                <w:rFonts w:hint="eastAsia" w:ascii="宋体" w:hAnsi="宋体" w:cs="宋体"/>
                <w:szCs w:val="21"/>
              </w:rPr>
              <w:t>尾款</w:t>
            </w:r>
            <w:commentRangeEnd w:id="52"/>
            <w:r>
              <w:rPr>
                <w:rStyle w:val="58"/>
              </w:rPr>
              <w:commentReference w:id="52"/>
            </w:r>
            <w:commentRangeEnd w:id="51"/>
            <w:r>
              <w:commentReference w:id="51"/>
            </w:r>
            <w:r>
              <w:rPr>
                <w:rFonts w:hint="eastAsia" w:ascii="宋体" w:hAnsi="宋体" w:cs="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pPr>
              <w:jc w:val="center"/>
              <w:rPr>
                <w:bCs/>
                <w:szCs w:val="21"/>
              </w:rPr>
            </w:pPr>
            <w:r>
              <w:rPr>
                <w:rFonts w:hint="eastAsia"/>
                <w:bCs/>
                <w:szCs w:val="21"/>
              </w:rPr>
              <w:t>7</w:t>
            </w:r>
          </w:p>
        </w:tc>
        <w:tc>
          <w:tcPr>
            <w:tcW w:w="1620" w:type="dxa"/>
            <w:vAlign w:val="center"/>
          </w:tcPr>
          <w:p>
            <w:pPr>
              <w:jc w:val="center"/>
              <w:rPr>
                <w:szCs w:val="21"/>
              </w:rPr>
            </w:pPr>
            <w:r>
              <w:rPr>
                <w:rFonts w:hint="eastAsia"/>
                <w:szCs w:val="21"/>
              </w:rPr>
              <w:t>报价要求</w:t>
            </w:r>
          </w:p>
        </w:tc>
        <w:tc>
          <w:tcPr>
            <w:tcW w:w="5940" w:type="dxa"/>
          </w:tcPr>
          <w:p>
            <w:pPr>
              <w:ind w:firstLine="420" w:firstLineChars="200"/>
              <w:rPr>
                <w:bCs/>
                <w:szCs w:val="21"/>
              </w:rPr>
            </w:pPr>
            <w:r>
              <w:rPr>
                <w:rFonts w:hint="eastAsia"/>
                <w:bCs/>
                <w:szCs w:val="21"/>
              </w:rPr>
              <w:t xml:space="preserve">☑标准表述：投标总价必须是完成该项目的一切费用总和，包括设备费、运输费、装卸费、保险费、技术培训费、设备安装费、调试费、售后服务费、国家规定的各项税费等全部费用； </w:t>
            </w:r>
          </w:p>
          <w:p>
            <w:pPr>
              <w:ind w:firstLine="420" w:firstLineChars="200"/>
              <w:rPr>
                <w:bCs/>
                <w:szCs w:val="21"/>
              </w:rPr>
            </w:pPr>
            <w:commentRangeStart w:id="53"/>
            <w:r>
              <w:rPr>
                <w:rFonts w:hint="eastAsia"/>
                <w:bCs/>
                <w:szCs w:val="21"/>
              </w:rPr>
              <w:t>□自定表述：</w:t>
            </w:r>
          </w:p>
          <w:p>
            <w:pPr>
              <w:ind w:firstLine="420" w:firstLineChars="200"/>
              <w:rPr>
                <w:bCs/>
                <w:szCs w:val="21"/>
              </w:rPr>
            </w:pPr>
            <w:r>
              <w:rPr>
                <w:rFonts w:hint="eastAsia"/>
                <w:bCs/>
                <w:szCs w:val="21"/>
              </w:rPr>
              <w:t>指引：一般采用标准表述，如有特殊要求采购人可更改报价要求的标准表述，在自定中填写。</w:t>
            </w:r>
            <w:commentRangeEnd w:id="53"/>
            <w:r>
              <w:commentReference w:id="5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pPr>
              <w:jc w:val="center"/>
              <w:rPr>
                <w:bCs/>
                <w:szCs w:val="21"/>
              </w:rPr>
            </w:pPr>
            <w:r>
              <w:rPr>
                <w:rFonts w:hint="eastAsia"/>
                <w:bCs/>
                <w:szCs w:val="21"/>
              </w:rPr>
              <w:t>8</w:t>
            </w:r>
          </w:p>
        </w:tc>
        <w:tc>
          <w:tcPr>
            <w:tcW w:w="1620" w:type="dxa"/>
            <w:vAlign w:val="center"/>
          </w:tcPr>
          <w:p>
            <w:pPr>
              <w:adjustRightInd w:val="0"/>
              <w:snapToGrid w:val="0"/>
              <w:jc w:val="center"/>
              <w:rPr>
                <w:szCs w:val="21"/>
              </w:rPr>
            </w:pPr>
            <w:r>
              <w:rPr>
                <w:rFonts w:hint="eastAsia" w:ascii="宋体" w:hAnsi="宋体" w:cs="宋体"/>
                <w:bCs/>
                <w:szCs w:val="21"/>
              </w:rPr>
              <w:t>不可抗力</w:t>
            </w:r>
          </w:p>
        </w:tc>
        <w:tc>
          <w:tcPr>
            <w:tcW w:w="5940" w:type="dxa"/>
          </w:tcPr>
          <w:p>
            <w:pPr>
              <w:adjustRightInd w:val="0"/>
              <w:snapToGrid w:val="0"/>
              <w:rPr>
                <w:rFonts w:ascii="宋体" w:hAnsi="宋体" w:cs="宋体"/>
                <w:szCs w:val="21"/>
              </w:rPr>
            </w:pPr>
            <w:r>
              <w:rPr>
                <w:rFonts w:hint="eastAsia" w:ascii="宋体" w:hAnsi="宋体" w:cs="宋体"/>
                <w:szCs w:val="21"/>
              </w:rPr>
              <w:t>8.1签约双方任一方由于受到不可抗力的影响而不能执行合同时，应在不可抗力事件发生后尽快通知另一方，并于事件发生后</w:t>
            </w:r>
            <w:r>
              <w:rPr>
                <w:rFonts w:hint="eastAsia" w:ascii="宋体" w:hAnsi="宋体" w:cs="宋体"/>
                <w:b/>
                <w:szCs w:val="21"/>
              </w:rPr>
              <w:t>15</w:t>
            </w:r>
            <w:r>
              <w:rPr>
                <w:rFonts w:hint="eastAsia" w:ascii="宋体" w:hAnsi="宋体" w:cs="宋体"/>
                <w:szCs w:val="21"/>
              </w:rPr>
              <w:t>天内将有关当局出具的证明文件用特快专递寄给另一方审阅确认。履行合同的期限相应予以延长，其延长的期限相当于事件所影响的时间。</w:t>
            </w:r>
          </w:p>
          <w:p>
            <w:pPr>
              <w:adjustRightInd w:val="0"/>
              <w:snapToGrid w:val="0"/>
              <w:rPr>
                <w:bCs/>
                <w:szCs w:val="21"/>
              </w:rPr>
            </w:pPr>
            <w:r>
              <w:rPr>
                <w:rFonts w:hint="eastAsia" w:ascii="宋体" w:hAnsi="宋体" w:cs="宋体"/>
                <w:szCs w:val="21"/>
              </w:rPr>
              <w:t>不可抗力事件系指买卖双方在缔结合同时所不能预见的，并且它的发生及其后果是无法避免和无法克服的事件，诸如战争、严重火灾、洪水、台风、瘟疫、地震等。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pPr>
              <w:jc w:val="center"/>
              <w:rPr>
                <w:bCs/>
                <w:szCs w:val="21"/>
              </w:rPr>
            </w:pPr>
            <w:r>
              <w:rPr>
                <w:rFonts w:hint="eastAsia"/>
                <w:bCs/>
                <w:szCs w:val="21"/>
              </w:rPr>
              <w:t>9</w:t>
            </w:r>
          </w:p>
        </w:tc>
        <w:tc>
          <w:tcPr>
            <w:tcW w:w="1620" w:type="dxa"/>
            <w:vAlign w:val="center"/>
          </w:tcPr>
          <w:p>
            <w:pPr>
              <w:adjustRightInd w:val="0"/>
              <w:snapToGrid w:val="0"/>
              <w:jc w:val="center"/>
              <w:rPr>
                <w:szCs w:val="21"/>
              </w:rPr>
            </w:pPr>
            <w:r>
              <w:rPr>
                <w:rFonts w:hint="eastAsia" w:ascii="宋体" w:hAnsi="宋体" w:cs="宋体"/>
                <w:bCs/>
                <w:szCs w:val="21"/>
              </w:rPr>
              <w:t>争议的解决</w:t>
            </w:r>
          </w:p>
        </w:tc>
        <w:tc>
          <w:tcPr>
            <w:tcW w:w="5940" w:type="dxa"/>
          </w:tcPr>
          <w:p>
            <w:pPr>
              <w:adjustRightInd w:val="0"/>
              <w:snapToGrid w:val="0"/>
              <w:rPr>
                <w:bCs/>
                <w:szCs w:val="21"/>
              </w:rPr>
            </w:pPr>
            <w:r>
              <w:rPr>
                <w:rFonts w:hint="eastAsia" w:ascii="宋体" w:hAnsi="宋体" w:cs="宋体"/>
                <w:szCs w:val="21"/>
              </w:rPr>
              <w:t>9</w:t>
            </w:r>
            <w:r>
              <w:rPr>
                <w:rFonts w:ascii="宋体" w:hAnsi="宋体" w:cs="宋体"/>
                <w:szCs w:val="21"/>
              </w:rPr>
              <w:t>.</w:t>
            </w:r>
            <w:r>
              <w:rPr>
                <w:rFonts w:hint="eastAsia" w:ascii="宋体" w:hAnsi="宋体" w:cs="宋体"/>
                <w:szCs w:val="21"/>
              </w:rPr>
              <w:t>1凡因执行项目合同所发生的或与本合同有关的一切争议，双方应通过友好协商解决。</w:t>
            </w:r>
            <w:r>
              <w:rPr>
                <w:rFonts w:hint="eastAsia" w:ascii="宋体" w:hAnsi="宋体"/>
                <w:szCs w:val="21"/>
              </w:rPr>
              <w:t>如果协商还不能解决，应提交深圳仲裁委员会，按其仲裁规则和程序在深圳进行仲裁。仲裁裁决应为最终裁决，对双方均具有约束力。</w:t>
            </w:r>
            <w:r>
              <w:rPr>
                <w:rFonts w:hint="eastAsia" w:ascii="宋体" w:hAnsi="宋体" w:cs="宋体"/>
                <w:szCs w:val="21"/>
              </w:rPr>
              <w:t>如涉及违约应报深圳市财政局处理。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pPr>
              <w:jc w:val="center"/>
              <w:rPr>
                <w:bCs/>
                <w:szCs w:val="21"/>
              </w:rPr>
            </w:pPr>
            <w:r>
              <w:rPr>
                <w:rFonts w:hint="eastAsia"/>
                <w:bCs/>
                <w:szCs w:val="21"/>
              </w:rPr>
              <w:t>10</w:t>
            </w:r>
          </w:p>
        </w:tc>
        <w:tc>
          <w:tcPr>
            <w:tcW w:w="1620" w:type="dxa"/>
            <w:vMerge w:val="restart"/>
            <w:vAlign w:val="center"/>
          </w:tcPr>
          <w:p>
            <w:pPr>
              <w:jc w:val="center"/>
              <w:rPr>
                <w:szCs w:val="21"/>
              </w:rPr>
            </w:pPr>
            <w:r>
              <w:rPr>
                <w:rFonts w:hint="eastAsia" w:ascii="宋体" w:hAnsi="宋体" w:cs="宋体"/>
                <w:bCs/>
                <w:szCs w:val="21"/>
              </w:rPr>
              <w:t>签订合同</w:t>
            </w:r>
          </w:p>
        </w:tc>
        <w:tc>
          <w:tcPr>
            <w:tcW w:w="5940" w:type="dxa"/>
          </w:tcPr>
          <w:p>
            <w:pPr>
              <w:adjustRightInd w:val="0"/>
              <w:snapToGrid w:val="0"/>
              <w:rPr>
                <w:bCs/>
                <w:szCs w:val="21"/>
              </w:rPr>
            </w:pPr>
            <w:r>
              <w:rPr>
                <w:rFonts w:hint="eastAsia" w:ascii="宋体" w:hAnsi="宋体" w:cs="宋体"/>
                <w:szCs w:val="21"/>
              </w:rPr>
              <w:t>10.1中标人须按中标通知书规定的时间、地点与清华大学深圳国际研究生院办理合同签订事宜。招标文件、中标人的承诺和对中标人的询标及其澄清文件等，均为签订采购合同的依据。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rPr>
                <w:bCs/>
                <w:szCs w:val="21"/>
              </w:rPr>
            </w:pPr>
            <w:r>
              <w:rPr>
                <w:rFonts w:hint="eastAsia" w:ascii="宋体" w:hAnsi="宋体" w:cs="宋体"/>
                <w:szCs w:val="21"/>
              </w:rPr>
              <w:t>★10.2合同签订以后，采购人有权根据中标人投标时提供的样品委托第三方检测机构进行检测，</w:t>
            </w:r>
            <w:commentRangeStart w:id="54"/>
            <w:r>
              <w:rPr>
                <w:rFonts w:hint="eastAsia" w:ascii="宋体" w:hAnsi="宋体" w:cs="宋体"/>
                <w:szCs w:val="21"/>
              </w:rPr>
              <w:t>检测费用由中标人承担</w:t>
            </w:r>
            <w:commentRangeEnd w:id="54"/>
            <w:r>
              <w:commentReference w:id="54"/>
            </w:r>
            <w:r>
              <w:rPr>
                <w:rFonts w:hint="eastAsia" w:ascii="宋体" w:hAnsi="宋体" w:cs="宋体"/>
                <w:szCs w:val="21"/>
              </w:rPr>
              <w:t>，检测结果须符合投标文件及国家标准要求的，若检测结果不符合上述要求，采购人将按照提供虚假材料上报行政主管部门处理，由此产生的一切后果由中标人自行承担。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vAlign w:val="center"/>
          </w:tcPr>
          <w:p>
            <w:pPr>
              <w:jc w:val="center"/>
              <w:rPr>
                <w:bCs/>
                <w:szCs w:val="21"/>
              </w:rPr>
            </w:pPr>
            <w:r>
              <w:rPr>
                <w:rFonts w:hint="eastAsia"/>
                <w:bCs/>
                <w:szCs w:val="21"/>
              </w:rPr>
              <w:t>11</w:t>
            </w:r>
          </w:p>
        </w:tc>
        <w:tc>
          <w:tcPr>
            <w:tcW w:w="1620" w:type="dxa"/>
            <w:vMerge w:val="restart"/>
            <w:vAlign w:val="center"/>
          </w:tcPr>
          <w:p>
            <w:pPr>
              <w:jc w:val="center"/>
              <w:rPr>
                <w:szCs w:val="21"/>
              </w:rPr>
            </w:pPr>
            <w:commentRangeStart w:id="55"/>
            <w:r>
              <w:rPr>
                <w:rFonts w:hint="eastAsia" w:ascii="宋体" w:hAnsi="宋体" w:cs="宋体"/>
                <w:szCs w:val="21"/>
              </w:rPr>
              <w:t>★</w:t>
            </w:r>
            <w:commentRangeEnd w:id="55"/>
            <w:r>
              <w:commentReference w:id="55"/>
            </w:r>
            <w:r>
              <w:rPr>
                <w:rFonts w:hint="eastAsia" w:ascii="宋体" w:hAnsi="宋体"/>
                <w:bCs/>
                <w:szCs w:val="21"/>
              </w:rPr>
              <w:t>关于报价</w:t>
            </w:r>
          </w:p>
        </w:tc>
        <w:tc>
          <w:tcPr>
            <w:tcW w:w="5940" w:type="dxa"/>
          </w:tcPr>
          <w:p>
            <w:pPr>
              <w:adjustRightInd w:val="0"/>
              <w:snapToGrid w:val="0"/>
              <w:rPr>
                <w:bCs/>
                <w:szCs w:val="21"/>
              </w:rPr>
            </w:pPr>
            <w:r>
              <w:rPr>
                <w:rFonts w:hint="eastAsia" w:ascii="宋体" w:hAnsi="宋体"/>
                <w:szCs w:val="21"/>
              </w:rPr>
              <w:t>11.1投标人应按货物需求的要求逐项报人民币价。投标人提供的报价除另有约定外，均已包含购买货物费用及售后服务所发生的所有费用，包括但不限于代理费、税费、货物运至清华大学国际校区一期货期安装指定地点的如运输费、保险费、叉车费和装卸费、配套资料费、安装调试费、服务培训费、项目验收时的试剂耗材、强制性第三方监督检验机构的验收检验费用以及免费保修期内的售后服务费用及</w:t>
            </w:r>
            <w:r>
              <w:rPr>
                <w:rFonts w:hint="eastAsia" w:ascii="宋体" w:hAnsi="宋体"/>
                <w:bCs/>
                <w:szCs w:val="21"/>
              </w:rPr>
              <w:t>国家规定的各项税费等全部费用；</w:t>
            </w:r>
            <w:r>
              <w:rPr>
                <w:rFonts w:hint="eastAsia" w:ascii="宋体" w:hAnsi="宋体"/>
                <w:szCs w:val="21"/>
              </w:rPr>
              <w:t>投标总价应为各分项合计价格之和。与总项目相关的上述安装调试等费用须分摊计入各分项，不得以单项计费。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rPr>
                <w:bCs/>
                <w:szCs w:val="21"/>
              </w:rPr>
            </w:pPr>
            <w:r>
              <w:rPr>
                <w:rFonts w:hint="eastAsia" w:ascii="宋体" w:hAnsi="宋体"/>
                <w:szCs w:val="21"/>
              </w:rPr>
              <w:t>11.2</w:t>
            </w:r>
            <w:r>
              <w:rPr>
                <w:rFonts w:hint="eastAsia" w:ascii="宋体" w:hAnsi="宋体"/>
                <w:szCs w:val="21"/>
                <w:lang w:val="zh-TW" w:eastAsia="zh-TW"/>
              </w:rPr>
              <w:t>因为新楼仍未完成建成</w:t>
            </w:r>
            <w:r>
              <w:rPr>
                <w:rFonts w:hint="eastAsia" w:ascii="宋体" w:hAnsi="宋体"/>
                <w:szCs w:val="21"/>
                <w:lang w:val="zh-TW"/>
              </w:rPr>
              <w:t>，</w:t>
            </w:r>
            <w:r>
              <w:rPr>
                <w:rFonts w:hint="eastAsia" w:ascii="宋体" w:hAnsi="宋体"/>
                <w:szCs w:val="21"/>
              </w:rPr>
              <w:t>标的采购总量均为估算，最终生产及交货均以中标后实际测量及生产的量为最后结算量（原则不超过标的总量，经政府主管部门审批同意除外），不管最终结算量与招标标的量差别多少，结算单价均不作任何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vAlign w:val="center"/>
          </w:tcPr>
          <w:p>
            <w:pPr>
              <w:jc w:val="center"/>
              <w:rPr>
                <w:bCs/>
                <w:szCs w:val="21"/>
              </w:rPr>
            </w:pPr>
          </w:p>
        </w:tc>
        <w:tc>
          <w:tcPr>
            <w:tcW w:w="1620" w:type="dxa"/>
            <w:vMerge w:val="continue"/>
            <w:vAlign w:val="center"/>
          </w:tcPr>
          <w:p>
            <w:pPr>
              <w:jc w:val="center"/>
              <w:rPr>
                <w:szCs w:val="21"/>
              </w:rPr>
            </w:pPr>
          </w:p>
        </w:tc>
        <w:tc>
          <w:tcPr>
            <w:tcW w:w="5940" w:type="dxa"/>
          </w:tcPr>
          <w:p>
            <w:pPr>
              <w:adjustRightInd w:val="0"/>
              <w:snapToGrid w:val="0"/>
              <w:rPr>
                <w:bCs/>
                <w:szCs w:val="21"/>
              </w:rPr>
            </w:pPr>
            <w:r>
              <w:rPr>
                <w:rFonts w:hint="eastAsia" w:ascii="宋体" w:hAnsi="宋体" w:cs="宋体"/>
                <w:szCs w:val="21"/>
              </w:rPr>
              <w:t>1</w:t>
            </w:r>
            <w:commentRangeStart w:id="56"/>
            <w:r>
              <w:rPr>
                <w:rFonts w:hint="eastAsia" w:ascii="宋体" w:hAnsi="宋体" w:cs="宋体"/>
                <w:szCs w:val="21"/>
              </w:rPr>
              <w:t>1.3投标人应当根据本单位的成本自行决定报价，但不得以低于其单位成本的报价投标竞标；评标委员会认为投标人的报价明显低于其他通过符合性审查投标人的报价，有可能影响产品（服务）质量或者不能诚信履约的，应当要求其在评标现场合理的时间内提供书面说明，必要时提交相关证明材料，投标人不能证明其报价合理性的，评标委员会应当将其作为无效投标处理。</w:t>
            </w:r>
            <w:commentRangeEnd w:id="56"/>
            <w:r>
              <w:commentReference w:id="56"/>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pPr>
              <w:jc w:val="center"/>
              <w:rPr>
                <w:bCs/>
                <w:szCs w:val="21"/>
              </w:rPr>
            </w:pPr>
            <w:r>
              <w:rPr>
                <w:rFonts w:hint="eastAsia"/>
                <w:bCs/>
                <w:szCs w:val="21"/>
              </w:rPr>
              <w:t>12</w:t>
            </w:r>
          </w:p>
        </w:tc>
        <w:tc>
          <w:tcPr>
            <w:tcW w:w="1620" w:type="dxa"/>
            <w:vAlign w:val="center"/>
          </w:tcPr>
          <w:p>
            <w:pPr>
              <w:adjustRightInd w:val="0"/>
              <w:snapToGrid w:val="0"/>
              <w:jc w:val="center"/>
              <w:rPr>
                <w:szCs w:val="21"/>
              </w:rPr>
            </w:pPr>
            <w:r>
              <w:rPr>
                <w:rFonts w:hint="eastAsia" w:ascii="宋体" w:hAnsi="宋体"/>
                <w:bCs/>
                <w:szCs w:val="21"/>
              </w:rPr>
              <w:t>其他</w:t>
            </w:r>
          </w:p>
        </w:tc>
        <w:tc>
          <w:tcPr>
            <w:tcW w:w="5940" w:type="dxa"/>
          </w:tcPr>
          <w:p>
            <w:pPr>
              <w:adjustRightInd w:val="0"/>
              <w:snapToGrid w:val="0"/>
              <w:rPr>
                <w:bCs/>
                <w:szCs w:val="21"/>
              </w:rPr>
            </w:pPr>
            <w:r>
              <w:rPr>
                <w:rFonts w:ascii="宋体" w:hAnsi="宋体"/>
                <w:szCs w:val="21"/>
              </w:rPr>
              <w:t>1</w:t>
            </w:r>
            <w:r>
              <w:rPr>
                <w:rFonts w:hint="eastAsia" w:ascii="宋体" w:hAnsi="宋体"/>
                <w:szCs w:val="21"/>
              </w:rPr>
              <w:t>2</w:t>
            </w:r>
            <w:r>
              <w:rPr>
                <w:rFonts w:ascii="宋体" w:hAnsi="宋体"/>
                <w:szCs w:val="21"/>
              </w:rPr>
              <w:t>.1</w:t>
            </w:r>
            <w:r>
              <w:rPr>
                <w:rFonts w:hint="eastAsia" w:ascii="宋体" w:hAnsi="宋体"/>
                <w:szCs w:val="21"/>
              </w:rPr>
              <w:t>中标人须积极响应采购人委托的监理单位或管理单位完成项目各类抽检、抽样和验收工作，配合完成关于产品、原材料的各类产品生产前、中、后的检查、验收及相关会议。如被列为政府采购履约抽检项目，中标人须积极配合采购人及政府部门完成相关抽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Align w:val="center"/>
          </w:tcPr>
          <w:p>
            <w:pPr>
              <w:jc w:val="center"/>
              <w:rPr>
                <w:bCs/>
                <w:szCs w:val="21"/>
              </w:rPr>
            </w:pPr>
            <w:r>
              <w:rPr>
                <w:rFonts w:hint="eastAsia"/>
                <w:bCs/>
                <w:szCs w:val="21"/>
              </w:rPr>
              <w:t>13</w:t>
            </w:r>
          </w:p>
        </w:tc>
        <w:tc>
          <w:tcPr>
            <w:tcW w:w="1620" w:type="dxa"/>
            <w:vAlign w:val="center"/>
          </w:tcPr>
          <w:p>
            <w:pPr>
              <w:adjustRightInd w:val="0"/>
              <w:snapToGrid w:val="0"/>
              <w:jc w:val="center"/>
              <w:rPr>
                <w:szCs w:val="21"/>
              </w:rPr>
            </w:pPr>
            <w:r>
              <w:rPr>
                <w:rFonts w:hint="eastAsia" w:ascii="宋体" w:hAnsi="宋体"/>
                <w:bCs/>
                <w:szCs w:val="21"/>
              </w:rPr>
              <w:t>保险</w:t>
            </w:r>
          </w:p>
        </w:tc>
        <w:tc>
          <w:tcPr>
            <w:tcW w:w="5940" w:type="dxa"/>
          </w:tcPr>
          <w:p>
            <w:pPr>
              <w:adjustRightInd w:val="0"/>
              <w:snapToGrid w:val="0"/>
              <w:rPr>
                <w:bCs/>
                <w:szCs w:val="21"/>
              </w:rPr>
            </w:pPr>
            <w:r>
              <w:rPr>
                <w:rFonts w:hint="eastAsia" w:ascii="宋体" w:hAnsi="宋体"/>
                <w:szCs w:val="21"/>
              </w:rPr>
              <w:t>13</w:t>
            </w:r>
            <w:r>
              <w:rPr>
                <w:rFonts w:ascii="宋体" w:hAnsi="宋体"/>
                <w:szCs w:val="21"/>
              </w:rPr>
              <w:t>.1</w:t>
            </w:r>
            <w:r>
              <w:rPr>
                <w:rFonts w:hint="eastAsia" w:ascii="宋体" w:hAnsi="宋体"/>
                <w:szCs w:val="21"/>
              </w:rPr>
              <w:t>货物交付运输前，采购人已经支付部分或全部款项的，中标人应当办理以采购人为受益人的货物“一切险”，投保金额不少于采购人已经支付款项总额，保险保至项目最终交货地点。</w:t>
            </w:r>
          </w:p>
        </w:tc>
      </w:tr>
    </w:tbl>
    <w:p>
      <w:pPr>
        <w:pStyle w:val="8"/>
        <w:spacing w:before="60" w:beforeLines="25" w:after="60" w:afterLines="25"/>
        <w:ind w:firstLine="392" w:firstLineChars="187"/>
        <w:rPr>
          <w:rFonts w:ascii="宋体" w:hAnsi="宋体"/>
          <w:szCs w:val="21"/>
        </w:rPr>
      </w:pPr>
    </w:p>
    <w:p>
      <w:pPr>
        <w:pStyle w:val="6"/>
        <w:spacing w:before="120" w:beforeLines="50" w:after="120" w:afterLines="50"/>
        <w:rPr>
          <w:sz w:val="28"/>
          <w:szCs w:val="28"/>
        </w:rPr>
      </w:pPr>
      <w:r>
        <w:rPr>
          <w:rFonts w:hint="eastAsia"/>
          <w:sz w:val="28"/>
          <w:szCs w:val="28"/>
        </w:rPr>
        <w:t>六、其他重要条款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8"/>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bCs/>
          <w:szCs w:val="21"/>
        </w:rPr>
      </w:pPr>
    </w:p>
    <w:p/>
    <w:p>
      <w:pPr>
        <w:pStyle w:val="6"/>
        <w:spacing w:before="120" w:beforeLines="50" w:after="120" w:afterLines="50"/>
        <w:ind w:firstLine="420"/>
        <w:rPr>
          <w:sz w:val="28"/>
          <w:szCs w:val="28"/>
        </w:rPr>
      </w:pPr>
      <w:r>
        <w:rPr>
          <w:rFonts w:hint="eastAsia"/>
          <w:sz w:val="28"/>
          <w:szCs w:val="28"/>
          <w:lang w:val="en-US" w:eastAsia="zh-CN"/>
        </w:rPr>
        <w:t>七</w:t>
      </w:r>
      <w:r>
        <w:rPr>
          <w:rFonts w:hint="eastAsia"/>
          <w:sz w:val="28"/>
          <w:szCs w:val="28"/>
        </w:rPr>
        <w:t>、</w:t>
      </w:r>
      <w:r>
        <w:commentReference w:id="57"/>
      </w:r>
      <w:r>
        <w:rPr>
          <w:rFonts w:hint="eastAsia"/>
          <w:sz w:val="28"/>
          <w:szCs w:val="28"/>
        </w:rPr>
        <w:t>样品要求</w:t>
      </w:r>
      <w:r>
        <w:commentReference w:id="58"/>
      </w:r>
    </w:p>
    <w:p>
      <w:pPr>
        <w:ind w:firstLine="420" w:firstLineChars="200"/>
        <w:rPr>
          <w:rFonts w:ascii="宋体" w:hAnsi="宋体" w:cs="宋体"/>
          <w:kern w:val="0"/>
          <w:szCs w:val="18"/>
        </w:rPr>
      </w:pPr>
      <w:r>
        <w:rPr>
          <w:rFonts w:hint="eastAsia" w:ascii="宋体" w:hAnsi="宋体" w:cs="宋体"/>
          <w:kern w:val="0"/>
          <w:szCs w:val="18"/>
        </w:rPr>
        <w:t>（一）一般性规定和要求</w:t>
      </w:r>
    </w:p>
    <w:p>
      <w:pPr>
        <w:ind w:firstLine="420" w:firstLineChars="200"/>
        <w:rPr>
          <w:rFonts w:ascii="宋体" w:hAnsi="宋体" w:cs="宋体"/>
          <w:kern w:val="0"/>
          <w:szCs w:val="18"/>
        </w:rPr>
      </w:pPr>
      <w:r>
        <w:rPr>
          <w:rFonts w:hint="eastAsia" w:ascii="宋体" w:hAnsi="宋体" w:cs="宋体"/>
          <w:kern w:val="0"/>
          <w:szCs w:val="18"/>
        </w:rPr>
        <w:t>1、投标样品上需标注“项目名称及项目编号、样品编号、样品名称”等信息，但</w:t>
      </w:r>
      <w:r>
        <w:rPr>
          <w:rFonts w:ascii="宋体" w:hAnsi="宋体" w:cs="宋体"/>
          <w:kern w:val="0"/>
          <w:szCs w:val="18"/>
        </w:rPr>
        <w:t>不</w:t>
      </w:r>
      <w:r>
        <w:rPr>
          <w:rFonts w:hint="eastAsia" w:ascii="宋体" w:hAnsi="宋体" w:cs="宋体"/>
          <w:kern w:val="0"/>
          <w:szCs w:val="18"/>
        </w:rPr>
        <w:t>得显示指向</w:t>
      </w:r>
      <w:r>
        <w:rPr>
          <w:rFonts w:ascii="宋体" w:hAnsi="宋体" w:cs="宋体"/>
          <w:kern w:val="0"/>
          <w:szCs w:val="18"/>
        </w:rPr>
        <w:t>任何</w:t>
      </w:r>
      <w:r>
        <w:rPr>
          <w:rFonts w:hint="eastAsia" w:ascii="宋体" w:hAnsi="宋体" w:cs="宋体"/>
          <w:kern w:val="0"/>
          <w:szCs w:val="18"/>
        </w:rPr>
        <w:t>投标供应商的信息、</w:t>
      </w:r>
      <w:r>
        <w:rPr>
          <w:rFonts w:ascii="宋体" w:hAnsi="宋体" w:cs="宋体"/>
          <w:kern w:val="0"/>
          <w:szCs w:val="18"/>
        </w:rPr>
        <w:t>生产厂家</w:t>
      </w:r>
      <w:r>
        <w:rPr>
          <w:rFonts w:hint="eastAsia" w:ascii="宋体" w:hAnsi="宋体" w:cs="宋体"/>
          <w:kern w:val="0"/>
          <w:szCs w:val="18"/>
        </w:rPr>
        <w:t>的</w:t>
      </w:r>
      <w:r>
        <w:rPr>
          <w:rFonts w:ascii="宋体" w:hAnsi="宋体" w:cs="宋体"/>
          <w:kern w:val="0"/>
          <w:szCs w:val="18"/>
        </w:rPr>
        <w:t>商标，或者</w:t>
      </w:r>
      <w:r>
        <w:rPr>
          <w:rFonts w:hint="eastAsia" w:ascii="宋体" w:hAnsi="宋体" w:cs="宋体"/>
          <w:kern w:val="0"/>
          <w:szCs w:val="18"/>
        </w:rPr>
        <w:t>其他</w:t>
      </w:r>
      <w:r>
        <w:rPr>
          <w:rFonts w:ascii="宋体" w:hAnsi="宋体" w:cs="宋体"/>
          <w:kern w:val="0"/>
          <w:szCs w:val="18"/>
        </w:rPr>
        <w:t>的标记标识</w:t>
      </w:r>
      <w:r>
        <w:rPr>
          <w:rFonts w:hint="eastAsia" w:ascii="宋体" w:hAnsi="宋体" w:cs="宋体"/>
          <w:kern w:val="0"/>
          <w:szCs w:val="18"/>
        </w:rPr>
        <w:t>。需要安装的投标样品需为安装完整的成品，由投标供应商自行组织安装。</w:t>
      </w:r>
    </w:p>
    <w:p>
      <w:pPr>
        <w:ind w:firstLine="420" w:firstLineChars="200"/>
        <w:rPr>
          <w:rFonts w:ascii="宋体" w:hAnsi="宋体" w:cs="宋体"/>
          <w:kern w:val="0"/>
          <w:szCs w:val="18"/>
        </w:rPr>
      </w:pPr>
      <w:r>
        <w:rPr>
          <w:rFonts w:hint="eastAsia" w:ascii="宋体" w:hAnsi="宋体" w:cs="宋体"/>
          <w:kern w:val="0"/>
          <w:szCs w:val="18"/>
        </w:rPr>
        <w:t>2、样品递交签到：</w:t>
      </w:r>
    </w:p>
    <w:p>
      <w:pPr>
        <w:ind w:firstLine="420" w:firstLineChars="200"/>
        <w:rPr>
          <w:b/>
          <w:bCs/>
          <w:color w:val="FF0000"/>
        </w:rPr>
      </w:pPr>
      <w:r>
        <w:rPr>
          <w:rFonts w:hint="eastAsia"/>
          <w:bCs/>
          <w:szCs w:val="21"/>
        </w:rPr>
        <w:t>投标供应商授权人需在</w:t>
      </w:r>
      <w:r>
        <w:rPr>
          <w:rFonts w:ascii="宋体" w:hAnsi="宋体" w:cs="宋体"/>
          <w:b/>
          <w:bCs/>
          <w:color w:val="FF0000"/>
          <w:szCs w:val="21"/>
        </w:rPr>
        <w:t>本项目开标当日</w:t>
      </w:r>
      <w:r>
        <w:rPr>
          <w:rFonts w:hint="eastAsia" w:ascii="宋体" w:hAnsi="宋体" w:cs="宋体"/>
          <w:b/>
          <w:bCs/>
          <w:color w:val="FF0000"/>
          <w:szCs w:val="21"/>
        </w:rPr>
        <w:t>9:15-9:30（投标截止时间为上午时适用）,14:15-14:30</w:t>
      </w:r>
      <w:r>
        <w:rPr>
          <w:rFonts w:ascii="宋体" w:hAnsi="宋体" w:cs="宋体"/>
          <w:b/>
          <w:bCs/>
          <w:color w:val="FF0000"/>
          <w:szCs w:val="21"/>
        </w:rPr>
        <w:t>（投标截止时间为下午时适用）到签到地点（</w:t>
      </w:r>
      <w:r>
        <w:rPr>
          <w:rFonts w:hint="eastAsia" w:ascii="宋体" w:hAnsi="宋体" w:cs="宋体"/>
          <w:b/>
          <w:bCs/>
          <w:color w:val="FF0000"/>
          <w:szCs w:val="21"/>
        </w:rPr>
        <w:t>深圳市南山区西丽街道沙河西路3185号智谷产业园A座深圳交易集团总部大楼3楼</w:t>
      </w:r>
      <w:r>
        <w:rPr>
          <w:rFonts w:ascii="宋体" w:hAnsi="宋体" w:cs="宋体"/>
          <w:b/>
          <w:bCs/>
          <w:color w:val="FF0000"/>
          <w:szCs w:val="21"/>
        </w:rPr>
        <w:t>）</w:t>
      </w:r>
      <w:r>
        <w:rPr>
          <w:rFonts w:hint="eastAsia"/>
          <w:bCs/>
          <w:szCs w:val="21"/>
        </w:rPr>
        <w:t>，提供</w:t>
      </w:r>
      <w:r>
        <w:rPr>
          <w:rFonts w:hint="eastAsia" w:ascii="宋体" w:hAnsi="宋体" w:cs="仿宋_GB2312"/>
          <w:szCs w:val="21"/>
        </w:rPr>
        <w:t>样品放置授权委托书</w:t>
      </w:r>
      <w:r>
        <w:rPr>
          <w:rFonts w:hint="eastAsia"/>
          <w:bCs/>
          <w:szCs w:val="21"/>
        </w:rPr>
        <w:t>（盖公章）</w:t>
      </w:r>
      <w:r>
        <w:rPr>
          <w:rFonts w:hint="eastAsia"/>
        </w:rPr>
        <w:t>（授权委托书模板详见附件：</w:t>
      </w:r>
      <w:r>
        <w:rPr>
          <w:rFonts w:hint="eastAsia" w:ascii="宋体" w:hAnsi="宋体" w:cs="仿宋_GB2312"/>
          <w:szCs w:val="21"/>
        </w:rPr>
        <w:t>样品放置授权委托书</w:t>
      </w:r>
      <w:r>
        <w:rPr>
          <w:rFonts w:hint="eastAsia"/>
        </w:rPr>
        <w:t>）</w:t>
      </w:r>
      <w:r>
        <w:rPr>
          <w:rFonts w:hint="eastAsia"/>
          <w:bCs/>
          <w:szCs w:val="21"/>
        </w:rPr>
        <w:t>、</w:t>
      </w:r>
      <w:r>
        <w:rPr>
          <w:rFonts w:hint="eastAsia"/>
          <w:bCs/>
          <w:szCs w:val="21"/>
          <w:lang w:val="en-US" w:eastAsia="zh-CN"/>
        </w:rPr>
        <w:t>身份证明材料原件和复印件（中国国籍人员，请提供代理人身份证，港澳台居民可提供来往通行证；非中国国籍人员，可提供公安部门认可的身份证明材料）</w:t>
      </w:r>
      <w:r>
        <w:rPr>
          <w:rFonts w:hint="eastAsia"/>
          <w:bCs/>
          <w:szCs w:val="21"/>
        </w:rPr>
        <w:t>，按深圳公共资源交易中心（深圳交易集团有限公司政府采购业务分公司）工作人员指引进行样品递交签到。</w:t>
      </w:r>
    </w:p>
    <w:p>
      <w:pPr>
        <w:ind w:firstLine="420" w:firstLineChars="200"/>
        <w:rPr>
          <w:rFonts w:ascii="宋体" w:hAnsi="宋体" w:cs="宋体"/>
          <w:kern w:val="0"/>
          <w:szCs w:val="18"/>
        </w:rPr>
      </w:pPr>
      <w:r>
        <w:rPr>
          <w:rFonts w:hint="eastAsia"/>
          <w:bCs/>
          <w:szCs w:val="21"/>
        </w:rPr>
        <w:t>特别注意事项：（1）上述资料提供不齐全，不予签到；（2）签到时间截止后，不再受理签到；（3）未进行签到的，样品不予接收。</w:t>
      </w:r>
    </w:p>
    <w:p>
      <w:pPr>
        <w:ind w:firstLine="420" w:firstLineChars="200"/>
        <w:rPr>
          <w:rFonts w:ascii="宋体" w:hAnsi="宋体" w:cs="宋体"/>
          <w:kern w:val="0"/>
          <w:szCs w:val="18"/>
        </w:rPr>
      </w:pPr>
      <w:r>
        <w:rPr>
          <w:rFonts w:hint="eastAsia" w:ascii="宋体" w:hAnsi="宋体" w:cs="宋体"/>
          <w:kern w:val="0"/>
          <w:szCs w:val="18"/>
        </w:rPr>
        <w:t xml:space="preserve">3、本项目投标截止时间后进行投标样品接收。投标样品接收需进行身份核对、样品核对、登记确认、顺序编号。 </w:t>
      </w:r>
    </w:p>
    <w:p>
      <w:pPr>
        <w:ind w:firstLine="420" w:firstLineChars="200"/>
        <w:rPr>
          <w:rFonts w:ascii="宋体" w:hAnsi="宋体" w:cs="宋体"/>
          <w:kern w:val="0"/>
          <w:szCs w:val="18"/>
        </w:rPr>
      </w:pPr>
      <w:r>
        <w:rPr>
          <w:rFonts w:hint="eastAsia" w:ascii="宋体" w:hAnsi="宋体" w:cs="宋体"/>
          <w:kern w:val="0"/>
          <w:szCs w:val="18"/>
        </w:rPr>
        <w:t>（1）身份核对。深圳公共资源交易中心（深圳交易集团有限公司政府采购业务分公司）工作人员核对投标供应商授权委托人提供的“</w:t>
      </w:r>
      <w:r>
        <w:rPr>
          <w:rFonts w:hint="eastAsia" w:ascii="宋体" w:hAnsi="宋体" w:cs="仿宋_GB2312"/>
          <w:szCs w:val="21"/>
        </w:rPr>
        <w:t>样品放置授权委托书</w:t>
      </w:r>
      <w:r>
        <w:rPr>
          <w:rFonts w:hint="eastAsia" w:ascii="宋体" w:hAnsi="宋体" w:cs="宋体"/>
          <w:kern w:val="0"/>
          <w:szCs w:val="18"/>
        </w:rPr>
        <w:t>（盖公章）、授权委托人身份证原件和复印件”。资料不齐全的，不得接收投标样品。</w:t>
      </w:r>
    </w:p>
    <w:p>
      <w:pPr>
        <w:ind w:firstLine="420" w:firstLineChars="200"/>
        <w:rPr>
          <w:rFonts w:ascii="宋体" w:hAnsi="宋体" w:cs="宋体"/>
          <w:kern w:val="0"/>
          <w:szCs w:val="18"/>
        </w:rPr>
      </w:pPr>
      <w:r>
        <w:rPr>
          <w:rFonts w:hint="eastAsia" w:ascii="宋体" w:hAnsi="宋体" w:cs="宋体"/>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pPr>
        <w:ind w:firstLine="420" w:firstLineChars="200"/>
        <w:rPr>
          <w:rFonts w:ascii="宋体" w:hAnsi="宋体" w:cs="宋体"/>
          <w:kern w:val="0"/>
          <w:szCs w:val="18"/>
        </w:rPr>
      </w:pPr>
      <w:r>
        <w:rPr>
          <w:rFonts w:hint="eastAsia" w:ascii="宋体" w:hAnsi="宋体" w:cs="宋体"/>
          <w:kern w:val="0"/>
          <w:szCs w:val="18"/>
        </w:rPr>
        <w:t>（3）登记确认。在完成身份核对及样品核对后，投标供应商授权委托人需在《样品接收登记表》上登记确认。</w:t>
      </w:r>
    </w:p>
    <w:p>
      <w:pPr>
        <w:ind w:firstLine="420" w:firstLineChars="200"/>
        <w:rPr>
          <w:rFonts w:ascii="宋体" w:hAnsi="宋体" w:cs="宋体"/>
          <w:kern w:val="0"/>
          <w:szCs w:val="18"/>
        </w:rPr>
      </w:pPr>
      <w:r>
        <w:rPr>
          <w:rFonts w:hint="eastAsia" w:ascii="宋体" w:hAnsi="宋体" w:cs="宋体"/>
          <w:kern w:val="0"/>
          <w:szCs w:val="18"/>
        </w:rPr>
        <w:t>（4）顺序编号。深圳公共资源交易中心（深圳交易集团有限公司政府采购业务分公司）工作人员按投标样品接收的先后顺序进行编号。</w:t>
      </w:r>
    </w:p>
    <w:p>
      <w:pPr>
        <w:ind w:firstLine="420" w:firstLineChars="200"/>
        <w:rPr>
          <w:rFonts w:ascii="宋体" w:hAnsi="宋体" w:cs="宋体"/>
          <w:kern w:val="0"/>
          <w:szCs w:val="18"/>
        </w:rPr>
      </w:pPr>
      <w:r>
        <w:rPr>
          <w:rFonts w:hint="eastAsia" w:ascii="宋体" w:hAnsi="宋体" w:cs="宋体"/>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pPr>
        <w:ind w:firstLine="420" w:firstLineChars="200"/>
        <w:rPr>
          <w:rFonts w:ascii="宋体" w:hAnsi="宋体" w:cs="宋体"/>
          <w:kern w:val="0"/>
          <w:szCs w:val="18"/>
        </w:rPr>
      </w:pPr>
      <w:r>
        <w:rPr>
          <w:rFonts w:hint="eastAsia" w:ascii="宋体" w:hAnsi="宋体" w:cs="宋体"/>
          <w:kern w:val="0"/>
          <w:szCs w:val="18"/>
        </w:rPr>
        <w:t>5、样品的退回：（1）未中标的供应商投标样品，</w:t>
      </w:r>
      <w:r>
        <w:rPr>
          <w:rFonts w:hint="eastAsia"/>
        </w:rPr>
        <w:t>由</w:t>
      </w:r>
      <w:r>
        <w:rPr>
          <w:rFonts w:hint="eastAsia" w:ascii="宋体" w:hAnsi="宋体" w:cs="宋体"/>
          <w:kern w:val="0"/>
          <w:szCs w:val="18"/>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ind w:firstLine="420" w:firstLineChars="200"/>
        <w:rPr>
          <w:rFonts w:ascii="宋体" w:hAnsi="宋体" w:cs="宋体"/>
          <w:kern w:val="0"/>
          <w:szCs w:val="18"/>
        </w:rPr>
      </w:pPr>
      <w:r>
        <w:rPr>
          <w:rFonts w:hint="eastAsia" w:ascii="宋体" w:hAnsi="宋体" w:cs="宋体"/>
          <w:kern w:val="0"/>
          <w:szCs w:val="18"/>
        </w:rPr>
        <w:t>投标样品移交时，深圳公共资源交易中心（深圳交易集团有限公司政府采购业务分公司）工作人员将再次核对供应商授权委托人或采购人代表身份、核对《样品清单》，签字确认后并取走样品。</w:t>
      </w:r>
    </w:p>
    <w:p>
      <w:pPr>
        <w:ind w:firstLine="420" w:firstLineChars="200"/>
        <w:rPr>
          <w:rFonts w:ascii="宋体" w:hAnsi="宋体" w:cs="宋体"/>
          <w:kern w:val="0"/>
          <w:szCs w:val="18"/>
        </w:rPr>
      </w:pPr>
      <w:r>
        <w:rPr>
          <w:rFonts w:hint="eastAsia" w:ascii="宋体" w:hAnsi="宋体" w:cs="宋体"/>
          <w:kern w:val="0"/>
          <w:szCs w:val="18"/>
        </w:rPr>
        <w:t>6、未能及时退回的样品的处理：</w:t>
      </w:r>
    </w:p>
    <w:p>
      <w:pPr>
        <w:ind w:firstLine="420" w:firstLineChars="200"/>
        <w:rPr>
          <w:rFonts w:ascii="宋体" w:hAnsi="宋体" w:cs="宋体"/>
          <w:kern w:val="0"/>
          <w:szCs w:val="18"/>
        </w:rPr>
      </w:pPr>
      <w:r>
        <w:rPr>
          <w:rFonts w:hint="eastAsia" w:ascii="宋体" w:hAnsi="宋体" w:cs="宋体"/>
          <w:kern w:val="0"/>
          <w:szCs w:val="18"/>
        </w:rPr>
        <w:t>（1）未中标供应商未在规定时间内（项目结果公告发布后的三个工作日内）内取回投标样品的，视为放弃取回，深圳公共资源交易中心（深圳交易集团有限公司政府采购业务分公司）将定期清理。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（2）采购人未在规定时间内（中标通知书发放后三个工作日内）内领取中标供应商投标样品的，视同采购人主动放弃取回，深圳公共资源交易中心（深圳交易集团有限公司政府采购业务分公司）将定期清理。</w:t>
      </w:r>
    </w:p>
    <w:p>
      <w:pPr>
        <w:ind w:firstLine="420" w:firstLineChars="200"/>
        <w:rPr>
          <w:rFonts w:ascii="宋体" w:hAnsi="宋体" w:cs="宋体"/>
          <w:kern w:val="0"/>
          <w:szCs w:val="18"/>
        </w:rPr>
      </w:pPr>
      <w:r>
        <w:rPr>
          <w:rFonts w:hint="eastAsia" w:ascii="宋体" w:hAnsi="宋体" w:cs="宋体"/>
          <w:kern w:val="0"/>
          <w:szCs w:val="18"/>
        </w:rPr>
        <w:t>（</w:t>
      </w:r>
      <w:commentRangeStart w:id="59"/>
      <w:r>
        <w:rPr>
          <w:rFonts w:hint="eastAsia" w:ascii="宋体" w:hAnsi="宋体" w:cs="宋体"/>
          <w:kern w:val="0"/>
          <w:szCs w:val="18"/>
        </w:rPr>
        <w:t>二）样品清单：</w:t>
      </w:r>
      <w:commentRangeEnd w:id="59"/>
      <w:r>
        <w:commentReference w:id="59"/>
      </w: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134"/>
        <w:gridCol w:w="820"/>
        <w:gridCol w:w="851"/>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vAlign w:val="center"/>
          </w:tcPr>
          <w:p>
            <w:pPr>
              <w:jc w:val="center"/>
              <w:rPr>
                <w:rFonts w:ascii="宋体" w:hAnsi="宋体"/>
                <w:bCs/>
                <w:snapToGrid w:val="0"/>
                <w:color w:val="000000"/>
                <w:kern w:val="0"/>
                <w:szCs w:val="21"/>
              </w:rPr>
            </w:pPr>
            <w:r>
              <w:rPr>
                <w:rFonts w:hint="eastAsia" w:ascii="宋体" w:hAnsi="宋体"/>
                <w:bCs/>
                <w:snapToGrid w:val="0"/>
                <w:color w:val="000000"/>
                <w:kern w:val="0"/>
                <w:szCs w:val="21"/>
              </w:rPr>
              <w:t>序号</w:t>
            </w:r>
          </w:p>
        </w:tc>
        <w:tc>
          <w:tcPr>
            <w:tcW w:w="1134" w:type="dxa"/>
            <w:vAlign w:val="center"/>
          </w:tcPr>
          <w:p>
            <w:pPr>
              <w:jc w:val="center"/>
              <w:rPr>
                <w:rFonts w:ascii="宋体" w:hAnsi="宋体"/>
                <w:bCs/>
                <w:snapToGrid w:val="0"/>
                <w:color w:val="000000"/>
                <w:kern w:val="0"/>
                <w:szCs w:val="21"/>
              </w:rPr>
            </w:pPr>
            <w:r>
              <w:rPr>
                <w:rFonts w:hint="eastAsia" w:ascii="宋体" w:hAnsi="宋体"/>
                <w:bCs/>
                <w:snapToGrid w:val="0"/>
                <w:color w:val="000000"/>
                <w:kern w:val="0"/>
                <w:szCs w:val="21"/>
              </w:rPr>
              <w:t>名称</w:t>
            </w:r>
          </w:p>
        </w:tc>
        <w:tc>
          <w:tcPr>
            <w:tcW w:w="820" w:type="dxa"/>
            <w:vAlign w:val="center"/>
          </w:tcPr>
          <w:p>
            <w:pPr>
              <w:jc w:val="center"/>
              <w:rPr>
                <w:rFonts w:ascii="宋体" w:hAnsi="宋体"/>
                <w:bCs/>
                <w:snapToGrid w:val="0"/>
                <w:color w:val="000000"/>
                <w:kern w:val="0"/>
                <w:szCs w:val="21"/>
              </w:rPr>
            </w:pPr>
            <w:r>
              <w:rPr>
                <w:rFonts w:hint="eastAsia" w:ascii="宋体" w:hAnsi="宋体"/>
                <w:bCs/>
                <w:snapToGrid w:val="0"/>
                <w:color w:val="000000"/>
                <w:kern w:val="0"/>
                <w:szCs w:val="21"/>
              </w:rPr>
              <w:t>数量</w:t>
            </w:r>
          </w:p>
        </w:tc>
        <w:tc>
          <w:tcPr>
            <w:tcW w:w="851" w:type="dxa"/>
          </w:tcPr>
          <w:p>
            <w:pPr>
              <w:jc w:val="center"/>
              <w:rPr>
                <w:rFonts w:ascii="宋体" w:hAnsi="宋体"/>
                <w:bCs/>
                <w:snapToGrid w:val="0"/>
                <w:color w:val="000000"/>
                <w:kern w:val="0"/>
                <w:szCs w:val="21"/>
              </w:rPr>
            </w:pPr>
            <w:r>
              <w:rPr>
                <w:rFonts w:hint="eastAsia" w:ascii="宋体" w:hAnsi="宋体"/>
                <w:bCs/>
                <w:snapToGrid w:val="0"/>
                <w:color w:val="000000"/>
                <w:kern w:val="0"/>
                <w:szCs w:val="21"/>
              </w:rPr>
              <w:t>单位</w:t>
            </w:r>
          </w:p>
        </w:tc>
        <w:tc>
          <w:tcPr>
            <w:tcW w:w="1417" w:type="dxa"/>
          </w:tcPr>
          <w:p>
            <w:pPr>
              <w:jc w:val="center"/>
              <w:rPr>
                <w:rFonts w:ascii="宋体" w:hAnsi="宋体"/>
                <w:bCs/>
                <w:snapToGrid w:val="0"/>
                <w:color w:val="000000"/>
                <w:kern w:val="0"/>
                <w:szCs w:val="21"/>
              </w:rPr>
            </w:pPr>
            <w:r>
              <w:rPr>
                <w:rFonts w:hint="eastAsia" w:ascii="宋体" w:hAnsi="宋体"/>
                <w:bCs/>
                <w:snapToGrid w:val="0"/>
                <w:color w:val="000000"/>
                <w:kern w:val="0"/>
                <w:szCs w:val="21"/>
              </w:rPr>
              <w:t>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687" w:type="dxa"/>
            <w:vAlign w:val="center"/>
          </w:tcPr>
          <w:p>
            <w:pPr>
              <w:jc w:val="center"/>
              <w:rPr>
                <w:rFonts w:ascii="宋体" w:hAnsi="宋体"/>
                <w:bCs/>
                <w:snapToGrid w:val="0"/>
                <w:color w:val="000000"/>
                <w:kern w:val="0"/>
                <w:szCs w:val="21"/>
              </w:rPr>
            </w:pPr>
            <w:r>
              <w:rPr>
                <w:rFonts w:hint="eastAsia" w:ascii="宋体" w:hAnsi="宋体"/>
                <w:bCs/>
                <w:snapToGrid w:val="0"/>
                <w:color w:val="000000"/>
                <w:kern w:val="0"/>
                <w:szCs w:val="21"/>
              </w:rPr>
              <w:t>1</w:t>
            </w:r>
          </w:p>
        </w:tc>
        <w:tc>
          <w:tcPr>
            <w:tcW w:w="1134" w:type="dxa"/>
            <w:vAlign w:val="center"/>
          </w:tcPr>
          <w:p>
            <w:pPr>
              <w:jc w:val="left"/>
              <w:rPr>
                <w:rFonts w:ascii="宋体" w:hAnsi="宋体"/>
                <w:bCs/>
                <w:snapToGrid w:val="0"/>
                <w:color w:val="000000"/>
                <w:kern w:val="0"/>
                <w:szCs w:val="21"/>
              </w:rPr>
            </w:pPr>
          </w:p>
        </w:tc>
        <w:tc>
          <w:tcPr>
            <w:tcW w:w="820" w:type="dxa"/>
            <w:vAlign w:val="center"/>
          </w:tcPr>
          <w:p>
            <w:pPr>
              <w:jc w:val="left"/>
              <w:rPr>
                <w:rFonts w:ascii="宋体" w:hAnsi="宋体"/>
                <w:bCs/>
                <w:snapToGrid w:val="0"/>
                <w:color w:val="000000"/>
                <w:kern w:val="0"/>
                <w:szCs w:val="21"/>
              </w:rPr>
            </w:pPr>
          </w:p>
        </w:tc>
        <w:tc>
          <w:tcPr>
            <w:tcW w:w="851" w:type="dxa"/>
          </w:tcPr>
          <w:p>
            <w:pPr>
              <w:jc w:val="left"/>
              <w:rPr>
                <w:rFonts w:ascii="宋体" w:hAnsi="宋体"/>
                <w:bCs/>
                <w:snapToGrid w:val="0"/>
                <w:color w:val="000000"/>
                <w:kern w:val="0"/>
                <w:szCs w:val="21"/>
              </w:rPr>
            </w:pPr>
          </w:p>
        </w:tc>
        <w:tc>
          <w:tcPr>
            <w:tcW w:w="1417" w:type="dxa"/>
          </w:tcPr>
          <w:p>
            <w:pPr>
              <w:jc w:val="left"/>
              <w:rPr>
                <w:rFonts w:ascii="宋体" w:hAnsi="宋体"/>
                <w:bCs/>
                <w:snapToGrid w:val="0"/>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687" w:type="dxa"/>
            <w:vAlign w:val="center"/>
          </w:tcPr>
          <w:p>
            <w:pPr>
              <w:ind w:firstLine="210" w:firstLineChars="100"/>
              <w:rPr>
                <w:rFonts w:ascii="宋体" w:hAnsi="宋体"/>
                <w:bCs/>
                <w:snapToGrid w:val="0"/>
                <w:color w:val="000000"/>
                <w:kern w:val="0"/>
                <w:szCs w:val="21"/>
              </w:rPr>
            </w:pPr>
            <w:r>
              <w:rPr>
                <w:rFonts w:hint="eastAsia" w:ascii="宋体" w:hAnsi="宋体"/>
                <w:bCs/>
                <w:snapToGrid w:val="0"/>
                <w:color w:val="000000"/>
                <w:kern w:val="0"/>
                <w:szCs w:val="21"/>
              </w:rPr>
              <w:t>2</w:t>
            </w:r>
          </w:p>
        </w:tc>
        <w:tc>
          <w:tcPr>
            <w:tcW w:w="1134" w:type="dxa"/>
            <w:vAlign w:val="center"/>
          </w:tcPr>
          <w:p>
            <w:pPr>
              <w:jc w:val="left"/>
              <w:rPr>
                <w:rFonts w:ascii="宋体" w:hAnsi="宋体"/>
                <w:bCs/>
                <w:snapToGrid w:val="0"/>
                <w:color w:val="000000"/>
                <w:kern w:val="0"/>
                <w:szCs w:val="21"/>
              </w:rPr>
            </w:pPr>
          </w:p>
        </w:tc>
        <w:tc>
          <w:tcPr>
            <w:tcW w:w="820" w:type="dxa"/>
            <w:vAlign w:val="center"/>
          </w:tcPr>
          <w:p>
            <w:pPr>
              <w:jc w:val="left"/>
              <w:rPr>
                <w:rFonts w:ascii="宋体" w:hAnsi="宋体"/>
                <w:bCs/>
                <w:snapToGrid w:val="0"/>
                <w:color w:val="000000"/>
                <w:kern w:val="0"/>
                <w:szCs w:val="21"/>
              </w:rPr>
            </w:pPr>
          </w:p>
        </w:tc>
        <w:tc>
          <w:tcPr>
            <w:tcW w:w="851" w:type="dxa"/>
          </w:tcPr>
          <w:p>
            <w:pPr>
              <w:jc w:val="left"/>
              <w:rPr>
                <w:rFonts w:ascii="宋体" w:hAnsi="宋体"/>
                <w:bCs/>
                <w:snapToGrid w:val="0"/>
                <w:color w:val="000000"/>
                <w:kern w:val="0"/>
                <w:szCs w:val="21"/>
              </w:rPr>
            </w:pPr>
          </w:p>
        </w:tc>
        <w:tc>
          <w:tcPr>
            <w:tcW w:w="1417" w:type="dxa"/>
          </w:tcPr>
          <w:p>
            <w:pPr>
              <w:jc w:val="left"/>
              <w:rPr>
                <w:rFonts w:ascii="宋体" w:hAnsi="宋体"/>
                <w:bCs/>
                <w:snapToGrid w:val="0"/>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687" w:type="dxa"/>
            <w:vAlign w:val="center"/>
          </w:tcPr>
          <w:p>
            <w:pPr>
              <w:ind w:firstLine="210" w:firstLineChars="100"/>
              <w:rPr>
                <w:rFonts w:ascii="宋体" w:hAnsi="宋体"/>
                <w:bCs/>
                <w:snapToGrid w:val="0"/>
                <w:kern w:val="0"/>
                <w:szCs w:val="21"/>
              </w:rPr>
            </w:pPr>
            <w:r>
              <w:rPr>
                <w:rFonts w:hint="eastAsia" w:ascii="宋体" w:hAnsi="宋体"/>
                <w:bCs/>
                <w:snapToGrid w:val="0"/>
                <w:kern w:val="0"/>
                <w:szCs w:val="21"/>
              </w:rPr>
              <w:t>3</w:t>
            </w:r>
          </w:p>
        </w:tc>
        <w:tc>
          <w:tcPr>
            <w:tcW w:w="1134" w:type="dxa"/>
            <w:vAlign w:val="center"/>
          </w:tcPr>
          <w:p>
            <w:pPr>
              <w:jc w:val="left"/>
              <w:rPr>
                <w:rFonts w:ascii="宋体" w:hAnsi="宋体"/>
                <w:bCs/>
                <w:snapToGrid w:val="0"/>
                <w:kern w:val="0"/>
                <w:szCs w:val="21"/>
              </w:rPr>
            </w:pPr>
          </w:p>
        </w:tc>
        <w:tc>
          <w:tcPr>
            <w:tcW w:w="820" w:type="dxa"/>
            <w:vAlign w:val="center"/>
          </w:tcPr>
          <w:p>
            <w:pPr>
              <w:jc w:val="left"/>
              <w:rPr>
                <w:rFonts w:ascii="宋体" w:hAnsi="宋体"/>
                <w:bCs/>
                <w:snapToGrid w:val="0"/>
                <w:kern w:val="0"/>
                <w:szCs w:val="21"/>
              </w:rPr>
            </w:pPr>
          </w:p>
        </w:tc>
        <w:tc>
          <w:tcPr>
            <w:tcW w:w="851" w:type="dxa"/>
          </w:tcPr>
          <w:p>
            <w:pPr>
              <w:jc w:val="left"/>
              <w:rPr>
                <w:rFonts w:ascii="宋体" w:hAnsi="宋体"/>
                <w:bCs/>
                <w:snapToGrid w:val="0"/>
                <w:kern w:val="0"/>
                <w:szCs w:val="21"/>
              </w:rPr>
            </w:pPr>
          </w:p>
        </w:tc>
        <w:tc>
          <w:tcPr>
            <w:tcW w:w="1417" w:type="dxa"/>
          </w:tcPr>
          <w:p>
            <w:pPr>
              <w:jc w:val="left"/>
              <w:rPr>
                <w:rFonts w:ascii="宋体" w:hAnsi="宋体"/>
                <w:bCs/>
                <w:snapToGrid w:val="0"/>
                <w:kern w:val="0"/>
                <w:szCs w:val="21"/>
              </w:rPr>
            </w:pPr>
          </w:p>
        </w:tc>
      </w:tr>
    </w:tbl>
    <w:p>
      <w:pPr>
        <w:rPr>
          <w:color w:val="FF0000"/>
          <w:szCs w:val="21"/>
        </w:rPr>
      </w:pPr>
      <w:r>
        <w:rPr>
          <w:rFonts w:hint="eastAsia"/>
          <w:color w:val="FF0000"/>
          <w:szCs w:val="21"/>
        </w:rPr>
        <w:t>备注：投标样品将作为履约验收的参考。</w:t>
      </w:r>
    </w:p>
    <w:p>
      <w:pPr>
        <w:rPr>
          <w:rFonts w:ascii="宋体" w:hAnsi="宋体" w:cs="仿宋_GB2312"/>
          <w:szCs w:val="21"/>
        </w:rPr>
      </w:pPr>
      <w:bookmarkStart w:id="45" w:name="_Hlk72167863"/>
      <w:bookmarkStart w:id="46" w:name="_Hlk106183334"/>
    </w:p>
    <w:p>
      <w:pPr>
        <w:pStyle w:val="20"/>
      </w:pPr>
    </w:p>
    <w:p>
      <w:pPr>
        <w:ind w:firstLine="420" w:firstLineChars="200"/>
        <w:rPr>
          <w:rFonts w:ascii="微软雅黑" w:hAnsi="微软雅黑" w:eastAsia="微软雅黑" w:cs="微软雅黑"/>
          <w:b/>
          <w:bCs/>
        </w:rPr>
      </w:pPr>
      <w:r>
        <w:rPr>
          <w:rFonts w:hint="eastAsia" w:ascii="宋体" w:hAnsi="宋体" w:cs="仿宋_GB2312"/>
          <w:szCs w:val="21"/>
        </w:rPr>
        <w:t>（三）</w:t>
      </w:r>
      <w:bookmarkEnd w:id="45"/>
      <w:r>
        <w:rPr>
          <w:rFonts w:hint="eastAsia" w:ascii="宋体" w:hAnsi="宋体" w:cs="仿宋_GB2312"/>
          <w:szCs w:val="21"/>
        </w:rPr>
        <w:t>附件：样品放置授权委托书</w:t>
      </w:r>
    </w:p>
    <w:p>
      <w:pPr>
        <w:jc w:val="center"/>
        <w:rPr>
          <w:rFonts w:ascii="宋体" w:hAnsi="宋体" w:cs="微软雅黑"/>
          <w:sz w:val="32"/>
          <w:szCs w:val="40"/>
        </w:rPr>
      </w:pPr>
      <w:bookmarkStart w:id="47" w:name="_Hlk106183283"/>
      <w:bookmarkStart w:id="48" w:name="_Hlk106278670"/>
      <w:r>
        <w:rPr>
          <w:rFonts w:hint="eastAsia" w:ascii="宋体" w:hAnsi="宋体" w:cs="微软雅黑"/>
          <w:sz w:val="32"/>
          <w:szCs w:val="40"/>
        </w:rPr>
        <w:t>样品放置授权委托书</w:t>
      </w:r>
    </w:p>
    <w:bookmarkEnd w:id="47"/>
    <w:p>
      <w:pPr>
        <w:spacing w:line="360" w:lineRule="auto"/>
        <w:ind w:firstLine="440" w:firstLineChars="200"/>
        <w:rPr>
          <w:sz w:val="22"/>
          <w:szCs w:val="22"/>
        </w:rPr>
      </w:pPr>
      <w:r>
        <w:rPr>
          <w:rFonts w:hint="eastAsia"/>
          <w:sz w:val="22"/>
          <w:szCs w:val="22"/>
        </w:rPr>
        <w:t>本授权委托书声明：我</w:t>
      </w:r>
      <w:r>
        <w:rPr>
          <w:rFonts w:hint="eastAsia"/>
          <w:sz w:val="22"/>
          <w:szCs w:val="22"/>
          <w:u w:val="single"/>
        </w:rPr>
        <w:t xml:space="preserve">           </w:t>
      </w:r>
      <w:r>
        <w:rPr>
          <w:rFonts w:hint="eastAsia"/>
          <w:sz w:val="22"/>
          <w:szCs w:val="22"/>
        </w:rPr>
        <w:t>（姓名）系</w:t>
      </w:r>
      <w:r>
        <w:rPr>
          <w:rFonts w:hint="eastAsia"/>
          <w:sz w:val="22"/>
          <w:szCs w:val="22"/>
          <w:u w:val="single"/>
        </w:rPr>
        <w:t xml:space="preserve">             </w:t>
      </w:r>
      <w:r>
        <w:rPr>
          <w:rFonts w:hint="eastAsia"/>
          <w:sz w:val="22"/>
          <w:szCs w:val="22"/>
        </w:rPr>
        <w:t>（投标人名称）的法定代表人（负责人），现授权委托</w:t>
      </w:r>
      <w:r>
        <w:rPr>
          <w:rFonts w:hint="eastAsia"/>
          <w:sz w:val="22"/>
          <w:szCs w:val="22"/>
          <w:u w:val="single"/>
        </w:rPr>
        <w:t xml:space="preserve">            </w:t>
      </w:r>
      <w:r>
        <w:rPr>
          <w:rFonts w:hint="eastAsia"/>
          <w:sz w:val="22"/>
          <w:szCs w:val="22"/>
        </w:rPr>
        <w:t>（姓名）为我单位参与</w:t>
      </w:r>
      <w:r>
        <w:rPr>
          <w:rFonts w:hint="eastAsia"/>
          <w:sz w:val="22"/>
          <w:szCs w:val="22"/>
          <w:u w:val="single"/>
        </w:rPr>
        <w:t>（此处填写项目名称）</w:t>
      </w:r>
      <w:r>
        <w:rPr>
          <w:rFonts w:hint="eastAsia"/>
          <w:sz w:val="22"/>
          <w:szCs w:val="22"/>
        </w:rPr>
        <w:t>项目，项目编号：</w:t>
      </w:r>
      <w:r>
        <w:rPr>
          <w:sz w:val="22"/>
          <w:szCs w:val="22"/>
          <w:u w:val="single"/>
        </w:rPr>
        <w:t xml:space="preserve">   </w:t>
      </w:r>
      <w:r>
        <w:rPr>
          <w:rFonts w:hint="eastAsia"/>
          <w:sz w:val="22"/>
          <w:szCs w:val="22"/>
          <w:u w:val="single"/>
        </w:rPr>
        <w:t xml:space="preserve">      （此处填写项目编号）</w:t>
      </w:r>
      <w:r>
        <w:rPr>
          <w:rFonts w:hint="eastAsia"/>
          <w:sz w:val="22"/>
          <w:szCs w:val="22"/>
        </w:rPr>
        <w:t>样品放置工作的授权委托代理人，代理人全权代表我参与项目样品放置，样品放置的内容我均承认。</w:t>
      </w:r>
    </w:p>
    <w:p>
      <w:pPr>
        <w:spacing w:line="360" w:lineRule="auto"/>
        <w:ind w:firstLine="420"/>
        <w:rPr>
          <w:sz w:val="22"/>
          <w:szCs w:val="22"/>
        </w:rPr>
      </w:pPr>
      <w:r>
        <w:rPr>
          <w:rFonts w:hint="eastAsia"/>
          <w:sz w:val="22"/>
          <w:szCs w:val="22"/>
        </w:rPr>
        <w:t>代理人无转委托权，特此委托。</w:t>
      </w:r>
    </w:p>
    <w:p>
      <w:pPr>
        <w:spacing w:line="360" w:lineRule="auto"/>
        <w:ind w:firstLine="420"/>
        <w:rPr>
          <w:sz w:val="22"/>
          <w:szCs w:val="22"/>
        </w:rPr>
      </w:pPr>
    </w:p>
    <w:p>
      <w:pPr>
        <w:spacing w:line="360" w:lineRule="auto"/>
        <w:ind w:left="540" w:leftChars="257"/>
        <w:rPr>
          <w:sz w:val="22"/>
          <w:szCs w:val="22"/>
          <w:u w:val="single"/>
        </w:rPr>
      </w:pPr>
      <w:r>
        <w:rPr>
          <w:rFonts w:hint="eastAsia"/>
          <w:sz w:val="22"/>
          <w:szCs w:val="22"/>
        </w:rPr>
        <w:t>代理人：</w:t>
      </w:r>
      <w:r>
        <w:rPr>
          <w:rFonts w:hint="eastAsia"/>
          <w:sz w:val="22"/>
          <w:szCs w:val="22"/>
          <w:u w:val="single"/>
        </w:rPr>
        <w:t xml:space="preserve">             </w:t>
      </w:r>
    </w:p>
    <w:p>
      <w:pPr>
        <w:spacing w:line="360" w:lineRule="auto"/>
        <w:ind w:left="540" w:leftChars="257"/>
        <w:rPr>
          <w:sz w:val="22"/>
          <w:szCs w:val="22"/>
        </w:rPr>
      </w:pPr>
      <w:r>
        <w:rPr>
          <w:rFonts w:hint="eastAsia"/>
          <w:sz w:val="22"/>
          <w:szCs w:val="22"/>
        </w:rPr>
        <w:t>联系电话：</w:t>
      </w:r>
      <w:r>
        <w:rPr>
          <w:rFonts w:hint="eastAsia"/>
          <w:sz w:val="22"/>
          <w:szCs w:val="22"/>
          <w:u w:val="single"/>
        </w:rPr>
        <w:t xml:space="preserve">            </w:t>
      </w:r>
      <w:r>
        <w:rPr>
          <w:rFonts w:hint="eastAsia"/>
          <w:sz w:val="22"/>
          <w:szCs w:val="22"/>
        </w:rPr>
        <w:t xml:space="preserve">  手机：</w:t>
      </w:r>
      <w:r>
        <w:rPr>
          <w:rFonts w:hint="eastAsia"/>
          <w:sz w:val="22"/>
          <w:szCs w:val="22"/>
          <w:u w:val="single"/>
        </w:rPr>
        <w:t xml:space="preserve">                   </w:t>
      </w:r>
    </w:p>
    <w:p>
      <w:pPr>
        <w:spacing w:line="360" w:lineRule="auto"/>
        <w:ind w:left="540" w:leftChars="257"/>
        <w:rPr>
          <w:sz w:val="22"/>
          <w:szCs w:val="22"/>
          <w:u w:val="single"/>
        </w:rPr>
      </w:pPr>
      <w:r>
        <w:rPr>
          <w:rFonts w:hint="eastAsia"/>
          <w:sz w:val="22"/>
          <w:szCs w:val="22"/>
        </w:rPr>
        <w:t>身份证号码：</w:t>
      </w:r>
      <w:r>
        <w:rPr>
          <w:rFonts w:hint="eastAsia"/>
          <w:sz w:val="22"/>
          <w:szCs w:val="22"/>
          <w:u w:val="single"/>
        </w:rPr>
        <w:t xml:space="preserve">                        </w:t>
      </w:r>
      <w:r>
        <w:rPr>
          <w:rFonts w:hint="eastAsia"/>
          <w:sz w:val="22"/>
          <w:szCs w:val="22"/>
        </w:rPr>
        <w:t>职务：</w:t>
      </w:r>
      <w:r>
        <w:rPr>
          <w:rFonts w:hint="eastAsia"/>
          <w:sz w:val="22"/>
          <w:szCs w:val="22"/>
          <w:u w:val="single"/>
        </w:rPr>
        <w:t xml:space="preserve">       </w:t>
      </w:r>
    </w:p>
    <w:p>
      <w:pPr>
        <w:spacing w:line="360" w:lineRule="auto"/>
        <w:ind w:left="540" w:leftChars="257"/>
        <w:rPr>
          <w:sz w:val="22"/>
          <w:szCs w:val="22"/>
        </w:rPr>
      </w:pPr>
      <w:r>
        <w:rPr>
          <w:rFonts w:hint="eastAsia"/>
          <w:sz w:val="22"/>
          <w:szCs w:val="22"/>
        </w:rPr>
        <w:t>授权委托日期：</w:t>
      </w:r>
      <w:r>
        <w:rPr>
          <w:rFonts w:hint="eastAsia"/>
          <w:sz w:val="22"/>
          <w:szCs w:val="22"/>
          <w:u w:val="single"/>
        </w:rPr>
        <w:t xml:space="preserve">         </w:t>
      </w:r>
      <w:r>
        <w:rPr>
          <w:rFonts w:hint="eastAsia"/>
          <w:sz w:val="22"/>
          <w:szCs w:val="22"/>
        </w:rPr>
        <w:t>年</w:t>
      </w:r>
      <w:r>
        <w:rPr>
          <w:rFonts w:hint="eastAsia"/>
          <w:sz w:val="22"/>
          <w:szCs w:val="22"/>
          <w:u w:val="single"/>
        </w:rPr>
        <w:t xml:space="preserve">     </w:t>
      </w:r>
      <w:r>
        <w:rPr>
          <w:rFonts w:hint="eastAsia"/>
          <w:sz w:val="22"/>
          <w:szCs w:val="22"/>
        </w:rPr>
        <w:t xml:space="preserve">月 </w:t>
      </w:r>
      <w:r>
        <w:rPr>
          <w:rFonts w:hint="eastAsia"/>
          <w:sz w:val="22"/>
          <w:szCs w:val="22"/>
          <w:u w:val="single"/>
        </w:rPr>
        <w:t xml:space="preserve">      </w:t>
      </w:r>
      <w:r>
        <w:rPr>
          <w:rFonts w:hint="eastAsia"/>
          <w:sz w:val="22"/>
          <w:szCs w:val="22"/>
        </w:rPr>
        <w:t>日</w:t>
      </w:r>
    </w:p>
    <w:p>
      <w:pPr>
        <w:rPr>
          <w:sz w:val="22"/>
          <w:szCs w:val="28"/>
        </w:rPr>
      </w:pPr>
    </w:p>
    <w:p>
      <w:pPr>
        <w:spacing w:line="360" w:lineRule="auto"/>
        <w:ind w:firstLine="442" w:firstLineChars="200"/>
        <w:rPr>
          <w:b/>
          <w:color w:val="FF0000"/>
          <w:sz w:val="22"/>
          <w:szCs w:val="22"/>
        </w:rPr>
      </w:pPr>
      <w:r>
        <w:rPr>
          <w:rFonts w:hint="eastAsia"/>
          <w:b/>
          <w:color w:val="FF0000"/>
          <w:sz w:val="22"/>
          <w:szCs w:val="22"/>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pPr>
        <w:spacing w:line="360" w:lineRule="auto"/>
        <w:ind w:firstLine="420"/>
        <w:jc w:val="right"/>
        <w:rPr>
          <w:sz w:val="22"/>
          <w:szCs w:val="22"/>
        </w:rPr>
      </w:pPr>
    </w:p>
    <w:p>
      <w:pPr>
        <w:spacing w:line="360" w:lineRule="auto"/>
        <w:ind w:firstLine="420"/>
        <w:jc w:val="right"/>
        <w:rPr>
          <w:sz w:val="22"/>
          <w:szCs w:val="22"/>
        </w:rPr>
      </w:pPr>
      <w:r>
        <w:rPr>
          <w:rFonts w:hint="eastAsia"/>
          <w:sz w:val="22"/>
          <w:szCs w:val="22"/>
        </w:rPr>
        <w:t>（此处填写投标人名称）公司（加盖投标人公章）</w:t>
      </w:r>
    </w:p>
    <w:p>
      <w:pPr>
        <w:spacing w:line="360" w:lineRule="auto"/>
        <w:ind w:firstLine="420"/>
        <w:jc w:val="right"/>
        <w:rPr>
          <w:sz w:val="22"/>
          <w:szCs w:val="22"/>
        </w:rPr>
      </w:pPr>
      <w:r>
        <w:rPr>
          <w:rFonts w:hint="eastAsia"/>
          <w:sz w:val="22"/>
          <w:szCs w:val="22"/>
        </w:rPr>
        <w:t>XX年XX月XX日</w:t>
      </w:r>
      <w:bookmarkEnd w:id="46"/>
      <w:bookmarkEnd w:id="48"/>
    </w:p>
    <w:p>
      <w:pPr>
        <w:rPr>
          <w:rFonts w:ascii="宋体" w:hAnsi="宋体"/>
          <w:bCs/>
          <w:color w:val="000000"/>
          <w:szCs w:val="21"/>
        </w:rPr>
      </w:pPr>
    </w:p>
    <w:p>
      <w:pPr>
        <w:widowControl/>
        <w:jc w:val="left"/>
        <w:rPr>
          <w:szCs w:val="20"/>
        </w:rPr>
      </w:pPr>
      <w:r>
        <w:br w:type="page"/>
      </w:r>
    </w:p>
    <w:p>
      <w:pPr>
        <w:pStyle w:val="6"/>
        <w:rPr>
          <w:kern w:val="2"/>
        </w:rPr>
      </w:pPr>
      <w:bookmarkStart w:id="49" w:name="_Hlk86246764"/>
      <w:r>
        <w:rPr>
          <w:rFonts w:hint="eastAsia"/>
          <w:kern w:val="2"/>
        </w:rPr>
        <w:t>第四章 投标文件组成要求及格式</w:t>
      </w:r>
    </w:p>
    <w:p>
      <w:pPr>
        <w:rPr>
          <w:rStyle w:val="67"/>
          <w:sz w:val="24"/>
        </w:rPr>
      </w:pPr>
      <w:r>
        <w:rPr>
          <w:rStyle w:val="67"/>
          <w:rFonts w:hint="eastAsia"/>
          <w:sz w:val="24"/>
        </w:rPr>
        <w:t>特别提醒：</w:t>
      </w:r>
    </w:p>
    <w:p>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hint="eastAsia" w:ascii="仿宋_GB2312" w:eastAsia="仿宋_GB2312"/>
          <w:sz w:val="24"/>
          <w:lang w:eastAsia="zh-CN"/>
        </w:rPr>
      </w:pPr>
      <w:r>
        <w:rPr>
          <w:rFonts w:hint="eastAsia" w:ascii="仿宋_GB2312" w:eastAsia="仿宋_GB2312"/>
          <w:sz w:val="24"/>
        </w:rPr>
        <w:t xml:space="preserve">    </w:t>
      </w:r>
      <w:r>
        <w:rPr>
          <w:rFonts w:hint="eastAsia" w:ascii="仿宋_GB2312" w:eastAsia="仿宋_GB2312"/>
          <w:sz w:val="24"/>
          <w:lang w:eastAsia="zh-CN"/>
        </w:rPr>
        <w:t>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rPr>
          <w:rFonts w:ascii="仿宋_GB2312" w:eastAsia="仿宋_GB2312"/>
          <w:sz w:val="24"/>
        </w:rPr>
        <w:drawing>
          <wp:inline distT="0" distB="0" distL="0" distR="0">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pPr>
        <w:rPr>
          <w:rFonts w:ascii="仿宋_GB2312" w:eastAsia="仿宋_GB2312"/>
          <w:sz w:val="24"/>
        </w:rPr>
      </w:pPr>
    </w:p>
    <w:p>
      <w:pPr>
        <w:jc w:val="center"/>
        <w:rPr>
          <w:rFonts w:ascii="仿宋_GB2312" w:eastAsia="仿宋_GB2312"/>
          <w:sz w:val="24"/>
        </w:rPr>
      </w:pPr>
    </w:p>
    <w:p>
      <w:pPr>
        <w:ind w:firstLine="480" w:firstLineChars="200"/>
        <w:rPr>
          <w:rFonts w:ascii="仿宋_GB2312" w:eastAsia="仿宋_GB2312"/>
          <w:sz w:val="24"/>
        </w:rPr>
      </w:pPr>
      <w:bookmarkStart w:id="50" w:name="_Hlk72257167"/>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rPr>
        <w:t>如投标人将必须放于投标文件正文（信息公开部分）的内容放入投标文件附件（非信息公开部分），将作投标无效处理。</w:t>
      </w:r>
    </w:p>
    <w:bookmarkEnd w:id="49"/>
    <w:bookmarkEnd w:id="50"/>
    <w:p>
      <w:pPr>
        <w:widowControl/>
        <w:jc w:val="left"/>
        <w:rPr>
          <w:rFonts w:ascii="仿宋_GB2312" w:eastAsia="仿宋_GB2312"/>
          <w:sz w:val="24"/>
        </w:rPr>
      </w:pPr>
      <w:r>
        <w:rPr>
          <w:rFonts w:ascii="仿宋_GB2312" w:eastAsia="仿宋_GB2312"/>
          <w:sz w:val="24"/>
        </w:rPr>
        <w:br w:type="page"/>
      </w:r>
    </w:p>
    <w:p>
      <w:pPr>
        <w:outlineLvl w:val="0"/>
        <w:rPr>
          <w:rStyle w:val="67"/>
          <w:sz w:val="28"/>
          <w:szCs w:val="28"/>
        </w:rPr>
      </w:pPr>
      <w:r>
        <w:rPr>
          <w:rStyle w:val="67"/>
          <w:rFonts w:hint="eastAsia"/>
          <w:sz w:val="28"/>
          <w:szCs w:val="28"/>
        </w:rPr>
        <w:t>投标文件组成：</w:t>
      </w:r>
    </w:p>
    <w:p>
      <w:pPr>
        <w:ind w:firstLine="1200" w:firstLineChars="500"/>
        <w:outlineLvl w:val="0"/>
        <w:rPr>
          <w:rFonts w:ascii="宋体" w:hAnsi="宋体"/>
          <w:sz w:val="24"/>
        </w:rPr>
      </w:pPr>
      <w:bookmarkStart w:id="51" w:name="_Hlk72257253"/>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pPr>
        <w:ind w:left="718" w:leftChars="342" w:firstLine="1417" w:firstLineChars="675"/>
        <w:rPr>
          <w:szCs w:val="21"/>
        </w:rPr>
      </w:pPr>
      <w:r>
        <w:rPr>
          <w:rFonts w:hint="eastAsia"/>
          <w:szCs w:val="21"/>
        </w:rPr>
        <w:t>（1）</w:t>
      </w:r>
      <w:bookmarkStart w:id="52" w:name="_Hlk72070784"/>
      <w:r>
        <w:rPr>
          <w:rFonts w:hint="eastAsia"/>
          <w:szCs w:val="21"/>
        </w:rPr>
        <w:t>投标函</w:t>
      </w:r>
      <w:bookmarkEnd w:id="52"/>
    </w:p>
    <w:p>
      <w:pPr>
        <w:ind w:left="718" w:leftChars="342" w:firstLine="1417" w:firstLineChars="675"/>
        <w:rPr>
          <w:szCs w:val="21"/>
        </w:rPr>
      </w:pPr>
      <w:r>
        <w:rPr>
          <w:rFonts w:hint="eastAsia"/>
          <w:szCs w:val="21"/>
        </w:rPr>
        <w:t>（2）</w:t>
      </w:r>
      <w:bookmarkStart w:id="53" w:name="_Hlk72062521"/>
      <w:r>
        <w:rPr>
          <w:rFonts w:hint="eastAsia"/>
          <w:szCs w:val="21"/>
        </w:rPr>
        <w:t>政府采购投标及履约承诺函</w:t>
      </w:r>
      <w:bookmarkEnd w:id="53"/>
    </w:p>
    <w:p>
      <w:pPr>
        <w:ind w:left="718" w:leftChars="342" w:firstLine="1417" w:firstLineChars="675"/>
        <w:rPr>
          <w:szCs w:val="21"/>
        </w:rPr>
      </w:pPr>
      <w:r>
        <w:rPr>
          <w:rFonts w:hint="eastAsia"/>
          <w:szCs w:val="21"/>
        </w:rPr>
        <w:t>（</w:t>
      </w:r>
      <w:r>
        <w:rPr>
          <w:szCs w:val="21"/>
        </w:rPr>
        <w:t>3</w:t>
      </w:r>
      <w:r>
        <w:rPr>
          <w:rFonts w:hint="eastAsia"/>
          <w:szCs w:val="21"/>
        </w:rPr>
        <w:t>）投标人情况及资格证明文件</w:t>
      </w:r>
    </w:p>
    <w:p>
      <w:pPr>
        <w:ind w:left="718" w:leftChars="342" w:firstLine="1417" w:firstLineChars="675"/>
        <w:rPr>
          <w:szCs w:val="21"/>
        </w:rPr>
      </w:pPr>
      <w:bookmarkStart w:id="54" w:name="_Hlk72257201"/>
      <w:r>
        <w:rPr>
          <w:rFonts w:hint="eastAsia"/>
          <w:szCs w:val="21"/>
        </w:rPr>
        <w:t>（</w:t>
      </w:r>
      <w:r>
        <w:rPr>
          <w:szCs w:val="21"/>
        </w:rPr>
        <w:t>4</w:t>
      </w:r>
      <w:r>
        <w:rPr>
          <w:rFonts w:hint="eastAsia"/>
          <w:szCs w:val="21"/>
        </w:rPr>
        <w:t>）项目详细报价</w:t>
      </w:r>
    </w:p>
    <w:p>
      <w:pPr>
        <w:ind w:left="718" w:leftChars="342" w:firstLine="1417" w:firstLineChars="675"/>
        <w:rPr>
          <w:rFonts w:hint="eastAsia" w:eastAsia="宋体"/>
          <w:szCs w:val="21"/>
          <w:lang w:eastAsia="zh-CN"/>
        </w:rPr>
      </w:pPr>
      <w:commentRangeStart w:id="60"/>
      <w:r>
        <w:rPr>
          <w:rFonts w:hint="eastAsia"/>
          <w:szCs w:val="21"/>
        </w:rPr>
        <w:t>（5）</w:t>
      </w:r>
      <w:r>
        <w:rPr>
          <w:rFonts w:hint="eastAsia"/>
          <w:szCs w:val="21"/>
          <w:lang w:eastAsia="zh-CN"/>
        </w:rPr>
        <w:t>供应商认证情况</w:t>
      </w:r>
    </w:p>
    <w:p>
      <w:pPr>
        <w:ind w:left="718" w:leftChars="342" w:firstLine="1417" w:firstLineChars="675"/>
        <w:rPr>
          <w:szCs w:val="21"/>
        </w:rPr>
      </w:pPr>
      <w:r>
        <w:rPr>
          <w:rFonts w:hint="eastAsia"/>
          <w:szCs w:val="21"/>
        </w:rPr>
        <w:t>（6）奖项</w:t>
      </w:r>
    </w:p>
    <w:p>
      <w:pPr>
        <w:ind w:left="718" w:leftChars="342" w:firstLine="1417" w:firstLineChars="675"/>
        <w:jc w:val="left"/>
      </w:pPr>
      <w:r>
        <w:rPr>
          <w:rFonts w:hint="eastAsia"/>
          <w:szCs w:val="21"/>
        </w:rPr>
        <w:t>（7）</w:t>
      </w:r>
      <w:commentRangeEnd w:id="60"/>
      <w:r>
        <w:commentReference w:id="60"/>
      </w:r>
      <w:r>
        <w:rPr>
          <w:rFonts w:hint="eastAsia"/>
          <w:szCs w:val="21"/>
          <w:lang w:eastAsia="zh-CN"/>
        </w:rPr>
        <w:t>供应商同类业绩</w:t>
      </w:r>
    </w:p>
    <w:p>
      <w:pPr>
        <w:ind w:left="718" w:leftChars="342" w:firstLine="1417" w:firstLineChars="675"/>
        <w:jc w:val="left"/>
      </w:pPr>
      <w:r>
        <w:rPr>
          <w:rFonts w:hint="eastAsia"/>
        </w:rPr>
        <w:t>（8）节能、环保情况</w:t>
      </w:r>
    </w:p>
    <w:p>
      <w:pPr>
        <w:ind w:left="718" w:leftChars="342" w:firstLine="1417" w:firstLineChars="675"/>
        <w:rPr>
          <w:szCs w:val="21"/>
        </w:rPr>
      </w:pPr>
    </w:p>
    <w:bookmarkEnd w:id="54"/>
    <w:p>
      <w:pPr>
        <w:ind w:firstLine="1200" w:firstLineChars="500"/>
        <w:outlineLvl w:val="0"/>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pPr>
        <w:ind w:firstLine="2100" w:firstLineChars="1000"/>
        <w:rPr>
          <w:szCs w:val="21"/>
        </w:rPr>
      </w:pPr>
      <w:r>
        <w:rPr>
          <w:rFonts w:hint="eastAsia"/>
          <w:szCs w:val="21"/>
        </w:rPr>
        <w:t>（1）法定代表人（负责人）证明书</w:t>
      </w:r>
    </w:p>
    <w:p>
      <w:pPr>
        <w:ind w:left="718" w:leftChars="342" w:firstLine="1417" w:firstLineChars="675"/>
        <w:rPr>
          <w:szCs w:val="21"/>
        </w:rPr>
      </w:pPr>
      <w:r>
        <w:rPr>
          <w:rFonts w:hint="eastAsia"/>
          <w:szCs w:val="21"/>
        </w:rPr>
        <w:t>（2）投标文件签署授权委托书</w:t>
      </w:r>
    </w:p>
    <w:p>
      <w:pPr>
        <w:ind w:left="718" w:leftChars="342" w:firstLine="1417" w:firstLineChars="675"/>
        <w:rPr>
          <w:szCs w:val="21"/>
        </w:rPr>
      </w:pPr>
      <w:r>
        <w:rPr>
          <w:rFonts w:hint="eastAsia"/>
          <w:szCs w:val="21"/>
        </w:rPr>
        <w:t>（3）实质性条款响应情况表</w:t>
      </w:r>
    </w:p>
    <w:p>
      <w:pPr>
        <w:ind w:left="718" w:leftChars="342" w:firstLine="1417" w:firstLineChars="675"/>
        <w:rPr>
          <w:szCs w:val="21"/>
        </w:rPr>
      </w:pPr>
      <w:r>
        <w:rPr>
          <w:rFonts w:hint="eastAsia"/>
          <w:szCs w:val="21"/>
        </w:rPr>
        <w:t>（</w:t>
      </w:r>
      <w:r>
        <w:rPr>
          <w:szCs w:val="21"/>
        </w:rPr>
        <w:t>4</w:t>
      </w:r>
      <w:r>
        <w:rPr>
          <w:rFonts w:hint="eastAsia"/>
          <w:szCs w:val="21"/>
        </w:rPr>
        <w:t>）技术要求偏离表</w:t>
      </w:r>
    </w:p>
    <w:p>
      <w:pPr>
        <w:ind w:left="718" w:leftChars="342" w:firstLine="1417" w:firstLineChars="675"/>
        <w:rPr>
          <w:szCs w:val="21"/>
        </w:rPr>
      </w:pPr>
      <w:r>
        <w:rPr>
          <w:rFonts w:hint="eastAsia"/>
          <w:szCs w:val="21"/>
        </w:rPr>
        <w:t>（</w:t>
      </w:r>
      <w:r>
        <w:rPr>
          <w:szCs w:val="21"/>
        </w:rPr>
        <w:t>5</w:t>
      </w:r>
      <w:r>
        <w:rPr>
          <w:rFonts w:hint="eastAsia"/>
          <w:szCs w:val="21"/>
        </w:rPr>
        <w:t>）商务要求偏离表</w:t>
      </w:r>
    </w:p>
    <w:p>
      <w:pPr>
        <w:ind w:left="718" w:leftChars="342" w:firstLine="1417" w:firstLineChars="675"/>
        <w:rPr>
          <w:szCs w:val="21"/>
        </w:rPr>
      </w:pPr>
      <w:r>
        <w:rPr>
          <w:rFonts w:hint="eastAsia"/>
          <w:szCs w:val="21"/>
        </w:rPr>
        <w:t>（</w:t>
      </w:r>
      <w:r>
        <w:rPr>
          <w:szCs w:val="21"/>
        </w:rPr>
        <w:t>6</w:t>
      </w:r>
      <w:r>
        <w:rPr>
          <w:rFonts w:hint="eastAsia"/>
          <w:szCs w:val="21"/>
        </w:rPr>
        <w:t>）</w:t>
      </w:r>
      <w:bookmarkEnd w:id="51"/>
      <w:commentRangeStart w:id="61"/>
      <w:r>
        <w:rPr>
          <w:rFonts w:hint="eastAsia"/>
          <w:szCs w:val="21"/>
        </w:rPr>
        <w:t>技术保障措施</w:t>
      </w:r>
    </w:p>
    <w:p>
      <w:pPr>
        <w:ind w:left="718" w:leftChars="342" w:firstLine="1417" w:firstLineChars="675"/>
        <w:rPr>
          <w:szCs w:val="21"/>
        </w:rPr>
      </w:pPr>
      <w:r>
        <w:rPr>
          <w:rFonts w:hint="eastAsia"/>
          <w:szCs w:val="21"/>
        </w:rPr>
        <w:t>（7）施工安全保障措施</w:t>
      </w:r>
    </w:p>
    <w:p>
      <w:pPr>
        <w:ind w:left="718" w:leftChars="342" w:firstLine="1417" w:firstLineChars="675"/>
        <w:rPr>
          <w:szCs w:val="21"/>
        </w:rPr>
      </w:pPr>
      <w:r>
        <w:rPr>
          <w:rFonts w:hint="eastAsia"/>
          <w:szCs w:val="21"/>
        </w:rPr>
        <w:t>（8）检测报告</w:t>
      </w:r>
      <w:commentRangeEnd w:id="61"/>
      <w:r>
        <w:commentReference w:id="61"/>
      </w:r>
    </w:p>
    <w:p>
      <w:pPr>
        <w:ind w:left="718" w:leftChars="342" w:firstLine="1417" w:firstLineChars="675"/>
        <w:rPr>
          <w:szCs w:val="21"/>
        </w:rPr>
      </w:pPr>
      <w:r>
        <w:rPr>
          <w:rFonts w:hint="eastAsia"/>
          <w:szCs w:val="21"/>
        </w:rPr>
        <w:t>（9）投标人认为需要加以说明的其他内容（格式自定）</w:t>
      </w:r>
    </w:p>
    <w:p>
      <w:pPr>
        <w:ind w:firstLine="426" w:firstLineChars="202"/>
        <w:rPr>
          <w:rFonts w:ascii="宋体" w:hAnsi="宋体"/>
          <w:b/>
          <w:szCs w:val="21"/>
        </w:rPr>
      </w:pPr>
      <w:bookmarkStart w:id="55" w:name="_Hlk72257771"/>
      <w:r>
        <w:rPr>
          <w:rFonts w:hint="eastAsia" w:ascii="宋体" w:hAnsi="宋体"/>
          <w:b/>
          <w:szCs w:val="21"/>
        </w:rPr>
        <w:t>备注：</w:t>
      </w:r>
    </w:p>
    <w:p>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1.本项目为网上电子投标项目，投标文件不需法人或授权委托人另行签字，无需加盖单位公章，招标文件专用条款另有规定的除外。</w:t>
      </w:r>
    </w:p>
    <w:p>
      <w:pPr>
        <w:ind w:firstLine="422" w:firstLineChars="200"/>
        <w:rPr>
          <w:rFonts w:ascii="宋体" w:hAnsi="宋体"/>
          <w:color w:val="FF0000"/>
          <w:sz w:val="24"/>
        </w:rPr>
      </w:pPr>
      <w:bookmarkStart w:id="56" w:name="_Hlk72263559"/>
      <w:r>
        <w:rPr>
          <w:rFonts w:hint="eastAsia" w:ascii="宋体" w:hAnsi="宋体"/>
          <w:b/>
          <w:szCs w:val="21"/>
        </w:rPr>
        <w:t>2.关于填写“开标一览表”的说明：“开标一览表”中除“投标总价”外，其他信息不作评审依据。</w:t>
      </w:r>
      <w:bookmarkEnd w:id="55"/>
      <w:bookmarkEnd w:id="56"/>
    </w:p>
    <w:p>
      <w:pPr>
        <w:rPr>
          <w:rFonts w:ascii="宋体" w:hAnsi="宋体"/>
          <w:color w:val="FF0000"/>
          <w:sz w:val="24"/>
        </w:rPr>
      </w:pPr>
    </w:p>
    <w:p>
      <w:pPr>
        <w:widowControl/>
        <w:jc w:val="left"/>
        <w:rPr>
          <w:rFonts w:ascii="宋体" w:hAnsi="宋体"/>
          <w:color w:val="FF0000"/>
          <w:sz w:val="24"/>
        </w:rPr>
      </w:pPr>
      <w:r>
        <w:rPr>
          <w:rFonts w:ascii="宋体" w:hAnsi="宋体"/>
          <w:color w:val="FF0000"/>
          <w:sz w:val="24"/>
        </w:rPr>
        <w:br w:type="page"/>
      </w:r>
    </w:p>
    <w:p>
      <w:pPr>
        <w:rPr>
          <w:rFonts w:ascii="宋体" w:hAnsi="宋体"/>
          <w:color w:val="FF0000"/>
          <w:sz w:val="24"/>
        </w:rPr>
      </w:pPr>
    </w:p>
    <w:p>
      <w:pPr>
        <w:outlineLvl w:val="1"/>
        <w:rPr>
          <w:rFonts w:ascii="宋体" w:hAnsi="宋体"/>
          <w:b/>
          <w:color w:val="FF0000"/>
          <w:sz w:val="28"/>
          <w:szCs w:val="28"/>
        </w:rPr>
      </w:pPr>
      <w:r>
        <w:rPr>
          <w:rFonts w:hint="eastAsia" w:ascii="宋体" w:hAnsi="宋体"/>
          <w:b/>
          <w:color w:val="FF0000"/>
          <w:sz w:val="28"/>
          <w:szCs w:val="28"/>
        </w:rPr>
        <w:t>投标文件正文（信息公开部分）</w:t>
      </w:r>
    </w:p>
    <w:p>
      <w:pPr>
        <w:pStyle w:val="4"/>
        <w:jc w:val="center"/>
        <w:rPr>
          <w:rFonts w:ascii="黑体" w:eastAsia="黑体"/>
          <w:b w:val="0"/>
          <w:sz w:val="24"/>
        </w:rPr>
      </w:pPr>
      <w:r>
        <w:rPr>
          <w:rFonts w:hint="eastAsia" w:ascii="黑体" w:eastAsia="黑体"/>
          <w:b w:val="0"/>
          <w:sz w:val="24"/>
        </w:rPr>
        <w:t>一、投标函</w:t>
      </w:r>
    </w:p>
    <w:p>
      <w:pPr>
        <w:spacing w:line="360" w:lineRule="auto"/>
        <w:rPr>
          <w:rFonts w:ascii="宋体" w:hAnsi="宋体"/>
          <w:szCs w:val="21"/>
        </w:rPr>
      </w:pPr>
      <w:bookmarkStart w:id="57" w:name="_Hlk72257506"/>
      <w:r>
        <w:rPr>
          <w:rFonts w:hint="eastAsia" w:ascii="宋体" w:hAnsi="宋体"/>
          <w:szCs w:val="21"/>
        </w:rPr>
        <w:t>致：</w:t>
      </w:r>
      <w:r>
        <w:rPr>
          <w:rFonts w:hint="eastAsia" w:ascii="宋体" w:hAnsi="宋体"/>
          <w:color w:val="FF0000"/>
          <w:szCs w:val="21"/>
          <w:u w:val="single"/>
        </w:rPr>
        <w:t>深圳公共资源交易中心</w:t>
      </w:r>
    </w:p>
    <w:p>
      <w:pPr>
        <w:ind w:firstLine="420" w:firstLineChars="200"/>
        <w:rPr>
          <w:rFonts w:ascii="宋体" w:hAnsi="宋体"/>
          <w:szCs w:val="21"/>
        </w:rPr>
      </w:pPr>
      <w:bookmarkStart w:id="58" w:name="_Hlk73818812"/>
      <w:r>
        <w:rPr>
          <w:rFonts w:hint="eastAsia"/>
          <w:szCs w:val="21"/>
        </w:rPr>
        <w:t>1、根据已收到贵单位的项目编号为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59" w:name="_Hlk72263588"/>
      <w:r>
        <w:rPr>
          <w:rFonts w:hint="eastAsia"/>
          <w:szCs w:val="21"/>
        </w:rPr>
        <w:t>愿意按照招标文件要求承包上述项目并修补其任何缺陷。</w:t>
      </w:r>
      <w:bookmarkEnd w:id="59"/>
    </w:p>
    <w:p>
      <w:pPr>
        <w:ind w:firstLine="420" w:firstLineChars="200"/>
        <w:rPr>
          <w:rFonts w:ascii="宋体" w:hAnsi="宋体"/>
          <w:szCs w:val="21"/>
        </w:rPr>
      </w:pPr>
      <w:r>
        <w:rPr>
          <w:rFonts w:ascii="宋体" w:hAnsi="宋体"/>
          <w:szCs w:val="21"/>
        </w:rPr>
        <w:t>2</w:t>
      </w:r>
      <w:r>
        <w:rPr>
          <w:rFonts w:hint="eastAsia" w:ascii="宋体" w:hAnsi="宋体"/>
          <w:szCs w:val="21"/>
        </w:rPr>
        <w:t>、</w:t>
      </w:r>
      <w:bookmarkStart w:id="60" w:name="_Hlk73819847"/>
      <w:r>
        <w:rPr>
          <w:rFonts w:hint="eastAsia" w:ascii="宋体" w:hAnsi="宋体"/>
          <w:szCs w:val="21"/>
        </w:rPr>
        <w:t>投标价格见投标书编制软件中《开标一览表》中填写的投标报价</w:t>
      </w:r>
      <w:r>
        <w:rPr>
          <w:rFonts w:hint="eastAsia"/>
          <w:szCs w:val="21"/>
        </w:rPr>
        <w:t>。</w:t>
      </w:r>
      <w:bookmarkEnd w:id="60"/>
    </w:p>
    <w:p>
      <w:pPr>
        <w:ind w:firstLine="420" w:firstLineChars="200"/>
        <w:rPr>
          <w:rFonts w:ascii="宋体" w:hAnsi="宋体"/>
          <w:szCs w:val="21"/>
        </w:rPr>
      </w:pPr>
      <w:r>
        <w:rPr>
          <w:rFonts w:hint="eastAsia" w:ascii="宋体" w:hAnsi="宋体"/>
          <w:szCs w:val="21"/>
        </w:rPr>
        <w:t>3、如果我单位中标，我单位将按照招标文件的要求提交履约担保。</w:t>
      </w:r>
    </w:p>
    <w:p>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pPr>
        <w:ind w:firstLine="420" w:firstLineChars="200"/>
        <w:rPr>
          <w:rFonts w:ascii="宋体" w:hAnsi="宋体"/>
          <w:szCs w:val="21"/>
        </w:rPr>
      </w:pPr>
      <w:r>
        <w:rPr>
          <w:rFonts w:hint="eastAsia" w:ascii="宋体" w:hAnsi="宋体"/>
          <w:szCs w:val="21"/>
        </w:rPr>
        <w:t>6、我单位理解贵单位将不受必须接受所收到的最低报价或其它任何投标文件的约束。</w:t>
      </w:r>
      <w:bookmarkEnd w:id="58"/>
    </w:p>
    <w:p>
      <w:pPr>
        <w:ind w:firstLine="420" w:firstLineChars="200"/>
        <w:rPr>
          <w:rFonts w:ascii="宋体" w:hAnsi="宋体"/>
          <w:szCs w:val="21"/>
        </w:rPr>
      </w:pPr>
      <w:r>
        <w:rPr>
          <w:rFonts w:hint="eastAsia" w:ascii="宋体" w:hAnsi="宋体"/>
          <w:szCs w:val="21"/>
        </w:rPr>
        <w:t>7、如我单位按项目要求提供样品，且未在规定时间内取回样品的，视同放弃取回，同意深圳公共资源交易中心对样品进行清理。</w:t>
      </w:r>
    </w:p>
    <w:p>
      <w:pPr>
        <w:ind w:left="540" w:leftChars="257"/>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u w:val="single"/>
        </w:rPr>
      </w:pP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39" w:firstLineChars="257"/>
        <w:rPr>
          <w:sz w:val="24"/>
        </w:rPr>
      </w:pPr>
      <w:r>
        <w:rPr>
          <w:rFonts w:hint="eastAsia" w:ascii="宋体" w:hAnsi="宋体"/>
          <w:szCs w:val="21"/>
        </w:rPr>
        <w:t>日期：</w:t>
      </w:r>
      <w:r>
        <w:rPr>
          <w:rFonts w:hint="eastAsia"/>
          <w:szCs w:val="21"/>
          <w:u w:val="single"/>
        </w:rPr>
        <w:tab/>
      </w:r>
      <w:r>
        <w:rPr>
          <w:rFonts w:hint="eastAsia"/>
          <w:szCs w:val="21"/>
          <w:u w:val="single"/>
        </w:rPr>
        <w:tab/>
      </w:r>
      <w:r>
        <w:rPr>
          <w:rFonts w:hint="eastAsia" w:ascii="宋体" w:hAnsi="宋体"/>
          <w:szCs w:val="21"/>
        </w:rPr>
        <w:t>年</w:t>
      </w:r>
      <w:r>
        <w:rPr>
          <w:rFonts w:hint="eastAsia"/>
          <w:szCs w:val="21"/>
          <w:u w:val="single"/>
        </w:rPr>
        <w:tab/>
      </w:r>
      <w:r>
        <w:rPr>
          <w:rFonts w:hint="eastAsia"/>
          <w:szCs w:val="21"/>
          <w:u w:val="single"/>
        </w:rPr>
        <w:tab/>
      </w:r>
      <w:r>
        <w:rPr>
          <w:rFonts w:hint="eastAsia" w:ascii="宋体" w:hAnsi="宋体"/>
          <w:szCs w:val="21"/>
        </w:rPr>
        <w:t>月</w:t>
      </w:r>
      <w:r>
        <w:rPr>
          <w:rFonts w:hint="eastAsia"/>
          <w:szCs w:val="21"/>
          <w:u w:val="single"/>
        </w:rPr>
        <w:tab/>
      </w:r>
      <w:r>
        <w:rPr>
          <w:rFonts w:hint="eastAsia"/>
          <w:szCs w:val="21"/>
          <w:u w:val="single"/>
        </w:rPr>
        <w:tab/>
      </w:r>
      <w:r>
        <w:rPr>
          <w:rFonts w:hint="eastAsia" w:ascii="宋体" w:hAnsi="宋体"/>
          <w:szCs w:val="21"/>
        </w:rPr>
        <w:t>日</w:t>
      </w:r>
    </w:p>
    <w:p>
      <w:pPr>
        <w:rPr>
          <w:rFonts w:ascii="黑体" w:hAnsi="宋体" w:eastAsia="黑体"/>
        </w:rPr>
      </w:pPr>
    </w:p>
    <w:bookmarkEnd w:id="57"/>
    <w:p>
      <w:pPr>
        <w:pStyle w:val="4"/>
        <w:jc w:val="center"/>
        <w:rPr>
          <w:rFonts w:ascii="黑体" w:eastAsia="黑体"/>
          <w:b w:val="0"/>
          <w:sz w:val="24"/>
        </w:rPr>
      </w:pPr>
      <w:r>
        <w:rPr>
          <w:rFonts w:hint="eastAsia" w:ascii="黑体" w:eastAsia="黑体"/>
          <w:b w:val="0"/>
          <w:sz w:val="24"/>
        </w:rPr>
        <w:t>二、政府采购投标及履约承诺函</w:t>
      </w:r>
    </w:p>
    <w:p>
      <w:pPr>
        <w:rPr>
          <w:rFonts w:ascii="宋体" w:hAnsi="宋体"/>
          <w:color w:val="FF0000"/>
          <w:szCs w:val="21"/>
        </w:rPr>
      </w:pPr>
      <w:bookmarkStart w:id="61" w:name="_Hlk72257530"/>
      <w:r>
        <w:rPr>
          <w:rFonts w:hint="eastAsia" w:ascii="宋体" w:hAnsi="宋体"/>
          <w:color w:val="FF0000"/>
          <w:szCs w:val="21"/>
        </w:rPr>
        <w:t>致：</w:t>
      </w:r>
      <w:r>
        <w:rPr>
          <w:rFonts w:hint="eastAsia" w:ascii="宋体" w:hAnsi="宋体"/>
          <w:color w:val="FF0000"/>
          <w:szCs w:val="21"/>
          <w:u w:val="single"/>
        </w:rPr>
        <w:t>深圳公共资源交易中心</w:t>
      </w:r>
    </w:p>
    <w:p>
      <w:pPr>
        <w:ind w:right="-815" w:firstLine="420" w:firstLineChars="200"/>
        <w:rPr>
          <w:rFonts w:ascii="宋体" w:hAnsi="宋体"/>
          <w:szCs w:val="21"/>
        </w:rPr>
      </w:pPr>
      <w:r>
        <w:rPr>
          <w:rFonts w:hint="eastAsia" w:ascii="宋体" w:hAnsi="宋体"/>
          <w:szCs w:val="21"/>
        </w:rPr>
        <w:t>我单位承诺：</w:t>
      </w:r>
    </w:p>
    <w:p>
      <w:pPr>
        <w:ind w:firstLine="420" w:firstLineChars="200"/>
        <w:rPr>
          <w:rFonts w:ascii="宋体" w:hAnsi="宋体"/>
          <w:szCs w:val="21"/>
        </w:rPr>
      </w:pPr>
      <w:r>
        <w:rPr>
          <w:rFonts w:hint="eastAsia" w:ascii="宋体" w:hAnsi="宋体"/>
          <w:szCs w:val="21"/>
        </w:rPr>
        <w:t>1.我单位参与本项目所投标（响应）的货物、工程或服务，不存在侵犯知识产权的情况；已知悉并同意中标（成交）结果信息公示（公开）的内容。</w:t>
      </w:r>
    </w:p>
    <w:p>
      <w:pPr>
        <w:ind w:firstLine="420" w:firstLineChars="200"/>
        <w:rPr>
          <w:rFonts w:ascii="宋体" w:hAnsi="宋体"/>
          <w:szCs w:val="21"/>
        </w:rPr>
      </w:pPr>
      <w:r>
        <w:rPr>
          <w:rFonts w:hint="eastAsia" w:ascii="宋体" w:hAnsi="宋体"/>
          <w:szCs w:val="21"/>
        </w:rPr>
        <w:t>2.我单位参与该项目投标，符合招标文件关于联合体及进口产品的相关资格要求。</w:t>
      </w:r>
    </w:p>
    <w:p>
      <w:pPr>
        <w:ind w:firstLine="420" w:firstLineChars="200"/>
        <w:rPr>
          <w:rFonts w:ascii="宋体" w:hAnsi="宋体"/>
          <w:szCs w:val="21"/>
        </w:rPr>
      </w:pPr>
      <w:r>
        <w:rPr>
          <w:rFonts w:hint="eastAsia" w:ascii="宋体" w:hAnsi="宋体"/>
          <w:szCs w:val="21"/>
        </w:rPr>
        <w:t>3.我单位参与本项目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hint="eastAsia" w:ascii="宋体" w:hAnsi="宋体"/>
          <w:szCs w:val="21"/>
        </w:rPr>
        <w:t>4.我单位具备《中华人民共和国政府采购法》第二十二条的条件。</w:t>
      </w:r>
    </w:p>
    <w:p>
      <w:pPr>
        <w:ind w:firstLine="420" w:firstLineChars="200"/>
        <w:rPr>
          <w:rFonts w:ascii="宋体" w:hAnsi="宋体"/>
          <w:szCs w:val="21"/>
        </w:rPr>
      </w:pPr>
      <w:r>
        <w:rPr>
          <w:rFonts w:hint="eastAsia" w:ascii="宋体" w:hAnsi="宋体"/>
          <w:szCs w:val="21"/>
        </w:rPr>
        <w:t>5.我单位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hint="eastAsia" w:ascii="宋体" w:hAnsi="宋体"/>
          <w:szCs w:val="21"/>
        </w:rPr>
        <w:t>6.</w:t>
      </w:r>
      <w:bookmarkStart w:id="62" w:name="_Hlk72587269"/>
      <w:bookmarkStart w:id="63"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2"/>
      <w:r>
        <w:rPr>
          <w:rFonts w:hint="eastAsia" w:ascii="宋体" w:hAnsi="宋体"/>
          <w:szCs w:val="21"/>
        </w:rPr>
        <w:t>。</w:t>
      </w:r>
    </w:p>
    <w:bookmarkEnd w:id="63"/>
    <w:p>
      <w:pPr>
        <w:ind w:firstLine="420" w:firstLineChars="200"/>
        <w:rPr>
          <w:rFonts w:ascii="宋体" w:hAnsi="宋体"/>
          <w:szCs w:val="21"/>
        </w:rPr>
      </w:pPr>
      <w:r>
        <w:rPr>
          <w:rFonts w:hint="eastAsia" w:ascii="宋体" w:hAnsi="宋体"/>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szCs w:val="21"/>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szCs w:val="21"/>
        </w:rPr>
        <w:t>9</w:t>
      </w:r>
      <w:r>
        <w:rPr>
          <w:rFonts w:hint="eastAsia" w:ascii="宋体" w:hAnsi="宋体"/>
          <w:szCs w:val="21"/>
        </w:rPr>
        <w:t>.我单位承诺中标后项目不转包，未经采购人同意不进行分包。</w:t>
      </w:r>
    </w:p>
    <w:p>
      <w:pPr>
        <w:ind w:firstLine="420" w:firstLineChars="200"/>
        <w:rPr>
          <w:rFonts w:ascii="宋体" w:hAnsi="宋体"/>
        </w:rPr>
      </w:pPr>
      <w:r>
        <w:rPr>
          <w:rFonts w:hint="eastAsia" w:ascii="宋体" w:hAnsi="宋体"/>
          <w:szCs w:val="21"/>
        </w:rPr>
        <w:t>1</w:t>
      </w:r>
      <w:r>
        <w:rPr>
          <w:rFonts w:ascii="宋体" w:hAnsi="宋体"/>
          <w:szCs w:val="21"/>
        </w:rPr>
        <w:t>0.</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rPr>
      </w:pPr>
      <w:r>
        <w:rPr>
          <w:rFonts w:ascii="宋体" w:hAnsi="宋体"/>
        </w:rPr>
        <w:t>11.</w:t>
      </w:r>
      <w:r>
        <w:rPr>
          <w:rFonts w:hint="eastAsia" w:ascii="宋体" w:hAnsi="宋体"/>
          <w:lang w:eastAsia="zh-CN"/>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r>
        <w:rPr>
          <w:rFonts w:hint="eastAsia" w:ascii="宋体" w:hAnsi="宋体"/>
        </w:rPr>
        <w:t>。</w:t>
      </w:r>
    </w:p>
    <w:p>
      <w:pPr>
        <w:ind w:firstLine="420" w:firstLineChars="200"/>
        <w:rPr>
          <w:rFonts w:ascii="宋体" w:hAnsi="宋体"/>
        </w:rPr>
      </w:pPr>
      <w:r>
        <w:rPr>
          <w:rFonts w:hint="eastAsia" w:ascii="宋体" w:hAnsi="宋体"/>
        </w:rPr>
        <w:t>12. 我单位保证，不存在“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的情形。</w:t>
      </w:r>
    </w:p>
    <w:p>
      <w:pPr>
        <w:ind w:firstLine="420" w:firstLineChars="200"/>
        <w:rPr>
          <w:rFonts w:ascii="宋体" w:hAnsi="宋体"/>
        </w:rPr>
      </w:pPr>
      <w:r>
        <w:rPr>
          <w:rFonts w:hint="eastAsia" w:ascii="宋体" w:hAnsi="宋体"/>
        </w:rPr>
        <w:t>13.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2" w:firstLineChars="200"/>
        <w:rPr>
          <w:ins w:id="39" w:author="陈shunjie" w:date="2024-05-11T16:54:00Z"/>
          <w:rFonts w:hint="eastAsia" w:ascii="宋体" w:hAnsi="宋体"/>
          <w:b/>
          <w:bCs/>
        </w:rPr>
      </w:pPr>
      <w:r>
        <w:rPr>
          <w:rFonts w:hint="eastAsia" w:ascii="宋体" w:hAnsi="宋体"/>
          <w:b/>
          <w:bCs/>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p>
    <w:p>
      <w:pPr>
        <w:spacing w:before="60" w:beforeLines="25" w:after="60" w:afterLines="25"/>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pPr>
        <w:ind w:firstLine="645"/>
        <w:rPr>
          <w:rFonts w:ascii="宋体" w:hAnsi="宋体"/>
          <w:color w:val="FF0000"/>
          <w:szCs w:val="21"/>
        </w:rPr>
      </w:pPr>
      <w:r>
        <w:rPr>
          <w:rFonts w:hint="eastAsia" w:ascii="宋体" w:hAnsi="宋体"/>
          <w:color w:val="FF0000"/>
          <w:szCs w:val="21"/>
        </w:rPr>
        <w:t xml:space="preserve">                                           日期：</w:t>
      </w:r>
      <w:r>
        <w:rPr>
          <w:rFonts w:hint="eastAsia"/>
          <w:color w:val="FF0000"/>
          <w:szCs w:val="21"/>
          <w:u w:val="single"/>
        </w:rPr>
        <w:tab/>
      </w:r>
      <w:r>
        <w:rPr>
          <w:rFonts w:hint="eastAsia"/>
          <w:color w:val="FF0000"/>
          <w:szCs w:val="21"/>
          <w:u w:val="single"/>
        </w:rPr>
        <w:tab/>
      </w:r>
      <w:r>
        <w:rPr>
          <w:rFonts w:hint="eastAsia" w:ascii="宋体" w:hAnsi="宋体"/>
          <w:color w:val="FF0000"/>
          <w:szCs w:val="21"/>
        </w:rPr>
        <w:t>年</w:t>
      </w:r>
      <w:r>
        <w:rPr>
          <w:rFonts w:hint="eastAsia"/>
          <w:color w:val="FF0000"/>
          <w:szCs w:val="21"/>
          <w:u w:val="single"/>
        </w:rPr>
        <w:tab/>
      </w:r>
      <w:r>
        <w:rPr>
          <w:rFonts w:hint="eastAsia"/>
          <w:color w:val="FF0000"/>
          <w:szCs w:val="21"/>
          <w:u w:val="single"/>
        </w:rPr>
        <w:tab/>
      </w:r>
      <w:r>
        <w:rPr>
          <w:rFonts w:hint="eastAsia" w:ascii="宋体" w:hAnsi="宋体"/>
          <w:color w:val="FF0000"/>
          <w:szCs w:val="21"/>
        </w:rPr>
        <w:t>月</w:t>
      </w:r>
      <w:r>
        <w:rPr>
          <w:rFonts w:hint="eastAsia"/>
          <w:color w:val="FF0000"/>
          <w:szCs w:val="21"/>
          <w:u w:val="single"/>
        </w:rPr>
        <w:tab/>
      </w:r>
      <w:r>
        <w:rPr>
          <w:rFonts w:hint="eastAsia"/>
          <w:color w:val="FF0000"/>
          <w:szCs w:val="21"/>
          <w:u w:val="single"/>
        </w:rPr>
        <w:tab/>
      </w:r>
      <w:r>
        <w:rPr>
          <w:rFonts w:hint="eastAsia" w:ascii="宋体" w:hAnsi="宋体"/>
          <w:color w:val="FF0000"/>
          <w:szCs w:val="21"/>
        </w:rPr>
        <w:t>日</w:t>
      </w:r>
    </w:p>
    <w:bookmarkEnd w:id="61"/>
    <w:p>
      <w:pPr>
        <w:rPr>
          <w:rFonts w:ascii="宋体"/>
          <w:b/>
          <w:szCs w:val="21"/>
        </w:rPr>
      </w:pPr>
    </w:p>
    <w:p>
      <w:pPr>
        <w:ind w:firstLine="482" w:firstLineChars="200"/>
        <w:jc w:val="center"/>
        <w:rPr>
          <w:rFonts w:hAnsi="宋体"/>
          <w:b/>
          <w:bCs/>
          <w:sz w:val="24"/>
        </w:rPr>
      </w:pPr>
    </w:p>
    <w:p>
      <w:pPr>
        <w:pStyle w:val="4"/>
        <w:jc w:val="center"/>
        <w:rPr>
          <w:rFonts w:ascii="黑体" w:eastAsia="黑体"/>
          <w:b w:val="0"/>
          <w:sz w:val="24"/>
          <w:szCs w:val="24"/>
        </w:rPr>
      </w:pPr>
      <w:r>
        <w:rPr>
          <w:rFonts w:hint="eastAsia" w:ascii="黑体" w:eastAsia="黑体"/>
          <w:b w:val="0"/>
          <w:sz w:val="24"/>
          <w:szCs w:val="24"/>
        </w:rPr>
        <w:t>三、投标人情况及资格证明文件</w:t>
      </w:r>
    </w:p>
    <w:p>
      <w:pPr>
        <w:jc w:val="left"/>
        <w:outlineLvl w:val="3"/>
        <w:rPr>
          <w:rFonts w:ascii="黑体" w:hAnsi="宋体" w:eastAsia="黑体"/>
          <w:bCs/>
          <w:kern w:val="0"/>
          <w:sz w:val="24"/>
          <w:szCs w:val="32"/>
        </w:rPr>
      </w:pPr>
      <w:bookmarkStart w:id="64" w:name="_Hlk72257590"/>
      <w:r>
        <w:rPr>
          <w:rFonts w:hint="eastAsia" w:ascii="黑体" w:hAnsi="宋体" w:eastAsia="黑体"/>
          <w:bCs/>
          <w:kern w:val="0"/>
          <w:sz w:val="24"/>
          <w:szCs w:val="32"/>
        </w:rPr>
        <w:t>（一）投标人资格证明文件</w:t>
      </w:r>
    </w:p>
    <w:p>
      <w:pPr>
        <w:spacing w:before="120" w:beforeLines="50"/>
        <w:ind w:firstLine="422"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rPr>
          <w:b/>
          <w:sz w:val="22"/>
        </w:rPr>
      </w:pPr>
    </w:p>
    <w:p>
      <w:pPr>
        <w:outlineLvl w:val="3"/>
        <w:rPr>
          <w:rFonts w:ascii="黑体" w:hAnsi="宋体" w:eastAsia="黑体"/>
          <w:bCs/>
          <w:kern w:val="0"/>
          <w:sz w:val="24"/>
          <w:szCs w:val="32"/>
        </w:rPr>
      </w:pPr>
      <w:r>
        <w:rPr>
          <w:rFonts w:hint="eastAsia" w:ascii="黑体" w:hAnsi="宋体" w:eastAsia="黑体"/>
          <w:bCs/>
          <w:kern w:val="0"/>
          <w:sz w:val="24"/>
          <w:szCs w:val="32"/>
        </w:rPr>
        <w:t>（二）</w:t>
      </w:r>
      <w:bookmarkStart w:id="65" w:name="_Hlk72257908"/>
      <w:r>
        <w:rPr>
          <w:rFonts w:hint="eastAsia" w:ascii="黑体" w:hAnsi="宋体" w:eastAsia="黑体"/>
          <w:bCs/>
          <w:kern w:val="0"/>
          <w:sz w:val="24"/>
          <w:szCs w:val="32"/>
        </w:rPr>
        <w:t>中小企业声明函、残疾人福利性单位声明函及监狱企业声明函</w:t>
      </w:r>
    </w:p>
    <w:bookmarkEnd w:id="64"/>
    <w:p>
      <w:pPr>
        <w:rPr>
          <w:ins w:id="40" w:author="陈shunjie" w:date="2023-04-07T17:55:00Z"/>
          <w:b/>
          <w:bCs/>
          <w:color w:val="FF0000"/>
        </w:rPr>
      </w:pPr>
      <w:ins w:id="41" w:author="陈shunjie" w:date="2023-04-07T17:55:00Z">
        <w:commentRangeStart w:id="62"/>
        <w:r>
          <w:rPr>
            <w:rFonts w:hint="eastAsia"/>
            <w:b/>
            <w:bCs/>
            <w:color w:val="FF0000"/>
          </w:rPr>
          <w:t>填写指引：</w:t>
        </w:r>
      </w:ins>
    </w:p>
    <w:p>
      <w:pPr>
        <w:rPr>
          <w:ins w:id="42" w:author="陈shunjie" w:date="2023-04-07T17:55:00Z"/>
          <w:b/>
          <w:bCs/>
          <w:color w:val="FF0000"/>
        </w:rPr>
      </w:pPr>
      <w:ins w:id="43" w:author="陈shunjie" w:date="2023-04-07T17:55:00Z">
        <w:r>
          <w:rPr>
            <w:rFonts w:hint="eastAsia"/>
            <w:b/>
            <w:bCs/>
            <w:color w:val="FF0000"/>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ins>
    </w:p>
    <w:p>
      <w:pPr>
        <w:rPr>
          <w:ins w:id="44" w:author="陈shunjie" w:date="2023-04-07T17:55:00Z"/>
          <w:b/>
          <w:bCs/>
          <w:color w:val="FF0000"/>
        </w:rPr>
      </w:pPr>
      <w:ins w:id="45" w:author="陈shunjie" w:date="2023-04-07T17:55:00Z">
        <w:r>
          <w:rPr>
            <w:rFonts w:hint="eastAsia"/>
            <w:b/>
            <w:bCs/>
            <w:color w:val="FF0000"/>
          </w:rPr>
          <w:t>2、该部分内容填写需要参考的相关文件：(</w:t>
        </w:r>
      </w:ins>
      <w:ins w:id="46" w:author="陈shunjie" w:date="2023-04-07T17:55:00Z">
        <w:r>
          <w:rPr>
            <w:b/>
            <w:bCs/>
            <w:color w:val="FF0000"/>
          </w:rPr>
          <w:t>1</w:t>
        </w:r>
      </w:ins>
      <w:ins w:id="47" w:author="陈shunjie" w:date="2023-04-07T17:55:00Z">
        <w:r>
          <w:rPr>
            <w:rFonts w:hint="eastAsia"/>
            <w:b/>
            <w:bCs/>
            <w:color w:val="FF0000"/>
          </w:rPr>
          <w:t>)财政部《政府采购促进中小企业发展管理办法》（财库〔2020〕46号）；(</w:t>
        </w:r>
      </w:ins>
      <w:ins w:id="48" w:author="陈shunjie" w:date="2023-04-07T17:55:00Z">
        <w:r>
          <w:rPr>
            <w:b/>
            <w:bCs/>
            <w:color w:val="FF0000"/>
          </w:rPr>
          <w:t>2</w:t>
        </w:r>
      </w:ins>
      <w:ins w:id="49" w:author="陈shunjie" w:date="2023-04-07T17:55:00Z">
        <w:r>
          <w:rPr>
            <w:rFonts w:hint="eastAsia"/>
            <w:b/>
            <w:bCs/>
            <w:color w:val="FF0000"/>
          </w:rPr>
          <w:t>)《工业和信息化部、国家统计局、国家发展和改革委员会、财政部关于印发中小企业划型标准规定的通知》（工信部联企业〔2011〕300 号，以下简称3</w:t>
        </w:r>
      </w:ins>
      <w:ins w:id="50" w:author="陈shunjie" w:date="2023-04-07T17:55:00Z">
        <w:r>
          <w:rPr>
            <w:b/>
            <w:bCs/>
            <w:color w:val="FF0000"/>
          </w:rPr>
          <w:t>00</w:t>
        </w:r>
      </w:ins>
      <w:ins w:id="51" w:author="陈shunjie" w:date="2023-04-07T17:55:00Z">
        <w:r>
          <w:rPr>
            <w:rFonts w:hint="eastAsia"/>
            <w:b/>
            <w:bCs/>
            <w:color w:val="FF0000"/>
          </w:rPr>
          <w:t>号文）</w:t>
        </w:r>
      </w:ins>
      <w:ins w:id="52" w:author="陈shunjie" w:date="2024-05-11T16:55:16Z">
        <w:r>
          <w:rPr>
            <w:rFonts w:hint="eastAsia"/>
            <w:b/>
            <w:bCs/>
            <w:color w:val="FF0000"/>
          </w:rPr>
          <w:t>；(3)《统计上大中小微型企业划分办法(2017)》（国统字〔2017〕213 号）；(4)《关于促进残疾人就业政府采购政策的通知》（财库〔2017〕141号）；(5)《关于政府采购支持监狱企业发展有关问题的通知》（财库〔2014〕68号）。</w:t>
        </w:r>
      </w:ins>
    </w:p>
    <w:p>
      <w:pPr>
        <w:rPr>
          <w:ins w:id="53" w:author="陈shunjie" w:date="2023-04-07T17:55:00Z"/>
          <w:b/>
          <w:bCs/>
          <w:color w:val="FF0000"/>
        </w:rPr>
      </w:pPr>
      <w:ins w:id="54" w:author="陈shunjie" w:date="2023-04-07T17:55:00Z">
        <w:r>
          <w:rPr>
            <w:rFonts w:hint="eastAsia"/>
            <w:b/>
            <w:bCs/>
            <w:color w:val="FF0000"/>
          </w:rPr>
          <w:t>3、请依照提供的格式和内容填写声明函，不要随意变更格式；声明函不需要盖章或签字；满足多项优惠政策的投标人，不重复享受多项价格扣除政策。</w:t>
        </w:r>
      </w:ins>
    </w:p>
    <w:p>
      <w:pPr>
        <w:rPr>
          <w:ins w:id="55" w:author="陈shunjie" w:date="2023-04-07T17:55:00Z"/>
          <w:b/>
          <w:bCs/>
          <w:color w:val="FF0000"/>
        </w:rPr>
      </w:pPr>
      <w:ins w:id="56" w:author="陈shunjie" w:date="2023-04-07T17:55:00Z">
        <w:r>
          <w:rPr>
            <w:rFonts w:hint="eastAsia"/>
            <w:b/>
            <w:bCs/>
            <w:color w:val="FF0000"/>
          </w:rPr>
          <w:t>4、声明函具体填写要求：</w:t>
        </w:r>
      </w:ins>
    </w:p>
    <w:p>
      <w:pPr>
        <w:rPr>
          <w:ins w:id="57" w:author="陈shunjie" w:date="2023-04-07T17:55:00Z"/>
          <w:b/>
          <w:bCs/>
          <w:color w:val="FF0000"/>
        </w:rPr>
      </w:pPr>
      <w:ins w:id="58" w:author="陈shunjie" w:date="2023-04-07T17:55:00Z">
        <w:r>
          <w:rPr>
            <w:rFonts w:hint="eastAsia"/>
            <w:b/>
            <w:bCs/>
            <w:color w:val="FF0000"/>
          </w:rPr>
          <w:t>（1）声明是中小企业须填写《中小企业声明函》（货物）的以下内容：</w:t>
        </w:r>
      </w:ins>
    </w:p>
    <w:p>
      <w:pPr>
        <w:rPr>
          <w:ins w:id="59" w:author="陈shunjie" w:date="2023-04-07T17:55:00Z"/>
          <w:b/>
          <w:bCs/>
          <w:color w:val="FF0000"/>
        </w:rPr>
      </w:pPr>
      <w:ins w:id="60" w:author="陈shunjie" w:date="2023-04-07T17:55:00Z">
        <w:r>
          <w:rPr>
            <w:rFonts w:hint="eastAsia"/>
            <w:b/>
            <w:bCs/>
            <w:color w:val="FF0000"/>
          </w:rPr>
          <w:t>第一处，在“单位名称”下划线处如实填写采购人名称（深圳公共资源交易中心不是本项目的采购人，而是组织实施机构）；</w:t>
        </w:r>
      </w:ins>
    </w:p>
    <w:p>
      <w:pPr>
        <w:rPr>
          <w:ins w:id="61" w:author="陈shunjie" w:date="2023-04-07T17:55:00Z"/>
          <w:b/>
          <w:bCs/>
          <w:color w:val="FF0000"/>
        </w:rPr>
      </w:pPr>
      <w:ins w:id="62" w:author="陈shunjie" w:date="2023-04-07T17:55:00Z">
        <w:r>
          <w:rPr>
            <w:rFonts w:hint="eastAsia"/>
            <w:b/>
            <w:bCs/>
            <w:color w:val="FF0000"/>
          </w:rPr>
          <w:t>第二处，在“项目名称”下划线处如实填写采购项目名称；</w:t>
        </w:r>
      </w:ins>
    </w:p>
    <w:p>
      <w:pPr>
        <w:rPr>
          <w:ins w:id="63" w:author="陈shunjie" w:date="2023-04-07T17:55:00Z"/>
          <w:b/>
          <w:bCs/>
          <w:color w:val="FF0000"/>
        </w:rPr>
      </w:pPr>
      <w:ins w:id="64" w:author="陈shunjie" w:date="2023-04-07T17:55:00Z">
        <w:r>
          <w:rPr>
            <w:rFonts w:hint="eastAsia"/>
            <w:b/>
            <w:bCs/>
            <w:color w:val="FF0000"/>
          </w:rPr>
          <w:t>第三处，在“标的名称”下划线处填写所采购货物（标的）的具体名称（以招标文件第一册第三章用户需求书“货物需求明细”的“货物名称”一栏为准）；如果涉及多项货物（标的）为同一企业制造，“标的名称”下划线处可以如实填写多项货物；</w:t>
        </w:r>
      </w:ins>
    </w:p>
    <w:p>
      <w:pPr>
        <w:rPr>
          <w:ins w:id="65" w:author="陈shunjie" w:date="2023-04-07T17:55:00Z"/>
          <w:b/>
          <w:bCs/>
          <w:color w:val="FF0000"/>
        </w:rPr>
      </w:pPr>
      <w:ins w:id="66" w:author="陈shunjie" w:date="2023-04-07T17:55:00Z">
        <w:r>
          <w:rPr>
            <w:rFonts w:hint="eastAsia"/>
            <w:b/>
            <w:bCs/>
            <w:color w:val="FF0000"/>
          </w:rPr>
          <w:t>第四处，在“采购文件中明确的所属行业”下划线处填写采购标的对应的中小企业划分标准所属行业（所属行业可在招标文件第一册第二章“对通用条款的补充内容及其他关键信息”章节查看）；</w:t>
        </w:r>
      </w:ins>
    </w:p>
    <w:p>
      <w:pPr>
        <w:rPr>
          <w:ins w:id="67" w:author="陈shunjie" w:date="2023-04-07T17:55:00Z"/>
          <w:b/>
          <w:bCs/>
          <w:color w:val="FF0000"/>
        </w:rPr>
      </w:pPr>
      <w:ins w:id="68" w:author="陈shunjie" w:date="2023-04-07T17:55:00Z">
        <w:r>
          <w:rPr>
            <w:rFonts w:hint="eastAsia"/>
            <w:b/>
            <w:bCs/>
            <w:color w:val="FF0000"/>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ins>
    </w:p>
    <w:p>
      <w:pPr>
        <w:rPr>
          <w:ins w:id="69" w:author="陈shunjie" w:date="2023-04-07T17:55:00Z"/>
          <w:b/>
          <w:bCs/>
          <w:color w:val="FF0000"/>
        </w:rPr>
      </w:pPr>
      <w:ins w:id="70" w:author="陈shunjie" w:date="2023-04-07T17:55:00Z">
        <w:r>
          <w:rPr>
            <w:rFonts w:hint="eastAsia"/>
            <w:b/>
            <w:bCs/>
            <w:color w:val="FF0000"/>
          </w:rPr>
          <w:t>（2）声明是残疾人福利性单位须填写《残疾人福利性单位声明函》（货物类）的相关内容，具体参照上述针对《中小企业声明函》的填写要求进行填写。</w:t>
        </w:r>
      </w:ins>
    </w:p>
    <w:p>
      <w:pPr>
        <w:rPr>
          <w:ins w:id="71" w:author="陈shunjie" w:date="2023-04-07T17:55:00Z"/>
          <w:b/>
          <w:bCs/>
          <w:color w:val="FF0000"/>
        </w:rPr>
      </w:pPr>
      <w:ins w:id="72" w:author="陈shunjie" w:date="2023-04-07T17:55:00Z">
        <w:r>
          <w:rPr>
            <w:rFonts w:hint="eastAsia"/>
            <w:b/>
            <w:bCs/>
            <w:color w:val="FF0000"/>
          </w:rPr>
          <w:t>（3）声明是监狱企业须填写《监狱企业声明函》的三项内容（填写位置的字体已加粗），具体参照上述针对《中小企业声明函》的填写要求进行填写。</w:t>
        </w:r>
      </w:ins>
    </w:p>
    <w:p>
      <w:pPr>
        <w:rPr>
          <w:ins w:id="73" w:author="陈shunjie" w:date="2023-04-07T17:55:00Z"/>
          <w:b/>
          <w:bCs/>
        </w:rPr>
      </w:pPr>
      <w:ins w:id="74" w:author="陈shunjie" w:date="2023-04-07T17:55:00Z">
        <w:r>
          <w:rPr>
            <w:rFonts w:hint="eastAsia"/>
            <w:b/>
            <w:bCs/>
            <w:color w:val="FF0000"/>
          </w:rPr>
          <w:t>5、声明函的有效性最终由评审委员会判定；如评审委员会判定声明函无效，相关供应商不享受价格扣除（但不作投标无效处理）。</w:t>
        </w:r>
        <w:commentRangeEnd w:id="62"/>
      </w:ins>
      <w:ins w:id="75" w:author="陈shunjie" w:date="2023-04-07T17:55:00Z">
        <w:r>
          <w:rPr>
            <w:rFonts w:ascii="Calibri" w:hAnsi="Calibri"/>
          </w:rPr>
          <w:commentReference w:id="62"/>
        </w:r>
      </w:ins>
    </w:p>
    <w:p>
      <w:pPr>
        <w:rPr>
          <w:ins w:id="76" w:author="陈shunjie" w:date="2023-04-07T17:55:00Z"/>
          <w:rFonts w:ascii="Calibri" w:hAnsi="Calibri"/>
        </w:rPr>
      </w:pPr>
    </w:p>
    <w:p>
      <w:pPr>
        <w:jc w:val="center"/>
        <w:rPr>
          <w:ins w:id="77" w:author="陈shunjie" w:date="2023-04-07T17:55:00Z"/>
          <w:b/>
          <w:sz w:val="24"/>
        </w:rPr>
      </w:pPr>
      <w:ins w:id="78" w:author="陈shunjie" w:date="2023-04-07T17:55:00Z">
        <w:r>
          <w:rPr>
            <w:rFonts w:hint="eastAsia"/>
            <w:b/>
            <w:sz w:val="24"/>
          </w:rPr>
          <w:t>1、</w:t>
        </w:r>
      </w:ins>
      <w:ins w:id="79" w:author="陈shunjie" w:date="2023-04-07T17:55:00Z">
        <w:r>
          <w:rPr>
            <w:b/>
            <w:sz w:val="24"/>
          </w:rPr>
          <w:t xml:space="preserve">中小企业声明函（货物） </w:t>
        </w:r>
      </w:ins>
    </w:p>
    <w:p>
      <w:pPr>
        <w:ind w:firstLine="420" w:firstLineChars="200"/>
        <w:rPr>
          <w:ins w:id="80" w:author="陈shunjie" w:date="2023-04-07T17:55:00Z"/>
          <w:rFonts w:ascii="宋体" w:hAnsi="宋体"/>
          <w:szCs w:val="21"/>
        </w:rPr>
      </w:pPr>
      <w:ins w:id="81" w:author="陈shunjie" w:date="2023-04-07T17:55:00Z">
        <w:r>
          <w:rPr>
            <w:rFonts w:ascii="宋体" w:hAnsi="宋体"/>
            <w:szCs w:val="21"/>
          </w:rPr>
          <w:t>本</w:t>
        </w:r>
      </w:ins>
      <w:ins w:id="82" w:author="陈shunjie" w:date="2023-04-07T17:55:00Z">
        <w:r>
          <w:rPr>
            <w:rFonts w:hint="eastAsia" w:ascii="宋体" w:hAnsi="宋体"/>
            <w:szCs w:val="21"/>
          </w:rPr>
          <w:t>公司（联合体）</w:t>
        </w:r>
      </w:ins>
      <w:ins w:id="83" w:author="陈shunjie" w:date="2023-04-07T17:55:00Z">
        <w:r>
          <w:rPr>
            <w:rFonts w:ascii="宋体" w:hAnsi="宋体"/>
            <w:szCs w:val="21"/>
          </w:rPr>
          <w:t>郑重声明，根据《政府采购促进中小企业发展管理办法》（财库</w:t>
        </w:r>
      </w:ins>
      <w:ins w:id="84" w:author="陈shunjie" w:date="2023-04-07T17:55:00Z">
        <w:r>
          <w:rPr>
            <w:rFonts w:hint="eastAsia" w:ascii="宋体" w:hAnsi="宋体" w:cs="微软雅黑"/>
            <w:szCs w:val="21"/>
          </w:rPr>
          <w:t>﹝</w:t>
        </w:r>
      </w:ins>
      <w:ins w:id="85" w:author="陈shunjie" w:date="2023-04-07T17:55:00Z">
        <w:r>
          <w:rPr>
            <w:rFonts w:ascii="宋体" w:hAnsi="宋体"/>
            <w:szCs w:val="21"/>
          </w:rPr>
          <w:t>2020</w:t>
        </w:r>
      </w:ins>
      <w:ins w:id="86" w:author="陈shunjie" w:date="2023-04-07T17:55:00Z">
        <w:r>
          <w:rPr>
            <w:rFonts w:hint="eastAsia" w:ascii="宋体" w:hAnsi="宋体" w:cs="微软雅黑"/>
            <w:szCs w:val="21"/>
          </w:rPr>
          <w:t>﹞</w:t>
        </w:r>
      </w:ins>
      <w:ins w:id="87" w:author="陈shunjie" w:date="2023-04-07T17:55:00Z">
        <w:r>
          <w:rPr>
            <w:rFonts w:ascii="宋体" w:hAnsi="宋体"/>
            <w:szCs w:val="21"/>
          </w:rPr>
          <w:t>46号）的规定，本</w:t>
        </w:r>
      </w:ins>
      <w:ins w:id="88" w:author="陈shunjie" w:date="2023-04-07T17:55:00Z">
        <w:r>
          <w:rPr>
            <w:rFonts w:hint="eastAsia" w:ascii="宋体" w:hAnsi="宋体"/>
            <w:szCs w:val="21"/>
          </w:rPr>
          <w:t>公司（联合体）</w:t>
        </w:r>
      </w:ins>
      <w:ins w:id="89" w:author="陈shunjie" w:date="2023-04-07T17:55:00Z">
        <w:r>
          <w:rPr>
            <w:rFonts w:ascii="宋体" w:hAnsi="宋体"/>
            <w:szCs w:val="21"/>
          </w:rPr>
          <w:t>参加</w:t>
        </w:r>
      </w:ins>
      <w:ins w:id="90" w:author="陈shunjie" w:date="2023-04-07T17:55:00Z">
        <w:r>
          <w:rPr>
            <w:rFonts w:ascii="宋体" w:hAnsi="宋体"/>
            <w:b/>
            <w:bCs/>
            <w:szCs w:val="21"/>
            <w:u w:val="single"/>
          </w:rPr>
          <w:t>（</w:t>
        </w:r>
      </w:ins>
      <w:ins w:id="91" w:author="陈shunjie" w:date="2023-04-07T17:55:00Z">
        <w:r>
          <w:rPr>
            <w:rFonts w:hint="eastAsia" w:ascii="宋体" w:hAnsi="宋体"/>
            <w:b/>
            <w:bCs/>
            <w:szCs w:val="21"/>
            <w:u w:val="single"/>
          </w:rPr>
          <w:t>单位名称</w:t>
        </w:r>
      </w:ins>
      <w:ins w:id="92" w:author="陈shunjie" w:date="2023-04-07T17:55:00Z">
        <w:r>
          <w:rPr>
            <w:rFonts w:ascii="宋体" w:hAnsi="宋体"/>
            <w:b/>
            <w:bCs/>
            <w:szCs w:val="21"/>
            <w:u w:val="single"/>
          </w:rPr>
          <w:t>）</w:t>
        </w:r>
      </w:ins>
      <w:ins w:id="93" w:author="陈shunjie" w:date="2023-04-07T17:55:00Z">
        <w:r>
          <w:rPr>
            <w:rFonts w:ascii="宋体" w:hAnsi="宋体"/>
            <w:szCs w:val="21"/>
          </w:rPr>
          <w:t>的</w:t>
        </w:r>
      </w:ins>
      <w:ins w:id="94" w:author="陈shunjie" w:date="2023-04-07T17:55:00Z">
        <w:r>
          <w:rPr>
            <w:rFonts w:ascii="宋体" w:hAnsi="宋体"/>
            <w:b/>
            <w:bCs/>
            <w:szCs w:val="21"/>
            <w:u w:val="single"/>
          </w:rPr>
          <w:t>（项目名称）</w:t>
        </w:r>
      </w:ins>
      <w:ins w:id="95" w:author="陈shunjie" w:date="2023-04-07T17:55:00Z">
        <w:r>
          <w:rPr>
            <w:rFonts w:ascii="宋体" w:hAnsi="宋体"/>
            <w:szCs w:val="21"/>
          </w:rPr>
          <w:t>采购活动，提供的货物全部由符合政策要求的中小企业制造。相关企业</w:t>
        </w:r>
      </w:ins>
      <w:ins w:id="96" w:author="陈shunjie" w:date="2023-04-07T17:55:00Z">
        <w:r>
          <w:rPr>
            <w:rFonts w:hint="eastAsia" w:ascii="宋体" w:hAnsi="宋体"/>
            <w:szCs w:val="21"/>
          </w:rPr>
          <w:t>（含联合体中的中小企业、签订分包意向协议的中小企业）</w:t>
        </w:r>
      </w:ins>
      <w:ins w:id="97" w:author="陈shunjie" w:date="2023-04-07T17:55:00Z">
        <w:r>
          <w:rPr>
            <w:rFonts w:ascii="宋体" w:hAnsi="宋体"/>
            <w:szCs w:val="21"/>
          </w:rPr>
          <w:t>的具体情况如下：</w:t>
        </w:r>
      </w:ins>
    </w:p>
    <w:p>
      <w:pPr>
        <w:ind w:firstLine="420" w:firstLineChars="200"/>
        <w:rPr>
          <w:ins w:id="98" w:author="陈shunjie" w:date="2023-04-07T17:55:00Z"/>
          <w:rFonts w:ascii="宋体" w:hAnsi="宋体"/>
          <w:szCs w:val="21"/>
        </w:rPr>
      </w:pPr>
      <w:ins w:id="99" w:author="陈shunjie" w:date="2023-04-07T17:55:00Z">
        <w:r>
          <w:rPr>
            <w:rFonts w:ascii="宋体" w:hAnsi="宋体"/>
            <w:szCs w:val="21"/>
          </w:rPr>
          <w:t>1.</w:t>
        </w:r>
      </w:ins>
      <w:ins w:id="100" w:author="陈shunjie" w:date="2023-04-07T17:55:00Z">
        <w:r>
          <w:rPr>
            <w:rFonts w:ascii="宋体" w:hAnsi="宋体"/>
            <w:b/>
            <w:bCs/>
            <w:szCs w:val="21"/>
            <w:u w:val="single"/>
          </w:rPr>
          <w:t xml:space="preserve"> （标的名称）</w:t>
        </w:r>
      </w:ins>
      <w:ins w:id="101" w:author="陈shunjie" w:date="2023-04-07T17:55:00Z">
        <w:r>
          <w:rPr>
            <w:rFonts w:ascii="宋体" w:hAnsi="宋体"/>
            <w:szCs w:val="21"/>
          </w:rPr>
          <w:t>，属于</w:t>
        </w:r>
      </w:ins>
      <w:ins w:id="102" w:author="陈shunjie" w:date="2023-04-07T17:55:00Z">
        <w:r>
          <w:rPr>
            <w:rFonts w:ascii="宋体" w:hAnsi="宋体"/>
            <w:b/>
            <w:bCs/>
            <w:szCs w:val="21"/>
            <w:u w:val="single"/>
          </w:rPr>
          <w:t>（</w:t>
        </w:r>
      </w:ins>
      <w:ins w:id="103" w:author="陈shunjie" w:date="2023-04-07T17:55:00Z">
        <w:r>
          <w:rPr>
            <w:rFonts w:hint="eastAsia" w:ascii="宋体" w:hAnsi="宋体"/>
            <w:b/>
            <w:bCs/>
            <w:szCs w:val="21"/>
            <w:u w:val="single"/>
          </w:rPr>
          <w:t>采购</w:t>
        </w:r>
      </w:ins>
      <w:ins w:id="104" w:author="陈shunjie" w:date="2023-04-07T17:55:00Z">
        <w:r>
          <w:rPr>
            <w:rFonts w:ascii="宋体" w:hAnsi="宋体"/>
            <w:b/>
            <w:bCs/>
            <w:szCs w:val="21"/>
            <w:u w:val="single"/>
          </w:rPr>
          <w:t xml:space="preserve">文件中明确的所属行业） </w:t>
        </w:r>
      </w:ins>
      <w:ins w:id="105" w:author="陈shunjie" w:date="2023-04-07T17:55:00Z">
        <w:r>
          <w:rPr>
            <w:rFonts w:ascii="宋体" w:hAnsi="宋体"/>
            <w:szCs w:val="21"/>
          </w:rPr>
          <w:t>行业；制造商为</w:t>
        </w:r>
      </w:ins>
      <w:ins w:id="106" w:author="陈shunjie" w:date="2023-04-07T17:55:00Z">
        <w:r>
          <w:rPr>
            <w:rFonts w:ascii="宋体" w:hAnsi="宋体"/>
            <w:b/>
            <w:bCs/>
            <w:szCs w:val="21"/>
            <w:u w:val="single"/>
          </w:rPr>
          <w:t>（企业名称）</w:t>
        </w:r>
      </w:ins>
      <w:ins w:id="107" w:author="陈shunjie" w:date="2023-04-07T17:55:00Z">
        <w:r>
          <w:rPr>
            <w:rFonts w:ascii="宋体" w:hAnsi="宋体"/>
            <w:szCs w:val="21"/>
          </w:rPr>
          <w:t>，从业人员</w:t>
        </w:r>
      </w:ins>
      <w:ins w:id="108" w:author="陈shunjie" w:date="2023-04-07T17:55:00Z">
        <w:r>
          <w:rPr>
            <w:rFonts w:hint="eastAsia" w:ascii="宋体" w:hAnsi="宋体"/>
            <w:szCs w:val="21"/>
            <w:u w:val="single"/>
          </w:rPr>
          <w:t xml:space="preserve">  </w:t>
        </w:r>
      </w:ins>
      <w:ins w:id="109" w:author="陈shunjie" w:date="2023-04-07T17:55:00Z">
        <w:r>
          <w:rPr>
            <w:rFonts w:ascii="宋体" w:hAnsi="宋体"/>
            <w:szCs w:val="21"/>
          </w:rPr>
          <w:t>人，营业收入为</w:t>
        </w:r>
      </w:ins>
      <w:ins w:id="110" w:author="陈shunjie" w:date="2023-04-07T17:55:00Z">
        <w:r>
          <w:rPr>
            <w:rFonts w:hint="eastAsia" w:ascii="宋体" w:hAnsi="宋体"/>
            <w:szCs w:val="21"/>
          </w:rPr>
          <w:t xml:space="preserve">  </w:t>
        </w:r>
      </w:ins>
      <w:ins w:id="111" w:author="陈shunjie" w:date="2023-04-07T17:55:00Z">
        <w:r>
          <w:rPr>
            <w:rFonts w:ascii="宋体" w:hAnsi="宋体"/>
            <w:szCs w:val="21"/>
          </w:rPr>
          <w:t>万元，资产总额为</w:t>
        </w:r>
      </w:ins>
      <w:ins w:id="112" w:author="陈shunjie" w:date="2023-04-07T17:55:00Z">
        <w:r>
          <w:rPr>
            <w:rFonts w:hint="eastAsia" w:ascii="宋体" w:hAnsi="宋体"/>
            <w:szCs w:val="21"/>
          </w:rPr>
          <w:t xml:space="preserve">  </w:t>
        </w:r>
      </w:ins>
      <w:ins w:id="113" w:author="陈shunjie" w:date="2023-04-07T17:55:00Z">
        <w:r>
          <w:rPr>
            <w:rFonts w:ascii="宋体" w:hAnsi="宋体"/>
            <w:szCs w:val="21"/>
          </w:rPr>
          <w:t>万元 ，属于</w:t>
        </w:r>
      </w:ins>
      <w:ins w:id="114" w:author="陈shunjie" w:date="2023-04-07T17:55:00Z">
        <w:r>
          <w:rPr>
            <w:rFonts w:ascii="宋体" w:hAnsi="宋体"/>
            <w:b/>
            <w:bCs/>
            <w:szCs w:val="21"/>
            <w:u w:val="single"/>
          </w:rPr>
          <w:t>（中型企业、小型企业、微型企业）</w:t>
        </w:r>
      </w:ins>
      <w:ins w:id="115" w:author="陈shunjie" w:date="2023-04-07T17:55:00Z">
        <w:r>
          <w:rPr>
            <w:rFonts w:ascii="宋体" w:hAnsi="宋体"/>
            <w:szCs w:val="21"/>
          </w:rPr>
          <w:t xml:space="preserve">； </w:t>
        </w:r>
      </w:ins>
    </w:p>
    <w:p>
      <w:pPr>
        <w:ind w:firstLine="420" w:firstLineChars="200"/>
        <w:rPr>
          <w:ins w:id="116" w:author="陈shunjie" w:date="2023-04-07T17:55:00Z"/>
          <w:rFonts w:ascii="宋体" w:hAnsi="宋体"/>
          <w:szCs w:val="21"/>
          <w:u w:val="single"/>
        </w:rPr>
      </w:pPr>
      <w:ins w:id="117" w:author="陈shunjie" w:date="2023-04-07T17:55:00Z">
        <w:r>
          <w:rPr>
            <w:rFonts w:ascii="宋体" w:hAnsi="宋体"/>
            <w:szCs w:val="21"/>
          </w:rPr>
          <w:t>2.</w:t>
        </w:r>
      </w:ins>
      <w:ins w:id="118" w:author="陈shunjie" w:date="2023-04-07T17:55:00Z">
        <w:r>
          <w:rPr>
            <w:rFonts w:ascii="宋体" w:hAnsi="宋体"/>
            <w:b/>
            <w:bCs/>
            <w:szCs w:val="21"/>
            <w:u w:val="single"/>
          </w:rPr>
          <w:t xml:space="preserve"> （标的名称）</w:t>
        </w:r>
      </w:ins>
      <w:ins w:id="119" w:author="陈shunjie" w:date="2023-04-07T17:55:00Z">
        <w:r>
          <w:rPr>
            <w:rFonts w:ascii="宋体" w:hAnsi="宋体"/>
            <w:szCs w:val="21"/>
          </w:rPr>
          <w:t xml:space="preserve"> ，属于</w:t>
        </w:r>
      </w:ins>
      <w:ins w:id="120" w:author="陈shunjie" w:date="2023-04-07T17:55:00Z">
        <w:r>
          <w:rPr>
            <w:rFonts w:ascii="宋体" w:hAnsi="宋体"/>
            <w:b/>
            <w:bCs/>
            <w:szCs w:val="21"/>
            <w:u w:val="single"/>
          </w:rPr>
          <w:t>（</w:t>
        </w:r>
      </w:ins>
      <w:ins w:id="121" w:author="陈shunjie" w:date="2023-04-07T17:55:00Z">
        <w:r>
          <w:rPr>
            <w:rFonts w:hint="eastAsia" w:ascii="宋体" w:hAnsi="宋体"/>
            <w:b/>
            <w:bCs/>
            <w:szCs w:val="21"/>
            <w:u w:val="single"/>
          </w:rPr>
          <w:t>采购</w:t>
        </w:r>
      </w:ins>
      <w:ins w:id="122" w:author="陈shunjie" w:date="2023-04-07T17:55:00Z">
        <w:r>
          <w:rPr>
            <w:rFonts w:ascii="宋体" w:hAnsi="宋体"/>
            <w:b/>
            <w:bCs/>
            <w:szCs w:val="21"/>
            <w:u w:val="single"/>
          </w:rPr>
          <w:t xml:space="preserve">文件中明确的所属行业） </w:t>
        </w:r>
      </w:ins>
      <w:ins w:id="123" w:author="陈shunjie" w:date="2023-04-07T17:55:00Z">
        <w:r>
          <w:rPr>
            <w:rFonts w:ascii="宋体" w:hAnsi="宋体"/>
            <w:szCs w:val="21"/>
          </w:rPr>
          <w:t>行业；制造商为</w:t>
        </w:r>
      </w:ins>
      <w:ins w:id="124" w:author="陈shunjie" w:date="2023-04-07T17:55:00Z">
        <w:r>
          <w:rPr>
            <w:rFonts w:ascii="宋体" w:hAnsi="宋体"/>
            <w:b/>
            <w:bCs/>
            <w:szCs w:val="21"/>
            <w:u w:val="single"/>
          </w:rPr>
          <w:t>（企业名称）</w:t>
        </w:r>
      </w:ins>
      <w:ins w:id="125" w:author="陈shunjie" w:date="2023-04-07T17:55:00Z">
        <w:r>
          <w:rPr>
            <w:rFonts w:ascii="宋体" w:hAnsi="宋体"/>
            <w:szCs w:val="21"/>
          </w:rPr>
          <w:t>，从业人员</w:t>
        </w:r>
      </w:ins>
      <w:ins w:id="126" w:author="陈shunjie" w:date="2023-04-07T17:55:00Z">
        <w:r>
          <w:rPr>
            <w:rFonts w:hint="eastAsia" w:ascii="宋体" w:hAnsi="宋体"/>
            <w:szCs w:val="21"/>
            <w:u w:val="single"/>
          </w:rPr>
          <w:t xml:space="preserve">  </w:t>
        </w:r>
      </w:ins>
      <w:ins w:id="127" w:author="陈shunjie" w:date="2023-04-07T17:55:00Z">
        <w:r>
          <w:rPr>
            <w:rFonts w:ascii="宋体" w:hAnsi="宋体"/>
            <w:szCs w:val="21"/>
          </w:rPr>
          <w:t>人，营业收入为</w:t>
        </w:r>
      </w:ins>
      <w:ins w:id="128" w:author="陈shunjie" w:date="2023-04-07T17:55:00Z">
        <w:r>
          <w:rPr>
            <w:rFonts w:hint="eastAsia" w:ascii="宋体" w:hAnsi="宋体"/>
            <w:szCs w:val="21"/>
          </w:rPr>
          <w:t xml:space="preserve">  </w:t>
        </w:r>
      </w:ins>
      <w:ins w:id="129" w:author="陈shunjie" w:date="2023-04-07T17:55:00Z">
        <w:r>
          <w:rPr>
            <w:rFonts w:ascii="宋体" w:hAnsi="宋体"/>
            <w:szCs w:val="21"/>
          </w:rPr>
          <w:t>万元，资产总额为</w:t>
        </w:r>
      </w:ins>
      <w:ins w:id="130" w:author="陈shunjie" w:date="2023-04-07T17:55:00Z">
        <w:r>
          <w:rPr>
            <w:rFonts w:hint="eastAsia" w:ascii="宋体" w:hAnsi="宋体"/>
            <w:szCs w:val="21"/>
          </w:rPr>
          <w:t xml:space="preserve">  </w:t>
        </w:r>
      </w:ins>
      <w:ins w:id="131" w:author="陈shunjie" w:date="2023-04-07T17:55:00Z">
        <w:r>
          <w:rPr>
            <w:rFonts w:ascii="宋体" w:hAnsi="宋体"/>
            <w:szCs w:val="21"/>
          </w:rPr>
          <w:t>万元 ，属于</w:t>
        </w:r>
      </w:ins>
      <w:ins w:id="132" w:author="陈shunjie" w:date="2023-04-07T17:55:00Z">
        <w:r>
          <w:rPr>
            <w:rFonts w:ascii="宋体" w:hAnsi="宋体"/>
            <w:b/>
            <w:bCs/>
            <w:szCs w:val="21"/>
            <w:u w:val="single"/>
          </w:rPr>
          <w:t>（中型企业、小型企业、微型企业）</w:t>
        </w:r>
      </w:ins>
      <w:ins w:id="133" w:author="陈shunjie" w:date="2023-04-07T17:55:00Z">
        <w:r>
          <w:rPr>
            <w:rFonts w:hint="eastAsia" w:ascii="宋体" w:hAnsi="宋体"/>
            <w:szCs w:val="21"/>
          </w:rPr>
          <w:t>；</w:t>
        </w:r>
      </w:ins>
    </w:p>
    <w:p>
      <w:pPr>
        <w:ind w:firstLine="420" w:firstLineChars="200"/>
        <w:rPr>
          <w:ins w:id="134" w:author="陈shunjie" w:date="2023-04-07T17:55:00Z"/>
          <w:rFonts w:ascii="宋体" w:hAnsi="宋体"/>
          <w:szCs w:val="21"/>
        </w:rPr>
      </w:pPr>
      <w:ins w:id="135" w:author="陈shunjie" w:date="2023-04-07T17:55:00Z">
        <w:r>
          <w:rPr>
            <w:rFonts w:ascii="宋体" w:hAnsi="宋体"/>
            <w:szCs w:val="21"/>
          </w:rPr>
          <w:t xml:space="preserve">…… </w:t>
        </w:r>
      </w:ins>
    </w:p>
    <w:p>
      <w:pPr>
        <w:ind w:firstLine="420" w:firstLineChars="200"/>
        <w:rPr>
          <w:ins w:id="136" w:author="陈shunjie" w:date="2023-04-07T17:55:00Z"/>
          <w:rFonts w:ascii="宋体" w:hAnsi="宋体"/>
          <w:szCs w:val="21"/>
        </w:rPr>
      </w:pPr>
      <w:ins w:id="137" w:author="陈shunjie" w:date="2023-04-07T17:55:00Z">
        <w:r>
          <w:rPr>
            <w:rFonts w:ascii="宋体" w:hAnsi="宋体"/>
            <w:szCs w:val="21"/>
          </w:rPr>
          <w:t>以上企业，不属于大企业的分支机构，不存在控股股东为大企业的情形，也不存在与大企业的负责人为同一人的情形。</w:t>
        </w:r>
      </w:ins>
    </w:p>
    <w:p>
      <w:pPr>
        <w:ind w:firstLine="420" w:firstLineChars="200"/>
        <w:rPr>
          <w:ins w:id="138" w:author="陈shunjie" w:date="2023-04-07T17:55:00Z"/>
        </w:rPr>
      </w:pPr>
      <w:ins w:id="139" w:author="陈shunjie" w:date="2023-04-07T17:55:00Z">
        <w:r>
          <w:rPr>
            <w:rFonts w:hint="eastAsia"/>
          </w:rPr>
          <w:t>本企业对上述声明内容的真实性负责。如有虚假，将依法承担相应责任。</w:t>
        </w:r>
      </w:ins>
    </w:p>
    <w:p>
      <w:pPr>
        <w:ind w:firstLine="420" w:firstLineChars="200"/>
        <w:rPr>
          <w:ins w:id="140" w:author="陈shunjie" w:date="2023-04-07T17:55:00Z"/>
          <w:rFonts w:ascii="宋体" w:hAnsi="宋体"/>
          <w:szCs w:val="21"/>
        </w:rPr>
      </w:pPr>
      <w:ins w:id="141" w:author="陈shunjie" w:date="2024-05-11T16:56:14Z">
        <w:r>
          <w:rPr>
            <w:rFonts w:hint="eastAsia" w:ascii="宋体" w:hAnsi="宋体"/>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ins>
    </w:p>
    <w:p>
      <w:pPr>
        <w:wordWrap w:val="0"/>
        <w:ind w:firstLine="420" w:firstLineChars="200"/>
        <w:jc w:val="right"/>
        <w:rPr>
          <w:ins w:id="142" w:author="陈shunjie" w:date="2023-04-07T17:55:00Z"/>
          <w:rFonts w:ascii="宋体" w:hAnsi="宋体"/>
          <w:szCs w:val="21"/>
        </w:rPr>
      </w:pPr>
      <w:ins w:id="143" w:author="陈shunjie" w:date="2023-04-07T17:55:00Z">
        <w:r>
          <w:rPr>
            <w:rFonts w:hint="eastAsia" w:ascii="宋体" w:hAnsi="宋体"/>
            <w:szCs w:val="21"/>
          </w:rPr>
          <w:t xml:space="preserve">企业名称：            </w:t>
        </w:r>
      </w:ins>
    </w:p>
    <w:p>
      <w:pPr>
        <w:wordWrap w:val="0"/>
        <w:ind w:firstLine="420" w:firstLineChars="200"/>
        <w:jc w:val="right"/>
        <w:rPr>
          <w:ins w:id="144" w:author="陈shunjie" w:date="2023-04-07T17:55:00Z"/>
          <w:rFonts w:ascii="宋体" w:hAnsi="宋体"/>
          <w:szCs w:val="21"/>
        </w:rPr>
      </w:pPr>
      <w:ins w:id="145" w:author="陈shunjie" w:date="2023-04-07T17:55:00Z">
        <w:r>
          <w:rPr>
            <w:rFonts w:hint="eastAsia" w:ascii="宋体" w:hAnsi="宋体"/>
            <w:szCs w:val="21"/>
          </w:rPr>
          <w:t xml:space="preserve">日  期：            </w:t>
        </w:r>
      </w:ins>
    </w:p>
    <w:p>
      <w:pPr>
        <w:jc w:val="center"/>
        <w:rPr>
          <w:ins w:id="146" w:author="陈shunjie" w:date="2023-04-07T17:55:00Z"/>
          <w:b/>
          <w:sz w:val="24"/>
        </w:rPr>
      </w:pPr>
    </w:p>
    <w:p>
      <w:pPr>
        <w:jc w:val="center"/>
        <w:rPr>
          <w:ins w:id="147" w:author="陈shunjie" w:date="2023-04-07T17:55:00Z"/>
          <w:b/>
          <w:sz w:val="24"/>
        </w:rPr>
      </w:pPr>
      <w:ins w:id="148" w:author="陈shunjie" w:date="2023-04-07T17:55:00Z">
        <w:r>
          <w:rPr>
            <w:rFonts w:hint="eastAsia"/>
            <w:b/>
            <w:sz w:val="24"/>
          </w:rPr>
          <w:t>2、残疾人福利性单位声明函（货物类）</w:t>
        </w:r>
      </w:ins>
    </w:p>
    <w:p>
      <w:pPr>
        <w:rPr>
          <w:ins w:id="149" w:author="陈shunjie" w:date="2023-04-07T17:55:00Z"/>
          <w:b/>
          <w:bCs/>
        </w:rPr>
      </w:pPr>
    </w:p>
    <w:p>
      <w:pPr>
        <w:ind w:firstLine="420" w:firstLineChars="200"/>
        <w:rPr>
          <w:rFonts w:ascii="宋体" w:hAnsi="宋体"/>
          <w:szCs w:val="21"/>
        </w:rPr>
      </w:pPr>
      <w:r>
        <w:rPr>
          <w:rFonts w:ascii="宋体" w:hAnsi="宋体"/>
          <w:szCs w:val="21"/>
        </w:rPr>
        <w:t>本</w:t>
      </w:r>
      <w:r>
        <w:rPr>
          <w:rFonts w:hint="eastAsia" w:ascii="宋体" w:hAnsi="宋体"/>
          <w:szCs w:val="21"/>
        </w:rPr>
        <w:t>投标人郑重声明，根据《财政部民政部中国残疾人联合会关于促进残疾人就业政府采购政策的通知》（财库〔</w:t>
      </w:r>
      <w:r>
        <w:rPr>
          <w:rFonts w:ascii="宋体" w:hAnsi="宋体"/>
          <w:szCs w:val="21"/>
        </w:rPr>
        <w:t>2017</w:t>
      </w:r>
      <w:r>
        <w:rPr>
          <w:rFonts w:hint="eastAsia" w:ascii="宋体" w:hAnsi="宋体"/>
          <w:szCs w:val="21"/>
        </w:rPr>
        <w:t>〕</w:t>
      </w:r>
      <w:r>
        <w:rPr>
          <w:rFonts w:ascii="宋体" w:hAnsi="宋体"/>
          <w:szCs w:val="21"/>
        </w:rPr>
        <w:t xml:space="preserve">141 </w:t>
      </w:r>
      <w:r>
        <w:rPr>
          <w:rFonts w:hint="eastAsia" w:ascii="宋体" w:hAnsi="宋体"/>
          <w:szCs w:val="21"/>
        </w:rPr>
        <w:t>号）的规定，本单位为符合条件的残疾人福利性单位，且本单位</w:t>
      </w:r>
      <w:r>
        <w:rPr>
          <w:rFonts w:ascii="宋体" w:hAnsi="宋体"/>
          <w:szCs w:val="21"/>
        </w:rPr>
        <w:t>参加</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hint="eastAsia" w:ascii="宋体" w:hAnsi="宋体"/>
          <w:szCs w:val="21"/>
          <w:u w:val="single"/>
        </w:rPr>
        <w:t>单位</w:t>
      </w:r>
      <w:r>
        <w:rPr>
          <w:rFonts w:ascii="宋体" w:hAnsi="宋体"/>
          <w:szCs w:val="21"/>
        </w:rPr>
        <w:t>的</w:t>
      </w:r>
      <w:r>
        <w:rPr>
          <w:rFonts w:ascii="宋体" w:hAnsi="宋体"/>
          <w:b/>
          <w:bCs/>
          <w:szCs w:val="21"/>
          <w:u w:val="single"/>
        </w:rPr>
        <w:t>（项目名称）</w:t>
      </w:r>
      <w:r>
        <w:rPr>
          <w:rFonts w:hint="eastAsia" w:ascii="宋体" w:hAnsi="宋体"/>
          <w:szCs w:val="21"/>
          <w:u w:val="single"/>
        </w:rPr>
        <w:t>项目</w:t>
      </w:r>
      <w:r>
        <w:rPr>
          <w:rFonts w:ascii="宋体" w:hAnsi="宋体"/>
          <w:szCs w:val="21"/>
        </w:rPr>
        <w:t>采购活动</w:t>
      </w:r>
      <w:r>
        <w:rPr>
          <w:rFonts w:hint="eastAsia" w:ascii="宋体" w:hAnsi="宋体"/>
          <w:szCs w:val="21"/>
        </w:rPr>
        <w:t>提供本单位制造的货物，或者提供其他残疾人福利性单位制造的货物（不包括使用非残疾人福利性单位注册商标的货物）。</w:t>
      </w:r>
    </w:p>
    <w:p>
      <w:pPr>
        <w:ind w:firstLine="420" w:firstLineChars="200"/>
        <w:rPr>
          <w:rFonts w:ascii="宋体" w:hAnsi="宋体"/>
          <w:szCs w:val="21"/>
        </w:rPr>
      </w:pPr>
      <w:r>
        <w:rPr>
          <w:rFonts w:hint="eastAsia" w:ascii="宋体" w:hAnsi="宋体"/>
          <w:szCs w:val="21"/>
        </w:rPr>
        <w:t>本单位对上述声明的真实性负责。如有虚假，将依法承担相应责任。</w:t>
      </w:r>
    </w:p>
    <w:p>
      <w:pPr>
        <w:ind w:firstLine="420" w:firstLineChars="200"/>
        <w:rPr>
          <w:ins w:id="150" w:author="陈shunjie" w:date="2023-04-07T17:55:00Z"/>
          <w:rFonts w:ascii="宋体" w:hAnsi="宋体"/>
          <w:szCs w:val="21"/>
        </w:rPr>
      </w:pPr>
      <w:ins w:id="151" w:author="陈shunjie" w:date="2024-05-11T16:57:44Z">
        <w:r>
          <w:rPr>
            <w:rFonts w:hint="eastAsia" w:ascii="宋体" w:hAnsi="宋体"/>
            <w:szCs w:val="21"/>
          </w:rPr>
          <w:t>本投标人已知悉《财政部民政部中国残疾人联合会关于促进残疾人就业政府采购政策的通知》（财库〔2017〕141 号）的规定，承诺提供的声明函内容是真实的，如提供声明函内容不实，则依法追究相关法律责任。</w:t>
        </w:r>
      </w:ins>
    </w:p>
    <w:p>
      <w:pPr>
        <w:ind w:firstLine="420" w:firstLineChars="200"/>
        <w:rPr>
          <w:ins w:id="152" w:author="陈shunjie" w:date="2023-04-07T17:55:00Z"/>
          <w:rFonts w:ascii="宋体" w:hAnsi="宋体"/>
          <w:szCs w:val="21"/>
        </w:rPr>
      </w:pPr>
    </w:p>
    <w:p>
      <w:pPr>
        <w:wordWrap w:val="0"/>
        <w:ind w:firstLine="420" w:firstLineChars="200"/>
        <w:jc w:val="right"/>
        <w:rPr>
          <w:ins w:id="153" w:author="陈shunjie" w:date="2023-04-07T17:55:00Z"/>
          <w:rFonts w:ascii="宋体" w:hAnsi="宋体"/>
          <w:szCs w:val="21"/>
        </w:rPr>
      </w:pPr>
      <w:ins w:id="154" w:author="陈shunjie" w:date="2023-04-07T17:55:00Z">
        <w:r>
          <w:rPr>
            <w:rFonts w:hint="eastAsia" w:ascii="宋体" w:hAnsi="宋体"/>
            <w:szCs w:val="21"/>
          </w:rPr>
          <w:t xml:space="preserve">企业名称：            </w:t>
        </w:r>
      </w:ins>
    </w:p>
    <w:p>
      <w:pPr>
        <w:wordWrap w:val="0"/>
        <w:ind w:firstLine="420" w:firstLineChars="200"/>
        <w:jc w:val="right"/>
        <w:rPr>
          <w:ins w:id="155" w:author="陈shunjie" w:date="2023-04-07T17:55:00Z"/>
          <w:rFonts w:ascii="宋体" w:hAnsi="宋体"/>
          <w:szCs w:val="21"/>
        </w:rPr>
      </w:pPr>
      <w:ins w:id="156" w:author="陈shunjie" w:date="2023-04-07T17:55:00Z">
        <w:r>
          <w:rPr>
            <w:rFonts w:hint="eastAsia" w:ascii="宋体" w:hAnsi="宋体"/>
            <w:szCs w:val="21"/>
          </w:rPr>
          <w:t xml:space="preserve">日  期：            </w:t>
        </w:r>
      </w:ins>
    </w:p>
    <w:p>
      <w:pPr>
        <w:rPr>
          <w:ins w:id="157" w:author="陈shunjie" w:date="2023-04-07T17:55:00Z"/>
          <w:rFonts w:ascii="Calibri" w:hAnsi="Calibri"/>
        </w:rPr>
      </w:pPr>
    </w:p>
    <w:p>
      <w:pPr>
        <w:jc w:val="center"/>
        <w:outlineLvl w:val="3"/>
        <w:rPr>
          <w:ins w:id="158" w:author="陈shunjie" w:date="2023-04-07T17:55:00Z"/>
          <w:b/>
          <w:sz w:val="24"/>
        </w:rPr>
      </w:pPr>
      <w:ins w:id="159" w:author="陈shunjie" w:date="2023-04-07T17:55:00Z">
        <w:r>
          <w:rPr>
            <w:rFonts w:hint="eastAsia"/>
            <w:b/>
            <w:sz w:val="24"/>
          </w:rPr>
          <w:t>3、监狱企业声明函【服务类，监狱企业如需享受优惠政策，还须另行提供省级以上监狱管理局、戒毒管理局（含新疆生产建设兵团）出具的监狱企业证明文件】</w:t>
        </w:r>
      </w:ins>
    </w:p>
    <w:p>
      <w:pPr>
        <w:ind w:firstLine="420" w:firstLineChars="200"/>
        <w:rPr>
          <w:ins w:id="160" w:author="陈shunjie" w:date="2023-04-07T17:55:00Z"/>
          <w:rFonts w:ascii="宋体" w:hAnsi="宋体"/>
          <w:szCs w:val="21"/>
        </w:rPr>
      </w:pPr>
      <w:ins w:id="161" w:author="陈shunjie" w:date="2023-04-07T17:55:00Z">
        <w:r>
          <w:rPr>
            <w:rFonts w:hint="eastAsia" w:ascii="宋体" w:hAnsi="宋体"/>
            <w:szCs w:val="21"/>
          </w:rPr>
          <w:t>本投标人郑重声明，根据《财政部司法部关于政府采购支持监狱企业发展有关问题的通知》（财库〔</w:t>
        </w:r>
      </w:ins>
      <w:ins w:id="162" w:author="陈shunjie" w:date="2023-04-07T17:55:00Z">
        <w:r>
          <w:rPr>
            <w:rFonts w:ascii="宋体" w:hAnsi="宋体"/>
            <w:szCs w:val="21"/>
          </w:rPr>
          <w:t>2014</w:t>
        </w:r>
      </w:ins>
      <w:ins w:id="163" w:author="陈shunjie" w:date="2023-04-07T17:55:00Z">
        <w:r>
          <w:rPr>
            <w:rFonts w:hint="eastAsia" w:ascii="宋体" w:hAnsi="宋体"/>
            <w:szCs w:val="21"/>
          </w:rPr>
          <w:t>〕</w:t>
        </w:r>
      </w:ins>
      <w:ins w:id="164" w:author="陈shunjie" w:date="2023-04-07T17:55:00Z">
        <w:r>
          <w:rPr>
            <w:rFonts w:ascii="宋体" w:hAnsi="宋体"/>
            <w:szCs w:val="21"/>
          </w:rPr>
          <w:t>68</w:t>
        </w:r>
      </w:ins>
      <w:ins w:id="165" w:author="陈shunjie" w:date="2023-04-07T17:55:00Z">
        <w:r>
          <w:rPr>
            <w:rFonts w:hint="eastAsia" w:ascii="宋体" w:hAnsi="宋体"/>
            <w:szCs w:val="21"/>
          </w:rPr>
          <w:t>号）的规定，本投标人</w:t>
        </w:r>
      </w:ins>
      <w:ins w:id="166" w:author="陈shunjie" w:date="2023-04-07T17:55:00Z">
        <w:r>
          <w:rPr>
            <w:rFonts w:ascii="宋体" w:hAnsi="宋体"/>
            <w:szCs w:val="21"/>
          </w:rPr>
          <w:t>参加</w:t>
        </w:r>
      </w:ins>
      <w:ins w:id="167" w:author="陈shunjie" w:date="2023-04-07T17:55:00Z">
        <w:r>
          <w:rPr>
            <w:rFonts w:ascii="宋体" w:hAnsi="宋体"/>
            <w:b/>
            <w:bCs/>
            <w:szCs w:val="21"/>
            <w:u w:val="single"/>
          </w:rPr>
          <w:t>（</w:t>
        </w:r>
      </w:ins>
      <w:ins w:id="168" w:author="陈shunjie" w:date="2023-04-07T17:55:00Z">
        <w:r>
          <w:rPr>
            <w:rFonts w:hint="eastAsia" w:ascii="宋体" w:hAnsi="宋体"/>
            <w:b/>
            <w:bCs/>
            <w:szCs w:val="21"/>
            <w:u w:val="single"/>
          </w:rPr>
          <w:t>单位名称</w:t>
        </w:r>
      </w:ins>
      <w:ins w:id="169" w:author="陈shunjie" w:date="2023-04-07T17:55:00Z">
        <w:r>
          <w:rPr>
            <w:rFonts w:ascii="宋体" w:hAnsi="宋体"/>
            <w:b/>
            <w:bCs/>
            <w:szCs w:val="21"/>
            <w:u w:val="single"/>
          </w:rPr>
          <w:t>）</w:t>
        </w:r>
      </w:ins>
      <w:ins w:id="170" w:author="陈shunjie" w:date="2023-04-07T17:55:00Z">
        <w:r>
          <w:rPr>
            <w:rFonts w:ascii="宋体" w:hAnsi="宋体"/>
            <w:szCs w:val="21"/>
          </w:rPr>
          <w:t>的</w:t>
        </w:r>
      </w:ins>
      <w:ins w:id="171" w:author="陈shunjie" w:date="2023-04-07T17:55:00Z">
        <w:r>
          <w:rPr>
            <w:rFonts w:ascii="宋体" w:hAnsi="宋体"/>
            <w:b/>
            <w:bCs/>
            <w:szCs w:val="21"/>
            <w:u w:val="single"/>
          </w:rPr>
          <w:t>（项目名称）</w:t>
        </w:r>
      </w:ins>
      <w:ins w:id="172" w:author="陈shunjie" w:date="2023-04-07T17:55:00Z">
        <w:r>
          <w:rPr>
            <w:rFonts w:ascii="宋体" w:hAnsi="宋体"/>
            <w:szCs w:val="21"/>
          </w:rPr>
          <w:t>采购活动，</w:t>
        </w:r>
      </w:ins>
      <w:r>
        <w:rPr>
          <w:rFonts w:hint="eastAsia" w:ascii="宋体" w:hAnsi="宋体"/>
          <w:szCs w:val="21"/>
        </w:rPr>
        <w:t>提供的货物</w:t>
      </w:r>
      <w:ins w:id="173" w:author="陈shunjie" w:date="2023-04-07T17:55:00Z">
        <w:r>
          <w:rPr>
            <w:rFonts w:ascii="宋体" w:hAnsi="宋体"/>
            <w:szCs w:val="21"/>
          </w:rPr>
          <w:t>全部由符合政策要求的</w:t>
        </w:r>
      </w:ins>
      <w:ins w:id="174" w:author="陈shunjie" w:date="2023-04-07T17:55:00Z">
        <w:r>
          <w:rPr>
            <w:rFonts w:hint="eastAsia" w:ascii="宋体" w:hAnsi="宋体"/>
            <w:szCs w:val="21"/>
          </w:rPr>
          <w:t>监狱企业承接</w:t>
        </w:r>
      </w:ins>
      <w:ins w:id="175" w:author="陈shunjie" w:date="2023-04-07T17:55:00Z">
        <w:r>
          <w:rPr>
            <w:rFonts w:ascii="宋体" w:hAnsi="宋体"/>
            <w:szCs w:val="21"/>
          </w:rPr>
          <w:t>。相关</w:t>
        </w:r>
      </w:ins>
      <w:ins w:id="176" w:author="陈shunjie" w:date="2023-04-07T17:55:00Z">
        <w:r>
          <w:rPr>
            <w:rFonts w:hint="eastAsia" w:ascii="宋体" w:hAnsi="宋体"/>
            <w:szCs w:val="21"/>
          </w:rPr>
          <w:t>监狱企业</w:t>
        </w:r>
      </w:ins>
      <w:ins w:id="177" w:author="陈shunjie" w:date="2023-04-07T17:55:00Z">
        <w:r>
          <w:rPr>
            <w:rFonts w:ascii="宋体" w:hAnsi="宋体"/>
            <w:szCs w:val="21"/>
          </w:rPr>
          <w:t>的具体情况如下：</w:t>
        </w:r>
      </w:ins>
    </w:p>
    <w:p>
      <w:pPr>
        <w:ind w:firstLine="420" w:firstLineChars="200"/>
        <w:rPr>
          <w:ins w:id="178" w:author="陈shunjie" w:date="2023-04-07T17:55:00Z"/>
          <w:rFonts w:ascii="宋体" w:hAnsi="宋体"/>
          <w:szCs w:val="21"/>
        </w:rPr>
      </w:pPr>
      <w:ins w:id="179" w:author="陈shunjie" w:date="2023-04-07T17:55:00Z">
        <w:r>
          <w:rPr>
            <w:rFonts w:ascii="宋体" w:hAnsi="宋体"/>
            <w:szCs w:val="21"/>
          </w:rPr>
          <w:t>1.</w:t>
        </w:r>
      </w:ins>
      <w:ins w:id="180" w:author="陈shunjie" w:date="2023-04-07T17:55:00Z">
        <w:r>
          <w:rPr>
            <w:rFonts w:ascii="宋体" w:hAnsi="宋体"/>
            <w:b/>
            <w:bCs/>
            <w:szCs w:val="21"/>
            <w:u w:val="single"/>
          </w:rPr>
          <w:t xml:space="preserve"> （标的名称）</w:t>
        </w:r>
      </w:ins>
      <w:ins w:id="181" w:author="陈shunjie" w:date="2023-04-07T17:55:00Z">
        <w:r>
          <w:rPr>
            <w:rFonts w:ascii="宋体" w:hAnsi="宋体"/>
            <w:szCs w:val="21"/>
          </w:rPr>
          <w:t xml:space="preserve"> </w:t>
        </w:r>
      </w:ins>
      <w:ins w:id="182" w:author="陈shunjie" w:date="2023-04-07T17:55:00Z">
        <w:r>
          <w:rPr>
            <w:rFonts w:hint="eastAsia" w:ascii="宋体" w:hAnsi="宋体"/>
            <w:szCs w:val="21"/>
          </w:rPr>
          <w:t>，承接单位</w:t>
        </w:r>
      </w:ins>
      <w:ins w:id="183" w:author="陈shunjie" w:date="2023-04-07T17:55:00Z">
        <w:r>
          <w:rPr>
            <w:rFonts w:ascii="宋体" w:hAnsi="宋体"/>
            <w:szCs w:val="21"/>
          </w:rPr>
          <w:t>为</w:t>
        </w:r>
      </w:ins>
      <w:ins w:id="184" w:author="陈shunjie" w:date="2023-04-07T17:55:00Z">
        <w:r>
          <w:rPr>
            <w:rFonts w:ascii="宋体" w:hAnsi="宋体"/>
            <w:b/>
            <w:bCs/>
            <w:szCs w:val="21"/>
            <w:u w:val="single"/>
          </w:rPr>
          <w:t>（</w:t>
        </w:r>
      </w:ins>
      <w:ins w:id="185" w:author="陈shunjie" w:date="2023-04-07T17:55:00Z">
        <w:r>
          <w:rPr>
            <w:rFonts w:hint="eastAsia" w:ascii="宋体" w:hAnsi="宋体"/>
            <w:b/>
            <w:bCs/>
            <w:szCs w:val="21"/>
            <w:u w:val="single"/>
          </w:rPr>
          <w:t>企业</w:t>
        </w:r>
      </w:ins>
      <w:ins w:id="186" w:author="陈shunjie" w:date="2023-04-07T17:55:00Z">
        <w:r>
          <w:rPr>
            <w:rFonts w:ascii="宋体" w:hAnsi="宋体"/>
            <w:b/>
            <w:bCs/>
            <w:szCs w:val="21"/>
            <w:u w:val="single"/>
          </w:rPr>
          <w:t>名称）</w:t>
        </w:r>
      </w:ins>
      <w:ins w:id="187" w:author="陈shunjie" w:date="2023-04-07T17:55:00Z">
        <w:r>
          <w:rPr>
            <w:rFonts w:ascii="宋体" w:hAnsi="宋体"/>
            <w:szCs w:val="21"/>
          </w:rPr>
          <w:t>，属于</w:t>
        </w:r>
      </w:ins>
      <w:ins w:id="188" w:author="陈shunjie" w:date="2023-04-07T17:55:00Z">
        <w:r>
          <w:rPr>
            <w:rFonts w:hint="eastAsia" w:ascii="宋体" w:hAnsi="宋体"/>
            <w:b/>
            <w:bCs/>
            <w:szCs w:val="21"/>
            <w:u w:val="single"/>
          </w:rPr>
          <w:t>监狱企业</w:t>
        </w:r>
      </w:ins>
      <w:ins w:id="189" w:author="陈shunjie" w:date="2023-04-07T17:55:00Z">
        <w:r>
          <w:rPr>
            <w:rFonts w:ascii="宋体" w:hAnsi="宋体"/>
            <w:szCs w:val="21"/>
          </w:rPr>
          <w:t>；</w:t>
        </w:r>
      </w:ins>
    </w:p>
    <w:p>
      <w:pPr>
        <w:ind w:firstLine="420" w:firstLineChars="200"/>
        <w:rPr>
          <w:ins w:id="190" w:author="陈shunjie" w:date="2023-04-07T17:55:00Z"/>
          <w:rFonts w:ascii="宋体" w:hAnsi="宋体"/>
          <w:szCs w:val="21"/>
        </w:rPr>
      </w:pPr>
      <w:ins w:id="191" w:author="陈shunjie" w:date="2023-04-07T17:55:00Z">
        <w:r>
          <w:rPr>
            <w:rFonts w:ascii="宋体" w:hAnsi="宋体"/>
            <w:szCs w:val="21"/>
          </w:rPr>
          <w:t>2.</w:t>
        </w:r>
      </w:ins>
      <w:ins w:id="192" w:author="陈shunjie" w:date="2023-04-07T17:55:00Z">
        <w:r>
          <w:rPr>
            <w:rFonts w:ascii="宋体" w:hAnsi="宋体"/>
            <w:b/>
            <w:bCs/>
            <w:szCs w:val="21"/>
            <w:u w:val="single"/>
          </w:rPr>
          <w:t xml:space="preserve"> （标的名称）</w:t>
        </w:r>
      </w:ins>
      <w:ins w:id="193" w:author="陈shunjie" w:date="2023-04-07T17:55:00Z">
        <w:r>
          <w:rPr>
            <w:rFonts w:ascii="宋体" w:hAnsi="宋体"/>
            <w:szCs w:val="21"/>
          </w:rPr>
          <w:t xml:space="preserve"> </w:t>
        </w:r>
      </w:ins>
      <w:ins w:id="194" w:author="陈shunjie" w:date="2023-04-07T17:55:00Z">
        <w:r>
          <w:rPr>
            <w:rFonts w:hint="eastAsia" w:ascii="宋体" w:hAnsi="宋体"/>
            <w:szCs w:val="21"/>
          </w:rPr>
          <w:t>，承接单位</w:t>
        </w:r>
      </w:ins>
      <w:ins w:id="195" w:author="陈shunjie" w:date="2023-04-07T17:55:00Z">
        <w:r>
          <w:rPr>
            <w:rFonts w:ascii="宋体" w:hAnsi="宋体"/>
            <w:szCs w:val="21"/>
          </w:rPr>
          <w:t>为</w:t>
        </w:r>
      </w:ins>
      <w:ins w:id="196" w:author="陈shunjie" w:date="2023-04-07T17:55:00Z">
        <w:r>
          <w:rPr>
            <w:rFonts w:ascii="宋体" w:hAnsi="宋体"/>
            <w:b/>
            <w:bCs/>
            <w:szCs w:val="21"/>
            <w:u w:val="single"/>
          </w:rPr>
          <w:t>（</w:t>
        </w:r>
      </w:ins>
      <w:ins w:id="197" w:author="陈shunjie" w:date="2023-04-07T17:55:00Z">
        <w:r>
          <w:rPr>
            <w:rFonts w:hint="eastAsia" w:ascii="宋体" w:hAnsi="宋体"/>
            <w:b/>
            <w:bCs/>
            <w:szCs w:val="21"/>
            <w:u w:val="single"/>
          </w:rPr>
          <w:t>企业</w:t>
        </w:r>
      </w:ins>
      <w:ins w:id="198" w:author="陈shunjie" w:date="2023-04-07T17:55:00Z">
        <w:r>
          <w:rPr>
            <w:rFonts w:ascii="宋体" w:hAnsi="宋体"/>
            <w:b/>
            <w:bCs/>
            <w:szCs w:val="21"/>
            <w:u w:val="single"/>
          </w:rPr>
          <w:t>名称）</w:t>
        </w:r>
      </w:ins>
      <w:ins w:id="199" w:author="陈shunjie" w:date="2023-04-07T17:55:00Z">
        <w:r>
          <w:rPr>
            <w:rFonts w:ascii="宋体" w:hAnsi="宋体"/>
            <w:szCs w:val="21"/>
          </w:rPr>
          <w:t>，属于</w:t>
        </w:r>
      </w:ins>
      <w:ins w:id="200" w:author="陈shunjie" w:date="2023-04-07T17:55:00Z">
        <w:r>
          <w:rPr>
            <w:rFonts w:hint="eastAsia" w:ascii="宋体" w:hAnsi="宋体"/>
            <w:b/>
            <w:bCs/>
            <w:szCs w:val="21"/>
            <w:u w:val="single"/>
          </w:rPr>
          <w:t>监狱企业</w:t>
        </w:r>
      </w:ins>
      <w:ins w:id="201" w:author="陈shunjie" w:date="2023-04-07T17:55:00Z">
        <w:r>
          <w:rPr>
            <w:rFonts w:hint="eastAsia" w:ascii="宋体" w:hAnsi="宋体"/>
            <w:szCs w:val="21"/>
          </w:rPr>
          <w:t>。</w:t>
        </w:r>
      </w:ins>
    </w:p>
    <w:p>
      <w:pPr>
        <w:ind w:firstLine="420" w:firstLineChars="200"/>
        <w:outlineLvl w:val="3"/>
        <w:rPr>
          <w:ins w:id="202" w:author="陈shunjie" w:date="2023-04-07T17:55:00Z"/>
          <w:rFonts w:ascii="宋体" w:hAnsi="宋体"/>
          <w:szCs w:val="21"/>
        </w:rPr>
      </w:pPr>
      <w:ins w:id="203" w:author="陈shunjie" w:date="2023-04-07T17:55:00Z">
        <w:r>
          <w:rPr>
            <w:rFonts w:ascii="宋体" w:hAnsi="宋体"/>
            <w:szCs w:val="21"/>
          </w:rPr>
          <w:t xml:space="preserve">…… </w:t>
        </w:r>
      </w:ins>
    </w:p>
    <w:p>
      <w:pPr>
        <w:ind w:firstLine="420" w:firstLineChars="200"/>
        <w:rPr>
          <w:ins w:id="204" w:author="陈shunjie" w:date="2023-04-07T17:55:00Z"/>
          <w:rFonts w:ascii="宋体" w:hAnsi="宋体"/>
          <w:szCs w:val="21"/>
        </w:rPr>
      </w:pPr>
      <w:ins w:id="205" w:author="陈shunjie" w:date="2023-04-07T17:55:00Z">
        <w:r>
          <w:rPr>
            <w:rFonts w:ascii="宋体" w:hAnsi="宋体"/>
            <w:szCs w:val="21"/>
          </w:rPr>
          <w:t>本</w:t>
        </w:r>
      </w:ins>
      <w:ins w:id="206" w:author="陈shunjie" w:date="2023-04-07T17:55:00Z">
        <w:r>
          <w:rPr>
            <w:rFonts w:hint="eastAsia" w:ascii="宋体" w:hAnsi="宋体"/>
            <w:szCs w:val="21"/>
          </w:rPr>
          <w:t>投标人</w:t>
        </w:r>
      </w:ins>
      <w:ins w:id="207" w:author="陈shunjie" w:date="2023-04-07T17:55:00Z">
        <w:r>
          <w:rPr>
            <w:rFonts w:ascii="宋体" w:hAnsi="宋体"/>
            <w:szCs w:val="21"/>
          </w:rPr>
          <w:t>对上述声明内容的真实性负责。如有虚假，将依法承担相应责任。</w:t>
        </w:r>
      </w:ins>
    </w:p>
    <w:p>
      <w:pPr>
        <w:ind w:firstLine="420" w:firstLineChars="200"/>
        <w:rPr>
          <w:ins w:id="208" w:author="陈shunjie" w:date="2023-04-07T17:55:00Z"/>
          <w:b/>
          <w:sz w:val="24"/>
        </w:rPr>
      </w:pPr>
      <w:ins w:id="209" w:author="陈shunjie" w:date="2023-04-07T17:55:00Z">
        <w:r>
          <w:rPr>
            <w:rFonts w:hint="eastAsia" w:ascii="宋体" w:hAnsi="宋体"/>
            <w:szCs w:val="21"/>
          </w:rPr>
          <w:t>附：省级以上监狱管理局、戒毒管理局（含新疆生产建设兵团）出具的监狱企业证明文件。</w:t>
        </w:r>
      </w:ins>
    </w:p>
    <w:p>
      <w:pPr>
        <w:ind w:firstLine="420" w:firstLineChars="200"/>
        <w:rPr>
          <w:ins w:id="210" w:author="陈shunjie" w:date="2023-04-07T17:55:00Z"/>
          <w:rFonts w:ascii="宋体" w:hAnsi="宋体"/>
          <w:szCs w:val="21"/>
        </w:rPr>
      </w:pPr>
    </w:p>
    <w:p>
      <w:pPr>
        <w:wordWrap w:val="0"/>
        <w:ind w:firstLine="420" w:firstLineChars="200"/>
        <w:jc w:val="right"/>
        <w:rPr>
          <w:ins w:id="211" w:author="陈shunjie" w:date="2023-04-07T17:55:00Z"/>
          <w:rFonts w:ascii="宋体" w:hAnsi="宋体"/>
          <w:szCs w:val="21"/>
        </w:rPr>
      </w:pPr>
      <w:ins w:id="212" w:author="陈shunjie" w:date="2023-04-07T17:55:00Z">
        <w:r>
          <w:rPr>
            <w:rFonts w:hint="eastAsia" w:ascii="宋体" w:hAnsi="宋体"/>
            <w:szCs w:val="21"/>
          </w:rPr>
          <w:t xml:space="preserve">企业名称：            </w:t>
        </w:r>
      </w:ins>
    </w:p>
    <w:p>
      <w:pPr>
        <w:wordWrap w:val="0"/>
        <w:ind w:firstLine="420" w:firstLineChars="200"/>
        <w:jc w:val="right"/>
        <w:rPr>
          <w:ins w:id="213" w:author="陈shunjie" w:date="2023-04-07T17:55:00Z"/>
          <w:rFonts w:ascii="宋体" w:hAnsi="宋体"/>
          <w:szCs w:val="21"/>
        </w:rPr>
      </w:pPr>
      <w:ins w:id="214" w:author="陈shunjie" w:date="2023-04-07T17:55:00Z">
        <w:r>
          <w:rPr>
            <w:rFonts w:hint="eastAsia" w:ascii="宋体" w:hAnsi="宋体"/>
            <w:szCs w:val="21"/>
          </w:rPr>
          <w:t xml:space="preserve">日  期：            </w:t>
        </w:r>
      </w:ins>
    </w:p>
    <w:bookmarkEnd w:id="65"/>
    <w:p>
      <w:pPr>
        <w:pStyle w:val="4"/>
        <w:jc w:val="center"/>
        <w:rPr>
          <w:rFonts w:ascii="黑体" w:eastAsia="黑体"/>
          <w:b w:val="0"/>
          <w:sz w:val="24"/>
          <w:szCs w:val="24"/>
        </w:rPr>
      </w:pPr>
      <w:bookmarkStart w:id="66" w:name="_Hlk72259976"/>
      <w:r>
        <w:rPr>
          <w:rFonts w:hint="eastAsia" w:ascii="黑体" w:eastAsia="黑体"/>
          <w:b w:val="0"/>
          <w:sz w:val="24"/>
          <w:szCs w:val="24"/>
        </w:rPr>
        <w:t>四、项目详细报价</w:t>
      </w:r>
    </w:p>
    <w:p>
      <w:pPr>
        <w:tabs>
          <w:tab w:val="left" w:pos="720"/>
        </w:tabs>
        <w:ind w:firstLine="3132" w:firstLineChars="1300"/>
        <w:rPr>
          <w:b/>
          <w:sz w:val="24"/>
        </w:rPr>
      </w:pPr>
      <w:r>
        <w:rPr>
          <w:rFonts w:hint="eastAsia"/>
          <w:b/>
          <w:sz w:val="24"/>
        </w:rPr>
        <w:t>（一）分项报价表</w:t>
      </w:r>
    </w:p>
    <w:tbl>
      <w:tblPr>
        <w:tblStyle w:val="44"/>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426" w:type="dxa"/>
            <w:vAlign w:val="center"/>
          </w:tcPr>
          <w:p>
            <w:pPr>
              <w:jc w:val="center"/>
              <w:rPr>
                <w:bCs/>
                <w:szCs w:val="21"/>
              </w:rPr>
            </w:pPr>
            <w:r>
              <w:rPr>
                <w:rFonts w:hint="eastAsia"/>
                <w:bCs/>
                <w:szCs w:val="21"/>
              </w:rPr>
              <w:t>序号</w:t>
            </w:r>
          </w:p>
        </w:tc>
        <w:tc>
          <w:tcPr>
            <w:tcW w:w="655" w:type="dxa"/>
            <w:vAlign w:val="center"/>
          </w:tcPr>
          <w:p>
            <w:pPr>
              <w:jc w:val="center"/>
              <w:rPr>
                <w:bCs/>
                <w:szCs w:val="21"/>
              </w:rPr>
            </w:pPr>
            <w:r>
              <w:rPr>
                <w:rFonts w:hint="eastAsia"/>
                <w:szCs w:val="21"/>
              </w:rPr>
              <w:t>采购计划编号</w:t>
            </w:r>
          </w:p>
        </w:tc>
        <w:tc>
          <w:tcPr>
            <w:tcW w:w="2267" w:type="dxa"/>
            <w:vAlign w:val="center"/>
          </w:tcPr>
          <w:p>
            <w:pPr>
              <w:jc w:val="center"/>
              <w:rPr>
                <w:bCs/>
                <w:szCs w:val="21"/>
              </w:rPr>
            </w:pPr>
            <w:r>
              <w:rPr>
                <w:rFonts w:hint="eastAsia"/>
                <w:bCs/>
                <w:szCs w:val="21"/>
              </w:rPr>
              <w:t>货物名称</w:t>
            </w:r>
          </w:p>
        </w:tc>
        <w:tc>
          <w:tcPr>
            <w:tcW w:w="780" w:type="dxa"/>
            <w:vAlign w:val="center"/>
          </w:tcPr>
          <w:p>
            <w:pPr>
              <w:jc w:val="center"/>
              <w:rPr>
                <w:bCs/>
                <w:szCs w:val="21"/>
              </w:rPr>
            </w:pPr>
            <w:r>
              <w:rPr>
                <w:rFonts w:hint="eastAsia"/>
                <w:szCs w:val="21"/>
              </w:rPr>
              <w:t>规格/品牌/型号</w:t>
            </w:r>
          </w:p>
        </w:tc>
        <w:tc>
          <w:tcPr>
            <w:tcW w:w="680" w:type="dxa"/>
            <w:vAlign w:val="center"/>
          </w:tcPr>
          <w:p>
            <w:pPr>
              <w:jc w:val="center"/>
              <w:rPr>
                <w:bCs/>
                <w:szCs w:val="21"/>
              </w:rPr>
            </w:pPr>
            <w:r>
              <w:rPr>
                <w:rFonts w:hint="eastAsia"/>
                <w:b/>
                <w:color w:val="FF0000"/>
                <w:szCs w:val="21"/>
              </w:rPr>
              <w:t>原产地</w:t>
            </w:r>
          </w:p>
        </w:tc>
        <w:tc>
          <w:tcPr>
            <w:tcW w:w="807" w:type="dxa"/>
            <w:vAlign w:val="center"/>
          </w:tcPr>
          <w:p>
            <w:pPr>
              <w:jc w:val="center"/>
              <w:rPr>
                <w:bCs/>
                <w:szCs w:val="21"/>
              </w:rPr>
            </w:pPr>
            <w:r>
              <w:rPr>
                <w:rFonts w:hint="eastAsia"/>
                <w:szCs w:val="21"/>
              </w:rPr>
              <w:t>制造商名称</w:t>
            </w:r>
          </w:p>
        </w:tc>
        <w:tc>
          <w:tcPr>
            <w:tcW w:w="513" w:type="dxa"/>
            <w:vAlign w:val="center"/>
          </w:tcPr>
          <w:p>
            <w:pPr>
              <w:jc w:val="center"/>
              <w:rPr>
                <w:bCs/>
                <w:szCs w:val="21"/>
              </w:rPr>
            </w:pPr>
            <w:r>
              <w:rPr>
                <w:rFonts w:hint="eastAsia"/>
                <w:bCs/>
                <w:szCs w:val="21"/>
              </w:rPr>
              <w:t>数量</w:t>
            </w:r>
          </w:p>
        </w:tc>
        <w:tc>
          <w:tcPr>
            <w:tcW w:w="413" w:type="dxa"/>
            <w:vAlign w:val="center"/>
          </w:tcPr>
          <w:p>
            <w:pPr>
              <w:jc w:val="center"/>
              <w:rPr>
                <w:bCs/>
                <w:szCs w:val="21"/>
              </w:rPr>
            </w:pPr>
            <w:r>
              <w:rPr>
                <w:rFonts w:hint="eastAsia"/>
                <w:bCs/>
                <w:szCs w:val="21"/>
              </w:rPr>
              <w:t>单位</w:t>
            </w:r>
          </w:p>
        </w:tc>
        <w:tc>
          <w:tcPr>
            <w:tcW w:w="634" w:type="dxa"/>
            <w:vAlign w:val="center"/>
          </w:tcPr>
          <w:p>
            <w:pPr>
              <w:jc w:val="center"/>
              <w:rPr>
                <w:bCs/>
                <w:szCs w:val="21"/>
              </w:rPr>
            </w:pPr>
            <w:r>
              <w:rPr>
                <w:rFonts w:hint="eastAsia"/>
                <w:szCs w:val="21"/>
              </w:rPr>
              <w:t>单价(元)</w:t>
            </w:r>
          </w:p>
        </w:tc>
        <w:tc>
          <w:tcPr>
            <w:tcW w:w="626" w:type="dxa"/>
            <w:vAlign w:val="center"/>
          </w:tcPr>
          <w:p>
            <w:pPr>
              <w:jc w:val="center"/>
              <w:rPr>
                <w:bCs/>
                <w:szCs w:val="21"/>
              </w:rPr>
            </w:pPr>
            <w:r>
              <w:rPr>
                <w:rFonts w:hint="eastAsia"/>
                <w:szCs w:val="21"/>
              </w:rPr>
              <w:t>合价(元)</w:t>
            </w:r>
          </w:p>
        </w:tc>
        <w:tc>
          <w:tcPr>
            <w:tcW w:w="780" w:type="dxa"/>
            <w:vAlign w:val="center"/>
          </w:tcPr>
          <w:p>
            <w:pPr>
              <w:jc w:val="center"/>
              <w:rPr>
                <w:szCs w:val="21"/>
              </w:rPr>
            </w:pPr>
            <w:r>
              <w:rPr>
                <w:rFonts w:hint="eastAsia"/>
                <w:szCs w:val="21"/>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1</w:t>
            </w:r>
          </w:p>
        </w:tc>
        <w:tc>
          <w:tcPr>
            <w:tcW w:w="655" w:type="dxa"/>
            <w:vMerge w:val="restart"/>
            <w:vAlign w:val="center"/>
          </w:tcPr>
          <w:p>
            <w:pPr>
              <w:jc w:val="center"/>
              <w:rPr>
                <w:bCs/>
                <w:szCs w:val="21"/>
              </w:rPr>
            </w:pPr>
            <w:r>
              <w:rPr>
                <w:rFonts w:hint="eastAsia"/>
                <w:bCs/>
                <w:szCs w:val="21"/>
              </w:rPr>
              <w:t>PLAN-2021</w:t>
            </w:r>
            <w:r>
              <w:rPr>
                <w:bCs/>
                <w:szCs w:val="21"/>
              </w:rPr>
              <w:t>***</w:t>
            </w:r>
          </w:p>
        </w:tc>
        <w:tc>
          <w:tcPr>
            <w:tcW w:w="2267" w:type="dxa"/>
            <w:vAlign w:val="center"/>
          </w:tcPr>
          <w:p>
            <w:pPr>
              <w:jc w:val="center"/>
              <w:rPr>
                <w:bCs/>
                <w:szCs w:val="21"/>
              </w:rPr>
            </w:pPr>
            <w:r>
              <w:rPr>
                <w:rFonts w:hint="eastAsia"/>
                <w:bCs/>
                <w:szCs w:val="21"/>
              </w:rPr>
              <w:t>*</w:t>
            </w:r>
            <w:r>
              <w:rPr>
                <w:bCs/>
                <w:szCs w:val="21"/>
              </w:rPr>
              <w:t>**</w:t>
            </w:r>
            <w:r>
              <w:rPr>
                <w:rFonts w:hint="eastAsia"/>
                <w:bCs/>
                <w:szCs w:val="21"/>
              </w:rPr>
              <w:t>（填写相关内容）</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restart"/>
            <w:vAlign w:val="center"/>
          </w:tcPr>
          <w:p>
            <w:pPr>
              <w:jc w:val="center"/>
              <w:rPr>
                <w:b/>
                <w:bCs/>
                <w:szCs w:val="21"/>
              </w:rPr>
            </w:pPr>
            <w:r>
              <w:rPr>
                <w:bCs/>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2</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426" w:type="dxa"/>
          </w:tcPr>
          <w:p>
            <w:pPr>
              <w:jc w:val="center"/>
              <w:rPr>
                <w:bCs/>
                <w:szCs w:val="21"/>
              </w:rPr>
            </w:pPr>
            <w:r>
              <w:rPr>
                <w:rFonts w:hint="eastAsia"/>
                <w:bCs/>
                <w:szCs w:val="21"/>
              </w:rPr>
              <w:t>3</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rFonts w:hint="eastAsia"/>
                <w:bCs/>
                <w:szCs w:val="21"/>
              </w:rPr>
              <w:t>4</w:t>
            </w:r>
          </w:p>
        </w:tc>
        <w:tc>
          <w:tcPr>
            <w:tcW w:w="655" w:type="dxa"/>
            <w:vMerge w:val="continue"/>
          </w:tcPr>
          <w:p>
            <w:pPr>
              <w:jc w:val="center"/>
              <w:rPr>
                <w:bCs/>
                <w:szCs w:val="21"/>
              </w:rPr>
            </w:pPr>
          </w:p>
        </w:tc>
        <w:tc>
          <w:tcPr>
            <w:tcW w:w="2267" w:type="dxa"/>
            <w:vAlign w:val="center"/>
          </w:tcPr>
          <w:p>
            <w:pPr>
              <w:jc w:val="center"/>
              <w:rPr>
                <w:bCs/>
                <w:szCs w:val="21"/>
              </w:rPr>
            </w:pPr>
            <w:r>
              <w:rPr>
                <w:rFonts w:hint="eastAsia"/>
                <w:bCs/>
                <w:szCs w:val="21"/>
              </w:rPr>
              <w:t>*</w:t>
            </w:r>
            <w:r>
              <w:rPr>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jc w:val="center"/>
              <w:rPr>
                <w:bCs/>
                <w:szCs w:val="21"/>
              </w:rPr>
            </w:pPr>
            <w:r>
              <w:rPr>
                <w:bCs/>
                <w:szCs w:val="21"/>
              </w:rPr>
              <w:t>5</w:t>
            </w:r>
          </w:p>
        </w:tc>
        <w:tc>
          <w:tcPr>
            <w:tcW w:w="655" w:type="dxa"/>
            <w:vMerge w:val="continue"/>
          </w:tcPr>
          <w:p>
            <w:pPr>
              <w:jc w:val="center"/>
              <w:rPr>
                <w:bCs/>
                <w:szCs w:val="21"/>
              </w:rPr>
            </w:pPr>
          </w:p>
        </w:tc>
        <w:tc>
          <w:tcPr>
            <w:tcW w:w="2267" w:type="dxa"/>
            <w:vAlign w:val="center"/>
          </w:tcPr>
          <w:p>
            <w:pPr>
              <w:jc w:val="center"/>
              <w:rPr>
                <w:bCs/>
                <w:szCs w:val="21"/>
              </w:rPr>
            </w:pPr>
            <w:r>
              <w:rPr>
                <w:rFonts w:hint="eastAsia" w:ascii="宋体" w:hAnsi="宋体"/>
                <w:bCs/>
                <w:szCs w:val="21"/>
              </w:rPr>
              <w:t>……</w:t>
            </w:r>
          </w:p>
        </w:tc>
        <w:tc>
          <w:tcPr>
            <w:tcW w:w="780" w:type="dxa"/>
            <w:vAlign w:val="center"/>
          </w:tcPr>
          <w:p>
            <w:pPr>
              <w:jc w:val="center"/>
              <w:rPr>
                <w:bCs/>
                <w:szCs w:val="21"/>
              </w:rPr>
            </w:pPr>
          </w:p>
        </w:tc>
        <w:tc>
          <w:tcPr>
            <w:tcW w:w="680" w:type="dxa"/>
            <w:vAlign w:val="center"/>
          </w:tcPr>
          <w:p>
            <w:pPr>
              <w:jc w:val="center"/>
              <w:rPr>
                <w:bCs/>
                <w:szCs w:val="21"/>
              </w:rPr>
            </w:pPr>
          </w:p>
        </w:tc>
        <w:tc>
          <w:tcPr>
            <w:tcW w:w="807" w:type="dxa"/>
            <w:vAlign w:val="center"/>
          </w:tcPr>
          <w:p>
            <w:pPr>
              <w:jc w:val="center"/>
              <w:rPr>
                <w:bCs/>
                <w:szCs w:val="21"/>
              </w:rPr>
            </w:pPr>
          </w:p>
        </w:tc>
        <w:tc>
          <w:tcPr>
            <w:tcW w:w="513" w:type="dxa"/>
            <w:vAlign w:val="center"/>
          </w:tcPr>
          <w:p>
            <w:pPr>
              <w:jc w:val="center"/>
              <w:rPr>
                <w:bCs/>
                <w:szCs w:val="21"/>
              </w:rPr>
            </w:pPr>
            <w:r>
              <w:rPr>
                <w:rFonts w:hint="eastAsia"/>
                <w:bCs/>
                <w:szCs w:val="21"/>
              </w:rPr>
              <w:t>*</w:t>
            </w:r>
          </w:p>
        </w:tc>
        <w:tc>
          <w:tcPr>
            <w:tcW w:w="413" w:type="dxa"/>
            <w:vAlign w:val="center"/>
          </w:tcPr>
          <w:p>
            <w:pPr>
              <w:jc w:val="center"/>
              <w:rPr>
                <w:bCs/>
                <w:szCs w:val="21"/>
              </w:rPr>
            </w:pPr>
            <w:r>
              <w:rPr>
                <w:rFonts w:hint="eastAsia"/>
                <w:bCs/>
                <w:szCs w:val="21"/>
              </w:rPr>
              <w:t>*</w:t>
            </w:r>
          </w:p>
        </w:tc>
        <w:tc>
          <w:tcPr>
            <w:tcW w:w="634" w:type="dxa"/>
            <w:vAlign w:val="center"/>
          </w:tcPr>
          <w:p>
            <w:pPr>
              <w:jc w:val="center"/>
              <w:rPr>
                <w:bCs/>
                <w:szCs w:val="21"/>
              </w:rPr>
            </w:pPr>
          </w:p>
        </w:tc>
        <w:tc>
          <w:tcPr>
            <w:tcW w:w="626" w:type="dxa"/>
            <w:vAlign w:val="center"/>
          </w:tcPr>
          <w:p>
            <w:pPr>
              <w:jc w:val="center"/>
              <w:rPr>
                <w:bCs/>
                <w:szCs w:val="21"/>
              </w:rPr>
            </w:pPr>
          </w:p>
        </w:tc>
        <w:tc>
          <w:tcPr>
            <w:tcW w:w="780" w:type="dxa"/>
            <w:vMerge w:val="continue"/>
            <w:vAlign w:val="center"/>
          </w:tcPr>
          <w:p>
            <w:pPr>
              <w:jc w:val="cente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581" w:type="dxa"/>
            <w:gridSpan w:val="11"/>
          </w:tcPr>
          <w:p>
            <w:pPr>
              <w:rPr>
                <w:bCs/>
                <w:szCs w:val="21"/>
              </w:rPr>
            </w:pPr>
            <w:r>
              <w:rPr>
                <w:rFonts w:hint="eastAsia"/>
                <w:bCs/>
                <w:szCs w:val="21"/>
              </w:rPr>
              <w:t>合计（即投标总价；币种：人民币；单位：元） 小写：            大写：</w:t>
            </w:r>
          </w:p>
        </w:tc>
      </w:tr>
    </w:tbl>
    <w:p>
      <w:pPr>
        <w:ind w:firstLine="482" w:firstLineChars="200"/>
        <w:rPr>
          <w:rFonts w:ascii="宋体" w:hAnsi="宋体"/>
          <w:b/>
          <w:sz w:val="24"/>
        </w:rPr>
      </w:pPr>
      <w:r>
        <w:rPr>
          <w:rFonts w:hint="eastAsia" w:ascii="宋体" w:hAnsi="宋体"/>
          <w:b/>
          <w:sz w:val="24"/>
        </w:rPr>
        <w:t>注：1.本表可按同样格式扩展。</w:t>
      </w:r>
    </w:p>
    <w:p>
      <w:pPr>
        <w:ind w:firstLine="472" w:firstLineChars="196"/>
        <w:rPr>
          <w:rFonts w:ascii="宋体" w:hAnsi="宋体"/>
          <w:b/>
          <w:sz w:val="24"/>
        </w:rPr>
      </w:pPr>
      <w:r>
        <w:rPr>
          <w:rFonts w:hint="eastAsia" w:ascii="宋体" w:hAnsi="宋体"/>
          <w:b/>
          <w:sz w:val="24"/>
        </w:rPr>
        <w:t>2</w:t>
      </w:r>
      <w:r>
        <w:rPr>
          <w:rFonts w:ascii="宋体" w:hAnsi="宋体"/>
          <w:b/>
          <w:sz w:val="24"/>
        </w:rPr>
        <w:t>.</w:t>
      </w:r>
      <w:r>
        <w:rPr>
          <w:rFonts w:hint="eastAsia" w:ascii="宋体" w:hAnsi="宋体"/>
          <w:b/>
          <w:sz w:val="24"/>
        </w:rPr>
        <w:t xml:space="preserve"> “规格/品牌/型号”一栏填写全部或任一信息即可，若为定制类，应填写为“定制”。未填写或填写错误的，在技术要求偏离情况按一般参数负偏离一项扣分处理。</w:t>
      </w:r>
    </w:p>
    <w:p>
      <w:pPr>
        <w:ind w:firstLine="472" w:firstLineChars="196"/>
        <w:rPr>
          <w:rFonts w:ascii="宋体" w:hAnsi="宋体"/>
          <w:b/>
          <w:sz w:val="24"/>
        </w:rPr>
      </w:pPr>
      <w:r>
        <w:rPr>
          <w:rFonts w:ascii="宋体" w:hAnsi="宋体"/>
          <w:b/>
          <w:sz w:val="24"/>
        </w:rPr>
        <w:t>3</w:t>
      </w:r>
      <w:r>
        <w:rPr>
          <w:rFonts w:hint="eastAsia" w:ascii="宋体" w:hAnsi="宋体"/>
          <w:b/>
          <w:sz w:val="24"/>
        </w:rPr>
        <w:t>.</w:t>
      </w:r>
      <w:bookmarkStart w:id="67" w:name="_Hlk72074795"/>
      <w:r>
        <w:rPr>
          <w:rFonts w:hint="eastAsia" w:ascii="宋体" w:hAnsi="宋体"/>
          <w:b/>
          <w:sz w:val="24"/>
        </w:rPr>
        <w:t>“原产地”是指该货物的实际生产加工地，而非品牌总公司所在地</w:t>
      </w:r>
      <w:bookmarkEnd w:id="67"/>
      <w:r>
        <w:rPr>
          <w:rFonts w:hint="eastAsia" w:ascii="宋体" w:hAnsi="宋体"/>
          <w:b/>
          <w:sz w:val="24"/>
        </w:rPr>
        <w:t>。</w:t>
      </w:r>
    </w:p>
    <w:p>
      <w:pPr>
        <w:ind w:firstLine="472" w:firstLineChars="196"/>
        <w:rPr>
          <w:rFonts w:ascii="宋体" w:hAnsi="宋体"/>
          <w:b/>
          <w:sz w:val="24"/>
        </w:rPr>
      </w:pPr>
      <w:r>
        <w:rPr>
          <w:rFonts w:ascii="宋体" w:hAnsi="宋体"/>
          <w:b/>
          <w:sz w:val="24"/>
        </w:rPr>
        <w:t>4</w:t>
      </w:r>
      <w:r>
        <w:rPr>
          <w:rFonts w:hint="eastAsia" w:ascii="宋体" w:hAnsi="宋体"/>
          <w:b/>
          <w:sz w:val="24"/>
        </w:rPr>
        <w:t>.所投货物均应填写制造商名称。</w:t>
      </w:r>
    </w:p>
    <w:p>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.所有价格应按“招标文件”中规定的货币单位填写；投标总价应为以上各分项价格之和；投标总价和项目报价表中单个采购预算条目报价均不得超过对应的预算金额，否则将导致投标无效。</w:t>
      </w:r>
    </w:p>
    <w:p>
      <w:pPr>
        <w:ind w:firstLine="482"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82" w:firstLineChars="200"/>
        <w:rPr>
          <w:rFonts w:ascii="宋体" w:hAnsi="宋体"/>
          <w:b/>
          <w:color w:val="FF0000"/>
          <w:sz w:val="24"/>
        </w:rPr>
      </w:pPr>
    </w:p>
    <w:p>
      <w:pPr>
        <w:ind w:firstLine="482" w:firstLineChars="200"/>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pPr>
        <w:ind w:firstLine="482" w:firstLineChars="200"/>
        <w:rPr>
          <w:rFonts w:ascii="宋体" w:hAnsi="宋体"/>
          <w:b/>
          <w:color w:val="FF0000"/>
          <w:sz w:val="24"/>
        </w:rPr>
      </w:pPr>
    </w:p>
    <w:p>
      <w:pPr>
        <w:ind w:firstLine="480" w:firstLineChars="200"/>
        <w:rPr>
          <w:rFonts w:ascii="宋体" w:hAnsi="宋体"/>
          <w:sz w:val="24"/>
        </w:rPr>
      </w:pPr>
      <w:r>
        <w:rPr>
          <w:rFonts w:hint="eastAsia" w:ascii="宋体" w:hAnsi="宋体"/>
          <w:sz w:val="24"/>
        </w:rPr>
        <w:t>备注：招标文件未列明核心产品的，无需填写该项。</w:t>
      </w:r>
    </w:p>
    <w:p>
      <w:pPr>
        <w:ind w:firstLine="1205" w:firstLineChars="500"/>
        <w:rPr>
          <w:rFonts w:ascii="宋体" w:hAnsi="宋体"/>
          <w:b/>
          <w:bCs/>
          <w:sz w:val="24"/>
        </w:rPr>
      </w:pPr>
      <w:r>
        <w:rPr>
          <w:rFonts w:hint="eastAsia" w:ascii="宋体" w:hAnsi="宋体"/>
          <w:b/>
          <w:bCs/>
          <w:sz w:val="24"/>
        </w:rPr>
        <w:t>本项目核心产品为：</w:t>
      </w:r>
      <w:commentRangeStart w:id="63"/>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commentRangeEnd w:id="63"/>
      <w:r>
        <w:commentReference w:id="63"/>
      </w:r>
    </w:p>
    <w:p>
      <w:pPr>
        <w:rPr>
          <w:b/>
          <w:sz w:val="24"/>
        </w:rPr>
      </w:pPr>
    </w:p>
    <w:p>
      <w:pPr>
        <w:tabs>
          <w:tab w:val="left" w:pos="720"/>
        </w:tabs>
        <w:ind w:firstLine="1928" w:firstLineChars="800"/>
        <w:rPr>
          <w:b/>
          <w:sz w:val="24"/>
        </w:rPr>
      </w:pPr>
      <w:r>
        <w:rPr>
          <w:rFonts w:hint="eastAsia"/>
          <w:b/>
          <w:sz w:val="24"/>
        </w:rPr>
        <w:t>（三）可选配件报价清单（不包括在总报价内）</w:t>
      </w:r>
    </w:p>
    <w:p>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pPr>
        <w:ind w:firstLine="482" w:firstLineChars="200"/>
        <w:rPr>
          <w:rFonts w:hAnsi="宋体"/>
          <w:b/>
          <w:bCs/>
          <w:sz w:val="24"/>
        </w:rPr>
      </w:pPr>
    </w:p>
    <w:p>
      <w:pPr>
        <w:tabs>
          <w:tab w:val="left" w:pos="720"/>
        </w:tabs>
        <w:jc w:val="center"/>
        <w:rPr>
          <w:b/>
          <w:sz w:val="24"/>
        </w:rPr>
      </w:pPr>
      <w:r>
        <w:rPr>
          <w:rFonts w:hint="eastAsia"/>
          <w:b/>
          <w:sz w:val="24"/>
        </w:rPr>
        <w:t>（四）</w:t>
      </w:r>
      <w:bookmarkStart w:id="68" w:name="_Hlk72073235"/>
      <w:r>
        <w:rPr>
          <w:rFonts w:hint="eastAsia"/>
          <w:b/>
          <w:sz w:val="24"/>
        </w:rPr>
        <w:t>投标人认为需要涉及的其他内容报价清单</w:t>
      </w:r>
      <w:bookmarkEnd w:id="68"/>
    </w:p>
    <w:p>
      <w:pPr>
        <w:rPr>
          <w:b/>
          <w:bCs/>
        </w:rPr>
      </w:pPr>
    </w:p>
    <w:p>
      <w:pPr>
        <w:jc w:val="center"/>
        <w:outlineLvl w:val="3"/>
        <w:rPr>
          <w:rFonts w:hint="eastAsia" w:ascii="黑体" w:hAnsi="宋体" w:eastAsia="黑体"/>
          <w:bCs/>
          <w:kern w:val="0"/>
          <w:sz w:val="24"/>
          <w:szCs w:val="32"/>
          <w:lang w:eastAsia="zh-CN"/>
        </w:rPr>
      </w:pPr>
      <w:commentRangeStart w:id="64"/>
      <w:r>
        <w:rPr>
          <w:rFonts w:hint="eastAsia" w:ascii="黑体" w:hAnsi="宋体" w:eastAsia="黑体"/>
          <w:bCs/>
          <w:kern w:val="0"/>
          <w:sz w:val="24"/>
          <w:szCs w:val="32"/>
        </w:rPr>
        <w:t>五、</w:t>
      </w:r>
      <w:r>
        <w:rPr>
          <w:rFonts w:hint="eastAsia" w:ascii="黑体" w:hAnsi="宋体" w:eastAsia="黑体"/>
          <w:bCs/>
          <w:kern w:val="0"/>
          <w:sz w:val="24"/>
          <w:szCs w:val="32"/>
          <w:lang w:eastAsia="zh-CN"/>
        </w:rPr>
        <w:t>供应商认证情况</w:t>
      </w:r>
    </w:p>
    <w:p>
      <w:pPr>
        <w:rPr>
          <w:b/>
          <w:bCs/>
          <w:color w:val="FF0000"/>
        </w:rPr>
      </w:pPr>
      <w:r>
        <w:rPr>
          <w:rFonts w:hint="eastAsia"/>
          <w:b/>
          <w:bCs/>
          <w:color w:val="FF0000"/>
        </w:rPr>
        <w:t>（特别提示：投标人须按本招标文件评标信息中“</w:t>
      </w:r>
      <w:r>
        <w:rPr>
          <w:rFonts w:hint="eastAsia"/>
          <w:b/>
          <w:bCs/>
          <w:color w:val="FF0000"/>
          <w:lang w:eastAsia="zh-CN"/>
        </w:rPr>
        <w:t>供应商认证情况</w:t>
      </w:r>
      <w:r>
        <w:rPr>
          <w:rFonts w:hint="eastAsia"/>
          <w:b/>
          <w:bCs/>
          <w:color w:val="FF0000"/>
        </w:rPr>
        <w:t>”这一评审因素要求，提供详细证明资料）</w:t>
      </w:r>
    </w:p>
    <w:p>
      <w:pPr>
        <w:rPr>
          <w:b/>
          <w:bCs/>
          <w:color w:val="FF0000"/>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六、奖项</w:t>
      </w:r>
    </w:p>
    <w:p>
      <w:pPr>
        <w:rPr>
          <w:b/>
          <w:bCs/>
          <w:color w:val="FF0000"/>
        </w:rPr>
      </w:pPr>
      <w:r>
        <w:rPr>
          <w:rFonts w:hint="eastAsia"/>
          <w:b/>
          <w:bCs/>
          <w:color w:val="FF0000"/>
        </w:rPr>
        <w:t>（特别提示：投标人须按本招标文件评标信息中“奖项”这一评审因素要求，提供详细证明资料）</w:t>
      </w:r>
    </w:p>
    <w:p>
      <w:pPr>
        <w:rPr>
          <w:b/>
          <w:bCs/>
          <w:color w:val="FF0000"/>
        </w:rPr>
      </w:pPr>
    </w:p>
    <w:p>
      <w:pPr>
        <w:jc w:val="center"/>
        <w:outlineLvl w:val="3"/>
        <w:rPr>
          <w:rFonts w:ascii="黑体" w:hAnsi="宋体" w:eastAsia="黑体"/>
          <w:bCs/>
          <w:kern w:val="0"/>
          <w:sz w:val="24"/>
          <w:szCs w:val="32"/>
        </w:rPr>
      </w:pPr>
      <w:r>
        <w:rPr>
          <w:rFonts w:hint="eastAsia" w:ascii="黑体" w:hAnsi="宋体" w:eastAsia="黑体"/>
          <w:bCs/>
          <w:kern w:val="0"/>
          <w:sz w:val="24"/>
          <w:szCs w:val="32"/>
        </w:rPr>
        <w:t>七、</w:t>
      </w:r>
      <w:commentRangeEnd w:id="64"/>
      <w:r>
        <w:commentReference w:id="64"/>
      </w:r>
      <w:r>
        <w:rPr>
          <w:rFonts w:hint="eastAsia" w:ascii="黑体" w:hAnsi="宋体" w:eastAsia="黑体"/>
          <w:bCs/>
          <w:kern w:val="0"/>
          <w:sz w:val="24"/>
          <w:szCs w:val="32"/>
          <w:lang w:eastAsia="zh-CN"/>
        </w:rPr>
        <w:t>供应商同类业绩</w:t>
      </w:r>
    </w:p>
    <w:tbl>
      <w:tblPr>
        <w:tblStyle w:val="44"/>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jc w:val="center"/>
              <w:rPr>
                <w:rFonts w:ascii="宋体" w:hAnsi="宋体"/>
                <w:sz w:val="20"/>
                <w:szCs w:val="21"/>
              </w:rPr>
            </w:pPr>
            <w:r>
              <w:rPr>
                <w:rFonts w:hint="eastAsia" w:ascii="宋体" w:hAnsi="宋体"/>
                <w:sz w:val="20"/>
                <w:szCs w:val="21"/>
              </w:rPr>
              <w:t>采购人</w:t>
            </w:r>
          </w:p>
        </w:tc>
        <w:tc>
          <w:tcPr>
            <w:tcW w:w="831" w:type="pct"/>
            <w:vAlign w:val="center"/>
          </w:tcPr>
          <w:p>
            <w:pPr>
              <w:jc w:val="center"/>
              <w:rPr>
                <w:rFonts w:ascii="宋体" w:hAnsi="宋体"/>
                <w:sz w:val="20"/>
                <w:szCs w:val="21"/>
              </w:rPr>
            </w:pPr>
            <w:r>
              <w:rPr>
                <w:rFonts w:hint="eastAsia" w:ascii="宋体" w:hAnsi="宋体"/>
                <w:sz w:val="20"/>
                <w:szCs w:val="21"/>
              </w:rPr>
              <w:t>项目名称</w:t>
            </w:r>
          </w:p>
        </w:tc>
        <w:tc>
          <w:tcPr>
            <w:tcW w:w="1164" w:type="pct"/>
            <w:vAlign w:val="center"/>
          </w:tcPr>
          <w:p>
            <w:pPr>
              <w:jc w:val="center"/>
              <w:rPr>
                <w:rFonts w:ascii="宋体" w:hAnsi="宋体"/>
                <w:sz w:val="20"/>
                <w:szCs w:val="21"/>
              </w:rPr>
            </w:pPr>
            <w:r>
              <w:rPr>
                <w:rFonts w:hint="eastAsia" w:ascii="宋体" w:hAnsi="宋体"/>
                <w:sz w:val="20"/>
                <w:szCs w:val="21"/>
              </w:rPr>
              <w:t>项目规模（金额）</w:t>
            </w:r>
          </w:p>
        </w:tc>
        <w:tc>
          <w:tcPr>
            <w:tcW w:w="498" w:type="pct"/>
            <w:vAlign w:val="center"/>
          </w:tcPr>
          <w:p>
            <w:pPr>
              <w:jc w:val="center"/>
              <w:rPr>
                <w:rFonts w:ascii="宋体" w:hAnsi="宋体"/>
                <w:sz w:val="20"/>
                <w:szCs w:val="21"/>
              </w:rPr>
            </w:pPr>
            <w:r>
              <w:rPr>
                <w:rFonts w:hint="eastAsia" w:ascii="宋体" w:hAnsi="宋体"/>
                <w:sz w:val="20"/>
                <w:szCs w:val="21"/>
              </w:rPr>
              <w:t>合同签订日期</w:t>
            </w:r>
          </w:p>
        </w:tc>
        <w:tc>
          <w:tcPr>
            <w:tcW w:w="582" w:type="pct"/>
            <w:vAlign w:val="center"/>
          </w:tcPr>
          <w:p>
            <w:pPr>
              <w:jc w:val="center"/>
              <w:rPr>
                <w:rFonts w:ascii="宋体" w:hAnsi="宋体"/>
                <w:sz w:val="20"/>
                <w:szCs w:val="21"/>
              </w:rPr>
            </w:pPr>
            <w:r>
              <w:rPr>
                <w:rFonts w:hint="eastAsia" w:ascii="宋体" w:hAnsi="宋体"/>
                <w:sz w:val="20"/>
                <w:szCs w:val="21"/>
              </w:rPr>
              <w:t>履约验收时间</w:t>
            </w:r>
          </w:p>
        </w:tc>
        <w:tc>
          <w:tcPr>
            <w:tcW w:w="1280" w:type="pct"/>
            <w:vAlign w:val="center"/>
          </w:tcPr>
          <w:p>
            <w:pPr>
              <w:jc w:val="center"/>
              <w:rPr>
                <w:rFonts w:ascii="宋体" w:hAnsi="宋体"/>
                <w:sz w:val="20"/>
                <w:szCs w:val="21"/>
              </w:rPr>
            </w:pPr>
            <w:r>
              <w:rPr>
                <w:rFonts w:hint="eastAsia" w:ascii="宋体" w:hAnsi="宋体"/>
                <w:sz w:val="20"/>
                <w:szCs w:val="21"/>
              </w:rPr>
              <w:t>完成质量情况（以履约验收报告为准）</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r>
              <w:rPr>
                <w:rFonts w:ascii="宋体" w:hAnsi="宋体"/>
                <w:sz w:val="20"/>
                <w:szCs w:val="21"/>
              </w:rPr>
              <w:t>……</w:t>
            </w: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tc>
        <w:tc>
          <w:tcPr>
            <w:tcW w:w="1280" w:type="pct"/>
            <w:vAlign w:val="center"/>
          </w:tcPr>
          <w:p>
            <w:pPr>
              <w:ind w:firstLine="400" w:firstLineChars="200"/>
              <w:rPr>
                <w:rFonts w:ascii="宋体" w:hAnsi="宋体"/>
                <w:sz w:val="20"/>
                <w:szCs w:val="21"/>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rPr>
            </w:pPr>
          </w:p>
        </w:tc>
        <w:tc>
          <w:tcPr>
            <w:tcW w:w="831" w:type="pct"/>
            <w:vAlign w:val="center"/>
          </w:tcPr>
          <w:p>
            <w:pPr>
              <w:ind w:firstLine="400" w:firstLineChars="200"/>
              <w:rPr>
                <w:rFonts w:ascii="宋体" w:hAnsi="宋体"/>
                <w:sz w:val="20"/>
                <w:szCs w:val="21"/>
              </w:rPr>
            </w:pPr>
          </w:p>
        </w:tc>
        <w:tc>
          <w:tcPr>
            <w:tcW w:w="1164" w:type="pct"/>
            <w:vAlign w:val="center"/>
          </w:tcPr>
          <w:p>
            <w:pPr>
              <w:ind w:firstLine="400" w:firstLineChars="200"/>
              <w:rPr>
                <w:rFonts w:ascii="宋体" w:hAnsi="宋体"/>
                <w:sz w:val="20"/>
                <w:szCs w:val="21"/>
              </w:rPr>
            </w:pPr>
          </w:p>
        </w:tc>
        <w:tc>
          <w:tcPr>
            <w:tcW w:w="498" w:type="pct"/>
            <w:vAlign w:val="center"/>
          </w:tcPr>
          <w:p>
            <w:pPr>
              <w:ind w:firstLine="400" w:firstLineChars="200"/>
              <w:rPr>
                <w:rFonts w:ascii="宋体" w:hAnsi="宋体"/>
                <w:sz w:val="20"/>
                <w:szCs w:val="21"/>
              </w:rPr>
            </w:pPr>
          </w:p>
        </w:tc>
        <w:tc>
          <w:tcPr>
            <w:tcW w:w="582" w:type="pct"/>
            <w:vAlign w:val="center"/>
          </w:tcPr>
          <w:p>
            <w:pPr>
              <w:ind w:firstLine="400" w:firstLineChars="200"/>
              <w:rPr>
                <w:rFonts w:ascii="宋体" w:hAnsi="宋体"/>
                <w:sz w:val="20"/>
                <w:szCs w:val="21"/>
              </w:rPr>
            </w:pPr>
          </w:p>
          <w:p/>
        </w:tc>
        <w:tc>
          <w:tcPr>
            <w:tcW w:w="1280" w:type="pct"/>
            <w:vAlign w:val="center"/>
          </w:tcPr>
          <w:p>
            <w:pPr>
              <w:ind w:firstLine="400" w:firstLineChars="200"/>
              <w:rPr>
                <w:rFonts w:ascii="宋体" w:hAnsi="宋体"/>
                <w:sz w:val="20"/>
                <w:szCs w:val="21"/>
              </w:rPr>
            </w:pPr>
          </w:p>
        </w:tc>
      </w:tr>
    </w:tbl>
    <w:p>
      <w:pPr>
        <w:rPr>
          <w:b/>
          <w:bCs/>
          <w:color w:val="FF0000"/>
        </w:rPr>
      </w:pPr>
      <w:r>
        <w:rPr>
          <w:rFonts w:hint="eastAsia"/>
          <w:b/>
          <w:bCs/>
          <w:color w:val="FF0000"/>
        </w:rPr>
        <w:t>（特别提示：投标人须按本招标文件评标信息中“</w:t>
      </w:r>
      <w:r>
        <w:rPr>
          <w:rFonts w:hint="eastAsia"/>
          <w:b/>
          <w:bCs/>
          <w:color w:val="FF0000"/>
          <w:lang w:eastAsia="zh-CN"/>
        </w:rPr>
        <w:t>供应商同类业绩</w:t>
      </w:r>
      <w:r>
        <w:rPr>
          <w:rFonts w:hint="eastAsia"/>
          <w:b/>
          <w:bCs/>
          <w:color w:val="FF0000"/>
        </w:rPr>
        <w:t>”这一评审因素要求，提供详细证明资料）</w:t>
      </w:r>
    </w:p>
    <w:p/>
    <w:p>
      <w:pPr>
        <w:jc w:val="center"/>
        <w:outlineLvl w:val="3"/>
        <w:rPr>
          <w:rFonts w:ascii="黑体" w:hAnsi="黑体" w:eastAsia="黑体" w:cs="黑体"/>
          <w:sz w:val="24"/>
        </w:rPr>
      </w:pPr>
      <w:r>
        <w:rPr>
          <w:rFonts w:hint="eastAsia" w:ascii="黑体" w:hAnsi="黑体" w:eastAsia="黑体" w:cs="黑体"/>
          <w:sz w:val="24"/>
        </w:rPr>
        <w:t>八、节能、环保情况（格式自定）</w:t>
      </w:r>
    </w:p>
    <w:p>
      <w:pPr>
        <w:rPr>
          <w:b/>
          <w:bCs/>
          <w:color w:val="FF0000"/>
        </w:rPr>
      </w:pPr>
      <w:r>
        <w:rPr>
          <w:rFonts w:hint="eastAsia"/>
          <w:b/>
          <w:bCs/>
          <w:color w:val="FF0000"/>
        </w:rPr>
        <w:t>（特别提示：投标人须按本招标文件评标信息中“节能、环保情况”这一评审因素要求，提供证明资料）</w:t>
      </w:r>
    </w:p>
    <w:p>
      <w:pPr>
        <w:pStyle w:val="19"/>
      </w:pPr>
    </w:p>
    <w:p>
      <w:pPr>
        <w:ind w:firstLine="723" w:firstLineChars="300"/>
        <w:rPr>
          <w:b/>
          <w:color w:val="FF0000"/>
          <w:sz w:val="24"/>
        </w:rPr>
      </w:pPr>
      <w:r>
        <w:rPr>
          <w:rFonts w:hint="eastAsia"/>
          <w:b/>
          <w:color w:val="FF0000"/>
          <w:sz w:val="24"/>
        </w:rPr>
        <w:t>（信息公开部分的内容到此为止！以下为信息不公开部分。）</w:t>
      </w:r>
    </w:p>
    <w:bookmarkEnd w:id="66"/>
    <w:p>
      <w:r>
        <w:br w:type="page"/>
      </w:r>
    </w:p>
    <w:p>
      <w:pPr>
        <w:outlineLvl w:val="1"/>
        <w:rPr>
          <w:rFonts w:ascii="宋体" w:hAnsi="宋体"/>
          <w:b/>
          <w:color w:val="FF0000"/>
          <w:sz w:val="28"/>
          <w:szCs w:val="28"/>
        </w:rPr>
      </w:pPr>
      <w:bookmarkStart w:id="69" w:name="_Hlk72260530"/>
      <w:r>
        <w:rPr>
          <w:rFonts w:hint="eastAsia" w:ascii="宋体" w:hAnsi="宋体"/>
          <w:b/>
          <w:color w:val="FF0000"/>
          <w:sz w:val="28"/>
          <w:szCs w:val="28"/>
        </w:rPr>
        <w:t>投标文件附件（信息不公开部分）</w:t>
      </w:r>
    </w:p>
    <w:p>
      <w:pPr>
        <w:pStyle w:val="4"/>
        <w:jc w:val="center"/>
        <w:rPr>
          <w:rFonts w:ascii="黑体" w:eastAsia="黑体"/>
          <w:b w:val="0"/>
          <w:sz w:val="24"/>
        </w:rPr>
      </w:pPr>
      <w:r>
        <w:rPr>
          <w:rFonts w:hint="eastAsia" w:ascii="黑体" w:eastAsia="黑体"/>
          <w:b w:val="0"/>
          <w:sz w:val="24"/>
        </w:rPr>
        <w:t>一、</w:t>
      </w:r>
      <w:bookmarkStart w:id="70" w:name="_Hlk72092499"/>
      <w:r>
        <w:rPr>
          <w:rFonts w:hint="eastAsia" w:ascii="黑体" w:eastAsia="黑体"/>
          <w:b w:val="0"/>
          <w:sz w:val="24"/>
        </w:rPr>
        <w:t>法定代表人（负责人）证明书</w:t>
      </w:r>
      <w:bookmarkEnd w:id="70"/>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同志，身份证号码：</w:t>
      </w:r>
      <w:r>
        <w:rPr>
          <w:rFonts w:hint="eastAsia"/>
          <w:szCs w:val="21"/>
          <w:u w:val="single"/>
        </w:rPr>
        <w:t xml:space="preserve">               </w:t>
      </w:r>
      <w:r>
        <w:rPr>
          <w:rFonts w:hint="eastAsia"/>
          <w:szCs w:val="21"/>
        </w:rPr>
        <w:t>，现任我单位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22" w:firstLineChars="200"/>
        <w:rPr>
          <w:b/>
          <w:bCs/>
          <w:sz w:val="24"/>
        </w:rPr>
      </w:pPr>
      <w:r>
        <w:rPr>
          <w:rFonts w:hint="eastAsia"/>
          <w:b/>
          <w:color w:val="FF0000"/>
          <w:szCs w:val="21"/>
        </w:rPr>
        <w:t>附：</w:t>
      </w:r>
      <w:r>
        <w:rPr>
          <w:rFonts w:hint="eastAsia" w:eastAsia="宋体"/>
          <w:b/>
          <w:color w:val="FF0000"/>
          <w:szCs w:val="21"/>
          <w:lang w:eastAsia="zh-CN"/>
        </w:rPr>
        <w:t>中国国籍人员，请提供法定代表人身份证扫描件（正反两面），港澳台居民可提供来往通行证扫描件；非中国国籍人员，可提供公安部门认可的身份证明材料扫描件。要求投标供应商同时提供上述身份证明材料扫描件作为附件方为有效。</w:t>
      </w:r>
    </w:p>
    <w:p>
      <w:pPr>
        <w:pStyle w:val="4"/>
        <w:spacing w:before="120" w:after="120"/>
        <w:jc w:val="center"/>
        <w:rPr>
          <w:rFonts w:ascii="黑体" w:eastAsia="黑体"/>
          <w:b w:val="0"/>
          <w:sz w:val="24"/>
        </w:rPr>
      </w:pPr>
      <w:r>
        <w:rPr>
          <w:rFonts w:hint="eastAsia" w:ascii="黑体" w:eastAsia="黑体"/>
          <w:b w:val="0"/>
          <w:sz w:val="24"/>
        </w:rPr>
        <w:t>二、投标文件签署授权委托书</w:t>
      </w:r>
    </w:p>
    <w:p>
      <w:pPr>
        <w:spacing w:line="360" w:lineRule="auto"/>
        <w:ind w:firstLine="420" w:firstLineChars="200"/>
        <w:rPr>
          <w:szCs w:val="21"/>
        </w:rPr>
      </w:pPr>
      <w:r>
        <w:rPr>
          <w:rFonts w:hint="eastAsia"/>
          <w:szCs w:val="21"/>
        </w:rPr>
        <w:t>本授权委托书声明：我（姓名）</w:t>
      </w:r>
      <w:r>
        <w:rPr>
          <w:rFonts w:hint="eastAsia"/>
          <w:szCs w:val="21"/>
          <w:u w:val="single"/>
        </w:rPr>
        <w:t xml:space="preserve">                   </w:t>
      </w:r>
      <w:r>
        <w:rPr>
          <w:rFonts w:hint="eastAsia"/>
          <w:szCs w:val="21"/>
        </w:rPr>
        <w:t xml:space="preserve"> 系（投标人名称）</w:t>
      </w:r>
      <w:r>
        <w:rPr>
          <w:rFonts w:hint="eastAsia"/>
          <w:szCs w:val="21"/>
          <w:u w:val="single"/>
        </w:rPr>
        <w:t xml:space="preserve">                                    </w:t>
      </w:r>
      <w:r>
        <w:rPr>
          <w:rFonts w:hint="eastAsia"/>
          <w:szCs w:val="21"/>
        </w:rPr>
        <w:t xml:space="preserve">  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pPr>
        <w:pStyle w:val="8"/>
        <w:spacing w:line="360" w:lineRule="auto"/>
        <w:rPr>
          <w:szCs w:val="21"/>
        </w:rPr>
      </w:pPr>
      <w:r>
        <w:rPr>
          <w:rFonts w:hint="eastAsia"/>
          <w:szCs w:val="21"/>
        </w:rPr>
        <w:t>代理人无转委托权，特此委托。</w:t>
      </w:r>
    </w:p>
    <w:p>
      <w:pPr>
        <w:pStyle w:val="8"/>
        <w:spacing w:line="360" w:lineRule="auto"/>
        <w:rPr>
          <w:szCs w:val="21"/>
        </w:rPr>
      </w:pPr>
    </w:p>
    <w:p>
      <w:pPr>
        <w:pStyle w:val="8"/>
        <w:spacing w:line="360" w:lineRule="auto"/>
        <w:ind w:left="540" w:leftChars="257" w:firstLine="0"/>
        <w:rPr>
          <w:szCs w:val="21"/>
        </w:rPr>
      </w:pPr>
      <w:r>
        <w:rPr>
          <w:rFonts w:hint="eastAsia"/>
          <w:szCs w:val="21"/>
        </w:rPr>
        <w:t>代理人：</w:t>
      </w:r>
      <w:r>
        <w:rPr>
          <w:rFonts w:hint="eastAsia"/>
          <w:szCs w:val="21"/>
          <w:u w:val="single"/>
        </w:rPr>
        <w:t xml:space="preserve">                                    </w:t>
      </w:r>
      <w:r>
        <w:rPr>
          <w:rFonts w:hint="eastAsia"/>
          <w:szCs w:val="21"/>
          <w:u w:val="single"/>
        </w:rPr>
        <w:tab/>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邮箱：</w:t>
      </w:r>
      <w:r>
        <w:rPr>
          <w:rFonts w:hint="eastAsia"/>
          <w:szCs w:val="21"/>
          <w:u w:val="single"/>
        </w:rPr>
        <w:t xml:space="preserve">                                    </w:t>
      </w:r>
      <w:r>
        <w:rPr>
          <w:rFonts w:hint="eastAsia"/>
          <w:szCs w:val="21"/>
          <w:u w:val="single"/>
        </w:rPr>
        <w:tab/>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职务：</w:t>
      </w:r>
      <w:r>
        <w:rPr>
          <w:rFonts w:hint="eastAsia"/>
          <w:szCs w:val="21"/>
          <w:u w:val="single"/>
        </w:rPr>
        <w:t xml:space="preserve">                                    </w:t>
      </w:r>
      <w:r>
        <w:rPr>
          <w:rFonts w:hint="eastAsia"/>
          <w:szCs w:val="21"/>
          <w:u w:val="single"/>
        </w:rPr>
        <w:tab/>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 xml:space="preserve"> 年</w:t>
      </w:r>
      <w:r>
        <w:rPr>
          <w:rFonts w:hint="eastAsia"/>
          <w:szCs w:val="21"/>
          <w:u w:val="single"/>
        </w:rPr>
        <w:t xml:space="preserve">        </w:t>
      </w:r>
      <w:r>
        <w:rPr>
          <w:rFonts w:hint="eastAsia"/>
          <w:szCs w:val="21"/>
          <w:u w:val="single"/>
        </w:rPr>
        <w:tab/>
      </w:r>
      <w:r>
        <w:rPr>
          <w:rFonts w:hint="eastAsia"/>
          <w:szCs w:val="21"/>
        </w:rPr>
        <w:t xml:space="preserve">月  </w:t>
      </w:r>
      <w:r>
        <w:rPr>
          <w:rFonts w:hint="eastAsia"/>
          <w:szCs w:val="21"/>
          <w:u w:val="single"/>
        </w:rPr>
        <w:t xml:space="preserve">             </w:t>
      </w:r>
      <w:r>
        <w:rPr>
          <w:rFonts w:hint="eastAsia"/>
          <w:szCs w:val="21"/>
          <w:u w:val="single"/>
        </w:rPr>
        <w:tab/>
      </w:r>
      <w:r>
        <w:rPr>
          <w:rFonts w:hint="eastAsia"/>
          <w:szCs w:val="21"/>
        </w:rPr>
        <w:t xml:space="preserve"> 日</w:t>
      </w:r>
    </w:p>
    <w:p/>
    <w:p>
      <w:pPr>
        <w:spacing w:line="360" w:lineRule="auto"/>
        <w:ind w:firstLine="422" w:firstLineChars="200"/>
        <w:rPr>
          <w:rFonts w:hint="eastAsia" w:eastAsia="宋体"/>
          <w:b/>
          <w:szCs w:val="21"/>
          <w:lang w:eastAsia="zh-CN"/>
        </w:rPr>
      </w:pPr>
      <w:r>
        <w:rPr>
          <w:rFonts w:hint="eastAsia"/>
          <w:b/>
          <w:color w:val="FF0000"/>
          <w:szCs w:val="21"/>
        </w:rPr>
        <w:t>附：</w:t>
      </w:r>
      <w:ins w:id="215" w:author="陈shunjie" w:date="2024-05-11T16:52:21Z">
        <w:r>
          <w:rPr>
            <w:rFonts w:hint="eastAsia"/>
            <w:b/>
            <w:color w:val="FF0000"/>
            <w:szCs w:val="21"/>
            <w:lang w:eastAsia="zh-CN"/>
          </w:rPr>
          <w:t>中国国籍人员，请提供</w:t>
        </w:r>
      </w:ins>
      <w:ins w:id="216" w:author="陈shunjie" w:date="2024-05-15T09:04:54Z">
        <w:r>
          <w:rPr>
            <w:rFonts w:hint="eastAsia"/>
            <w:b/>
            <w:color w:val="FF0000"/>
            <w:szCs w:val="21"/>
            <w:lang w:eastAsia="zh-CN"/>
          </w:rPr>
          <w:t>代理人</w:t>
        </w:r>
      </w:ins>
      <w:ins w:id="217" w:author="陈shunjie" w:date="2024-05-11T16:52:21Z">
        <w:r>
          <w:rPr>
            <w:rFonts w:hint="eastAsia"/>
            <w:b/>
            <w:color w:val="FF0000"/>
            <w:szCs w:val="21"/>
            <w:lang w:eastAsia="zh-CN"/>
          </w:rPr>
          <w:t>身份证扫描件（正反两面），港澳台居民可提供来往通行证扫描件；非中国国籍人员，可提供公安部门认可的身份证明材料扫描件。要求投标供应商同时提供上述身份证明材料扫描件作为附件方为有效。</w:t>
        </w:r>
      </w:ins>
    </w:p>
    <w:p>
      <w:pPr>
        <w:pStyle w:val="4"/>
        <w:jc w:val="center"/>
        <w:rPr>
          <w:rFonts w:ascii="黑体" w:eastAsia="黑体"/>
          <w:b w:val="0"/>
          <w:kern w:val="0"/>
          <w:sz w:val="24"/>
          <w:szCs w:val="24"/>
        </w:rPr>
      </w:pPr>
      <w:r>
        <w:rPr>
          <w:rFonts w:hint="eastAsia" w:ascii="黑体" w:eastAsia="黑体"/>
          <w:b w:val="0"/>
          <w:kern w:val="0"/>
          <w:sz w:val="24"/>
          <w:szCs w:val="24"/>
        </w:rPr>
        <w:t>三、</w:t>
      </w:r>
      <w:bookmarkStart w:id="71" w:name="_Hlk72092634"/>
      <w:r>
        <w:rPr>
          <w:rFonts w:hint="eastAsia" w:ascii="黑体" w:eastAsia="黑体"/>
          <w:b w:val="0"/>
          <w:kern w:val="0"/>
          <w:sz w:val="24"/>
          <w:szCs w:val="24"/>
        </w:rPr>
        <w:t>实质性条款响应情况表</w:t>
      </w:r>
      <w:bookmarkEnd w:id="71"/>
    </w:p>
    <w:tbl>
      <w:tblPr>
        <w:tblStyle w:val="4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
        <w:gridCol w:w="5314"/>
        <w:gridCol w:w="1276"/>
        <w:gridCol w:w="812"/>
        <w:gridCol w:w="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91" w:type="pct"/>
            <w:vAlign w:val="center"/>
          </w:tcPr>
          <w:p>
            <w:pPr>
              <w:adjustRightInd w:val="0"/>
              <w:snapToGrid w:val="0"/>
              <w:spacing w:line="360" w:lineRule="auto"/>
              <w:jc w:val="center"/>
              <w:rPr>
                <w:rFonts w:ascii="宋体" w:hAnsi="宋体"/>
                <w:kern w:val="0"/>
                <w:szCs w:val="21"/>
              </w:rPr>
            </w:pPr>
            <w:bookmarkStart w:id="72" w:name="_Hlk72092651"/>
            <w:r>
              <w:rPr>
                <w:rFonts w:hint="eastAsia" w:ascii="宋体" w:hAnsi="宋体"/>
                <w:kern w:val="0"/>
                <w:szCs w:val="21"/>
              </w:rPr>
              <w:t>序号</w:t>
            </w:r>
          </w:p>
        </w:tc>
        <w:tc>
          <w:tcPr>
            <w:tcW w:w="3114" w:type="pct"/>
            <w:vAlign w:val="center"/>
          </w:tcPr>
          <w:p>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748"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369" w:type="pct"/>
            <w:vAlign w:val="center"/>
          </w:tcPr>
          <w:p>
            <w:pPr>
              <w:adjustRightInd w:val="0"/>
              <w:snapToGrid w:val="0"/>
              <w:spacing w:line="360" w:lineRule="auto"/>
              <w:jc w:val="center"/>
              <w:rPr>
                <w:rFonts w:ascii="宋体" w:hAnsi="宋体"/>
                <w:kern w:val="0"/>
                <w:szCs w:val="21"/>
              </w:rPr>
            </w:pPr>
            <w:r>
              <w:rPr>
                <w:rFonts w:hint="eastAsia"/>
              </w:rPr>
              <w:t>说明</w:t>
            </w:r>
          </w:p>
        </w:tc>
      </w:tr>
      <w:bookmarkEnd w:id="7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tcPr>
          <w:p>
            <w:pPr>
              <w:adjustRightInd w:val="0"/>
              <w:snapToGrid w:val="0"/>
              <w:spacing w:line="360" w:lineRule="auto"/>
              <w:rPr>
                <w:rFonts w:ascii="宋体" w:hAnsi="宋体"/>
                <w:kern w:val="0"/>
                <w:szCs w:val="21"/>
              </w:rPr>
            </w:pPr>
            <w:r>
              <w:rPr>
                <w:rFonts w:hint="eastAsia" w:ascii="宋体" w:hAnsi="宋体"/>
                <w:kern w:val="0"/>
                <w:szCs w:val="21"/>
              </w:rPr>
              <w:t>1</w:t>
            </w:r>
          </w:p>
        </w:tc>
        <w:tc>
          <w:tcPr>
            <w:tcW w:w="3114" w:type="pct"/>
            <w:vAlign w:val="center"/>
          </w:tcPr>
          <w:p>
            <w:pPr>
              <w:adjustRightInd w:val="0"/>
              <w:snapToGrid w:val="0"/>
              <w:spacing w:line="360" w:lineRule="auto"/>
              <w:jc w:val="left"/>
              <w:rPr>
                <w:rFonts w:hAnsi="宋体"/>
                <w:kern w:val="0"/>
                <w:szCs w:val="21"/>
              </w:rPr>
            </w:pPr>
            <w:r>
              <w:rPr>
                <w:rFonts w:hint="eastAsia"/>
              </w:rPr>
              <w:t>满足本项目标★的条款要求</w:t>
            </w:r>
          </w:p>
        </w:tc>
        <w:tc>
          <w:tcPr>
            <w:tcW w:w="748" w:type="pct"/>
          </w:tcPr>
          <w:p>
            <w:pPr>
              <w:adjustRightInd w:val="0"/>
              <w:snapToGrid w:val="0"/>
              <w:spacing w:line="360" w:lineRule="auto"/>
              <w:rPr>
                <w:rFonts w:ascii="宋体" w:hAnsi="宋体"/>
                <w:kern w:val="0"/>
                <w:szCs w:val="21"/>
              </w:rPr>
            </w:pPr>
          </w:p>
        </w:tc>
        <w:tc>
          <w:tcPr>
            <w:tcW w:w="476" w:type="pct"/>
          </w:tcPr>
          <w:p>
            <w:pPr>
              <w:adjustRightInd w:val="0"/>
              <w:snapToGrid w:val="0"/>
              <w:spacing w:line="360" w:lineRule="auto"/>
              <w:rPr>
                <w:rFonts w:ascii="宋体" w:hAnsi="宋体"/>
                <w:kern w:val="0"/>
                <w:szCs w:val="21"/>
              </w:rPr>
            </w:pPr>
          </w:p>
        </w:tc>
        <w:tc>
          <w:tcPr>
            <w:tcW w:w="369" w:type="pct"/>
          </w:tcPr>
          <w:p>
            <w:pPr>
              <w:adjustRightInd w:val="0"/>
              <w:snapToGrid w:val="0"/>
              <w:spacing w:line="360" w:lineRule="auto"/>
              <w:rPr>
                <w:rFonts w:ascii="宋体" w:hAnsi="宋体"/>
                <w:kern w:val="0"/>
                <w:szCs w:val="21"/>
              </w:rPr>
            </w:pPr>
          </w:p>
        </w:tc>
      </w:tr>
    </w:tbl>
    <w:p>
      <w:pPr>
        <w:ind w:firstLine="482" w:firstLineChars="200"/>
        <w:rPr>
          <w:b/>
          <w:sz w:val="24"/>
          <w:szCs w:val="22"/>
        </w:rPr>
      </w:pPr>
    </w:p>
    <w:p>
      <w:pPr>
        <w:ind w:firstLine="482" w:firstLineChars="200"/>
        <w:rPr>
          <w:b/>
          <w:sz w:val="24"/>
          <w:szCs w:val="22"/>
        </w:rPr>
      </w:pPr>
      <w:r>
        <w:rPr>
          <w:rFonts w:hint="eastAsia"/>
          <w:b/>
          <w:sz w:val="24"/>
          <w:szCs w:val="22"/>
        </w:rPr>
        <w:t>注：1. 上表所列各项均为不可负偏离条款。</w:t>
      </w:r>
    </w:p>
    <w:p>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82" w:firstLineChars="200"/>
        <w:rPr>
          <w:sz w:val="24"/>
        </w:rPr>
      </w:pPr>
      <w:r>
        <w:rPr>
          <w:b/>
          <w:sz w:val="24"/>
        </w:rPr>
        <w:t>4.</w:t>
      </w:r>
      <w:ins w:id="218" w:author="陈shunjie" w:date="2024-05-15T09:56:49Z">
        <w:r>
          <w:rPr>
            <w:rFonts w:hint="eastAsia"/>
            <w:b/>
            <w:sz w:val="24"/>
          </w:rPr>
          <w:t>要求提供证明资料的，在“说明”一栏中列明证明资料的位置,以便评审；未要求提供证明材料的，投标人可以不提供。</w:t>
        </w:r>
        <w:bookmarkEnd w:id="69"/>
      </w:ins>
    </w:p>
    <w:p>
      <w:pPr>
        <w:pStyle w:val="4"/>
        <w:jc w:val="center"/>
        <w:rPr>
          <w:sz w:val="24"/>
        </w:rPr>
      </w:pPr>
      <w:r>
        <w:rPr>
          <w:rFonts w:hint="eastAsia" w:ascii="黑体" w:eastAsia="黑体"/>
          <w:b w:val="0"/>
          <w:sz w:val="24"/>
          <w:szCs w:val="24"/>
        </w:rPr>
        <w:t>四、</w:t>
      </w:r>
      <w:commentRangeStart w:id="65"/>
      <w:r>
        <w:rPr>
          <w:rFonts w:hint="eastAsia" w:ascii="黑体" w:eastAsia="黑体"/>
          <w:b w:val="0"/>
          <w:sz w:val="24"/>
          <w:szCs w:val="24"/>
        </w:rPr>
        <w:t>技术要求偏离表</w:t>
      </w:r>
      <w:commentRangeEnd w:id="65"/>
      <w:r>
        <w:commentReference w:id="65"/>
      </w:r>
    </w:p>
    <w:tbl>
      <w:tblPr>
        <w:tblStyle w:val="44"/>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48"/>
                <w:b w:val="0"/>
                <w:bCs w:val="0"/>
                <w:color w:val="000000" w:themeColor="text1"/>
                <w:szCs w:val="21"/>
                <w14:textFill>
                  <w14:solidFill>
                    <w14:schemeClr w14:val="tx1"/>
                  </w14:solidFill>
                </w14:textFill>
              </w:rPr>
            </w:pPr>
          </w:p>
        </w:tc>
        <w:tc>
          <w:tcPr>
            <w:tcW w:w="710" w:type="dxa"/>
          </w:tcPr>
          <w:p>
            <w:pPr>
              <w:rPr>
                <w:rStyle w:val="48"/>
                <w:b w:val="0"/>
                <w:bCs w:val="0"/>
                <w:color w:val="000000" w:themeColor="text1"/>
                <w:szCs w:val="21"/>
                <w14:textFill>
                  <w14:solidFill>
                    <w14:schemeClr w14:val="tx1"/>
                  </w14:solidFill>
                </w14:textFill>
              </w:rPr>
            </w:pPr>
          </w:p>
        </w:tc>
        <w:tc>
          <w:tcPr>
            <w:tcW w:w="390" w:type="dxa"/>
          </w:tcPr>
          <w:p>
            <w:pPr>
              <w:rPr>
                <w:rStyle w:val="48"/>
                <w:b w:val="0"/>
                <w:bCs w:val="0"/>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14:textFill>
                  <w14:solidFill>
                    <w14:schemeClr w14:val="tx1"/>
                  </w14:solidFill>
                </w14:textFill>
              </w:rPr>
            </w:pPr>
          </w:p>
        </w:tc>
        <w:tc>
          <w:tcPr>
            <w:tcW w:w="772" w:type="dxa"/>
            <w:vMerge w:val="continu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jc w:val="center"/>
              <w:rPr>
                <w:color w:val="000000" w:themeColor="text1"/>
                <w:szCs w:val="21"/>
                <w14:textFill>
                  <w14:solidFill>
                    <w14:schemeClr w14:val="tx1"/>
                  </w14:solidFill>
                </w14:textFill>
              </w:rPr>
            </w:pPr>
          </w:p>
        </w:tc>
        <w:tc>
          <w:tcPr>
            <w:tcW w:w="772" w:type="dxa"/>
            <w:vMerge w:val="continu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rPr>
          <w:b/>
          <w:sz w:val="24"/>
        </w:rPr>
      </w:pPr>
      <w:bookmarkStart w:id="73" w:name="_Hlk72095977"/>
      <w:r>
        <w:rPr>
          <w:rFonts w:hint="eastAsia"/>
          <w:sz w:val="24"/>
        </w:rPr>
        <w:t>证明资料【如有的话，供应商提供的证明资料应统一编号（排序），格式自定】</w:t>
      </w:r>
      <w:bookmarkEnd w:id="73"/>
      <w:r>
        <w:rPr>
          <w:rFonts w:hint="eastAsia"/>
          <w:sz w:val="24"/>
        </w:rPr>
        <w:t>：</w:t>
      </w:r>
    </w:p>
    <w:p>
      <w:pPr>
        <w:ind w:firstLine="482" w:firstLineChars="200"/>
        <w:rPr>
          <w:b/>
          <w:sz w:val="24"/>
        </w:rPr>
      </w:pPr>
      <w:r>
        <w:rPr>
          <w:rFonts w:hint="eastAsia"/>
          <w:b/>
          <w:sz w:val="24"/>
        </w:rPr>
        <w:t>《技术要求偏离表》编制指引：</w:t>
      </w:r>
    </w:p>
    <w:p>
      <w:pPr>
        <w:ind w:firstLine="482" w:firstLineChars="200"/>
        <w:rPr>
          <w:b/>
          <w:sz w:val="24"/>
        </w:rPr>
      </w:pPr>
      <w:r>
        <w:rPr>
          <w:rFonts w:hint="eastAsia"/>
          <w:b/>
          <w:sz w:val="24"/>
        </w:rPr>
        <w:t>1、技术要求偏离表的序号、货物名称、招标技术要求等栏目</w:t>
      </w:r>
      <w:bookmarkStart w:id="74" w:name="_Hlk72094407"/>
      <w:r>
        <w:rPr>
          <w:rFonts w:hint="eastAsia"/>
          <w:b/>
          <w:sz w:val="24"/>
        </w:rPr>
        <w:t>对应“用户需求书”中的“技术要求”章节</w:t>
      </w:r>
      <w:bookmarkEnd w:id="74"/>
      <w:r>
        <w:rPr>
          <w:rFonts w:hint="eastAsia"/>
          <w:b/>
          <w:sz w:val="24"/>
        </w:rPr>
        <w:t>相关内容。</w:t>
      </w:r>
    </w:p>
    <w:p>
      <w:pPr>
        <w:ind w:firstLine="482" w:firstLineChars="200"/>
        <w:rPr>
          <w:b/>
          <w:sz w:val="24"/>
        </w:rPr>
      </w:pPr>
      <w:r>
        <w:rPr>
          <w:b/>
          <w:sz w:val="24"/>
        </w:rPr>
        <w:t>2</w:t>
      </w:r>
      <w:r>
        <w:rPr>
          <w:rFonts w:hint="eastAsia"/>
          <w:b/>
          <w:sz w:val="24"/>
        </w:rPr>
        <w:t>、“投标技术响应”一栏必须一一对照“招标技术要求”，详细填写投标人自身投标货物的具体参数，以体现具体响应情况。</w:t>
      </w:r>
    </w:p>
    <w:p>
      <w:pPr>
        <w:ind w:firstLine="482" w:firstLineChars="200"/>
        <w:rPr>
          <w:b/>
          <w:sz w:val="24"/>
        </w:rPr>
      </w:pPr>
      <w:r>
        <w:rPr>
          <w:b/>
          <w:sz w:val="24"/>
        </w:rPr>
        <w:t>3</w:t>
      </w:r>
      <w:r>
        <w:rPr>
          <w:rFonts w:hint="eastAsia"/>
          <w:b/>
          <w:sz w:val="24"/>
        </w:rPr>
        <w:t>、</w:t>
      </w:r>
      <w:bookmarkStart w:id="75" w:name="_Hlk72158270"/>
      <w:r>
        <w:rPr>
          <w:rFonts w:hint="eastAsia"/>
          <w:b/>
          <w:sz w:val="24"/>
        </w:rPr>
        <w:t>“偏离情况”</w:t>
      </w:r>
      <w:bookmarkEnd w:id="75"/>
      <w:r>
        <w:rPr>
          <w:rFonts w:hint="eastAsia"/>
          <w:b/>
          <w:sz w:val="24"/>
        </w:rPr>
        <w:t>一栏填写如实填写“正偏离”、“负偏离”或“无偏离”，其中：</w:t>
      </w:r>
      <w:bookmarkStart w:id="76" w:name="_Hlk72093866"/>
      <w:r>
        <w:rPr>
          <w:rFonts w:hint="eastAsia"/>
          <w:b/>
          <w:sz w:val="24"/>
        </w:rPr>
        <w:t>“正偏离”表示“投标响应优于招标技术要求”，“负偏离”表示“投标响应不满足招标技术要求”，“无偏离”表示“投标响应与招标技术要求一致”</w:t>
      </w:r>
      <w:bookmarkEnd w:id="76"/>
      <w:r>
        <w:rPr>
          <w:rFonts w:hint="eastAsia"/>
          <w:b/>
          <w:sz w:val="24"/>
        </w:rPr>
        <w:t>。“投标技术响应”对比“招标技术要求”存在响应不全（包括未响应整项招标技术要求或者未响应一项招标技术要求的部分内容），均视为“负偏离”。</w:t>
      </w:r>
    </w:p>
    <w:p>
      <w:pPr>
        <w:ind w:firstLine="482" w:firstLineChars="200"/>
        <w:rPr>
          <w:b/>
          <w:sz w:val="24"/>
        </w:rPr>
      </w:pPr>
      <w:r>
        <w:rPr>
          <w:b/>
          <w:sz w:val="24"/>
        </w:rPr>
        <w:t>4</w:t>
      </w:r>
      <w:r>
        <w:rPr>
          <w:rFonts w:hint="eastAsia"/>
          <w:b/>
          <w:sz w:val="24"/>
        </w:rPr>
        <w:t>、未要求提供证明资料的招标技术要求，可以不提供证明资料（如实响应即可）。</w:t>
      </w:r>
    </w:p>
    <w:p>
      <w:pPr>
        <w:ind w:firstLine="482" w:firstLineChars="200"/>
        <w:rPr>
          <w:b/>
          <w:sz w:val="24"/>
        </w:rPr>
      </w:pPr>
      <w:r>
        <w:rPr>
          <w:rFonts w:hint="eastAsia"/>
          <w:b/>
          <w:sz w:val="24"/>
        </w:rPr>
        <w:t>5、证明资料条款响应要求：要求提供证明资料（且已对证明资料的形式、内容作出明确要求）进行响应的条款，可在“说明”一栏中列明是否提供了符合要求的证明资料；此类条款应严格依照要求的形式、内容提供证明资料，如未提供证明资料（或：证明资料的形式、内容等不符合要求；证明资料显示不符合招标技术要求；证明资料模糊不清无法判断或未显示是否满足招标技术要求），且投标人在“偏离情况”一栏响应为“正偏离”或“无偏离”的，经评审委员会认定，将判定为负偏离。</w:t>
      </w:r>
    </w:p>
    <w:p>
      <w:pPr>
        <w:ind w:firstLine="482" w:firstLineChars="200"/>
        <w:rPr>
          <w:b/>
          <w:sz w:val="24"/>
        </w:rPr>
      </w:pPr>
      <w:r>
        <w:rPr>
          <w:rFonts w:hint="eastAsia"/>
          <w:b/>
          <w:sz w:val="24"/>
        </w:rPr>
        <w:t>6、</w:t>
      </w:r>
      <w:bookmarkStart w:id="77" w:name="_Hlk72096176"/>
      <w:r>
        <w:rPr>
          <w:rFonts w:hint="eastAsia"/>
          <w:b/>
          <w:sz w:val="24"/>
        </w:rPr>
        <w:t>证明资料的形式及其它具体要求</w:t>
      </w:r>
      <w:bookmarkEnd w:id="77"/>
      <w:r>
        <w:rPr>
          <w:rFonts w:hint="eastAsia"/>
          <w:b/>
          <w:sz w:val="24"/>
        </w:rPr>
        <w:t>：</w:t>
      </w:r>
    </w:p>
    <w:p>
      <w:pPr>
        <w:ind w:firstLine="482" w:firstLineChars="200"/>
        <w:rPr>
          <w:b/>
          <w:sz w:val="24"/>
        </w:rPr>
      </w:pPr>
      <w:r>
        <w:rPr>
          <w:rFonts w:hint="eastAsia"/>
          <w:b/>
          <w:sz w:val="24"/>
        </w:rPr>
        <w:t>（1）除照片、图片（截图）及不需加盖公章的文字说明（技术说明）外，其它证明资料均要求为原件扫描件；</w:t>
      </w:r>
    </w:p>
    <w:p>
      <w:pPr>
        <w:ind w:firstLine="482" w:firstLineChars="200"/>
        <w:rPr>
          <w:b/>
          <w:sz w:val="24"/>
        </w:rPr>
      </w:pPr>
      <w:r>
        <w:rPr>
          <w:rFonts w:hint="eastAsia"/>
          <w:b/>
          <w:sz w:val="24"/>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82" w:firstLineChars="200"/>
        <w:rPr>
          <w:b/>
          <w:sz w:val="24"/>
        </w:rPr>
      </w:pPr>
      <w:r>
        <w:rPr>
          <w:rFonts w:hint="eastAsia"/>
          <w:b/>
          <w:sz w:val="24"/>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82" w:firstLineChars="200"/>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pPr>
        <w:ind w:firstLine="482" w:firstLineChars="200"/>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82" w:firstLineChars="200"/>
        <w:rPr>
          <w:b/>
          <w:sz w:val="24"/>
        </w:rPr>
      </w:pPr>
      <w:r>
        <w:rPr>
          <w:rFonts w:hint="eastAsia"/>
          <w:b/>
          <w:sz w:val="24"/>
        </w:rPr>
        <w:t>其它证明资料的形式要求参照以上要求执行；</w:t>
      </w:r>
    </w:p>
    <w:p>
      <w:pPr>
        <w:ind w:firstLine="482" w:firstLineChars="200"/>
        <w:rPr>
          <w:b/>
          <w:sz w:val="24"/>
        </w:rPr>
      </w:pPr>
      <w:r>
        <w:rPr>
          <w:rFonts w:hint="eastAsia"/>
          <w:b/>
          <w:sz w:val="24"/>
        </w:rPr>
        <w:t>（4）证明资料均要求原件备查。</w:t>
      </w:r>
    </w:p>
    <w:p>
      <w:pPr>
        <w:ind w:firstLine="482" w:firstLineChars="200"/>
        <w:rPr>
          <w:b/>
          <w:sz w:val="24"/>
        </w:rPr>
      </w:pPr>
      <w:r>
        <w:rPr>
          <w:rFonts w:hint="eastAsia"/>
          <w:b/>
          <w:sz w:val="24"/>
        </w:rPr>
        <w:t>7、其它注意事项：评审委员会有权对投标人的响应情况作出判断（评审结论）；</w:t>
      </w:r>
    </w:p>
    <w:p>
      <w:pPr>
        <w:rPr>
          <w:sz w:val="24"/>
        </w:rPr>
      </w:pPr>
    </w:p>
    <w:p>
      <w:pPr>
        <w:pStyle w:val="4"/>
        <w:jc w:val="center"/>
        <w:rPr>
          <w:sz w:val="24"/>
        </w:rPr>
      </w:pPr>
      <w:r>
        <w:rPr>
          <w:rFonts w:hint="eastAsia" w:ascii="黑体" w:eastAsia="黑体"/>
          <w:b w:val="0"/>
          <w:bCs w:val="0"/>
          <w:sz w:val="24"/>
          <w:szCs w:val="20"/>
        </w:rPr>
        <w:t>五、</w:t>
      </w:r>
      <w:commentRangeStart w:id="66"/>
      <w:r>
        <w:rPr>
          <w:rFonts w:hint="eastAsia" w:ascii="黑体" w:eastAsia="黑体"/>
          <w:b w:val="0"/>
          <w:bCs w:val="0"/>
          <w:sz w:val="24"/>
          <w:szCs w:val="20"/>
        </w:rPr>
        <w:t>商务要求偏离表</w:t>
      </w:r>
      <w:commentRangeEnd w:id="66"/>
      <w:r>
        <w:commentReference w:id="66"/>
      </w:r>
    </w:p>
    <w:tbl>
      <w:tblPr>
        <w:tblStyle w:val="44"/>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1320"/>
        <w:gridCol w:w="4611"/>
        <w:gridCol w:w="910"/>
        <w:gridCol w:w="602"/>
        <w:gridCol w:w="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35" w:type="pct"/>
            <w:vAlign w:val="center"/>
          </w:tcPr>
          <w:p>
            <w:pPr>
              <w:jc w:val="center"/>
              <w:rPr>
                <w:b/>
              </w:rPr>
            </w:pPr>
            <w:r>
              <w:rPr>
                <w:rFonts w:hint="eastAsia"/>
                <w:sz w:val="24"/>
              </w:rPr>
              <w:t>序号</w:t>
            </w:r>
          </w:p>
        </w:tc>
        <w:tc>
          <w:tcPr>
            <w:tcW w:w="774" w:type="pct"/>
            <w:vAlign w:val="center"/>
          </w:tcPr>
          <w:p>
            <w:pPr>
              <w:jc w:val="center"/>
              <w:rPr>
                <w:b/>
              </w:rPr>
            </w:pPr>
            <w:r>
              <w:rPr>
                <w:rFonts w:hint="eastAsia"/>
                <w:b/>
              </w:rPr>
              <w:t>商务需求项</w:t>
            </w:r>
          </w:p>
        </w:tc>
        <w:tc>
          <w:tcPr>
            <w:tcW w:w="2705" w:type="pct"/>
            <w:vAlign w:val="center"/>
          </w:tcPr>
          <w:p>
            <w:pPr>
              <w:jc w:val="center"/>
              <w:rPr>
                <w:b/>
              </w:rPr>
            </w:pPr>
            <w:r>
              <w:rPr>
                <w:rFonts w:hint="eastAsia"/>
                <w:sz w:val="24"/>
              </w:rPr>
              <w:t>招标商务要求</w:t>
            </w:r>
          </w:p>
        </w:tc>
        <w:tc>
          <w:tcPr>
            <w:tcW w:w="534" w:type="pct"/>
            <w:vAlign w:val="center"/>
          </w:tcPr>
          <w:p>
            <w:pPr>
              <w:jc w:val="center"/>
              <w:rPr>
                <w:b/>
              </w:rPr>
            </w:pPr>
            <w:r>
              <w:rPr>
                <w:rFonts w:hint="eastAsia"/>
                <w:sz w:val="24"/>
              </w:rPr>
              <w:t>投标商务响应</w:t>
            </w:r>
          </w:p>
        </w:tc>
        <w:tc>
          <w:tcPr>
            <w:tcW w:w="353" w:type="pct"/>
            <w:vAlign w:val="center"/>
          </w:tcPr>
          <w:p>
            <w:pPr>
              <w:jc w:val="center"/>
              <w:rPr>
                <w:b/>
              </w:rPr>
            </w:pPr>
            <w:r>
              <w:rPr>
                <w:rFonts w:hint="eastAsia"/>
              </w:rPr>
              <w:t>偏离情况</w:t>
            </w:r>
          </w:p>
        </w:tc>
        <w:tc>
          <w:tcPr>
            <w:tcW w:w="296" w:type="pct"/>
            <w:vAlign w:val="center"/>
          </w:tcPr>
          <w:p>
            <w:pPr>
              <w:jc w:val="center"/>
              <w:rPr>
                <w:b/>
              </w:rPr>
            </w:pPr>
            <w:r>
              <w:rPr>
                <w:rFonts w:hint="eastAsia"/>
                <w:sz w:val="24"/>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5000" w:type="pct"/>
            <w:gridSpan w:val="6"/>
          </w:tcPr>
          <w:p>
            <w:pPr>
              <w:rPr>
                <w:b/>
              </w:rPr>
            </w:pPr>
            <w:r>
              <w:rPr>
                <w:rFonts w:hint="eastAsia"/>
                <w:b/>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rFonts w:hint="eastAsia"/>
                <w:bCs/>
              </w:rPr>
              <w:t>1</w:t>
            </w:r>
          </w:p>
        </w:tc>
        <w:tc>
          <w:tcPr>
            <w:tcW w:w="774" w:type="pct"/>
          </w:tcPr>
          <w:p>
            <w:pPr>
              <w:jc w:val="center"/>
            </w:pPr>
            <w:r>
              <w:rPr>
                <w:rFonts w:hint="eastAsia"/>
              </w:rPr>
              <w:t>*</w:t>
            </w:r>
            <w:r>
              <w:t>***</w:t>
            </w:r>
          </w:p>
        </w:tc>
        <w:tc>
          <w:tcPr>
            <w:tcW w:w="2705" w:type="pct"/>
          </w:tcPr>
          <w:p>
            <w:pPr>
              <w:jc w:val="center"/>
              <w:rPr>
                <w:b/>
              </w:rPr>
            </w:pPr>
            <w:r>
              <w:rPr>
                <w:rFonts w:hint="eastAsia"/>
                <w:bCs/>
                <w:szCs w:val="21"/>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vAlign w:val="center"/>
          </w:tcPr>
          <w:p>
            <w:pPr>
              <w:jc w:val="center"/>
              <w:rPr>
                <w:bCs/>
              </w:rPr>
            </w:pPr>
            <w:r>
              <w:rPr>
                <w:bCs/>
              </w:rPr>
              <w:t>2</w:t>
            </w:r>
          </w:p>
        </w:tc>
        <w:tc>
          <w:tcPr>
            <w:tcW w:w="774" w:type="pct"/>
          </w:tcPr>
          <w:p>
            <w:pPr>
              <w:jc w:val="center"/>
            </w:pPr>
            <w:r>
              <w:rPr>
                <w:rFonts w:hint="eastAsia"/>
              </w:rPr>
              <w:t>****</w:t>
            </w:r>
          </w:p>
        </w:tc>
        <w:tc>
          <w:tcPr>
            <w:tcW w:w="2705" w:type="pct"/>
          </w:tcPr>
          <w:p>
            <w:pPr>
              <w:jc w:val="center"/>
              <w:rPr>
                <w:bCs/>
                <w:szCs w:val="21"/>
              </w:rP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000" w:type="pct"/>
            <w:gridSpan w:val="6"/>
            <w:vAlign w:val="center"/>
          </w:tcPr>
          <w:p>
            <w:pPr>
              <w:rPr>
                <w:bCs/>
                <w:szCs w:val="21"/>
              </w:rPr>
            </w:pPr>
            <w:r>
              <w:rPr>
                <w:rFonts w:hint="eastAsia"/>
                <w:b/>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35" w:type="pct"/>
          </w:tcPr>
          <w:p>
            <w:pPr>
              <w:jc w:val="center"/>
              <w:rPr>
                <w:bCs/>
              </w:rPr>
            </w:pPr>
            <w:r>
              <w:rPr>
                <w:rFonts w:hint="eastAsia"/>
              </w:rPr>
              <w:t>1</w:t>
            </w:r>
          </w:p>
        </w:tc>
        <w:tc>
          <w:tcPr>
            <w:tcW w:w="774" w:type="pct"/>
          </w:tcPr>
          <w:p>
            <w:pPr>
              <w:jc w:val="center"/>
            </w:pPr>
            <w:r>
              <w:rPr>
                <w:rFonts w:hint="eastAsia"/>
              </w:rPr>
              <w:t>****</w:t>
            </w:r>
          </w:p>
        </w:tc>
        <w:tc>
          <w:tcPr>
            <w:tcW w:w="2705" w:type="pct"/>
          </w:tcPr>
          <w:p>
            <w:pPr>
              <w:jc w:val="center"/>
            </w:pPr>
            <w:r>
              <w:rPr>
                <w:rFonts w:hint="eastAsia"/>
              </w:rPr>
              <w:t>（填写相关内容）</w:t>
            </w:r>
          </w:p>
        </w:tc>
        <w:tc>
          <w:tcPr>
            <w:tcW w:w="534" w:type="pct"/>
          </w:tcPr>
          <w:p>
            <w:pPr>
              <w:rPr>
                <w:bCs/>
                <w:szCs w:val="21"/>
              </w:rPr>
            </w:pPr>
          </w:p>
        </w:tc>
        <w:tc>
          <w:tcPr>
            <w:tcW w:w="353" w:type="pct"/>
          </w:tcPr>
          <w:p>
            <w:pPr>
              <w:rPr>
                <w:bCs/>
                <w:szCs w:val="21"/>
              </w:rPr>
            </w:pPr>
          </w:p>
        </w:tc>
        <w:tc>
          <w:tcPr>
            <w:tcW w:w="296" w:type="pct"/>
          </w:tcPr>
          <w:p>
            <w:pPr>
              <w:rPr>
                <w:bCs/>
                <w:szCs w:val="21"/>
              </w:rPr>
            </w:pPr>
          </w:p>
        </w:tc>
      </w:tr>
    </w:tbl>
    <w:p>
      <w:pPr>
        <w:ind w:firstLine="482" w:firstLineChars="200"/>
        <w:rPr>
          <w:b/>
          <w:sz w:val="24"/>
        </w:rPr>
      </w:pPr>
      <w:r>
        <w:rPr>
          <w:rFonts w:hint="eastAsia"/>
          <w:b/>
          <w:sz w:val="24"/>
        </w:rPr>
        <w:t>《商务要求偏离表》编制指引：</w:t>
      </w:r>
    </w:p>
    <w:p>
      <w:pPr>
        <w:ind w:firstLine="482" w:firstLineChars="200"/>
        <w:rPr>
          <w:b/>
          <w:sz w:val="24"/>
        </w:rPr>
      </w:pPr>
      <w:r>
        <w:rPr>
          <w:rFonts w:hint="eastAsia"/>
          <w:b/>
          <w:sz w:val="24"/>
        </w:rPr>
        <w:t>1、商务要求偏离表的序号、商务需求项、招标商务要求等栏目对应“用户需求书”中的“商务要求”章节相关内容。</w:t>
      </w:r>
    </w:p>
    <w:p>
      <w:pPr>
        <w:ind w:firstLine="482" w:firstLineChars="200"/>
        <w:rPr>
          <w:b/>
          <w:sz w:val="24"/>
        </w:rPr>
      </w:pPr>
      <w:r>
        <w:rPr>
          <w:b/>
          <w:sz w:val="24"/>
        </w:rPr>
        <w:t>2</w:t>
      </w:r>
      <w:r>
        <w:rPr>
          <w:rFonts w:hint="eastAsia"/>
          <w:b/>
          <w:sz w:val="24"/>
        </w:rPr>
        <w:t>、“投标商务响应”一栏必须一一对照“招标商务要求”，详细填写自身响应情况，以体现具体响应情况。</w:t>
      </w:r>
    </w:p>
    <w:p>
      <w:pPr>
        <w:ind w:firstLine="482" w:firstLineChars="200"/>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pPr>
        <w:rPr>
          <w:sz w:val="24"/>
        </w:rPr>
      </w:pPr>
      <w:r>
        <w:rPr>
          <w:rFonts w:hint="eastAsia"/>
          <w:b/>
          <w:sz w:val="24"/>
        </w:rPr>
        <w:t>“投标商务响应”对比“招标商务要求”存在响应不全（包括未响应整项招标商务要求或者未响应一项招标商务要求的部分内容），均视为“负偏离”。</w:t>
      </w:r>
    </w:p>
    <w:p>
      <w:pPr>
        <w:rPr>
          <w:b/>
          <w:bCs/>
          <w:sz w:val="24"/>
        </w:rPr>
      </w:pPr>
    </w:p>
    <w:p>
      <w:pPr>
        <w:outlineLvl w:val="3"/>
        <w:rPr>
          <w:rFonts w:ascii="黑体" w:hAnsi="宋体" w:eastAsia="黑体"/>
          <w:bCs/>
          <w:kern w:val="0"/>
          <w:sz w:val="24"/>
          <w:szCs w:val="32"/>
        </w:rPr>
      </w:pPr>
      <w:commentRangeStart w:id="67"/>
      <w:r>
        <w:rPr>
          <w:rFonts w:hint="eastAsia" w:ascii="黑体" w:eastAsia="黑体"/>
          <w:sz w:val="24"/>
          <w:szCs w:val="20"/>
        </w:rPr>
        <w:t>六、</w:t>
      </w:r>
      <w:r>
        <w:rPr>
          <w:rFonts w:hint="eastAsia" w:ascii="黑体" w:hAnsi="宋体" w:eastAsia="黑体"/>
          <w:bCs/>
          <w:kern w:val="0"/>
          <w:sz w:val="24"/>
          <w:szCs w:val="32"/>
        </w:rPr>
        <w:t>技术保障措施</w:t>
      </w:r>
    </w:p>
    <w:p>
      <w:pPr>
        <w:outlineLvl w:val="3"/>
        <w:rPr>
          <w:b/>
          <w:color w:val="FF0000"/>
          <w:sz w:val="22"/>
        </w:rPr>
      </w:pPr>
      <w:r>
        <w:rPr>
          <w:rFonts w:hint="eastAsia"/>
          <w:b/>
          <w:color w:val="FF0000"/>
          <w:sz w:val="22"/>
        </w:rPr>
        <w:t>（特别提示：投标人须按本招标文件评标信息中“技术保障措施”这一评审因素要求，提供证明资料）</w:t>
      </w:r>
    </w:p>
    <w:p>
      <w:pPr>
        <w:rPr>
          <w:b/>
          <w:sz w:val="22"/>
        </w:rPr>
      </w:pPr>
    </w:p>
    <w:p>
      <w:pPr>
        <w:outlineLvl w:val="3"/>
        <w:rPr>
          <w:rFonts w:ascii="黑体" w:hAnsi="宋体" w:eastAsia="黑体"/>
          <w:bCs/>
          <w:kern w:val="0"/>
          <w:sz w:val="24"/>
          <w:szCs w:val="32"/>
        </w:rPr>
      </w:pPr>
      <w:r>
        <w:rPr>
          <w:rFonts w:hint="eastAsia" w:ascii="黑体" w:hAnsi="宋体" w:eastAsia="黑体"/>
          <w:bCs/>
          <w:kern w:val="0"/>
          <w:sz w:val="24"/>
          <w:szCs w:val="32"/>
        </w:rPr>
        <w:t>七、施工安全保障措施</w:t>
      </w:r>
    </w:p>
    <w:p>
      <w:pPr>
        <w:rPr>
          <w:b/>
          <w:color w:val="FF0000"/>
          <w:sz w:val="22"/>
        </w:rPr>
      </w:pPr>
      <w:r>
        <w:rPr>
          <w:rFonts w:hint="eastAsia"/>
          <w:b/>
          <w:color w:val="FF0000"/>
          <w:sz w:val="22"/>
        </w:rPr>
        <w:t>（特别提示：投标人须按本招标文件评标信息中“施工安全保障措施”这一评审因素要求，提供证明资料）</w:t>
      </w:r>
    </w:p>
    <w:p>
      <w:pPr>
        <w:rPr>
          <w:b/>
          <w:sz w:val="22"/>
        </w:rPr>
      </w:pPr>
    </w:p>
    <w:p>
      <w:pPr>
        <w:rPr>
          <w:b/>
          <w:sz w:val="22"/>
        </w:rPr>
      </w:pPr>
      <w:r>
        <w:rPr>
          <w:rFonts w:hint="eastAsia"/>
          <w:b/>
          <w:sz w:val="22"/>
        </w:rPr>
        <w:t>八、检测报告</w:t>
      </w:r>
    </w:p>
    <w:p>
      <w:pPr>
        <w:rPr>
          <w:b/>
          <w:color w:val="FF0000"/>
          <w:sz w:val="22"/>
        </w:rPr>
      </w:pPr>
      <w:r>
        <w:rPr>
          <w:rFonts w:hint="eastAsia"/>
          <w:b/>
          <w:color w:val="FF0000"/>
          <w:sz w:val="22"/>
        </w:rPr>
        <w:t>（特别提示：投标人须按本招标文件评标信息中“检测报告”这一评审因素要求，提供证明资料）</w:t>
      </w:r>
      <w:commentRangeEnd w:id="67"/>
      <w:r>
        <w:commentReference w:id="67"/>
      </w:r>
    </w:p>
    <w:p>
      <w:pPr>
        <w:pStyle w:val="19"/>
      </w:pPr>
    </w:p>
    <w:p>
      <w:pPr>
        <w:outlineLvl w:val="3"/>
        <w:rPr>
          <w:rFonts w:ascii="黑体" w:hAnsi="宋体" w:eastAsia="黑体"/>
          <w:bCs/>
          <w:kern w:val="0"/>
          <w:sz w:val="24"/>
          <w:szCs w:val="32"/>
        </w:rPr>
      </w:pPr>
      <w:r>
        <w:rPr>
          <w:rFonts w:hint="eastAsia" w:ascii="黑体" w:hAnsi="宋体" w:eastAsia="黑体"/>
          <w:bCs/>
          <w:kern w:val="0"/>
          <w:sz w:val="24"/>
          <w:szCs w:val="32"/>
        </w:rPr>
        <w:t>九、投标人认为需要加以说明的其他内容（格式自定）</w:t>
      </w:r>
    </w:p>
    <w:p>
      <w:pPr>
        <w:rPr>
          <w:rFonts w:ascii="黑体" w:hAnsi="宋体" w:eastAsia="黑体"/>
          <w:sz w:val="24"/>
          <w:szCs w:val="20"/>
        </w:rPr>
      </w:pPr>
    </w:p>
    <w:p>
      <w:pPr>
        <w:rPr>
          <w:rFonts w:ascii="黑体" w:hAnsi="宋体" w:eastAsia="黑体"/>
          <w:sz w:val="24"/>
          <w:szCs w:val="20"/>
        </w:rPr>
      </w:pPr>
      <w:r>
        <w:rPr>
          <w:rFonts w:hint="eastAsia" w:ascii="黑体" w:hAnsi="宋体" w:eastAsia="黑体"/>
          <w:sz w:val="24"/>
          <w:szCs w:val="20"/>
        </w:rPr>
        <w:t>（1）政府采购违法行为风险知悉确认书</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本公司在投标前已充分知悉以下情形为参与政府采购活动时的重大风险事项，并承诺已对下述风险提示事项重点排查，做到严谨、诚信、依法依规参与政府采购活动。</w:t>
      </w:r>
    </w:p>
    <w:p>
      <w:pPr>
        <w:ind w:firstLine="422" w:firstLineChars="200"/>
        <w:rPr>
          <w:b/>
          <w:bCs/>
          <w:szCs w:val="21"/>
        </w:rPr>
      </w:pPr>
      <w:r>
        <w:rPr>
          <w:rFonts w:hint="eastAsia" w:ascii="宋体" w:hAnsi="宋体"/>
          <w:b/>
          <w:bCs/>
          <w:szCs w:val="21"/>
        </w:rPr>
        <w:t>一、本公司已充分知悉</w:t>
      </w:r>
      <w:r>
        <w:rPr>
          <w:rFonts w:hint="eastAsia"/>
          <w:b/>
          <w:bCs/>
          <w:szCs w:val="21"/>
        </w:rPr>
        <w:t>“</w:t>
      </w:r>
      <w:r>
        <w:rPr>
          <w:rFonts w:hint="eastAsia" w:ascii="宋体" w:hAnsi="宋体"/>
          <w:b/>
          <w:bCs/>
          <w:szCs w:val="21"/>
        </w:rPr>
        <w:t>隐瞒真实情况，提供虚假资料</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（一）通过转让或者租借等方式从其他单位获取资格或者资质证书投标的。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（二）由其他单位或者其他单位负责人在投标供应商编制的投标文件上加盖印章或者签字的。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（三）项目负责人或者主要技术人员不是本单位人员的。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（四）投标保证金不是从投标供应商基本账户转出的。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（五）其他隐瞒真实情况、提供虚假资料的行为。</w:t>
      </w:r>
    </w:p>
    <w:p>
      <w:pPr>
        <w:ind w:firstLine="422" w:firstLineChars="200"/>
        <w:rPr>
          <w:b/>
          <w:bCs/>
          <w:szCs w:val="21"/>
        </w:rPr>
      </w:pPr>
      <w:r>
        <w:rPr>
          <w:rFonts w:hint="eastAsia" w:ascii="宋体" w:hAnsi="宋体"/>
          <w:b/>
          <w:bCs/>
          <w:szCs w:val="21"/>
        </w:rPr>
        <w:t>二、本公司已充分知悉</w:t>
      </w:r>
      <w:r>
        <w:rPr>
          <w:rFonts w:hint="eastAsia"/>
          <w:b/>
          <w:bCs/>
          <w:szCs w:val="21"/>
        </w:rPr>
        <w:t>“</w:t>
      </w:r>
      <w:r>
        <w:rPr>
          <w:rFonts w:hint="eastAsia" w:ascii="宋体" w:hAnsi="宋体"/>
          <w:b/>
          <w:bCs/>
          <w:szCs w:val="21"/>
        </w:rPr>
        <w:t>与其他采购参加人串通投标</w:t>
      </w:r>
      <w:r>
        <w:rPr>
          <w:rFonts w:hint="eastAsia"/>
          <w:b/>
          <w:bCs/>
          <w:szCs w:val="21"/>
        </w:rPr>
        <w:t>”</w:t>
      </w:r>
      <w:r>
        <w:rPr>
          <w:rFonts w:hint="eastAsia" w:ascii="宋体" w:hAnsi="宋体"/>
          <w:b/>
          <w:bCs/>
          <w:szCs w:val="21"/>
        </w:rPr>
        <w:t>的法定情形，相关情形包括但不限于：</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（一）投标供应商之间相互约定给予未中标的供应商利益补偿。</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（二）不同投标供应商的法定代表人、主要经营负责人、项目投标授权代表人、项目负责人、主要技术人员为同一人、属同一单位或者在同一单位缴纳社会保险。</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（三）不同投标供应商的投标文件由同一单位或者同一人编制，或者由同一人分阶段参与编制的。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（四）不同投标供应商的投标文件或部分投标文件相互混装。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（五）不同投标供应商的投标文件内容存在非正常一致。</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（六）由同一单位工作人员为两家以上（含两家）供应商进行同一项投标活动的。</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（七）不同投标人的投标报价呈规律性差异。</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（八）不同投标人的投标保证金从同一单位或者个人的账户转出。</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（九）主管部门依照法律、法规认定的其他情形。</w:t>
      </w:r>
    </w:p>
    <w:p>
      <w:pPr>
        <w:ind w:firstLine="422" w:firstLineChars="200"/>
        <w:rPr>
          <w:b/>
          <w:bCs/>
          <w:szCs w:val="21"/>
        </w:rPr>
      </w:pPr>
      <w:r>
        <w:rPr>
          <w:rFonts w:hint="eastAsia" w:ascii="宋体" w:hAnsi="宋体"/>
          <w:b/>
          <w:bCs/>
          <w:szCs w:val="21"/>
        </w:rPr>
        <w:t>三、本公司已充分知悉下列情形所对应的法律风险，并在投标前已对相关风险事项进行排查。</w:t>
      </w:r>
    </w:p>
    <w:p>
      <w:pPr>
        <w:autoSpaceDE w:val="0"/>
        <w:autoSpaceDN w:val="0"/>
        <w:spacing w:line="400" w:lineRule="exact"/>
        <w:ind w:firstLine="404" w:firstLineChars="200"/>
        <w:rPr>
          <w:rFonts w:ascii="宋体" w:hAnsi="宋体"/>
          <w:b/>
          <w:bCs/>
          <w:spacing w:val="-4"/>
          <w:kern w:val="0"/>
          <w:szCs w:val="21"/>
        </w:rPr>
      </w:pPr>
      <w:r>
        <w:rPr>
          <w:rFonts w:hint="eastAsia" w:ascii="宋体" w:hAnsi="宋体"/>
          <w:spacing w:val="-4"/>
          <w:kern w:val="0"/>
          <w:szCs w:val="21"/>
        </w:rPr>
        <w:t>（一）对于从其他主体获取的投标资料，供应商应审慎核查，确保投标资料的真实性。</w:t>
      </w:r>
      <w:r>
        <w:rPr>
          <w:rFonts w:hint="eastAsia" w:ascii="宋体" w:hAnsi="宋体"/>
          <w:b/>
          <w:bCs/>
          <w:spacing w:val="-4"/>
          <w:kern w:val="0"/>
          <w:szCs w:val="21"/>
        </w:rPr>
        <w:t>如主管部门查实投标文件中存在虚假资料的，无论相关资料是否由第三方或本公司员工提供，均不影响主管部门对供应商存在“隐瞒真实情况，提供虚假资料”违法行为的认定。</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（二）对于涉及国家机关出具的公文、证件、证明材料等文件，一旦涉嫌虚假，经查实，主管部门将依法从严处理，并移送有关部门追究法律责任；涉嫌犯罪的，主管部门将一并移送司法机关追究法律责任。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（三）对于涉及安全生产、特种作业、抢险救灾、防疫等政府采购项目，供应商实施提供虚假资料、串通投标等违法行为的，主管部门将依法从严处理。</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pStyle w:val="38"/>
        <w:autoSpaceDE w:val="0"/>
        <w:autoSpaceDN w:val="0"/>
        <w:spacing w:beforeAutospacing="0" w:afterAutospacing="0" w:line="400" w:lineRule="exact"/>
        <w:ind w:firstLine="404" w:firstLineChars="200"/>
        <w:rPr>
          <w:rFonts w:ascii="宋体" w:hAnsi="宋体"/>
          <w:spacing w:val="-4"/>
          <w:sz w:val="21"/>
          <w:szCs w:val="21"/>
        </w:rPr>
      </w:pPr>
      <w:r>
        <w:rPr>
          <w:rFonts w:hint="eastAsia" w:ascii="宋体" w:hAnsi="宋体"/>
          <w:spacing w:val="-4"/>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pStyle w:val="38"/>
        <w:autoSpaceDE w:val="0"/>
        <w:autoSpaceDN w:val="0"/>
        <w:spacing w:beforeAutospacing="0" w:afterAutospacing="0" w:line="400" w:lineRule="exact"/>
        <w:ind w:firstLine="422" w:firstLineChars="200"/>
        <w:rPr>
          <w:b/>
          <w:bCs/>
          <w:sz w:val="21"/>
          <w:szCs w:val="21"/>
        </w:rPr>
      </w:pPr>
      <w:r>
        <w:rPr>
          <w:rFonts w:hint="eastAsia" w:ascii="宋体" w:hAnsi="宋体"/>
          <w:b/>
          <w:bCs/>
          <w:sz w:val="21"/>
          <w:szCs w:val="21"/>
        </w:rPr>
        <w:t>四、本公司已充分知悉政府采购违法、违规行为的法律后果。</w:t>
      </w:r>
    </w:p>
    <w:p>
      <w:pPr>
        <w:pStyle w:val="38"/>
        <w:autoSpaceDE w:val="0"/>
        <w:autoSpaceDN w:val="0"/>
        <w:spacing w:beforeAutospacing="0" w:afterAutospacing="0" w:line="400" w:lineRule="exact"/>
        <w:ind w:firstLine="404" w:firstLineChars="200"/>
        <w:rPr>
          <w:rFonts w:ascii="宋体" w:hAnsi="宋体"/>
          <w:b/>
          <w:bCs/>
          <w:spacing w:val="-4"/>
          <w:sz w:val="21"/>
          <w:szCs w:val="21"/>
        </w:rPr>
      </w:pPr>
      <w:r>
        <w:rPr>
          <w:rFonts w:hint="eastAsia" w:ascii="宋体" w:hAnsi="宋体"/>
          <w:spacing w:val="-4"/>
          <w:sz w:val="21"/>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r>
        <w:rPr>
          <w:rFonts w:hint="eastAsia" w:ascii="宋体" w:hAnsi="宋体"/>
          <w:b/>
          <w:bCs/>
          <w:spacing w:val="-4"/>
          <w:sz w:val="21"/>
          <w:szCs w:val="21"/>
        </w:rPr>
        <w:t>以下文字请投标供应商抄写并确认：“本公司已仔细阅读《政府采购违法行为风险知悉确认书》，充分知悉违法行为的法律后果，并承诺将严谨、诚信、依法依规参与政府采购活动”。</w:t>
      </w:r>
    </w:p>
    <w:tbl>
      <w:tblPr>
        <w:tblStyle w:val="45"/>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pPr>
              <w:pStyle w:val="38"/>
              <w:autoSpaceDE w:val="0"/>
              <w:autoSpaceDN w:val="0"/>
              <w:spacing w:beforeAutospacing="0" w:afterAutospacing="0" w:line="400" w:lineRule="exact"/>
              <w:rPr>
                <w:rFonts w:ascii="宋体" w:hAnsi="宋体"/>
                <w:spacing w:val="-4"/>
                <w:sz w:val="21"/>
                <w:szCs w:val="21"/>
              </w:rPr>
            </w:pPr>
          </w:p>
        </w:tc>
      </w:tr>
    </w:tbl>
    <w:p>
      <w:pPr>
        <w:pStyle w:val="38"/>
        <w:autoSpaceDE w:val="0"/>
        <w:autoSpaceDN w:val="0"/>
        <w:spacing w:beforeAutospacing="0" w:afterAutospacing="0" w:line="400" w:lineRule="exact"/>
        <w:ind w:firstLine="406" w:firstLineChars="200"/>
        <w:rPr>
          <w:rFonts w:ascii="宋体" w:hAnsi="宋体"/>
          <w:b/>
          <w:bCs/>
          <w:color w:val="FF0000"/>
          <w:spacing w:val="-4"/>
          <w:sz w:val="21"/>
          <w:szCs w:val="21"/>
        </w:rPr>
      </w:pPr>
      <w:r>
        <w:rPr>
          <w:rFonts w:hint="eastAsia" w:ascii="宋体" w:hAnsi="宋体"/>
          <w:b/>
          <w:bCs/>
          <w:color w:val="FF0000"/>
          <w:spacing w:val="-4"/>
          <w:sz w:val="21"/>
          <w:szCs w:val="21"/>
        </w:rPr>
        <w:t>注：1.政府采购违法行为风险知悉确认书不作为资格性审查及符合性审查条件。</w:t>
      </w:r>
    </w:p>
    <w:p>
      <w:pPr>
        <w:pStyle w:val="38"/>
        <w:autoSpaceDE w:val="0"/>
        <w:autoSpaceDN w:val="0"/>
        <w:spacing w:beforeAutospacing="0" w:afterAutospacing="0" w:line="400" w:lineRule="exact"/>
        <w:ind w:firstLine="406" w:firstLineChars="200"/>
        <w:rPr>
          <w:rFonts w:ascii="宋体" w:hAnsi="宋体"/>
          <w:color w:val="FF0000"/>
          <w:spacing w:val="-4"/>
          <w:sz w:val="21"/>
          <w:szCs w:val="21"/>
        </w:rPr>
      </w:pPr>
      <w:r>
        <w:rPr>
          <w:rFonts w:hint="eastAsia" w:ascii="宋体" w:hAnsi="宋体"/>
          <w:b/>
          <w:bCs/>
          <w:color w:val="FF0000"/>
          <w:spacing w:val="-4"/>
          <w:sz w:val="21"/>
          <w:szCs w:val="21"/>
        </w:rPr>
        <w:t>2.投标供应商负责人或投标授权代表签字并加盖单位公章后，扫描上传至投标文件一并提交。</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负责人/投标授权代表签名：     </w:t>
      </w:r>
    </w:p>
    <w:p>
      <w:pPr>
        <w:pStyle w:val="38"/>
        <w:wordWrap w:val="0"/>
        <w:autoSpaceDE w:val="0"/>
        <w:autoSpaceDN w:val="0"/>
        <w:spacing w:beforeAutospacing="0" w:afterAutospacing="0" w:line="400" w:lineRule="exact"/>
        <w:ind w:firstLine="404" w:firstLineChars="200"/>
        <w:jc w:val="right"/>
        <w:rPr>
          <w:rFonts w:ascii="宋体" w:hAnsi="宋体"/>
          <w:spacing w:val="-4"/>
          <w:sz w:val="21"/>
          <w:szCs w:val="21"/>
        </w:rPr>
      </w:pPr>
      <w:r>
        <w:rPr>
          <w:rFonts w:hint="eastAsia" w:ascii="宋体" w:hAnsi="宋体"/>
          <w:spacing w:val="-4"/>
          <w:sz w:val="21"/>
          <w:szCs w:val="21"/>
        </w:rPr>
        <w:t xml:space="preserve">知悉人（公章）：     </w:t>
      </w:r>
    </w:p>
    <w:p>
      <w:pPr>
        <w:pStyle w:val="38"/>
        <w:wordWrap w:val="0"/>
        <w:autoSpaceDE w:val="0"/>
        <w:autoSpaceDN w:val="0"/>
        <w:spacing w:beforeAutospacing="0" w:afterAutospacing="0" w:line="400" w:lineRule="exact"/>
        <w:ind w:firstLine="404" w:firstLineChars="200"/>
        <w:jc w:val="right"/>
      </w:pPr>
      <w:r>
        <w:rPr>
          <w:rFonts w:hint="eastAsia" w:ascii="宋体" w:hAnsi="宋体"/>
          <w:spacing w:val="-4"/>
          <w:sz w:val="21"/>
          <w:szCs w:val="21"/>
        </w:rPr>
        <w:t xml:space="preserve">日期：     </w:t>
      </w:r>
    </w:p>
    <w:p>
      <w:pPr>
        <w:pStyle w:val="19"/>
      </w:pPr>
    </w:p>
    <w:p>
      <w:pPr>
        <w:rPr>
          <w:rFonts w:ascii="黑体" w:hAnsi="宋体" w:eastAsia="黑体"/>
          <w:sz w:val="24"/>
          <w:szCs w:val="20"/>
        </w:rPr>
      </w:pPr>
      <w:r>
        <w:rPr>
          <w:rFonts w:hint="eastAsia" w:ascii="黑体" w:hAnsi="宋体" w:eastAsia="黑体"/>
          <w:sz w:val="24"/>
          <w:szCs w:val="20"/>
        </w:rPr>
        <w:t>（2）投标人认为需要加以说明的其他内容</w:t>
      </w:r>
    </w:p>
    <w:p>
      <w:pPr>
        <w:rPr>
          <w:b/>
          <w:sz w:val="22"/>
        </w:rPr>
      </w:pPr>
    </w:p>
    <w:p>
      <w:pPr>
        <w:rPr>
          <w:b/>
          <w:sz w:val="22"/>
        </w:rPr>
      </w:pPr>
      <w:r>
        <w:rPr>
          <w:rFonts w:hint="eastAsia"/>
          <w:b/>
          <w:sz w:val="22"/>
        </w:rPr>
        <w:br w:type="page"/>
      </w:r>
    </w:p>
    <w:p>
      <w:pPr>
        <w:pStyle w:val="6"/>
      </w:pPr>
      <w:r>
        <w:rPr>
          <w:rFonts w:hint="eastAsia"/>
        </w:rPr>
        <w:t xml:space="preserve">第五章  </w:t>
      </w:r>
      <w:commentRangeStart w:id="68"/>
      <w:r>
        <w:rPr>
          <w:rFonts w:hint="eastAsia"/>
        </w:rPr>
        <w:t>合同条款及格式</w:t>
      </w:r>
      <w:commentRangeEnd w:id="68"/>
      <w:r>
        <w:commentReference w:id="68"/>
      </w:r>
    </w:p>
    <w:p>
      <w:pPr>
        <w:ind w:firstLine="411" w:firstLineChars="196"/>
      </w:pPr>
    </w:p>
    <w:p>
      <w:pPr>
        <w:jc w:val="center"/>
      </w:pPr>
      <w:bookmarkStart w:id="78" w:name="_Hlk72574405"/>
      <w:bookmarkStart w:id="79" w:name="_Hlk72260917"/>
      <w:r>
        <w:rPr>
          <w:rFonts w:hint="eastAsia"/>
          <w:b/>
          <w:sz w:val="24"/>
        </w:rPr>
        <w:t>（仅供参考，具体以项目需求及采购结果为准）</w:t>
      </w:r>
      <w:bookmarkEnd w:id="78"/>
    </w:p>
    <w:p>
      <w:pPr>
        <w:rPr>
          <w:rFonts w:ascii="宋体" w:hAnsi="宋体"/>
          <w:b/>
          <w:bCs/>
          <w:szCs w:val="21"/>
        </w:rPr>
      </w:pPr>
      <w:r>
        <w:rPr>
          <w:rFonts w:hint="eastAsia" w:ascii="宋体" w:hAnsi="宋体"/>
          <w:b/>
          <w:bCs/>
          <w:szCs w:val="21"/>
        </w:rPr>
        <w:t>甲方：</w:t>
      </w:r>
    </w:p>
    <w:p>
      <w:pPr>
        <w:rPr>
          <w:rFonts w:ascii="宋体" w:hAnsi="宋体"/>
          <w:szCs w:val="21"/>
        </w:rPr>
      </w:pPr>
      <w:bookmarkStart w:id="80" w:name="_Hlk75014453"/>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b/>
          <w:bCs/>
          <w:szCs w:val="21"/>
        </w:rPr>
      </w:pPr>
      <w:r>
        <w:rPr>
          <w:rFonts w:hint="eastAsia" w:ascii="宋体" w:hAnsi="宋体"/>
          <w:szCs w:val="21"/>
        </w:rPr>
        <w:t>联系电话：</w:t>
      </w:r>
      <w:bookmarkEnd w:id="80"/>
    </w:p>
    <w:p>
      <w:pPr>
        <w:rPr>
          <w:rFonts w:ascii="宋体" w:hAnsi="宋体"/>
          <w:b/>
          <w:bCs/>
          <w:szCs w:val="21"/>
        </w:rPr>
      </w:pPr>
    </w:p>
    <w:p>
      <w:pPr>
        <w:rPr>
          <w:rFonts w:ascii="宋体" w:hAnsi="宋体"/>
          <w:b/>
          <w:bCs/>
          <w:szCs w:val="21"/>
        </w:rPr>
      </w:pPr>
      <w:r>
        <w:rPr>
          <w:rFonts w:hint="eastAsia" w:ascii="宋体" w:hAnsi="宋体"/>
          <w:b/>
          <w:bCs/>
          <w:szCs w:val="21"/>
        </w:rPr>
        <w:t>乙方：</w:t>
      </w:r>
      <w:bookmarkEnd w:id="79"/>
    </w:p>
    <w:p>
      <w:pPr>
        <w:rPr>
          <w:rFonts w:ascii="宋体" w:hAnsi="宋体"/>
          <w:szCs w:val="21"/>
        </w:rPr>
      </w:pPr>
      <w:r>
        <w:rPr>
          <w:rFonts w:hint="eastAsia" w:ascii="宋体" w:hAnsi="宋体"/>
          <w:szCs w:val="21"/>
        </w:rPr>
        <w:t>地址：</w:t>
      </w:r>
    </w:p>
    <w:p>
      <w:pPr>
        <w:rPr>
          <w:rFonts w:ascii="宋体" w:hAnsi="宋体"/>
          <w:szCs w:val="21"/>
        </w:rPr>
      </w:pPr>
      <w:r>
        <w:rPr>
          <w:rFonts w:hint="eastAsia" w:ascii="宋体" w:hAnsi="宋体"/>
          <w:szCs w:val="21"/>
        </w:rPr>
        <w:t>联系人：</w:t>
      </w:r>
    </w:p>
    <w:p>
      <w:pPr>
        <w:rPr>
          <w:rFonts w:ascii="宋体" w:hAnsi="宋体"/>
          <w:szCs w:val="21"/>
        </w:rPr>
      </w:pPr>
      <w:r>
        <w:rPr>
          <w:rFonts w:hint="eastAsia" w:ascii="宋体" w:hAnsi="宋体"/>
          <w:szCs w:val="21"/>
        </w:rPr>
        <w:t>联系电话：</w:t>
      </w:r>
    </w:p>
    <w:p>
      <w:pPr>
        <w:rPr>
          <w:rFonts w:ascii="宋体" w:hAnsi="宋体"/>
          <w:szCs w:val="21"/>
        </w:rPr>
      </w:pPr>
    </w:p>
    <w:p>
      <w:pPr>
        <w:spacing w:line="360" w:lineRule="auto"/>
        <w:ind w:firstLine="560"/>
        <w:jc w:val="left"/>
        <w:rPr>
          <w:szCs w:val="21"/>
        </w:rPr>
      </w:pPr>
      <w:bookmarkStart w:id="81" w:name="_Hlk72574434"/>
      <w:r>
        <w:rPr>
          <w:rFonts w:hint="eastAsia"/>
          <w:szCs w:val="21"/>
        </w:rPr>
        <w:t>根据深圳公共资源交易中心（深圳交易集团有限公司政府采购业务分公司）号项目结果，</w:t>
      </w:r>
      <w:r>
        <w:rPr>
          <w:rFonts w:hint="eastAsia" w:ascii="宋体" w:hAnsi="宋体"/>
          <w:szCs w:val="21"/>
        </w:rPr>
        <w:t>*</w:t>
      </w:r>
      <w:r>
        <w:rPr>
          <w:rFonts w:ascii="宋体" w:hAnsi="宋体"/>
          <w:szCs w:val="21"/>
        </w:rPr>
        <w:t>**</w:t>
      </w:r>
      <w:r>
        <w:rPr>
          <w:rFonts w:hint="eastAsia" w:ascii="宋体" w:hAnsi="宋体"/>
          <w:szCs w:val="21"/>
        </w:rPr>
        <w:t>单位为中标人</w:t>
      </w:r>
      <w:r>
        <w:rPr>
          <w:rFonts w:hint="eastAsia"/>
          <w:szCs w:val="21"/>
        </w:rPr>
        <w:t>。</w:t>
      </w:r>
      <w:bookmarkEnd w:id="81"/>
      <w:r>
        <w:rPr>
          <w:rFonts w:hint="eastAsia"/>
          <w:szCs w:val="21"/>
        </w:rPr>
        <w:t>按照《中华人民共和国民法典》（第三编 合同）和《深圳经济特区政府采购条例》，经深圳市（以下简称甲方）和单位（以下简称乙方）协商，达成以下合同条款：</w:t>
      </w:r>
    </w:p>
    <w:p>
      <w:pPr>
        <w:spacing w:line="360" w:lineRule="auto"/>
        <w:ind w:firstLine="560"/>
        <w:jc w:val="left"/>
        <w:outlineLvl w:val="0"/>
        <w:rPr>
          <w:b/>
          <w:szCs w:val="21"/>
        </w:rPr>
      </w:pPr>
      <w:r>
        <w:rPr>
          <w:rFonts w:hint="eastAsia"/>
          <w:b/>
          <w:szCs w:val="21"/>
        </w:rPr>
        <w:t>第一条  合同标的</w:t>
      </w:r>
    </w:p>
    <w:p>
      <w:pPr>
        <w:spacing w:line="360" w:lineRule="auto"/>
        <w:ind w:firstLine="560"/>
        <w:jc w:val="left"/>
        <w:rPr>
          <w:szCs w:val="21"/>
        </w:rPr>
      </w:pPr>
      <w:r>
        <w:rPr>
          <w:rFonts w:hint="eastAsia"/>
          <w:szCs w:val="21"/>
        </w:rPr>
        <w:t>乙方根据甲方需求提供下列货物：</w:t>
      </w:r>
    </w:p>
    <w:p>
      <w:pPr>
        <w:spacing w:line="360" w:lineRule="auto"/>
        <w:ind w:firstLine="560"/>
        <w:jc w:val="left"/>
        <w:rPr>
          <w:szCs w:val="21"/>
        </w:rPr>
      </w:pPr>
      <w:r>
        <w:rPr>
          <w:rFonts w:hint="eastAsia"/>
          <w:szCs w:val="21"/>
        </w:rPr>
        <w:t>货物名称、规格及数量详见。</w:t>
      </w:r>
    </w:p>
    <w:p>
      <w:pPr>
        <w:spacing w:line="360" w:lineRule="auto"/>
        <w:ind w:firstLine="560"/>
        <w:jc w:val="left"/>
        <w:outlineLvl w:val="0"/>
        <w:rPr>
          <w:b/>
          <w:szCs w:val="21"/>
        </w:rPr>
      </w:pPr>
      <w:r>
        <w:rPr>
          <w:rFonts w:hint="eastAsia"/>
          <w:b/>
          <w:szCs w:val="21"/>
        </w:rPr>
        <w:t>第二条  合同价款</w:t>
      </w:r>
    </w:p>
    <w:p>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本合同项下总价款为（大写）人民币，分项价款详见。本合同总价款已包括乙方为履行本合同义务所发生的一切费用，系固定不变价格，且不随通货膨胀的影响而波动。</w:t>
      </w:r>
    </w:p>
    <w:p>
      <w:pPr>
        <w:numPr>
          <w:ilvl w:val="0"/>
          <w:numId w:val="9"/>
        </w:numPr>
        <w:spacing w:line="360" w:lineRule="auto"/>
        <w:ind w:firstLine="560"/>
        <w:jc w:val="left"/>
        <w:outlineLvl w:val="0"/>
        <w:rPr>
          <w:b/>
          <w:szCs w:val="21"/>
        </w:rPr>
      </w:pPr>
      <w:r>
        <w:rPr>
          <w:rFonts w:hint="eastAsia"/>
          <w:b/>
          <w:szCs w:val="21"/>
        </w:rPr>
        <w:t>履行期限</w:t>
      </w:r>
    </w:p>
    <w:p>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pPr>
        <w:numPr>
          <w:ilvl w:val="0"/>
          <w:numId w:val="9"/>
        </w:numPr>
        <w:spacing w:line="360" w:lineRule="auto"/>
        <w:ind w:firstLine="560"/>
        <w:jc w:val="left"/>
        <w:outlineLvl w:val="0"/>
        <w:rPr>
          <w:b/>
          <w:szCs w:val="21"/>
        </w:rPr>
      </w:pPr>
      <w:r>
        <w:rPr>
          <w:rFonts w:hint="eastAsia"/>
          <w:b/>
          <w:szCs w:val="21"/>
        </w:rPr>
        <w:t>权利保证</w:t>
      </w:r>
    </w:p>
    <w:p>
      <w:pPr>
        <w:spacing w:line="360" w:lineRule="auto"/>
        <w:ind w:firstLine="560"/>
        <w:jc w:val="left"/>
        <w:rPr>
          <w:rFonts w:ascii="宋体" w:hAnsi="宋体"/>
          <w:szCs w:val="21"/>
        </w:rPr>
      </w:pPr>
      <w:r>
        <w:rPr>
          <w:rFonts w:hint="eastAsia" w:ascii="宋体" w:hAnsi="宋体"/>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spacing w:line="360" w:lineRule="auto"/>
        <w:ind w:firstLine="560"/>
        <w:jc w:val="left"/>
        <w:outlineLvl w:val="0"/>
        <w:rPr>
          <w:b/>
          <w:szCs w:val="21"/>
        </w:rPr>
      </w:pPr>
      <w:r>
        <w:rPr>
          <w:rFonts w:hint="eastAsia"/>
          <w:b/>
          <w:szCs w:val="21"/>
        </w:rPr>
        <w:t>第五条  质量保证</w:t>
      </w:r>
    </w:p>
    <w:p>
      <w:pPr>
        <w:spacing w:line="360" w:lineRule="auto"/>
        <w:ind w:firstLine="560"/>
        <w:jc w:val="left"/>
        <w:rPr>
          <w:rFonts w:ascii="宋体" w:hAnsi="宋体"/>
          <w:szCs w:val="21"/>
        </w:rPr>
      </w:pPr>
      <w:r>
        <w:rPr>
          <w:rFonts w:hint="eastAsia" w:ascii="宋体" w:hAnsi="宋体"/>
          <w:szCs w:val="21"/>
        </w:rPr>
        <w:t>1、乙方所提供的货物的技术规格符合招标文件规定的技术规格，货物符合中华人民共和国的设计和制造生产标准或行业标准。</w:t>
      </w:r>
    </w:p>
    <w:p>
      <w:pPr>
        <w:spacing w:line="360" w:lineRule="auto"/>
        <w:ind w:firstLine="560"/>
        <w:jc w:val="left"/>
        <w:rPr>
          <w:rFonts w:ascii="宋体" w:hAnsi="宋体"/>
          <w:szCs w:val="21"/>
        </w:rPr>
      </w:pPr>
      <w:r>
        <w:rPr>
          <w:rFonts w:hint="eastAsia" w:ascii="宋体" w:hAnsi="宋体"/>
          <w:szCs w:val="21"/>
        </w:rPr>
        <w:t>2、乙方应保证货物是全新、未使用过的原装合格正品（包括零部件），并完全符合甲方要求的质量、规格和性能的要求。如货物安装或配置了软件的，乙方保证相关软件均为正版软件。</w:t>
      </w:r>
    </w:p>
    <w:p>
      <w:pPr>
        <w:spacing w:line="360" w:lineRule="auto"/>
        <w:ind w:firstLine="560"/>
        <w:jc w:val="left"/>
        <w:rPr>
          <w:rFonts w:ascii="宋体" w:hAnsi="宋体"/>
          <w:szCs w:val="21"/>
        </w:rPr>
      </w:pPr>
      <w:r>
        <w:rPr>
          <w:rFonts w:hint="eastAsia" w:ascii="宋体" w:hAnsi="宋体"/>
          <w:szCs w:val="21"/>
        </w:rPr>
        <w:t>3、乙方保证交货时一并提供货物的质量合格凭证或文件。</w:t>
      </w:r>
    </w:p>
    <w:p>
      <w:pPr>
        <w:spacing w:line="360" w:lineRule="auto"/>
        <w:ind w:firstLine="560"/>
        <w:jc w:val="left"/>
        <w:rPr>
          <w:b/>
          <w:szCs w:val="21"/>
        </w:rPr>
      </w:pPr>
      <w:r>
        <w:rPr>
          <w:rFonts w:hint="eastAsia"/>
          <w:b/>
          <w:szCs w:val="21"/>
        </w:rPr>
        <w:t>第六条  交货和验收</w:t>
      </w:r>
    </w:p>
    <w:p>
      <w:pPr>
        <w:spacing w:line="360" w:lineRule="auto"/>
        <w:ind w:firstLine="560"/>
        <w:jc w:val="left"/>
        <w:rPr>
          <w:rFonts w:ascii="宋体" w:hAnsi="宋体"/>
          <w:szCs w:val="21"/>
        </w:rPr>
      </w:pPr>
      <w:r>
        <w:rPr>
          <w:rFonts w:hint="eastAsia" w:ascii="宋体" w:hAnsi="宋体"/>
          <w:szCs w:val="21"/>
        </w:rPr>
        <w:t>1、乙方应按照本合同或招投标文件规定的时间和方式向甲方交付货物，交货地点由甲方指定。因交货产生的费用由乙方自行承担。</w:t>
      </w:r>
    </w:p>
    <w:p>
      <w:pPr>
        <w:spacing w:line="360" w:lineRule="auto"/>
        <w:ind w:firstLine="560"/>
        <w:jc w:val="left"/>
        <w:rPr>
          <w:rFonts w:ascii="宋体" w:hAnsi="宋体"/>
          <w:szCs w:val="21"/>
        </w:rPr>
      </w:pPr>
      <w:r>
        <w:rPr>
          <w:rFonts w:hint="eastAsia" w:ascii="宋体" w:hAnsi="宋体"/>
          <w:szCs w:val="21"/>
        </w:rPr>
        <w:t>2、乙方交付的货物应当完全符合招投标文件所规定的货物、数量、质量和规格要求。乙方提供的货物不符合招投标文件和合同规定的，甲方有权拒收货物，由此引起的风险，由乙方承担。</w:t>
      </w:r>
    </w:p>
    <w:p>
      <w:pPr>
        <w:spacing w:line="360" w:lineRule="auto"/>
        <w:ind w:firstLine="560"/>
        <w:jc w:val="left"/>
        <w:rPr>
          <w:rFonts w:ascii="宋体" w:hAnsi="宋体"/>
          <w:szCs w:val="21"/>
        </w:rPr>
      </w:pPr>
      <w:r>
        <w:rPr>
          <w:rFonts w:hint="eastAsia" w:ascii="宋体" w:hAnsi="宋体"/>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spacing w:line="360" w:lineRule="auto"/>
        <w:ind w:firstLine="560"/>
        <w:jc w:val="left"/>
        <w:rPr>
          <w:rFonts w:ascii="宋体" w:hAnsi="宋体"/>
          <w:szCs w:val="21"/>
        </w:rPr>
      </w:pPr>
      <w:r>
        <w:rPr>
          <w:rFonts w:hint="eastAsia" w:ascii="宋体" w:hAnsi="宋体"/>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spacing w:line="360" w:lineRule="auto"/>
        <w:ind w:firstLine="560"/>
        <w:jc w:val="left"/>
        <w:rPr>
          <w:rFonts w:ascii="宋体" w:hAnsi="宋体"/>
          <w:szCs w:val="21"/>
        </w:rPr>
      </w:pPr>
      <w:r>
        <w:rPr>
          <w:rFonts w:hint="eastAsia" w:ascii="宋体" w:hAnsi="宋体"/>
          <w:szCs w:val="21"/>
        </w:rPr>
        <w:t>5、货物的所有权和灭失的风险自乙方将货物交付给甲方时转移。</w:t>
      </w:r>
    </w:p>
    <w:p>
      <w:pPr>
        <w:spacing w:line="360" w:lineRule="auto"/>
        <w:ind w:firstLine="560"/>
        <w:jc w:val="left"/>
        <w:outlineLvl w:val="0"/>
        <w:rPr>
          <w:b/>
          <w:szCs w:val="21"/>
        </w:rPr>
      </w:pPr>
      <w:r>
        <w:rPr>
          <w:rFonts w:hint="eastAsia"/>
          <w:b/>
          <w:szCs w:val="21"/>
        </w:rPr>
        <w:t>第七条  保修及其他服务</w:t>
      </w:r>
    </w:p>
    <w:p>
      <w:pPr>
        <w:spacing w:line="360" w:lineRule="auto"/>
        <w:ind w:firstLine="560"/>
        <w:jc w:val="left"/>
        <w:rPr>
          <w:rFonts w:ascii="宋体" w:hAnsi="宋体"/>
          <w:szCs w:val="21"/>
        </w:rPr>
      </w:pPr>
      <w:r>
        <w:rPr>
          <w:rFonts w:hint="eastAsia" w:ascii="宋体" w:hAnsi="宋体"/>
          <w:szCs w:val="21"/>
        </w:rPr>
        <w:t>1、乙方应按照国家有关法律法规规章和“三包”规定和招标文件的要求及乙方在投标文件的相关承诺提供保修及其他服务。</w:t>
      </w:r>
    </w:p>
    <w:p>
      <w:pPr>
        <w:spacing w:line="360" w:lineRule="auto"/>
        <w:ind w:firstLine="560"/>
        <w:jc w:val="left"/>
        <w:rPr>
          <w:rFonts w:ascii="宋体" w:hAnsi="宋体"/>
          <w:szCs w:val="21"/>
        </w:rPr>
      </w:pPr>
      <w:r>
        <w:rPr>
          <w:rFonts w:hint="eastAsia" w:ascii="宋体" w:hAnsi="宋体"/>
          <w:szCs w:val="21"/>
        </w:rPr>
        <w:t>2、</w:t>
      </w:r>
      <w:r>
        <w:rPr>
          <w:rFonts w:ascii="宋体" w:hAnsi="宋体"/>
          <w:szCs w:val="21"/>
        </w:rPr>
        <w:t>保修期内，乙方负责对其提供的货物进行维修和系统维护，不再收取任何费用。</w:t>
      </w:r>
      <w:r>
        <w:rPr>
          <w:rFonts w:hint="eastAsia" w:ascii="宋体" w:hAnsi="宋体"/>
          <w:szCs w:val="21"/>
        </w:rPr>
        <w:t>所有货物保修服务方式均为乙方上门保修，即由乙方派员到货物使用现场维修，由此产生的一切费用均由乙方承担。保修期后的货物维护另行协商。</w:t>
      </w:r>
    </w:p>
    <w:p>
      <w:pPr>
        <w:spacing w:line="360" w:lineRule="auto"/>
        <w:ind w:firstLine="560"/>
        <w:jc w:val="left"/>
        <w:rPr>
          <w:rFonts w:ascii="宋体" w:hAnsi="宋体"/>
          <w:szCs w:val="21"/>
        </w:rPr>
      </w:pPr>
      <w:r>
        <w:rPr>
          <w:rFonts w:hint="eastAsia" w:ascii="宋体" w:hAnsi="宋体"/>
          <w:szCs w:val="21"/>
        </w:rPr>
        <w:t>3、在甲方提出维修要求后，乙方应于  小时内响应，  小时维修到位，并在  小时内消除故障。消耗品和零配件供应及时，特殊情况下可提供备用机。</w:t>
      </w:r>
    </w:p>
    <w:p>
      <w:pPr>
        <w:spacing w:line="360" w:lineRule="auto"/>
        <w:ind w:firstLine="560"/>
        <w:jc w:val="left"/>
        <w:outlineLvl w:val="0"/>
        <w:rPr>
          <w:b/>
          <w:szCs w:val="21"/>
        </w:rPr>
      </w:pPr>
      <w:r>
        <w:rPr>
          <w:rFonts w:hint="eastAsia"/>
          <w:b/>
          <w:szCs w:val="21"/>
        </w:rPr>
        <w:t>第八条 保密条款</w:t>
      </w:r>
    </w:p>
    <w:p>
      <w:pPr>
        <w:spacing w:line="360" w:lineRule="auto"/>
        <w:ind w:firstLine="420" w:firstLineChars="200"/>
        <w:jc w:val="left"/>
        <w:rPr>
          <w:bCs/>
          <w:szCs w:val="21"/>
        </w:rPr>
      </w:pPr>
      <w:r>
        <w:rPr>
          <w:bCs/>
          <w:szCs w:val="21"/>
        </w:rPr>
        <w:t>1</w:t>
      </w:r>
      <w:r>
        <w:rPr>
          <w:rFonts w:hint="eastAsia"/>
          <w:bCs/>
          <w:szCs w:val="21"/>
        </w:rPr>
        <w:t>、乙方对在本合同履行中获取或者知悉甲方提供的资料、信息负有保密义务。</w:t>
      </w:r>
    </w:p>
    <w:p>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、保密期限自本协议签订生效之日起至保密信息被依法公开披露或成为公开信息之日止。合同中止、终止或者解除不视为免除保密义务，乙方仍应当承担保密义务。</w:t>
      </w:r>
    </w:p>
    <w:p>
      <w:pPr>
        <w:spacing w:line="360" w:lineRule="auto"/>
        <w:ind w:firstLine="560"/>
        <w:jc w:val="left"/>
        <w:outlineLvl w:val="0"/>
        <w:rPr>
          <w:b/>
          <w:szCs w:val="21"/>
        </w:rPr>
      </w:pPr>
      <w:r>
        <w:rPr>
          <w:rFonts w:hint="eastAsia"/>
          <w:b/>
          <w:szCs w:val="21"/>
        </w:rPr>
        <w:t>第九条  履约保证金</w:t>
      </w:r>
    </w:p>
    <w:p>
      <w:pPr>
        <w:spacing w:line="360" w:lineRule="auto"/>
        <w:ind w:firstLine="560"/>
        <w:jc w:val="left"/>
        <w:rPr>
          <w:rFonts w:ascii="宋体" w:hAnsi="宋体"/>
          <w:szCs w:val="21"/>
        </w:rPr>
      </w:pPr>
      <w:r>
        <w:rPr>
          <w:rFonts w:hint="eastAsia" w:ascii="宋体" w:hAnsi="宋体"/>
          <w:szCs w:val="21"/>
        </w:rPr>
        <w:t>1、乙方应在签订本合同之日，向甲方或甲方指定的机构提交履约保证金_________元。</w:t>
      </w:r>
    </w:p>
    <w:p>
      <w:pPr>
        <w:spacing w:line="360" w:lineRule="auto"/>
        <w:ind w:firstLine="560"/>
        <w:jc w:val="left"/>
        <w:rPr>
          <w:rFonts w:ascii="宋体" w:hAnsi="宋体"/>
          <w:szCs w:val="21"/>
        </w:rPr>
      </w:pPr>
      <w:r>
        <w:rPr>
          <w:rFonts w:hint="eastAsia" w:ascii="宋体" w:hAnsi="宋体"/>
          <w:szCs w:val="21"/>
        </w:rPr>
        <w:t>2、如乙方未能履行合同规定的义务，甲方有权从履约保证金中取得补偿。</w:t>
      </w:r>
    </w:p>
    <w:p>
      <w:pPr>
        <w:spacing w:line="360" w:lineRule="auto"/>
        <w:ind w:firstLine="560"/>
        <w:jc w:val="left"/>
        <w:rPr>
          <w:rFonts w:ascii="宋体" w:hAnsi="宋体"/>
          <w:szCs w:val="21"/>
        </w:rPr>
      </w:pPr>
      <w:r>
        <w:rPr>
          <w:rFonts w:hint="eastAsia" w:ascii="宋体" w:hAnsi="宋体"/>
          <w:szCs w:val="21"/>
        </w:rPr>
        <w:t>3、甲方在乙方履行完毕本合同项下全部义务后______天内无息退还乙方。</w:t>
      </w:r>
    </w:p>
    <w:p>
      <w:pPr>
        <w:numPr>
          <w:ilvl w:val="255"/>
          <w:numId w:val="0"/>
        </w:numPr>
        <w:spacing w:line="360" w:lineRule="auto"/>
        <w:ind w:firstLine="422" w:firstLineChars="200"/>
        <w:jc w:val="left"/>
        <w:outlineLvl w:val="0"/>
        <w:rPr>
          <w:b/>
          <w:szCs w:val="21"/>
        </w:rPr>
      </w:pPr>
      <w:r>
        <w:rPr>
          <w:rFonts w:hint="eastAsia"/>
          <w:b/>
          <w:szCs w:val="21"/>
        </w:rPr>
        <w:t>第十条  货款支付</w:t>
      </w:r>
    </w:p>
    <w:p>
      <w:pPr>
        <w:spacing w:line="360" w:lineRule="auto"/>
        <w:jc w:val="left"/>
        <w:rPr>
          <w:b/>
          <w:szCs w:val="21"/>
          <w:u w:val="single"/>
        </w:rPr>
      </w:pPr>
      <w:r>
        <w:rPr>
          <w:rFonts w:hint="eastAsia"/>
          <w:b/>
          <w:szCs w:val="21"/>
          <w:u w:val="single"/>
        </w:rPr>
        <w:t>（详见商务要求）</w:t>
      </w:r>
    </w:p>
    <w:p>
      <w:pPr>
        <w:spacing w:line="360" w:lineRule="auto"/>
        <w:ind w:firstLine="560"/>
        <w:jc w:val="left"/>
        <w:rPr>
          <w:szCs w:val="21"/>
        </w:rPr>
      </w:pPr>
    </w:p>
    <w:p>
      <w:pPr>
        <w:spacing w:line="360" w:lineRule="auto"/>
        <w:ind w:firstLine="422" w:firstLineChars="200"/>
        <w:jc w:val="left"/>
        <w:outlineLvl w:val="0"/>
        <w:rPr>
          <w:b/>
          <w:szCs w:val="21"/>
        </w:rPr>
      </w:pPr>
      <w:r>
        <w:rPr>
          <w:rFonts w:hint="eastAsia"/>
          <w:b/>
          <w:szCs w:val="21"/>
        </w:rPr>
        <w:t>第十一条 违约责任</w:t>
      </w:r>
      <w:r>
        <w:rPr>
          <w:rFonts w:hint="eastAsia"/>
          <w:b/>
          <w:szCs w:val="21"/>
          <w:u w:val="single"/>
        </w:rPr>
        <w:t>（详见商务要求）</w:t>
      </w:r>
    </w:p>
    <w:p>
      <w:pPr>
        <w:spacing w:line="360" w:lineRule="auto"/>
        <w:ind w:firstLine="560"/>
        <w:jc w:val="left"/>
        <w:rPr>
          <w:rFonts w:ascii="宋体" w:hAnsi="宋体"/>
          <w:szCs w:val="21"/>
        </w:rPr>
      </w:pPr>
      <w:r>
        <w:rPr>
          <w:rFonts w:hint="eastAsia" w:ascii="宋体" w:hAnsi="宋体"/>
          <w:szCs w:val="21"/>
        </w:rPr>
        <w:t>１、甲方无正当理由拒收货物、拒付货物款的，由甲方向乙方偿付合同总价的【】%违约金。</w:t>
      </w:r>
    </w:p>
    <w:p>
      <w:pPr>
        <w:spacing w:line="360" w:lineRule="auto"/>
        <w:ind w:firstLine="560"/>
        <w:jc w:val="left"/>
        <w:rPr>
          <w:rFonts w:ascii="宋体" w:hAnsi="宋体"/>
          <w:szCs w:val="21"/>
        </w:rPr>
      </w:pPr>
      <w:r>
        <w:rPr>
          <w:rFonts w:hint="eastAsia" w:ascii="宋体" w:hAnsi="宋体"/>
          <w:szCs w:val="21"/>
        </w:rPr>
        <w:t>２、甲方未按合同规定的期限向乙方支付货款的，每逾期1天甲方向乙方偿付欠款总额的【】‰滞纳金，但累计滞纳金总额不超过欠款总额的【】% 。</w:t>
      </w:r>
    </w:p>
    <w:p>
      <w:pPr>
        <w:spacing w:line="360" w:lineRule="auto"/>
        <w:ind w:firstLine="560"/>
        <w:jc w:val="left"/>
        <w:rPr>
          <w:rFonts w:ascii="宋体" w:hAnsi="宋体"/>
          <w:szCs w:val="21"/>
        </w:rPr>
      </w:pPr>
      <w:r>
        <w:rPr>
          <w:rFonts w:hint="eastAsia" w:ascii="宋体" w:hAnsi="宋体"/>
          <w:szCs w:val="21"/>
        </w:rPr>
        <w:t>３、</w:t>
      </w:r>
      <w:r>
        <w:rPr>
          <w:rFonts w:ascii="宋体" w:hAnsi="宋体"/>
          <w:szCs w:val="21"/>
        </w:rPr>
        <w:t>乙方逾期交付货物的，每逾期1天，乙方向甲方偿付逾期交货部分货款总额的</w:t>
      </w:r>
      <w:r>
        <w:rPr>
          <w:rFonts w:hint="eastAsia" w:ascii="宋体" w:hAnsi="宋体"/>
          <w:szCs w:val="21"/>
        </w:rPr>
        <w:t>【】</w:t>
      </w:r>
      <w:r>
        <w:rPr>
          <w:rFonts w:ascii="宋体" w:hAnsi="宋体"/>
          <w:szCs w:val="21"/>
        </w:rPr>
        <w:t>‰的滞纳金</w:t>
      </w:r>
      <w:r>
        <w:rPr>
          <w:rFonts w:hint="eastAsia" w:ascii="宋体" w:hAnsi="宋体"/>
          <w:szCs w:val="21"/>
        </w:rPr>
        <w:t>。如乙方逾期交货达天，甲方有权解除合同，履约保证金不予退回，同时乙方应向甲方支付合同总价【】％的违约金。</w:t>
      </w:r>
    </w:p>
    <w:p>
      <w:pPr>
        <w:spacing w:line="360" w:lineRule="auto"/>
        <w:ind w:firstLine="560"/>
        <w:jc w:val="left"/>
        <w:rPr>
          <w:rFonts w:ascii="宋体" w:hAnsi="宋体"/>
          <w:szCs w:val="21"/>
        </w:rPr>
      </w:pPr>
      <w:r>
        <w:rPr>
          <w:rFonts w:hint="eastAsia" w:ascii="宋体" w:hAnsi="宋体"/>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hint="eastAsia" w:ascii="宋体" w:hAnsi="宋体"/>
          <w:szCs w:val="21"/>
        </w:rPr>
        <w:t>或更换</w:t>
      </w:r>
      <w:r>
        <w:rPr>
          <w:rFonts w:ascii="宋体" w:hAnsi="宋体"/>
          <w:szCs w:val="21"/>
        </w:rPr>
        <w:t>，货物仍不能达到合同约定</w:t>
      </w:r>
      <w:r>
        <w:rPr>
          <w:rFonts w:hint="eastAsia" w:ascii="宋体" w:hAnsi="宋体"/>
          <w:szCs w:val="21"/>
        </w:rPr>
        <w:t>的</w:t>
      </w:r>
      <w:r>
        <w:rPr>
          <w:rFonts w:ascii="宋体" w:hAnsi="宋体"/>
          <w:szCs w:val="21"/>
        </w:rPr>
        <w:t>质量标准，甲方有权退货，乙方</w:t>
      </w:r>
      <w:r>
        <w:rPr>
          <w:rFonts w:hint="eastAsia" w:ascii="宋体" w:hAnsi="宋体"/>
          <w:szCs w:val="21"/>
        </w:rPr>
        <w:t>应</w:t>
      </w:r>
      <w:r>
        <w:rPr>
          <w:rFonts w:ascii="宋体" w:hAnsi="宋体"/>
          <w:szCs w:val="21"/>
        </w:rPr>
        <w:t>退回全部货款</w:t>
      </w:r>
      <w:r>
        <w:rPr>
          <w:rFonts w:hint="eastAsia" w:ascii="宋体" w:hAnsi="宋体"/>
          <w:szCs w:val="21"/>
        </w:rPr>
        <w:t>并</w:t>
      </w:r>
      <w:r>
        <w:rPr>
          <w:rFonts w:ascii="宋体" w:hAnsi="宋体"/>
          <w:szCs w:val="21"/>
        </w:rPr>
        <w:t>赔偿甲方因此遭受的损失。</w:t>
      </w:r>
    </w:p>
    <w:p>
      <w:pPr>
        <w:spacing w:line="360" w:lineRule="auto"/>
        <w:ind w:firstLine="560"/>
        <w:jc w:val="left"/>
        <w:rPr>
          <w:rFonts w:ascii="宋体" w:hAnsi="宋体"/>
          <w:szCs w:val="21"/>
        </w:rPr>
      </w:pPr>
      <w:r>
        <w:rPr>
          <w:rFonts w:hint="eastAsia" w:ascii="宋体" w:hAnsi="宋体"/>
          <w:szCs w:val="21"/>
        </w:rPr>
        <w:t>6.</w:t>
      </w:r>
      <w:bookmarkStart w:id="82" w:name="_Hlk75014743"/>
      <w:r>
        <w:rPr>
          <w:rFonts w:hint="eastAsia" w:ascii="宋体" w:hAnsi="宋体"/>
          <w:szCs w:val="21"/>
        </w:rPr>
        <w:t>乙方违反本合同约定的保密义务，甲方有权要求乙方按合同总额【】%支付违约金；造成不良影响或对甲方造成损失的，甲方有权要求乙方消除影响，承担赔偿责任，并有权解除合同。</w:t>
      </w:r>
      <w:bookmarkEnd w:id="82"/>
    </w:p>
    <w:p>
      <w:pPr>
        <w:spacing w:line="360" w:lineRule="auto"/>
        <w:ind w:firstLine="560"/>
        <w:jc w:val="left"/>
        <w:rPr>
          <w:rFonts w:ascii="宋体" w:hAnsi="宋体"/>
          <w:szCs w:val="21"/>
        </w:rPr>
      </w:pPr>
      <w:r>
        <w:rPr>
          <w:rFonts w:hint="eastAsia" w:ascii="宋体" w:hAnsi="宋体"/>
          <w:szCs w:val="21"/>
        </w:rPr>
        <w:t>7、</w:t>
      </w:r>
      <w:bookmarkStart w:id="83" w:name="_Hlk75015079"/>
      <w:r>
        <w:rPr>
          <w:rFonts w:hint="eastAsia" w:ascii="宋体" w:hAnsi="宋体"/>
          <w:szCs w:val="21"/>
        </w:rPr>
        <w:t>因乙方提供的产品受到侵权指控或者引发法律纠纷，影响甲方正常使用或者导致合同目的不能实现的，甲方有权要求乙方按合同总额【】%支付违约金，并有权解除合同。</w:t>
      </w:r>
      <w:bookmarkEnd w:id="83"/>
    </w:p>
    <w:p>
      <w:pPr>
        <w:spacing w:line="360" w:lineRule="auto"/>
        <w:ind w:firstLine="560"/>
        <w:jc w:val="left"/>
        <w:rPr>
          <w:rFonts w:ascii="宋体" w:hAnsi="宋体"/>
          <w:szCs w:val="21"/>
        </w:rPr>
      </w:pPr>
      <w:r>
        <w:rPr>
          <w:rFonts w:hint="eastAsia" w:ascii="宋体" w:hAnsi="宋体"/>
          <w:szCs w:val="21"/>
        </w:rPr>
        <w:t>8、乙方未履行本合同项下的其他义务或违反其在投标文件中的相关承诺的，应按合同总价款的【】%向甲方承担违约责任。</w:t>
      </w:r>
    </w:p>
    <w:p>
      <w:pPr>
        <w:spacing w:line="360" w:lineRule="auto"/>
        <w:ind w:firstLine="560"/>
        <w:jc w:val="left"/>
        <w:rPr>
          <w:rFonts w:ascii="宋体" w:hAnsi="宋体"/>
          <w:szCs w:val="21"/>
        </w:rPr>
      </w:pPr>
      <w:r>
        <w:rPr>
          <w:rFonts w:hint="eastAsia" w:ascii="宋体" w:hAnsi="宋体"/>
          <w:szCs w:val="21"/>
        </w:rPr>
        <w:t>9、乙方在承担上述一项或多项违约责任后，仍应继续履行合同规定的义务（甲方解除合同的除外）。甲方未能及时追究乙方的任何一项违约责任并不表明甲方放弃追究乙方该项或其他违约责任。</w:t>
      </w:r>
    </w:p>
    <w:p>
      <w:pPr>
        <w:spacing w:line="360" w:lineRule="auto"/>
        <w:ind w:firstLine="560"/>
        <w:jc w:val="left"/>
        <w:outlineLvl w:val="0"/>
        <w:rPr>
          <w:b/>
          <w:szCs w:val="21"/>
        </w:rPr>
      </w:pPr>
      <w:r>
        <w:rPr>
          <w:rFonts w:hint="eastAsia"/>
          <w:b/>
          <w:szCs w:val="21"/>
        </w:rPr>
        <w:t>第十条    合同的变更和终止</w:t>
      </w:r>
    </w:p>
    <w:p>
      <w:pPr>
        <w:spacing w:line="360" w:lineRule="auto"/>
        <w:ind w:firstLine="560"/>
        <w:jc w:val="left"/>
        <w:rPr>
          <w:rFonts w:ascii="宋体" w:hAnsi="宋体"/>
          <w:szCs w:val="21"/>
        </w:rPr>
      </w:pPr>
      <w:r>
        <w:rPr>
          <w:rFonts w:hint="eastAsia" w:ascii="宋体" w:hAnsi="宋体"/>
          <w:szCs w:val="21"/>
        </w:rPr>
        <w:t>除</w:t>
      </w:r>
      <w:bookmarkStart w:id="84" w:name="_Hlk75015119"/>
      <w:r>
        <w:rPr>
          <w:rFonts w:hint="eastAsia" w:ascii="宋体" w:hAnsi="宋体"/>
          <w:szCs w:val="21"/>
        </w:rPr>
        <w:t>《深圳经济特区政府采购条例》第40条、</w:t>
      </w:r>
      <w:bookmarkEnd w:id="84"/>
      <w:r>
        <w:rPr>
          <w:rFonts w:hint="eastAsia" w:ascii="宋体" w:hAnsi="宋体"/>
          <w:szCs w:val="21"/>
        </w:rPr>
        <w:t>《中华人民共和国政府采购法》第50条第二款规定或者主管部门另有政策规定的情形外，本合同一经签订，甲乙双方不得擅自变更、中止或终止合同。</w:t>
      </w:r>
    </w:p>
    <w:p>
      <w:pPr>
        <w:spacing w:line="360" w:lineRule="auto"/>
        <w:ind w:firstLine="560"/>
        <w:jc w:val="left"/>
        <w:outlineLvl w:val="0"/>
        <w:rPr>
          <w:b/>
          <w:szCs w:val="21"/>
        </w:rPr>
      </w:pPr>
      <w:r>
        <w:rPr>
          <w:rFonts w:hint="eastAsia"/>
          <w:b/>
          <w:szCs w:val="21"/>
        </w:rPr>
        <w:t>第十一条   争议的解决</w:t>
      </w:r>
    </w:p>
    <w:p>
      <w:pPr>
        <w:spacing w:line="360" w:lineRule="auto"/>
        <w:ind w:firstLine="560"/>
        <w:jc w:val="left"/>
        <w:rPr>
          <w:rFonts w:ascii="宋体" w:hAnsi="宋体"/>
          <w:szCs w:val="21"/>
        </w:rPr>
      </w:pPr>
      <w:r>
        <w:rPr>
          <w:rFonts w:hint="eastAsia" w:ascii="宋体" w:hAnsi="宋体"/>
          <w:szCs w:val="21"/>
        </w:rPr>
        <w:t>1、因货物的质量问题发生争议的，应当邀请国家认可的质量检测机构对货物质量进行鉴定。货物符合标准的，鉴定费由甲方承担；货物不符合质量标准的，鉴定费由乙方承担。</w:t>
      </w:r>
    </w:p>
    <w:p>
      <w:pPr>
        <w:spacing w:line="360" w:lineRule="auto"/>
        <w:ind w:firstLine="560"/>
        <w:jc w:val="left"/>
        <w:rPr>
          <w:rFonts w:ascii="宋体" w:hAnsi="宋体"/>
          <w:szCs w:val="21"/>
        </w:rPr>
      </w:pPr>
      <w:r>
        <w:rPr>
          <w:rFonts w:hint="eastAsia" w:ascii="宋体" w:hAnsi="宋体"/>
          <w:szCs w:val="21"/>
        </w:rPr>
        <w:t>2、因履行本合同引起的或与本合同有关的争议，甲、乙双方应首先通过友好协商解决，如果协商不能解决争议，则向甲方所在地有管辖权的人民法院提起诉讼；</w:t>
      </w:r>
    </w:p>
    <w:p>
      <w:pPr>
        <w:spacing w:line="360" w:lineRule="auto"/>
        <w:ind w:firstLine="560"/>
        <w:jc w:val="left"/>
        <w:outlineLvl w:val="0"/>
        <w:rPr>
          <w:b/>
          <w:szCs w:val="21"/>
        </w:rPr>
      </w:pPr>
      <w:r>
        <w:rPr>
          <w:rFonts w:hint="eastAsia"/>
          <w:b/>
          <w:szCs w:val="21"/>
        </w:rPr>
        <w:t>第十二条   合同生效及其他</w:t>
      </w:r>
    </w:p>
    <w:p>
      <w:pPr>
        <w:spacing w:line="360" w:lineRule="auto"/>
        <w:ind w:firstLine="560"/>
        <w:jc w:val="left"/>
        <w:rPr>
          <w:rFonts w:ascii="宋体" w:hAnsi="宋体"/>
          <w:szCs w:val="21"/>
        </w:rPr>
      </w:pPr>
      <w:r>
        <w:rPr>
          <w:rFonts w:hint="eastAsia" w:ascii="宋体" w:hAnsi="宋体"/>
          <w:szCs w:val="21"/>
        </w:rPr>
        <w:t>1、下列文件均为本合同的组成部分：</w:t>
      </w:r>
    </w:p>
    <w:p>
      <w:pPr>
        <w:spacing w:line="360" w:lineRule="auto"/>
        <w:ind w:firstLine="560"/>
        <w:jc w:val="left"/>
        <w:rPr>
          <w:rFonts w:ascii="宋体" w:hAnsi="宋体"/>
          <w:szCs w:val="21"/>
        </w:rPr>
      </w:pPr>
      <w:r>
        <w:rPr>
          <w:rFonts w:hint="eastAsia" w:ascii="宋体" w:hAnsi="宋体"/>
          <w:szCs w:val="21"/>
        </w:rPr>
        <w:t>（1）号招标文件、答疑及补充通知；</w:t>
      </w:r>
    </w:p>
    <w:p>
      <w:pPr>
        <w:spacing w:line="360" w:lineRule="auto"/>
        <w:ind w:firstLine="560"/>
        <w:jc w:val="left"/>
        <w:rPr>
          <w:rFonts w:ascii="宋体" w:hAnsi="宋体"/>
          <w:szCs w:val="21"/>
        </w:rPr>
      </w:pPr>
      <w:r>
        <w:rPr>
          <w:rFonts w:hint="eastAsia" w:ascii="宋体" w:hAnsi="宋体"/>
          <w:szCs w:val="21"/>
        </w:rPr>
        <w:t>（2）乙方的投标文件；</w:t>
      </w:r>
    </w:p>
    <w:p>
      <w:pPr>
        <w:spacing w:line="360" w:lineRule="auto"/>
        <w:ind w:firstLine="560"/>
        <w:jc w:val="left"/>
        <w:rPr>
          <w:rFonts w:ascii="宋体" w:hAnsi="宋体"/>
          <w:szCs w:val="21"/>
        </w:rPr>
      </w:pPr>
      <w:r>
        <w:rPr>
          <w:rFonts w:hint="eastAsia" w:ascii="宋体" w:hAnsi="宋体"/>
          <w:szCs w:val="21"/>
        </w:rPr>
        <w:t>（3）本合同执行中甲乙双方共同签署的补充与修正文件。</w:t>
      </w:r>
    </w:p>
    <w:p>
      <w:pPr>
        <w:spacing w:line="360" w:lineRule="auto"/>
        <w:ind w:firstLine="560"/>
        <w:jc w:val="left"/>
        <w:rPr>
          <w:rFonts w:ascii="宋体" w:hAnsi="宋体"/>
          <w:szCs w:val="21"/>
        </w:rPr>
      </w:pPr>
      <w:r>
        <w:rPr>
          <w:rFonts w:hint="eastAsia" w:ascii="宋体" w:hAnsi="宋体"/>
          <w:szCs w:val="21"/>
        </w:rPr>
        <w:t>2、本合同一式份，甲、乙方双方各执份，具有同等法律效力。本合同自双方法定代表人（或授权代表）签字并盖章之日起生效。</w:t>
      </w:r>
    </w:p>
    <w:p>
      <w:pPr>
        <w:spacing w:line="360" w:lineRule="auto"/>
        <w:ind w:firstLine="560"/>
        <w:jc w:val="left"/>
        <w:rPr>
          <w:rFonts w:ascii="宋体" w:hAnsi="宋体"/>
          <w:szCs w:val="21"/>
        </w:rPr>
      </w:pPr>
    </w:p>
    <w:p>
      <w:pPr>
        <w:spacing w:line="360" w:lineRule="auto"/>
        <w:ind w:firstLine="560"/>
        <w:jc w:val="left"/>
        <w:rPr>
          <w:rFonts w:ascii="宋体" w:hAnsi="宋体"/>
          <w:szCs w:val="21"/>
        </w:rPr>
      </w:pPr>
    </w:p>
    <w:p>
      <w:pPr>
        <w:spacing w:line="360" w:lineRule="auto"/>
        <w:ind w:firstLine="560"/>
        <w:jc w:val="left"/>
        <w:rPr>
          <w:rFonts w:ascii="宋体" w:hAnsi="宋体"/>
          <w:szCs w:val="21"/>
        </w:rPr>
      </w:pPr>
      <w:r>
        <w:rPr>
          <w:rFonts w:hint="eastAsia" w:ascii="宋体" w:hAnsi="宋体"/>
          <w:szCs w:val="21"/>
        </w:rPr>
        <w:t>甲方（采购人）：   （盖章）       乙方（供应商）：    （盖章）</w:t>
      </w:r>
    </w:p>
    <w:p>
      <w:pPr>
        <w:spacing w:line="360" w:lineRule="auto"/>
        <w:ind w:firstLine="560"/>
        <w:jc w:val="left"/>
        <w:rPr>
          <w:rFonts w:ascii="宋体" w:hAnsi="宋体"/>
          <w:szCs w:val="21"/>
        </w:rPr>
      </w:pPr>
      <w:r>
        <w:rPr>
          <w:rFonts w:hint="eastAsia" w:ascii="宋体" w:hAnsi="宋体"/>
          <w:szCs w:val="21"/>
        </w:rPr>
        <w:t xml:space="preserve">法定代表人：                     法定代表人： </w:t>
      </w:r>
    </w:p>
    <w:p>
      <w:pPr>
        <w:spacing w:line="360" w:lineRule="auto"/>
        <w:ind w:firstLine="560"/>
        <w:jc w:val="left"/>
        <w:rPr>
          <w:rFonts w:ascii="宋体" w:hAnsi="宋体"/>
          <w:szCs w:val="21"/>
        </w:rPr>
      </w:pPr>
      <w:r>
        <w:rPr>
          <w:rFonts w:hint="eastAsia" w:ascii="宋体" w:hAnsi="宋体"/>
          <w:szCs w:val="21"/>
        </w:rPr>
        <w:t>委托代理人：                     委托代理人：</w:t>
      </w:r>
    </w:p>
    <w:p>
      <w:pPr>
        <w:ind w:firstLine="525" w:firstLineChars="250"/>
        <w:rPr>
          <w:rFonts w:ascii="宋体" w:hAnsi="宋体"/>
          <w:b/>
          <w:szCs w:val="21"/>
        </w:rPr>
      </w:pPr>
      <w:r>
        <w:rPr>
          <w:rFonts w:hint="eastAsia" w:ascii="宋体" w:hAnsi="宋体"/>
          <w:szCs w:val="21"/>
        </w:rPr>
        <w:t>日期：   年     月    日         日期：   年     月    日</w:t>
      </w:r>
    </w:p>
    <w:p/>
    <w:p>
      <w:pPr>
        <w:widowControl/>
        <w:jc w:val="left"/>
        <w:rPr>
          <w:rFonts w:ascii="宋体" w:hAnsi="宋体"/>
          <w:szCs w:val="21"/>
        </w:rPr>
      </w:pPr>
      <w:r>
        <w:rPr>
          <w:rFonts w:ascii="宋体" w:hAnsi="宋体"/>
          <w:szCs w:val="21"/>
        </w:rPr>
        <w:br w:type="page"/>
      </w:r>
    </w:p>
    <w:p>
      <w:pPr>
        <w:pStyle w:val="6"/>
        <w:spacing w:before="120" w:beforeLines="50" w:after="120" w:afterLines="50"/>
        <w:ind w:left="562"/>
        <w:rPr>
          <w:sz w:val="28"/>
          <w:szCs w:val="28"/>
        </w:rPr>
      </w:pPr>
      <w:r>
        <w:rPr>
          <w:rFonts w:hint="eastAsia"/>
          <w:sz w:val="28"/>
          <w:szCs w:val="28"/>
        </w:rPr>
        <w:t>第二册  通用条款（公开招标）</w:t>
      </w:r>
    </w:p>
    <w:p>
      <w:pPr>
        <w:pStyle w:val="6"/>
        <w:numPr>
          <w:ilvl w:val="0"/>
          <w:numId w:val="10"/>
        </w:numPr>
        <w:spacing w:before="120" w:beforeLines="50" w:after="120" w:afterLines="50"/>
        <w:ind w:left="562" w:hanging="562"/>
        <w:rPr>
          <w:sz w:val="28"/>
          <w:szCs w:val="28"/>
        </w:rPr>
      </w:pPr>
      <w:bookmarkStart w:id="85" w:name="_Hlk72399513"/>
      <w:r>
        <w:rPr>
          <w:rFonts w:hint="eastAsia"/>
          <w:sz w:val="28"/>
          <w:szCs w:val="28"/>
        </w:rPr>
        <w:t>总则</w:t>
      </w:r>
    </w:p>
    <w:bookmarkEnd w:id="85"/>
    <w:p>
      <w:pPr>
        <w:outlineLvl w:val="1"/>
        <w:rPr>
          <w:rFonts w:ascii="黑体" w:hAnsi="宋体" w:eastAsia="黑体"/>
          <w:sz w:val="24"/>
        </w:rPr>
      </w:pPr>
      <w:r>
        <w:rPr>
          <w:rFonts w:hint="eastAsia" w:ascii="黑体" w:hAnsi="宋体" w:eastAsia="黑体"/>
          <w:sz w:val="24"/>
        </w:rPr>
        <w:t>1. 通用条款说明</w:t>
      </w:r>
    </w:p>
    <w:p>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86" w:name="_Hlk72399729"/>
      <w:r>
        <w:rPr>
          <w:rFonts w:hint="eastAsia" w:ascii="宋体" w:hAnsi="宋体"/>
          <w:szCs w:val="21"/>
        </w:rPr>
        <w:t>如有需要，政府集中采购机构可以对通用条款的内容进行补充。</w:t>
      </w:r>
      <w:bookmarkEnd w:id="86"/>
    </w:p>
    <w:p>
      <w:pPr>
        <w:ind w:firstLine="411" w:firstLineChars="196"/>
        <w:rPr>
          <w:rFonts w:ascii="宋体" w:hAnsi="宋体"/>
          <w:szCs w:val="21"/>
        </w:rPr>
      </w:pPr>
      <w:r>
        <w:rPr>
          <w:rFonts w:hint="eastAsia" w:ascii="宋体" w:hAnsi="宋体"/>
          <w:szCs w:val="21"/>
        </w:rPr>
        <w:t>1.2招标文件分为第一册“专用条款”和第二册“通用条款”。</w:t>
      </w:r>
    </w:p>
    <w:p>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pPr>
        <w:ind w:firstLine="411" w:firstLineChars="196"/>
        <w:rPr>
          <w:rFonts w:ascii="宋体" w:hAnsi="宋体"/>
          <w:szCs w:val="21"/>
        </w:rPr>
      </w:pPr>
      <w:r>
        <w:rPr>
          <w:rFonts w:hint="eastAsia" w:ascii="宋体" w:hAnsi="宋体"/>
          <w:szCs w:val="21"/>
        </w:rPr>
        <w:t>1.5 “专用条款”和“通用条款”表述不一致或有冲突时，以“专用条款”为准。</w:t>
      </w:r>
    </w:p>
    <w:p>
      <w:pPr>
        <w:outlineLvl w:val="1"/>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pPr>
        <w:outlineLvl w:val="1"/>
        <w:rPr>
          <w:rFonts w:ascii="黑体" w:hAnsi="宋体" w:eastAsia="黑体"/>
          <w:sz w:val="24"/>
        </w:rPr>
      </w:pPr>
      <w:r>
        <w:rPr>
          <w:rFonts w:hint="eastAsia" w:ascii="黑体" w:hAnsi="宋体" w:eastAsia="黑体"/>
          <w:sz w:val="24"/>
        </w:rPr>
        <w:t>3．定义</w:t>
      </w:r>
    </w:p>
    <w:p>
      <w:pPr>
        <w:ind w:firstLine="420" w:firstLineChars="200"/>
        <w:rPr>
          <w:rFonts w:ascii="宋体" w:hAnsi="宋体"/>
          <w:szCs w:val="21"/>
        </w:rPr>
      </w:pPr>
      <w:r>
        <w:rPr>
          <w:rFonts w:ascii="宋体" w:hAnsi="宋体"/>
          <w:szCs w:val="21"/>
        </w:rPr>
        <w:t>招标文件中下列术语应解释为：</w:t>
      </w:r>
    </w:p>
    <w:p>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p>
    <w:p>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pPr>
        <w:ind w:firstLine="411" w:firstLineChars="196"/>
        <w:rPr>
          <w:rFonts w:ascii="宋体" w:hAnsi="宋体"/>
          <w:szCs w:val="21"/>
        </w:rPr>
      </w:pPr>
      <w:r>
        <w:rPr>
          <w:rFonts w:hint="eastAsia" w:ascii="宋体" w:hAnsi="宋体"/>
          <w:szCs w:val="21"/>
        </w:rPr>
        <w:t>3.4“中标候选人”即“候选中标供应商”</w:t>
      </w:r>
    </w:p>
    <w:p>
      <w:pPr>
        <w:ind w:firstLine="411" w:firstLineChars="196"/>
        <w:rPr>
          <w:rFonts w:ascii="宋体" w:hAnsi="宋体"/>
          <w:szCs w:val="21"/>
        </w:rPr>
      </w:pPr>
      <w:r>
        <w:rPr>
          <w:rFonts w:hint="eastAsia" w:ascii="宋体" w:hAnsi="宋体"/>
          <w:szCs w:val="21"/>
        </w:rPr>
        <w:t>3.5“评审委员会”是依据《深圳经济特区政府采购条例》、《深圳经济特区政府采购条例实施细则》等有关规定组建的专门负责本次招标其评审工作的临时性机构；</w:t>
      </w:r>
    </w:p>
    <w:p>
      <w:pPr>
        <w:ind w:firstLine="411" w:firstLineChars="196"/>
        <w:rPr>
          <w:rFonts w:ascii="宋体" w:hAnsi="宋体"/>
          <w:szCs w:val="21"/>
        </w:rPr>
      </w:pPr>
      <w:r>
        <w:rPr>
          <w:rFonts w:hint="eastAsia" w:ascii="宋体" w:hAnsi="宋体"/>
          <w:szCs w:val="21"/>
        </w:rPr>
        <w:t>3.6“日期”</w:t>
      </w:r>
      <w:r>
        <w:rPr>
          <w:rFonts w:ascii="宋体" w:hAnsi="宋体"/>
          <w:szCs w:val="21"/>
        </w:rPr>
        <w:t>指</w:t>
      </w:r>
      <w:r>
        <w:rPr>
          <w:rFonts w:hint="eastAsia" w:ascii="宋体" w:hAnsi="宋体"/>
          <w:szCs w:val="21"/>
        </w:rPr>
        <w:t>公历日；</w:t>
      </w:r>
    </w:p>
    <w:p>
      <w:pPr>
        <w:ind w:firstLine="411" w:firstLineChars="196"/>
        <w:rPr>
          <w:rFonts w:ascii="宋体" w:hAnsi="宋体"/>
          <w:szCs w:val="21"/>
        </w:rPr>
      </w:pPr>
      <w:r>
        <w:rPr>
          <w:rFonts w:hint="eastAsia" w:ascii="宋体" w:hAnsi="宋体"/>
          <w:szCs w:val="21"/>
        </w:rPr>
        <w:t>3.7“合同”指由本次招标所产生的合同或合约文件；</w:t>
      </w:r>
    </w:p>
    <w:p>
      <w:pPr>
        <w:suppressAutoHyphens/>
        <w:wordWrap w:val="0"/>
        <w:ind w:firstLine="411" w:firstLineChars="196"/>
        <w:rPr>
          <w:rFonts w:ascii="宋体" w:hAnsi="宋体"/>
          <w:szCs w:val="21"/>
        </w:rPr>
      </w:pPr>
      <w:r>
        <w:rPr>
          <w:rFonts w:hint="eastAsia" w:ascii="宋体" w:hAnsi="宋体"/>
          <w:szCs w:val="21"/>
        </w:rPr>
        <w:t>3.8“电子投标文件”指利用</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网站提供的</w:t>
      </w:r>
      <w:r>
        <w:rPr>
          <w:rFonts w:hint="eastAsia" w:ascii="宋体" w:hAnsi="宋体"/>
        </w:rPr>
        <w:t>深圳智慧采购平台投标文件制作专用软件（以下简称：投标文件制作软件）制作并</w:t>
      </w:r>
      <w:r>
        <w:rPr>
          <w:rFonts w:hint="eastAsia" w:ascii="宋体" w:hAnsi="宋体"/>
          <w:szCs w:val="21"/>
        </w:rPr>
        <w:t>加密的投标文件,适用于网上投标；（投标文件制作软件可从</w:t>
      </w:r>
      <w:r>
        <w:rPr>
          <w:rFonts w:hint="eastAsia"/>
        </w:rPr>
        <w:t>“</w:t>
      </w:r>
      <w:r>
        <w:rPr>
          <w:rFonts w:hint="eastAsia" w:ascii="宋体" w:hAnsi="宋体"/>
        </w:rPr>
        <w:t>下载地址：</w:t>
      </w:r>
      <w:r>
        <w:rPr>
          <w:rFonts w:hint="eastAsia"/>
        </w:rPr>
        <w:t>http://zfcg.szggzy.com:8081/cgxy/013002/20210923/173e0b2c-7a4c-4246-a0c7-e0ea75d84dd6.html”</w:t>
      </w:r>
      <w:r>
        <w:rPr>
          <w:rFonts w:hint="eastAsia" w:ascii="宋体" w:hAnsi="宋体"/>
          <w:szCs w:val="21"/>
        </w:rPr>
        <w:t>下载）；</w:t>
      </w:r>
    </w:p>
    <w:p>
      <w:pPr>
        <w:ind w:firstLine="411" w:firstLineChars="196"/>
        <w:rPr>
          <w:rFonts w:ascii="宋体" w:hAnsi="宋体"/>
          <w:szCs w:val="21"/>
        </w:rPr>
      </w:pPr>
      <w:r>
        <w:rPr>
          <w:rFonts w:hint="eastAsia" w:ascii="宋体" w:hAnsi="宋体"/>
          <w:szCs w:val="21"/>
        </w:rPr>
        <w:t>3.9“网上投标”指通过</w:t>
      </w:r>
      <w:r>
        <w:rPr>
          <w:rFonts w:hint="eastAsia" w:ascii="宋体" w:hAnsi="宋体"/>
          <w:b/>
          <w:bCs/>
          <w:color w:val="FF0000"/>
          <w:szCs w:val="21"/>
        </w:rPr>
        <w:t>深圳公共资源交易中心（深圳交易集团有限公司政府采购业务分公司）</w:t>
      </w:r>
      <w:r>
        <w:rPr>
          <w:rFonts w:hint="eastAsia" w:ascii="宋体" w:hAnsi="宋体"/>
          <w:szCs w:val="21"/>
        </w:rPr>
        <w:t>网站上传电子投标文件；</w:t>
      </w:r>
    </w:p>
    <w:p>
      <w:pPr>
        <w:ind w:firstLine="411" w:firstLineChars="196"/>
        <w:rPr>
          <w:rFonts w:ascii="宋体" w:hAnsi="宋体"/>
          <w:szCs w:val="21"/>
        </w:rPr>
      </w:pPr>
      <w:r>
        <w:rPr>
          <w:rFonts w:hint="eastAsia" w:ascii="宋体" w:hAnsi="宋体"/>
          <w:szCs w:val="21"/>
        </w:rPr>
        <w:t>3.10招标文件中的标题或题名仅起引导作用，而不应视为对招标文件内容的理解和解释。</w:t>
      </w:r>
    </w:p>
    <w:p>
      <w:pPr>
        <w:outlineLvl w:val="1"/>
        <w:rPr>
          <w:rFonts w:ascii="黑体" w:hAnsi="宋体" w:eastAsia="黑体"/>
          <w:sz w:val="24"/>
        </w:rPr>
      </w:pPr>
      <w:r>
        <w:rPr>
          <w:rFonts w:hint="eastAsia" w:ascii="黑体" w:hAnsi="宋体" w:eastAsia="黑体"/>
          <w:sz w:val="24"/>
        </w:rPr>
        <w:t xml:space="preserve">4. </w:t>
      </w:r>
      <w:bookmarkStart w:id="87" w:name="_Hlk72398643"/>
      <w:r>
        <w:rPr>
          <w:rFonts w:hint="eastAsia" w:ascii="黑体" w:hAnsi="宋体" w:eastAsia="黑体"/>
          <w:sz w:val="24"/>
        </w:rPr>
        <w:t>政府采购供应商责任</w:t>
      </w:r>
    </w:p>
    <w:p>
      <w:pPr>
        <w:ind w:firstLine="411" w:firstLineChars="196"/>
        <w:rPr>
          <w:rFonts w:ascii="宋体" w:hAnsi="宋体"/>
          <w:szCs w:val="21"/>
        </w:rPr>
      </w:pPr>
      <w:r>
        <w:rPr>
          <w:rFonts w:hint="eastAsia" w:ascii="宋体" w:hAnsi="宋体"/>
          <w:szCs w:val="21"/>
        </w:rPr>
        <w:t>4.1欢迎诚信、有实力和有社会责任心的供应商参与政府采购事业。</w:t>
      </w:r>
    </w:p>
    <w:p>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pPr>
        <w:outlineLvl w:val="1"/>
        <w:rPr>
          <w:rFonts w:ascii="黑体" w:hAnsi="宋体" w:eastAsia="黑体"/>
          <w:sz w:val="24"/>
        </w:rPr>
      </w:pPr>
      <w:r>
        <w:rPr>
          <w:rFonts w:hint="eastAsia" w:ascii="黑体" w:hAnsi="宋体" w:eastAsia="黑体"/>
          <w:sz w:val="24"/>
        </w:rPr>
        <w:t>5．投标人参加政府采购的条件</w:t>
      </w:r>
    </w:p>
    <w:p>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w:t>
      </w:r>
      <w:r>
        <w:fldChar w:fldCharType="begin"/>
      </w:r>
      <w:r>
        <w:instrText xml:space="preserve"> HYPERLINK "file:///C:\\Users\\xiuziwong\\Desktop\\模板\\供应商注册及信息变更指引" </w:instrText>
      </w:r>
      <w:r>
        <w:fldChar w:fldCharType="separate"/>
      </w:r>
      <w:r>
        <w:rPr>
          <w:rStyle w:val="56"/>
          <w:rFonts w:ascii="宋体" w:hAnsi="宋体"/>
          <w:szCs w:val="21"/>
        </w:rPr>
        <w:t>供应商注册及信息变更指引</w:t>
      </w:r>
      <w:r>
        <w:rPr>
          <w:rStyle w:val="56"/>
          <w:rFonts w:ascii="宋体" w:hAnsi="宋体"/>
          <w:szCs w:val="21"/>
        </w:rPr>
        <w:fldChar w:fldCharType="end"/>
      </w:r>
      <w:r>
        <w:rPr>
          <w:rFonts w:hint="eastAsia" w:ascii="宋体" w:hAnsi="宋体"/>
          <w:szCs w:val="21"/>
        </w:rPr>
        <w:t>》详见</w:t>
      </w:r>
      <w:r>
        <w:rPr>
          <w:rFonts w:hint="eastAsia"/>
        </w:rPr>
        <w:t>http://zfcg.szggzy.com:8081/</w:t>
      </w:r>
      <w:r>
        <w:rPr>
          <w:rFonts w:hint="eastAsia" w:ascii="宋体" w:hAnsi="宋体"/>
          <w:szCs w:val="21"/>
        </w:rPr>
        <w:t>。</w:t>
      </w:r>
    </w:p>
    <w:p>
      <w:pPr>
        <w:ind w:firstLine="411" w:firstLineChars="196"/>
        <w:rPr>
          <w:rFonts w:ascii="宋体" w:hAnsi="宋体"/>
          <w:szCs w:val="21"/>
        </w:rPr>
      </w:pPr>
      <w:r>
        <w:rPr>
          <w:rFonts w:hint="eastAsia" w:ascii="宋体" w:hAnsi="宋体"/>
          <w:szCs w:val="21"/>
        </w:rPr>
        <w:t>5.2投标人资格要求</w:t>
      </w:r>
    </w:p>
    <w:p>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pPr>
        <w:ind w:firstLine="411" w:firstLineChars="196"/>
        <w:rPr>
          <w:rFonts w:ascii="宋体" w:hAnsi="宋体"/>
          <w:szCs w:val="21"/>
        </w:rPr>
      </w:pPr>
      <w:r>
        <w:rPr>
          <w:rFonts w:hint="eastAsia" w:ascii="宋体" w:hAnsi="宋体"/>
          <w:szCs w:val="21"/>
        </w:rPr>
        <w:t>5.3联合体投标</w:t>
      </w:r>
    </w:p>
    <w:p>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pPr>
        <w:ind w:firstLine="411" w:firstLineChars="196"/>
        <w:rPr>
          <w:rFonts w:ascii="宋体" w:hAnsi="宋体"/>
        </w:rPr>
      </w:pPr>
      <w:r>
        <w:rPr>
          <w:rFonts w:hint="eastAsia" w:ascii="宋体" w:hAnsi="宋体"/>
        </w:rPr>
        <w:t>（1）投标联合体各方参加政府采购活动应当具备下列条件：</w:t>
      </w:r>
    </w:p>
    <w:p>
      <w:pPr>
        <w:ind w:left="420" w:leftChars="200" w:firstLine="411" w:firstLineChars="196"/>
        <w:rPr>
          <w:rFonts w:ascii="宋体" w:hAnsi="宋体"/>
        </w:rPr>
      </w:pPr>
      <w:r>
        <w:rPr>
          <w:rFonts w:hint="eastAsia" w:ascii="宋体" w:hAnsi="宋体"/>
        </w:rPr>
        <w:t>1、具有独立承担民事责任的能力；</w:t>
      </w:r>
    </w:p>
    <w:p>
      <w:pPr>
        <w:ind w:left="420" w:firstLine="411" w:firstLineChars="196"/>
        <w:rPr>
          <w:rFonts w:ascii="宋体" w:hAnsi="宋体"/>
        </w:rPr>
      </w:pPr>
      <w:r>
        <w:rPr>
          <w:rFonts w:hint="eastAsia" w:ascii="宋体" w:hAnsi="宋体"/>
        </w:rPr>
        <w:t>2、有良好的商业信誉和健全的财务会计制度；</w:t>
      </w:r>
    </w:p>
    <w:p>
      <w:pPr>
        <w:ind w:left="420" w:leftChars="200" w:firstLine="411" w:firstLineChars="196"/>
        <w:rPr>
          <w:rFonts w:ascii="宋体" w:hAnsi="宋体"/>
        </w:rPr>
      </w:pPr>
      <w:r>
        <w:rPr>
          <w:rFonts w:hint="eastAsia" w:ascii="宋体" w:hAnsi="宋体"/>
        </w:rPr>
        <w:t>3、具有履行合同所必需的设备和专业技术能力；</w:t>
      </w:r>
    </w:p>
    <w:p>
      <w:pPr>
        <w:ind w:left="420" w:leftChars="200" w:firstLine="411" w:firstLineChars="196"/>
        <w:rPr>
          <w:rFonts w:ascii="宋体" w:hAnsi="宋体"/>
        </w:rPr>
      </w:pPr>
      <w:r>
        <w:rPr>
          <w:rFonts w:hint="eastAsia" w:ascii="宋体" w:hAnsi="宋体"/>
        </w:rPr>
        <w:t>4、有依法缴纳税收和社会保障资金的良好记录；</w:t>
      </w:r>
    </w:p>
    <w:p>
      <w:pPr>
        <w:ind w:left="420" w:leftChars="200" w:firstLine="411" w:firstLineChars="196"/>
        <w:rPr>
          <w:rFonts w:ascii="宋体" w:hAnsi="宋体"/>
        </w:rPr>
      </w:pPr>
      <w:r>
        <w:rPr>
          <w:rFonts w:hint="eastAsia" w:ascii="宋体" w:hAnsi="宋体"/>
        </w:rPr>
        <w:t>5、参加政府采购活动前三年内，在经营活动中没有重大违法记录；</w:t>
      </w:r>
    </w:p>
    <w:p>
      <w:pPr>
        <w:ind w:left="420" w:leftChars="200" w:firstLine="411" w:firstLineChars="196"/>
        <w:rPr>
          <w:rFonts w:ascii="宋体" w:hAnsi="宋体"/>
        </w:rPr>
      </w:pPr>
      <w:r>
        <w:rPr>
          <w:rFonts w:hint="eastAsia" w:ascii="宋体" w:hAnsi="宋体"/>
        </w:rPr>
        <w:t>6、法律、行政法规规定的其他条件。</w:t>
      </w:r>
    </w:p>
    <w:p>
      <w:pPr>
        <w:ind w:firstLine="411" w:firstLineChars="196"/>
        <w:rPr>
          <w:rFonts w:ascii="宋体" w:hAnsi="宋体"/>
        </w:rPr>
      </w:pPr>
      <w:r>
        <w:rPr>
          <w:rFonts w:hint="eastAsia" w:ascii="宋体" w:hAnsi="宋体"/>
        </w:rPr>
        <w:t>（2）在投标截止前，投标联合体各方均应注册成政府集中采购机构供应商；</w:t>
      </w:r>
    </w:p>
    <w:p>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1" w:firstLineChars="196"/>
        <w:rPr>
          <w:rFonts w:ascii="宋体" w:hAnsi="宋体"/>
        </w:rPr>
      </w:pPr>
      <w:r>
        <w:rPr>
          <w:rFonts w:hint="eastAsia" w:ascii="宋体" w:hAnsi="宋体"/>
        </w:rPr>
        <w:t>（5）投标人的投标文件及中标后签署的合同协议对联合体各方均具法律约束力；</w:t>
      </w:r>
    </w:p>
    <w:p>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1" w:firstLineChars="196"/>
        <w:rPr>
          <w:rFonts w:ascii="宋体" w:hAnsi="宋体"/>
          <w:szCs w:val="21"/>
        </w:rPr>
      </w:pPr>
      <w:r>
        <w:rPr>
          <w:rFonts w:hint="eastAsia" w:ascii="宋体" w:hAnsi="宋体"/>
        </w:rPr>
        <w:t>（9）本通用条款中“投标人”一词亦指联合体各方，专用条款另有规定或说明的除外。</w:t>
      </w:r>
    </w:p>
    <w:p>
      <w:pPr>
        <w:outlineLvl w:val="1"/>
        <w:rPr>
          <w:rFonts w:ascii="黑体" w:hAnsi="宋体" w:eastAsia="黑体"/>
          <w:sz w:val="24"/>
        </w:rPr>
      </w:pPr>
      <w:r>
        <w:rPr>
          <w:rFonts w:hint="eastAsia" w:ascii="黑体" w:hAnsi="宋体" w:eastAsia="黑体"/>
          <w:sz w:val="24"/>
        </w:rPr>
        <w:t>6．政策导向</w:t>
      </w:r>
    </w:p>
    <w:p>
      <w:pPr>
        <w:ind w:firstLine="411" w:firstLineChars="196"/>
        <w:rPr>
          <w:rFonts w:ascii="宋体" w:hAnsi="宋体"/>
        </w:rPr>
      </w:pPr>
      <w:r>
        <w:rPr>
          <w:rFonts w:hint="eastAsia" w:ascii="宋体" w:hAnsi="宋体"/>
        </w:rPr>
        <w:t>6.1</w:t>
      </w:r>
      <w:r>
        <w:rPr>
          <w:rFonts w:hint="eastAsia" w:ascii="宋体" w:hAnsi="宋体"/>
          <w:lang w:eastAsia="zh-CN"/>
        </w:rPr>
        <w:t>政府采购扶持贫困地区、中小企业、监狱企业和残疾人福利性单位发展，支持节能减排、环境保护、绿色采购</w:t>
      </w:r>
      <w:r>
        <w:rPr>
          <w:rFonts w:hint="eastAsia" w:ascii="宋体" w:hAnsi="宋体"/>
        </w:rPr>
        <w:t>。</w:t>
      </w:r>
    </w:p>
    <w:p>
      <w:pPr>
        <w:ind w:firstLine="405"/>
        <w:rPr>
          <w:shd w:val="clear" w:color="auto" w:fill="FFFFFF"/>
        </w:rPr>
      </w:pPr>
      <w:r>
        <w:rPr>
          <w:rFonts w:hint="eastAsia" w:ascii="宋体" w:hAnsi="宋体"/>
        </w:rPr>
        <w:t>6.2本项目落实深圳市政府采购供应商诚信管理政策要求。</w:t>
      </w:r>
    </w:p>
    <w:p>
      <w:pPr>
        <w:outlineLvl w:val="1"/>
        <w:rPr>
          <w:rFonts w:ascii="黑体" w:hAnsi="宋体" w:eastAsia="黑体"/>
          <w:sz w:val="24"/>
        </w:rPr>
      </w:pPr>
      <w:r>
        <w:rPr>
          <w:rFonts w:hint="eastAsia" w:ascii="黑体" w:hAnsi="宋体" w:eastAsia="黑体"/>
          <w:sz w:val="24"/>
        </w:rPr>
        <w:t>7. 本项目若涉及采购货物，则合格的货物及相应服务应满足以下要求：</w:t>
      </w:r>
    </w:p>
    <w:p>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4投标人</w:t>
      </w:r>
      <w:bookmarkStart w:id="88"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8"/>
    </w:p>
    <w:p>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pPr>
        <w:outlineLvl w:val="1"/>
        <w:rPr>
          <w:rFonts w:ascii="黑体" w:hAnsi="宋体" w:eastAsia="黑体"/>
          <w:sz w:val="24"/>
        </w:rPr>
      </w:pPr>
      <w:r>
        <w:rPr>
          <w:rFonts w:hint="eastAsia" w:ascii="黑体" w:hAnsi="宋体" w:eastAsia="黑体"/>
          <w:sz w:val="24"/>
        </w:rPr>
        <w:t>8．投标费用</w:t>
      </w:r>
    </w:p>
    <w:p>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pPr>
        <w:outlineLvl w:val="1"/>
        <w:rPr>
          <w:rFonts w:ascii="黑体" w:hAnsi="宋体" w:eastAsia="黑体"/>
          <w:sz w:val="24"/>
        </w:rPr>
      </w:pPr>
      <w:r>
        <w:rPr>
          <w:rFonts w:hint="eastAsia" w:ascii="黑体" w:hAnsi="宋体" w:eastAsia="黑体"/>
          <w:sz w:val="24"/>
        </w:rPr>
        <w:t>9．踏勘现场</w:t>
      </w:r>
    </w:p>
    <w:p>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pPr>
        <w:ind w:firstLine="411" w:firstLineChars="196"/>
        <w:rPr>
          <w:rFonts w:ascii="宋体" w:hAnsi="宋体"/>
        </w:rPr>
      </w:pPr>
      <w:r>
        <w:rPr>
          <w:rFonts w:hint="eastAsia" w:ascii="宋体" w:hAnsi="宋体"/>
        </w:rPr>
        <w:t>9.3采购人应当通过政府集中采购机构向投标人提供有关现场的书面资料和数据。</w:t>
      </w:r>
    </w:p>
    <w:p>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pPr>
        <w:outlineLvl w:val="1"/>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87"/>
    <w:p>
      <w:pPr>
        <w:pStyle w:val="6"/>
        <w:numPr>
          <w:ilvl w:val="0"/>
          <w:numId w:val="10"/>
        </w:numPr>
        <w:spacing w:before="120" w:beforeLines="50" w:after="120" w:afterLines="50"/>
        <w:ind w:left="562" w:hanging="562"/>
        <w:rPr>
          <w:sz w:val="28"/>
          <w:szCs w:val="28"/>
        </w:rPr>
      </w:pPr>
      <w:r>
        <w:rPr>
          <w:rFonts w:hint="eastAsia"/>
          <w:sz w:val="28"/>
          <w:szCs w:val="28"/>
        </w:rPr>
        <w:t>招标文件</w:t>
      </w:r>
    </w:p>
    <w:p>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89" w:name="_Hlk72399819"/>
      <w:r>
        <w:rPr>
          <w:rFonts w:hint="eastAsia" w:ascii="黑体" w:hAnsi="宋体" w:eastAsia="黑体"/>
          <w:sz w:val="24"/>
        </w:rPr>
        <w:t>招标文件的编制与组成</w:t>
      </w:r>
    </w:p>
    <w:p>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pPr>
        <w:ind w:firstLine="411" w:firstLineChars="196"/>
        <w:rPr>
          <w:rFonts w:ascii="宋体" w:hAnsi="宋体"/>
          <w:szCs w:val="21"/>
        </w:rPr>
      </w:pPr>
      <w:r>
        <w:rPr>
          <w:rFonts w:hint="eastAsia" w:ascii="宋体" w:hAnsi="宋体"/>
          <w:szCs w:val="21"/>
        </w:rPr>
        <w:t>招标文件包括下列内容：</w:t>
      </w:r>
    </w:p>
    <w:p>
      <w:pPr>
        <w:ind w:left="420" w:leftChars="200" w:firstLine="413" w:firstLineChars="196"/>
        <w:rPr>
          <w:rFonts w:ascii="宋体" w:hAnsi="宋体"/>
          <w:b/>
          <w:szCs w:val="21"/>
        </w:rPr>
      </w:pPr>
      <w:r>
        <w:rPr>
          <w:rFonts w:hint="eastAsia" w:ascii="宋体" w:hAnsi="宋体"/>
          <w:b/>
          <w:szCs w:val="21"/>
        </w:rPr>
        <w:t>第一册  专用条款</w:t>
      </w:r>
    </w:p>
    <w:p>
      <w:pPr>
        <w:ind w:left="1079" w:leftChars="514"/>
        <w:rPr>
          <w:rFonts w:ascii="宋体" w:hAnsi="宋体"/>
          <w:b/>
          <w:szCs w:val="21"/>
        </w:rPr>
      </w:pPr>
      <w:r>
        <w:rPr>
          <w:rFonts w:hint="eastAsia" w:ascii="宋体" w:hAnsi="宋体"/>
          <w:b/>
          <w:szCs w:val="21"/>
        </w:rPr>
        <w:t>关键信息</w:t>
      </w:r>
    </w:p>
    <w:p>
      <w:pPr>
        <w:ind w:left="630" w:leftChars="300" w:firstLine="411" w:firstLineChars="196"/>
        <w:outlineLvl w:val="0"/>
        <w:rPr>
          <w:rFonts w:ascii="宋体" w:hAnsi="宋体"/>
          <w:szCs w:val="21"/>
        </w:rPr>
      </w:pPr>
      <w:r>
        <w:rPr>
          <w:rFonts w:hint="eastAsia" w:ascii="宋体" w:hAnsi="宋体"/>
          <w:szCs w:val="21"/>
        </w:rPr>
        <w:t>第一章  招标公告</w:t>
      </w:r>
    </w:p>
    <w:p>
      <w:pPr>
        <w:ind w:left="630" w:leftChars="300" w:firstLine="411" w:firstLineChars="196"/>
        <w:outlineLvl w:val="0"/>
        <w:rPr>
          <w:rFonts w:ascii="宋体" w:hAnsi="宋体"/>
          <w:szCs w:val="21"/>
        </w:rPr>
      </w:pPr>
      <w:r>
        <w:rPr>
          <w:rFonts w:hint="eastAsia" w:ascii="宋体" w:hAnsi="宋体"/>
          <w:szCs w:val="21"/>
        </w:rPr>
        <w:t>第二章  对通用条款的补充内容及其他关键信息</w:t>
      </w:r>
    </w:p>
    <w:p>
      <w:pPr>
        <w:ind w:left="630" w:leftChars="300" w:firstLine="411" w:firstLineChars="196"/>
        <w:outlineLvl w:val="0"/>
        <w:rPr>
          <w:rFonts w:ascii="宋体" w:hAnsi="宋体"/>
          <w:szCs w:val="21"/>
        </w:rPr>
      </w:pPr>
      <w:r>
        <w:rPr>
          <w:rFonts w:hint="eastAsia" w:ascii="宋体" w:hAnsi="宋体"/>
          <w:szCs w:val="21"/>
        </w:rPr>
        <w:t>第三章  用户需求书</w:t>
      </w:r>
    </w:p>
    <w:p>
      <w:pPr>
        <w:ind w:left="630" w:leftChars="300" w:firstLine="411" w:firstLineChars="196"/>
        <w:outlineLvl w:val="0"/>
        <w:rPr>
          <w:rFonts w:ascii="宋体" w:hAnsi="宋体"/>
          <w:szCs w:val="21"/>
        </w:rPr>
      </w:pPr>
      <w:r>
        <w:rPr>
          <w:rFonts w:hint="eastAsia"/>
        </w:rPr>
        <w:t>第四章 投标文件格式及附件</w:t>
      </w:r>
    </w:p>
    <w:p>
      <w:pPr>
        <w:ind w:left="630" w:leftChars="300" w:firstLine="411" w:firstLineChars="196"/>
        <w:outlineLvl w:val="0"/>
        <w:rPr>
          <w:rFonts w:ascii="宋体" w:hAnsi="宋体"/>
          <w:szCs w:val="21"/>
        </w:rPr>
      </w:pPr>
      <w:r>
        <w:rPr>
          <w:rFonts w:hint="eastAsia" w:ascii="宋体" w:hAnsi="宋体"/>
          <w:szCs w:val="21"/>
        </w:rPr>
        <w:t>第五章  合同条款及格式</w:t>
      </w:r>
    </w:p>
    <w:p>
      <w:pPr>
        <w:ind w:left="420" w:leftChars="200" w:firstLine="413" w:firstLineChars="196"/>
        <w:outlineLvl w:val="0"/>
        <w:rPr>
          <w:rFonts w:ascii="宋体" w:hAnsi="宋体"/>
          <w:b/>
          <w:szCs w:val="21"/>
        </w:rPr>
      </w:pPr>
      <w:r>
        <w:rPr>
          <w:rFonts w:hint="eastAsia" w:ascii="宋体" w:hAnsi="宋体"/>
          <w:b/>
          <w:szCs w:val="21"/>
        </w:rPr>
        <w:t>第二册  通用条款</w:t>
      </w:r>
    </w:p>
    <w:p>
      <w:pPr>
        <w:ind w:left="630" w:leftChars="300" w:firstLine="411" w:firstLineChars="196"/>
        <w:outlineLvl w:val="0"/>
        <w:rPr>
          <w:rFonts w:ascii="宋体" w:hAnsi="宋体"/>
          <w:szCs w:val="21"/>
        </w:rPr>
      </w:pPr>
      <w:r>
        <w:rPr>
          <w:rFonts w:hint="eastAsia" w:ascii="宋体" w:hAnsi="宋体"/>
          <w:szCs w:val="21"/>
        </w:rPr>
        <w:t>第一章  总则</w:t>
      </w:r>
    </w:p>
    <w:p>
      <w:pPr>
        <w:ind w:left="630" w:leftChars="300" w:firstLine="411" w:firstLineChars="196"/>
        <w:outlineLvl w:val="0"/>
        <w:rPr>
          <w:rFonts w:ascii="宋体" w:hAnsi="宋体"/>
          <w:szCs w:val="21"/>
        </w:rPr>
      </w:pPr>
      <w:r>
        <w:rPr>
          <w:rFonts w:hint="eastAsia" w:ascii="宋体" w:hAnsi="宋体"/>
          <w:szCs w:val="21"/>
        </w:rPr>
        <w:t>第二章  招标文件</w:t>
      </w:r>
    </w:p>
    <w:p>
      <w:pPr>
        <w:ind w:left="630" w:leftChars="300" w:firstLine="411" w:firstLineChars="196"/>
        <w:outlineLvl w:val="0"/>
        <w:rPr>
          <w:rFonts w:ascii="宋体" w:hAnsi="宋体"/>
          <w:szCs w:val="21"/>
        </w:rPr>
      </w:pPr>
      <w:r>
        <w:rPr>
          <w:rFonts w:hint="eastAsia" w:ascii="宋体" w:hAnsi="宋体"/>
          <w:szCs w:val="21"/>
        </w:rPr>
        <w:t>第三章  投标文件的编制</w:t>
      </w:r>
    </w:p>
    <w:p>
      <w:pPr>
        <w:ind w:left="630" w:leftChars="300" w:firstLine="411" w:firstLineChars="196"/>
        <w:outlineLvl w:val="0"/>
        <w:rPr>
          <w:rFonts w:ascii="宋体" w:hAnsi="宋体"/>
          <w:szCs w:val="21"/>
        </w:rPr>
      </w:pPr>
      <w:r>
        <w:rPr>
          <w:rFonts w:hint="eastAsia" w:ascii="宋体" w:hAnsi="宋体"/>
          <w:szCs w:val="21"/>
        </w:rPr>
        <w:t>第四章  投标文件的递交</w:t>
      </w:r>
    </w:p>
    <w:p>
      <w:pPr>
        <w:ind w:left="630" w:leftChars="300" w:firstLine="411" w:firstLineChars="196"/>
        <w:outlineLvl w:val="0"/>
        <w:rPr>
          <w:rFonts w:ascii="宋体" w:hAnsi="宋体"/>
          <w:szCs w:val="21"/>
        </w:rPr>
      </w:pPr>
      <w:r>
        <w:rPr>
          <w:rFonts w:hint="eastAsia" w:ascii="宋体" w:hAnsi="宋体"/>
          <w:szCs w:val="21"/>
        </w:rPr>
        <w:t>第五章  开标</w:t>
      </w:r>
    </w:p>
    <w:p>
      <w:pPr>
        <w:ind w:left="630" w:leftChars="300" w:firstLine="411" w:firstLineChars="196"/>
        <w:outlineLvl w:val="0"/>
        <w:rPr>
          <w:rFonts w:ascii="宋体" w:hAnsi="宋体"/>
          <w:szCs w:val="21"/>
        </w:rPr>
      </w:pPr>
      <w:r>
        <w:rPr>
          <w:rFonts w:hint="eastAsia" w:ascii="宋体" w:hAnsi="宋体"/>
          <w:szCs w:val="21"/>
        </w:rPr>
        <w:t>第六章  评审要求</w:t>
      </w:r>
    </w:p>
    <w:p>
      <w:pPr>
        <w:ind w:left="630" w:leftChars="300" w:firstLine="411" w:firstLineChars="196"/>
        <w:outlineLvl w:val="0"/>
        <w:rPr>
          <w:rFonts w:ascii="宋体" w:hAnsi="宋体"/>
          <w:szCs w:val="21"/>
        </w:rPr>
      </w:pPr>
      <w:r>
        <w:rPr>
          <w:rFonts w:hint="eastAsia" w:ascii="宋体" w:hAnsi="宋体"/>
          <w:szCs w:val="21"/>
        </w:rPr>
        <w:t>第七章  评审程序及评审方法</w:t>
      </w:r>
    </w:p>
    <w:p>
      <w:pPr>
        <w:ind w:left="630" w:leftChars="300" w:firstLine="411" w:firstLineChars="196"/>
        <w:outlineLvl w:val="0"/>
        <w:rPr>
          <w:rFonts w:ascii="宋体" w:hAnsi="宋体"/>
          <w:szCs w:val="21"/>
        </w:rPr>
      </w:pPr>
      <w:r>
        <w:rPr>
          <w:rFonts w:hint="eastAsia" w:ascii="宋体" w:hAnsi="宋体"/>
          <w:szCs w:val="21"/>
        </w:rPr>
        <w:t>第八章  定标及公示</w:t>
      </w:r>
    </w:p>
    <w:p>
      <w:pPr>
        <w:ind w:left="630" w:leftChars="300" w:firstLine="411" w:firstLineChars="196"/>
        <w:outlineLvl w:val="0"/>
        <w:rPr>
          <w:rFonts w:ascii="宋体" w:hAnsi="宋体"/>
          <w:szCs w:val="21"/>
        </w:rPr>
      </w:pPr>
      <w:r>
        <w:rPr>
          <w:rFonts w:hint="eastAsia" w:ascii="宋体" w:hAnsi="宋体"/>
          <w:szCs w:val="21"/>
        </w:rPr>
        <w:t>第九章  公开招标失败的后续处理</w:t>
      </w:r>
    </w:p>
    <w:p>
      <w:pPr>
        <w:ind w:left="630" w:leftChars="300" w:firstLine="411" w:firstLineChars="196"/>
        <w:outlineLvl w:val="0"/>
        <w:rPr>
          <w:rFonts w:ascii="宋体" w:hAnsi="宋体"/>
          <w:szCs w:val="21"/>
        </w:rPr>
      </w:pPr>
      <w:r>
        <w:rPr>
          <w:rFonts w:hint="eastAsia" w:ascii="宋体" w:hAnsi="宋体"/>
          <w:szCs w:val="21"/>
        </w:rPr>
        <w:t>第十章  合同的授予与备案</w:t>
      </w:r>
    </w:p>
    <w:p>
      <w:pPr>
        <w:ind w:left="630" w:leftChars="300" w:firstLine="411" w:firstLineChars="196"/>
        <w:outlineLvl w:val="0"/>
        <w:rPr>
          <w:rFonts w:ascii="宋体" w:hAnsi="宋体"/>
          <w:szCs w:val="21"/>
        </w:rPr>
      </w:pPr>
      <w:r>
        <w:rPr>
          <w:rFonts w:hint="eastAsia" w:ascii="宋体" w:hAnsi="宋体"/>
          <w:szCs w:val="21"/>
        </w:rPr>
        <w:t>第十一章  质疑处理</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9"/>
    </w:p>
    <w:p>
      <w:pPr>
        <w:pStyle w:val="6"/>
        <w:numPr>
          <w:ilvl w:val="0"/>
          <w:numId w:val="10"/>
        </w:numPr>
        <w:spacing w:before="120" w:beforeLines="50" w:after="120" w:afterLines="50"/>
        <w:ind w:left="562" w:hanging="562"/>
        <w:rPr>
          <w:sz w:val="28"/>
          <w:szCs w:val="28"/>
        </w:rPr>
      </w:pPr>
      <w:r>
        <w:rPr>
          <w:rFonts w:hint="eastAsia"/>
          <w:sz w:val="28"/>
          <w:szCs w:val="28"/>
        </w:rPr>
        <w:t>投标文件的编制</w:t>
      </w:r>
    </w:p>
    <w:p>
      <w:pPr>
        <w:rPr>
          <w:rFonts w:ascii="黑体" w:hAnsi="宋体" w:eastAsia="黑体"/>
          <w:sz w:val="24"/>
        </w:rPr>
      </w:pPr>
      <w:r>
        <w:rPr>
          <w:rFonts w:hint="eastAsia" w:ascii="黑体" w:hAnsi="宋体" w:eastAsia="黑体"/>
          <w:sz w:val="24"/>
        </w:rPr>
        <w:t>14．</w:t>
      </w:r>
      <w:bookmarkStart w:id="90" w:name="_Hlk72400236"/>
      <w:r>
        <w:rPr>
          <w:rFonts w:hint="eastAsia" w:ascii="黑体" w:hAnsi="宋体" w:eastAsia="黑体"/>
          <w:sz w:val="24"/>
        </w:rPr>
        <w:t>投标文件的语言及度量单位</w:t>
      </w:r>
    </w:p>
    <w:p>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90"/>
    <w:p>
      <w:pPr>
        <w:rPr>
          <w:rFonts w:ascii="黑体" w:hAnsi="宋体" w:eastAsia="黑体"/>
          <w:sz w:val="24"/>
        </w:rPr>
      </w:pPr>
      <w:r>
        <w:rPr>
          <w:rFonts w:hint="eastAsia" w:ascii="黑体" w:hAnsi="宋体" w:eastAsia="黑体"/>
          <w:sz w:val="24"/>
        </w:rPr>
        <w:t>15．</w:t>
      </w:r>
      <w:bookmarkStart w:id="91" w:name="_Hlk72401567"/>
      <w:r>
        <w:rPr>
          <w:rFonts w:hint="eastAsia" w:ascii="黑体" w:hAnsi="宋体" w:eastAsia="黑体"/>
          <w:sz w:val="24"/>
        </w:rPr>
        <w:t>投标文件的组成</w:t>
      </w:r>
    </w:p>
    <w:p>
      <w:pPr>
        <w:ind w:firstLine="411" w:firstLineChars="196"/>
        <w:rPr>
          <w:rFonts w:ascii="宋体" w:hAnsi="宋体"/>
          <w:szCs w:val="21"/>
        </w:rPr>
      </w:pPr>
      <w:r>
        <w:rPr>
          <w:rFonts w:hint="eastAsia" w:ascii="宋体" w:hAnsi="宋体"/>
          <w:szCs w:val="21"/>
        </w:rPr>
        <w:t>具体内容在招标文件专用条款中进行规定。</w:t>
      </w:r>
    </w:p>
    <w:p>
      <w:pPr>
        <w:rPr>
          <w:rFonts w:ascii="黑体" w:hAnsi="宋体" w:eastAsia="黑体"/>
          <w:sz w:val="24"/>
        </w:rPr>
      </w:pPr>
      <w:r>
        <w:rPr>
          <w:rFonts w:ascii="黑体" w:hAnsi="宋体" w:eastAsia="黑体"/>
          <w:sz w:val="24"/>
        </w:rPr>
        <w:t>16．投标文件格式</w:t>
      </w:r>
    </w:p>
    <w:p>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pPr>
        <w:rPr>
          <w:rFonts w:ascii="黑体" w:hAnsi="宋体" w:eastAsia="黑体"/>
          <w:sz w:val="24"/>
        </w:rPr>
      </w:pPr>
      <w:r>
        <w:rPr>
          <w:rFonts w:hint="eastAsia" w:ascii="黑体" w:hAnsi="宋体" w:eastAsia="黑体"/>
          <w:sz w:val="24"/>
        </w:rPr>
        <w:t>17．投标货币</w:t>
      </w:r>
    </w:p>
    <w:p>
      <w:pPr>
        <w:ind w:firstLine="411" w:firstLineChars="196"/>
        <w:rPr>
          <w:rFonts w:ascii="宋体" w:hAnsi="宋体"/>
          <w:szCs w:val="21"/>
        </w:rPr>
      </w:pPr>
      <w:r>
        <w:rPr>
          <w:rFonts w:hint="eastAsia" w:ascii="宋体" w:hAnsi="宋体"/>
          <w:szCs w:val="21"/>
        </w:rPr>
        <w:t>本项目的投标报价应以人民币计。</w:t>
      </w:r>
    </w:p>
    <w:bookmarkEnd w:id="91"/>
    <w:p>
      <w:pPr>
        <w:rPr>
          <w:rFonts w:ascii="黑体" w:hAnsi="宋体" w:eastAsia="黑体"/>
          <w:sz w:val="24"/>
        </w:rPr>
      </w:pPr>
      <w:r>
        <w:rPr>
          <w:rFonts w:hint="eastAsia" w:ascii="黑体" w:hAnsi="宋体" w:eastAsia="黑体"/>
          <w:sz w:val="24"/>
        </w:rPr>
        <w:t>18．</w:t>
      </w:r>
      <w:bookmarkStart w:id="92" w:name="_Hlk72401735"/>
      <w:r>
        <w:rPr>
          <w:rFonts w:hint="eastAsia" w:ascii="黑体" w:hAnsi="宋体" w:eastAsia="黑体"/>
          <w:sz w:val="24"/>
        </w:rPr>
        <w:t>证明投标文件投标技术方案的合格性和符合招标文件规定的文件要求</w:t>
      </w:r>
    </w:p>
    <w:p>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1" w:firstLineChars="196"/>
        <w:rPr>
          <w:rFonts w:ascii="宋体" w:hAnsi="宋体"/>
          <w:szCs w:val="21"/>
        </w:rPr>
      </w:pPr>
      <w:r>
        <w:rPr>
          <w:rFonts w:hint="eastAsia" w:ascii="宋体" w:hAnsi="宋体"/>
          <w:szCs w:val="21"/>
        </w:rPr>
        <w:t>18.2.1主要技术指标和性能的详细说明。</w:t>
      </w:r>
    </w:p>
    <w:p>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92"/>
    <w:p>
      <w:pPr>
        <w:rPr>
          <w:rFonts w:ascii="黑体" w:hAnsi="宋体" w:eastAsia="黑体"/>
          <w:sz w:val="24"/>
        </w:rPr>
      </w:pPr>
      <w:r>
        <w:rPr>
          <w:rFonts w:hint="eastAsia" w:ascii="黑体" w:hAnsi="宋体" w:eastAsia="黑体"/>
          <w:sz w:val="24"/>
        </w:rPr>
        <w:t>19．</w:t>
      </w:r>
      <w:bookmarkStart w:id="93" w:name="_Hlk72402034"/>
      <w:r>
        <w:rPr>
          <w:rFonts w:hint="eastAsia" w:ascii="黑体" w:hAnsi="宋体" w:eastAsia="黑体"/>
          <w:sz w:val="24"/>
        </w:rPr>
        <w:t>投标文件其他证明文件的要求</w:t>
      </w:r>
    </w:p>
    <w:p>
      <w:pPr>
        <w:ind w:firstLine="420" w:firstLineChars="200"/>
        <w:rPr>
          <w:rFonts w:ascii="宋体" w:hAnsi="宋体"/>
          <w:color w:val="FF0000"/>
          <w:szCs w:val="21"/>
        </w:rPr>
      </w:pP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94" w:name="_Hlk71407299"/>
    </w:p>
    <w:bookmarkEnd w:id="94"/>
    <w:p>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hAnsi="宋体" w:eastAsia="黑体"/>
          <w:sz w:val="24"/>
        </w:rPr>
      </w:pPr>
      <w:r>
        <w:rPr>
          <w:rFonts w:hint="eastAsia" w:ascii="黑体" w:hAnsi="宋体" w:eastAsia="黑体"/>
          <w:sz w:val="24"/>
        </w:rPr>
        <w:t>20．投标有效期</w:t>
      </w:r>
    </w:p>
    <w:bookmarkEnd w:id="93"/>
    <w:p>
      <w:pPr>
        <w:ind w:firstLine="411" w:firstLineChars="196"/>
        <w:rPr>
          <w:rFonts w:ascii="宋体" w:hAnsi="宋体"/>
          <w:szCs w:val="21"/>
        </w:rPr>
      </w:pPr>
      <w:bookmarkStart w:id="95"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95"/>
    <w:p>
      <w:pPr>
        <w:rPr>
          <w:rFonts w:ascii="黑体" w:hAnsi="宋体" w:eastAsia="黑体"/>
          <w:sz w:val="24"/>
        </w:rPr>
      </w:pPr>
      <w:r>
        <w:rPr>
          <w:rFonts w:hint="eastAsia" w:ascii="黑体" w:hAnsi="宋体" w:eastAsia="黑体"/>
          <w:sz w:val="24"/>
        </w:rPr>
        <w:t>21．</w:t>
      </w:r>
      <w:bookmarkStart w:id="96" w:name="_Hlk72402325"/>
      <w:r>
        <w:rPr>
          <w:rFonts w:hint="eastAsia" w:ascii="黑体" w:hAnsi="宋体" w:eastAsia="黑体"/>
          <w:sz w:val="24"/>
        </w:rPr>
        <w:t xml:space="preserve">关于投标保证金 </w:t>
      </w:r>
    </w:p>
    <w:p>
      <w:pPr>
        <w:rPr>
          <w:rFonts w:ascii="宋体" w:hAnsi="宋体"/>
          <w:szCs w:val="21"/>
        </w:rPr>
      </w:pPr>
      <w:r>
        <w:rPr>
          <w:rFonts w:hint="eastAsia" w:ascii="宋体" w:hAnsi="宋体"/>
          <w:szCs w:val="21"/>
        </w:rPr>
        <w:t xml:space="preserve">    21.1 </w:t>
      </w:r>
      <w:r>
        <w:rPr>
          <w:rFonts w:hint="eastAsia"/>
        </w:rPr>
        <w:t>根据《</w:t>
      </w:r>
      <w:r>
        <w:t>深圳市财政局关于明确政府采购保证金管理工作的通知</w:t>
      </w:r>
      <w:r>
        <w:rPr>
          <w:rFonts w:hint="eastAsia"/>
        </w:rPr>
        <w:t>》（深财购[</w:t>
      </w:r>
      <w:r>
        <w:t>2019]42</w:t>
      </w:r>
      <w:r>
        <w:rPr>
          <w:rFonts w:hint="eastAsia"/>
        </w:rPr>
        <w:t>号）文的规定，本项目不收取投标保证金。</w:t>
      </w:r>
    </w:p>
    <w:p>
      <w:pPr>
        <w:rPr>
          <w:rFonts w:ascii="黑体" w:hAnsi="宋体" w:eastAsia="黑体"/>
          <w:sz w:val="24"/>
        </w:rPr>
      </w:pPr>
      <w:r>
        <w:rPr>
          <w:rFonts w:hint="eastAsia" w:ascii="黑体" w:hAnsi="宋体" w:eastAsia="黑体"/>
          <w:sz w:val="24"/>
        </w:rPr>
        <w:t>22．投标人的替代方案</w:t>
      </w:r>
    </w:p>
    <w:p>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96"/>
    <w:p>
      <w:pPr>
        <w:rPr>
          <w:rFonts w:ascii="黑体" w:hAnsi="宋体" w:eastAsia="黑体"/>
          <w:sz w:val="24"/>
        </w:rPr>
      </w:pPr>
      <w:r>
        <w:rPr>
          <w:rFonts w:hint="eastAsia" w:ascii="黑体" w:hAnsi="宋体" w:eastAsia="黑体"/>
          <w:sz w:val="24"/>
        </w:rPr>
        <w:t>23．</w:t>
      </w:r>
      <w:bookmarkStart w:id="97"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hint="eastAsia"/>
        </w:rPr>
        <w:t>http://zfcg.szggzy.com:8081/cgxy/013002/20210923/173e0b2c-7a4c-4246-a0c7-e0ea75d84dd6.html</w:t>
      </w:r>
      <w:r>
        <w:rPr>
          <w:rFonts w:hint="eastAsia" w:ascii="宋体" w:hAnsi="宋体"/>
        </w:rPr>
        <w:t>】。</w:t>
      </w:r>
    </w:p>
    <w:p>
      <w:pPr>
        <w:ind w:firstLine="411" w:firstLineChars="196"/>
        <w:rPr>
          <w:rFonts w:ascii="宋体" w:hAnsi="宋体"/>
        </w:rPr>
      </w:pPr>
      <w:r>
        <w:rPr>
          <w:rFonts w:hint="eastAsia" w:ascii="宋体" w:hAnsi="宋体"/>
        </w:rPr>
        <w:t>23.2投标人在使用《投标文件制作软件》编制投标书时须注意：</w:t>
      </w:r>
    </w:p>
    <w:p>
      <w:pPr>
        <w:ind w:firstLine="411" w:firstLineChars="196"/>
        <w:rPr>
          <w:rFonts w:ascii="宋体" w:hAnsi="宋体"/>
        </w:rPr>
      </w:pPr>
      <w:r>
        <w:rPr>
          <w:rFonts w:hint="eastAsia" w:ascii="宋体" w:hAnsi="宋体"/>
        </w:rPr>
        <w:t>23.2.1导入《投标文件制作软件》的招标文件项目编号、包号应与以此制作的投标文件项目编号、包号一致。例如，不能将甲项目A包的招标书导入《投标文件制作软件》，制作乙项目B包的投标书。</w:t>
      </w:r>
    </w:p>
    <w:p>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pPr>
        <w:ind w:firstLine="411" w:firstLineChars="196"/>
        <w:rPr>
          <w:rFonts w:ascii="宋体" w:hAnsi="宋体"/>
        </w:rPr>
      </w:pPr>
      <w:r>
        <w:rPr>
          <w:rFonts w:hint="eastAsia" w:ascii="宋体" w:hAnsi="宋体"/>
        </w:rPr>
        <w:t>23.2.3要求用《投标文件制作软件》编制投标书的包，不能用其它方式编制投标书。编制投标文件时，电脑须连通互联网。</w:t>
      </w:r>
    </w:p>
    <w:p>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pPr>
        <w:ind w:firstLine="411" w:firstLineChars="196"/>
        <w:rPr>
          <w:rFonts w:ascii="宋体" w:hAnsi="宋体"/>
        </w:rPr>
      </w:pPr>
      <w:r>
        <w:rPr>
          <w:rFonts w:hint="eastAsia" w:ascii="宋体" w:hAnsi="宋体"/>
        </w:rPr>
        <w:t>23.2.5完整填写“投标关键信息”，如下图所示：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3" w:firstLineChars="196"/>
        <w:rPr>
          <w:rFonts w:ascii="宋体" w:hAnsi="宋体"/>
          <w:b/>
        </w:rPr>
      </w:pPr>
      <w:r>
        <w:rPr>
          <w:rFonts w:hint="eastAsia" w:ascii="宋体" w:hAnsi="宋体"/>
          <w:b/>
        </w:rPr>
        <w:t>备注：上述“开标一览表”中的“投标报价”将作为价格分计算依据；其它信息仅是对投标文件相关内容的概括性表述，不作为评审依据。</w:t>
      </w:r>
    </w:p>
    <w:p>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ins w:id="219" w:author="陈shunjie" w:date="2024-05-15T09:58:20Z">
        <w:r>
          <w:rPr>
            <w:rFonts w:hint="eastAsia" w:ascii="宋体" w:hAnsi="宋体"/>
            <w:b/>
          </w:rPr>
          <w:t>或电子营业执照</w:t>
        </w:r>
      </w:ins>
      <w:r>
        <w:rPr>
          <w:rFonts w:hint="eastAsia" w:ascii="宋体" w:hAnsi="宋体"/>
          <w:b/>
        </w:rPr>
        <w:t>进行加密，否则视同未盖公章，将导致投标文件无效。</w:t>
      </w:r>
    </w:p>
    <w:p>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pPr>
        <w:ind w:firstLine="411" w:firstLineChars="196"/>
        <w:rPr>
          <w:rFonts w:ascii="宋体" w:hAnsi="宋体"/>
        </w:rPr>
      </w:pPr>
      <w:r>
        <w:rPr>
          <w:rFonts w:hint="eastAsia" w:ascii="宋体" w:hAnsi="宋体"/>
        </w:rPr>
        <w:t>23.3电报、电话、传真形式的投标概不接受。</w:t>
      </w:r>
    </w:p>
    <w:p>
      <w:pPr>
        <w:ind w:firstLine="413" w:firstLineChars="196"/>
        <w:rPr>
          <w:rFonts w:ascii="宋体" w:hAnsi="宋体"/>
          <w:b/>
        </w:rPr>
      </w:pPr>
      <w:r>
        <w:rPr>
          <w:rFonts w:hint="eastAsia" w:ascii="宋体" w:hAnsi="宋体"/>
          <w:b/>
        </w:rPr>
        <w:t>23.4经投标人电子密钥加密的投标文件无须盖章或签字，</w:t>
      </w:r>
      <w:r>
        <w:rPr>
          <w:rFonts w:hint="eastAsia" w:ascii="宋体" w:hAnsi="宋体"/>
        </w:rPr>
        <w:t>专用条款另有要求的除外。</w:t>
      </w:r>
    </w:p>
    <w:p>
      <w:pPr>
        <w:ind w:firstLine="413"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97"/>
    </w:p>
    <w:p>
      <w:pPr>
        <w:pStyle w:val="6"/>
        <w:numPr>
          <w:ilvl w:val="0"/>
          <w:numId w:val="10"/>
        </w:numPr>
        <w:spacing w:before="120" w:beforeLines="50" w:after="120" w:afterLines="50"/>
        <w:ind w:left="562" w:hanging="562"/>
        <w:rPr>
          <w:sz w:val="28"/>
          <w:szCs w:val="28"/>
        </w:rPr>
      </w:pPr>
      <w:r>
        <w:rPr>
          <w:rFonts w:hint="eastAsia"/>
          <w:sz w:val="28"/>
          <w:szCs w:val="28"/>
        </w:rPr>
        <w:t>投标文件的递交</w:t>
      </w:r>
      <w:bookmarkStart w:id="98" w:name="_Hlk72405459"/>
    </w:p>
    <w:p>
      <w:pPr>
        <w:rPr>
          <w:rFonts w:ascii="黑体" w:hAnsi="宋体" w:eastAsia="黑体"/>
          <w:sz w:val="24"/>
        </w:rPr>
      </w:pPr>
      <w:r>
        <w:rPr>
          <w:rFonts w:hint="eastAsia" w:ascii="黑体" w:hAnsi="宋体" w:eastAsia="黑体"/>
          <w:sz w:val="24"/>
        </w:rPr>
        <w:t>24．投标书的保密</w:t>
      </w:r>
    </w:p>
    <w:p>
      <w:pPr>
        <w:ind w:firstLine="411" w:firstLineChars="196"/>
        <w:rPr>
          <w:rFonts w:ascii="宋体" w:hAnsi="宋体"/>
        </w:rPr>
      </w:pPr>
      <w:r>
        <w:rPr>
          <w:rFonts w:hint="eastAsia" w:ascii="宋体" w:hAnsi="宋体"/>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ind w:firstLine="411" w:firstLineChars="196"/>
        <w:rPr>
          <w:rFonts w:ascii="宋体" w:hAnsi="宋体"/>
        </w:rPr>
      </w:pPr>
      <w:r>
        <w:rPr>
          <w:rFonts w:ascii="宋体" w:hAnsi="宋体"/>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在投标文件制作软件点击【生成标书】按钮进入【填写开标一览表界面】界面，在该界面填写完开标一览表信息后点击【确定】，进入投标文件生成环节。</w:t>
      </w:r>
      <w:r>
        <w:rPr>
          <w:rFonts w:ascii="宋体" w:hAnsi="宋体"/>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pPr>
        <w:ind w:firstLine="411" w:firstLineChars="196"/>
        <w:rPr>
          <w:rFonts w:ascii="宋体" w:hAnsi="宋体"/>
        </w:rPr>
      </w:pPr>
      <w:r>
        <w:rPr>
          <w:rFonts w:hint="eastAsia" w:ascii="宋体" w:hAnsi="宋体"/>
        </w:rPr>
        <w:t>投标文件制作软件会在投标文件生成过程中，提示用户输入密码，输入密码后对投标文件自动进行加密。</w:t>
      </w:r>
    </w:p>
    <w:p>
      <w:pPr>
        <w:ind w:firstLine="422" w:firstLineChars="200"/>
        <w:rPr>
          <w:rFonts w:ascii="宋体" w:hAnsi="宋体"/>
          <w:b/>
        </w:rPr>
      </w:pPr>
      <w:r>
        <w:rPr>
          <w:rFonts w:hint="eastAsia" w:ascii="宋体" w:hAnsi="宋体"/>
          <w:b/>
        </w:rPr>
        <w:t>24.2若采购项目出现延期情况：</w:t>
      </w:r>
    </w:p>
    <w:p>
      <w:pPr>
        <w:ind w:firstLine="422" w:firstLineChars="200"/>
        <w:rPr>
          <w:rFonts w:ascii="黑体" w:hAnsi="宋体" w:eastAsia="黑体"/>
          <w:b/>
          <w:sz w:val="24"/>
        </w:rPr>
      </w:pPr>
      <w:r>
        <w:rPr>
          <w:rFonts w:hint="eastAsia" w:ascii="宋体" w:hAnsi="宋体"/>
          <w:b/>
        </w:rPr>
        <w:t>如果供下载的招标文件（后缀名为.</w:t>
      </w:r>
      <w:r>
        <w:rPr>
          <w:rFonts w:ascii="宋体" w:hAnsi="宋体"/>
          <w:b/>
        </w:rPr>
        <w:t>szczf</w:t>
      </w:r>
      <w:r>
        <w:rPr>
          <w:rFonts w:hint="eastAsia" w:ascii="宋体" w:hAnsi="宋体"/>
          <w:b/>
        </w:rPr>
        <w:t>）有更新，投标人必须重新下载招标文件、重新制作投标文件、重新加密投标文件、重新上传投标文件；如果供下载的招标文件（后缀名为.</w:t>
      </w:r>
      <w:r>
        <w:rPr>
          <w:rFonts w:ascii="宋体" w:hAnsi="宋体"/>
          <w:b/>
        </w:rPr>
        <w:t>szczf</w:t>
      </w:r>
      <w:r>
        <w:rPr>
          <w:rFonts w:hint="eastAsia" w:ascii="宋体" w:hAnsi="宋体"/>
          <w:b/>
        </w:rPr>
        <w:t>）没有更新，投标人必须重新加密投标文件、重新上传投标文件（是否重新制作投标文件根据项目实际情况定）。否则，投标人自行承担投标文件无法解密导致投标无效的后果。</w:t>
      </w:r>
    </w:p>
    <w:p>
      <w:pPr>
        <w:rPr>
          <w:rFonts w:ascii="黑体" w:hAnsi="宋体" w:eastAsia="黑体"/>
          <w:sz w:val="24"/>
        </w:rPr>
      </w:pPr>
      <w:r>
        <w:rPr>
          <w:rFonts w:hint="eastAsia" w:ascii="黑体" w:hAnsi="宋体" w:eastAsia="黑体"/>
          <w:sz w:val="24"/>
        </w:rPr>
        <w:t>25．上传投标文件及投标截止日期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8081/TPBidder/memberLogin）”，用“【我的项目】→【项目流程】→【递交投标(应答)文件】”功能点上传投标文件。如上传过程中遇到问题，可拨打技术支持电话，联系方式：</w:t>
      </w:r>
      <w:r>
        <w:rPr>
          <w:rFonts w:hint="eastAsia" w:ascii="宋体" w:hAnsi="宋体"/>
          <w:lang w:eastAsia="zh-CN"/>
        </w:rPr>
        <w:t>36568999</w:t>
      </w:r>
      <w:r>
        <w:rPr>
          <w:rFonts w:hint="eastAsia" w:ascii="宋体" w:hAnsi="宋体"/>
        </w:rPr>
        <w:t>。</w:t>
      </w:r>
    </w:p>
    <w:p>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pPr>
        <w:ind w:firstLine="411" w:firstLineChars="196"/>
        <w:rPr>
          <w:rFonts w:ascii="宋体" w:hAnsi="宋体"/>
        </w:rPr>
      </w:pPr>
      <w:r>
        <w:rPr>
          <w:rFonts w:hint="eastAsia" w:ascii="宋体" w:hAnsi="宋体"/>
        </w:rPr>
        <w:t>25.4.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bookmarkEnd w:id="98"/>
    <w:p>
      <w:pPr>
        <w:rPr>
          <w:rFonts w:ascii="黑体" w:hAnsi="宋体" w:eastAsia="黑体"/>
          <w:sz w:val="24"/>
        </w:rPr>
      </w:pPr>
      <w:r>
        <w:rPr>
          <w:rFonts w:hint="eastAsia" w:ascii="黑体" w:hAnsi="宋体" w:eastAsia="黑体"/>
          <w:sz w:val="24"/>
        </w:rPr>
        <w:t>26. 样品、演示、方案讲解</w:t>
      </w:r>
    </w:p>
    <w:p>
      <w:pPr>
        <w:ind w:firstLine="411" w:firstLineChars="196"/>
        <w:rPr>
          <w:rFonts w:ascii="宋体" w:hAnsi="宋体"/>
          <w:szCs w:val="21"/>
        </w:rPr>
      </w:pPr>
      <w:r>
        <w:rPr>
          <w:rFonts w:hint="eastAsia" w:ascii="宋体" w:hAnsi="宋体"/>
          <w:szCs w:val="21"/>
        </w:rPr>
        <w:t>26.1 样品、演示、方案讲解等事项在招标文件专用条款中进行规定。</w:t>
      </w:r>
    </w:p>
    <w:p>
      <w:pPr>
        <w:rPr>
          <w:rFonts w:ascii="黑体" w:hAnsi="宋体" w:eastAsia="黑体"/>
          <w:sz w:val="24"/>
        </w:rPr>
      </w:pPr>
      <w:bookmarkStart w:id="99"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99"/>
    <w:p>
      <w:pPr>
        <w:pStyle w:val="6"/>
        <w:numPr>
          <w:ilvl w:val="0"/>
          <w:numId w:val="10"/>
        </w:numPr>
        <w:spacing w:before="120" w:beforeLines="50" w:after="120" w:afterLines="50"/>
        <w:ind w:left="562" w:hanging="562"/>
        <w:rPr>
          <w:sz w:val="28"/>
          <w:szCs w:val="28"/>
        </w:rPr>
      </w:pPr>
      <w:r>
        <w:rPr>
          <w:rFonts w:hint="eastAsia"/>
          <w:sz w:val="28"/>
          <w:szCs w:val="28"/>
        </w:rPr>
        <w:t>开标</w:t>
      </w:r>
    </w:p>
    <w:p>
      <w:pPr>
        <w:rPr>
          <w:rFonts w:ascii="黑体" w:hAnsi="宋体" w:eastAsia="黑体"/>
          <w:sz w:val="24"/>
        </w:rPr>
      </w:pPr>
      <w:r>
        <w:rPr>
          <w:rFonts w:hint="eastAsia" w:ascii="黑体" w:hAnsi="宋体" w:eastAsia="黑体"/>
          <w:sz w:val="24"/>
        </w:rPr>
        <w:t>28．开标</w:t>
      </w:r>
    </w:p>
    <w:p>
      <w:pPr>
        <w:ind w:firstLine="420" w:firstLineChars="200"/>
        <w:rPr>
          <w:rFonts w:ascii="宋体" w:hAnsi="宋体"/>
        </w:rPr>
      </w:pPr>
      <w:r>
        <w:rPr>
          <w:rFonts w:ascii="宋体" w:hAnsi="宋体"/>
          <w:szCs w:val="21"/>
        </w:rPr>
        <w:t>2</w:t>
      </w:r>
      <w:r>
        <w:rPr>
          <w:rFonts w:hint="eastAsia" w:ascii="宋体" w:hAnsi="宋体"/>
          <w:szCs w:val="21"/>
        </w:rPr>
        <w:t>8</w:t>
      </w:r>
      <w:r>
        <w:rPr>
          <w:rFonts w:ascii="宋体" w:hAnsi="宋体"/>
          <w:szCs w:val="21"/>
        </w:rPr>
        <w:t>.</w:t>
      </w:r>
      <w:r>
        <w:rPr>
          <w:rFonts w:hint="eastAsia" w:ascii="宋体" w:hAnsi="宋体"/>
          <w:szCs w:val="21"/>
        </w:rPr>
        <w:t>1</w:t>
      </w:r>
      <w:r>
        <w:rPr>
          <w:rFonts w:hint="eastAsia" w:ascii="宋体" w:hAnsi="宋体"/>
        </w:rPr>
        <w:t>投标人须在开标当日的开标时间至解密截止时间内进行解密，逾期未解密的作无效处理。解密方法：登录“深圳政府采购智慧平台用户网上办事子系统（http://zfcg.szggzy.com:8081/TPBidder/memberLogin）”，使用本单位制作电子投标文件同一个电子密钥，在“【我的项目】→【项目流程】→【开标及解密】”进行在线解密、查询开标情况。</w:t>
      </w:r>
    </w:p>
    <w:p>
      <w:pPr>
        <w:ind w:firstLine="359" w:firstLineChars="171"/>
        <w:rPr>
          <w:rFonts w:ascii="宋体" w:hAnsi="宋体"/>
          <w:szCs w:val="21"/>
        </w:rPr>
      </w:pPr>
      <w:r>
        <w:rPr>
          <w:rFonts w:hint="eastAsia" w:ascii="宋体" w:hAnsi="宋体"/>
          <w:szCs w:val="21"/>
        </w:rPr>
        <w:t>2</w:t>
      </w:r>
      <w:r>
        <w:rPr>
          <w:rFonts w:ascii="宋体" w:hAnsi="宋体"/>
          <w:szCs w:val="21"/>
        </w:rPr>
        <w:t xml:space="preserve">8.2 </w:t>
      </w:r>
      <w:r>
        <w:rPr>
          <w:rFonts w:hint="eastAsia" w:ascii="宋体" w:hAnsi="宋体"/>
          <w:szCs w:val="21"/>
        </w:rPr>
        <w:t>政府集中采购机构将在满足开标条件（</w:t>
      </w:r>
      <w:r>
        <w:rPr>
          <w:rFonts w:hint="eastAsia" w:ascii="宋体" w:hAnsi="宋体" w:cs="宋体"/>
          <w:color w:val="333333"/>
          <w:sz w:val="20"/>
          <w:szCs w:val="20"/>
          <w:shd w:val="clear" w:color="auto" w:fill="FFFFFF"/>
        </w:rPr>
        <w:t>①</w:t>
      </w:r>
      <w:r>
        <w:rPr>
          <w:rFonts w:hint="eastAsia" w:ascii="宋体" w:hAnsi="宋体"/>
          <w:szCs w:val="21"/>
        </w:rPr>
        <w:t>解密时间结束，解密后的投标供应商数量满足开标要求或</w:t>
      </w:r>
      <w:r>
        <w:rPr>
          <w:rFonts w:hint="eastAsia" w:ascii="宋体" w:hAnsi="宋体" w:cs="宋体"/>
          <w:color w:val="333333"/>
          <w:sz w:val="20"/>
          <w:szCs w:val="20"/>
          <w:shd w:val="clear" w:color="auto" w:fill="FFFFFF"/>
        </w:rPr>
        <w:t>②</w:t>
      </w:r>
      <w:r>
        <w:rPr>
          <w:rFonts w:hint="eastAsia" w:ascii="宋体" w:hAnsi="宋体"/>
          <w:szCs w:val="21"/>
        </w:rPr>
        <w:t>解密时间结束前所有投标供应商均完成投标文件解密）后，对投标文件进行开标，并在网上公布开标结果。</w:t>
      </w:r>
    </w:p>
    <w:p>
      <w:pPr>
        <w:pStyle w:val="6"/>
        <w:numPr>
          <w:ilvl w:val="0"/>
          <w:numId w:val="10"/>
        </w:numPr>
        <w:spacing w:before="120" w:beforeLines="50" w:after="120" w:afterLines="50"/>
        <w:ind w:left="562" w:hanging="562"/>
        <w:rPr>
          <w:sz w:val="28"/>
          <w:szCs w:val="28"/>
        </w:rPr>
      </w:pPr>
      <w:r>
        <w:rPr>
          <w:rFonts w:hint="eastAsia"/>
          <w:sz w:val="28"/>
          <w:szCs w:val="28"/>
        </w:rPr>
        <w:t>评审要求</w:t>
      </w:r>
    </w:p>
    <w:p>
      <w:pPr>
        <w:rPr>
          <w:rFonts w:ascii="黑体" w:hAnsi="宋体" w:eastAsia="黑体"/>
          <w:sz w:val="24"/>
        </w:rPr>
      </w:pPr>
      <w:r>
        <w:rPr>
          <w:rFonts w:hint="eastAsia" w:ascii="黑体" w:hAnsi="宋体" w:eastAsia="黑体"/>
          <w:sz w:val="24"/>
        </w:rPr>
        <w:t>29．评审委员会组成</w:t>
      </w:r>
    </w:p>
    <w:p>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pPr>
        <w:ind w:firstLine="411" w:firstLineChars="196"/>
        <w:rPr>
          <w:rFonts w:ascii="宋体" w:hAnsi="宋体"/>
        </w:rPr>
      </w:pPr>
      <w:bookmarkStart w:id="100"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100"/>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从深圳市政府采购评审专家库中随机抽取。采购人代表须持采购人出具的《评审授权书》参加评审，。</w:t>
      </w:r>
    </w:p>
    <w:p>
      <w:pPr>
        <w:ind w:firstLine="411" w:firstLineChars="196"/>
        <w:rPr>
          <w:rFonts w:ascii="宋体" w:hAnsi="宋体"/>
        </w:rPr>
      </w:pPr>
      <w:r>
        <w:rPr>
          <w:rFonts w:hint="eastAsia" w:ascii="宋体" w:hAnsi="宋体"/>
        </w:rPr>
        <w:t>29.2评审定标应当遵循公平、公正、科学、择优的原则。</w:t>
      </w:r>
    </w:p>
    <w:p>
      <w:pPr>
        <w:ind w:firstLine="411" w:firstLineChars="196"/>
        <w:rPr>
          <w:rFonts w:ascii="宋体" w:hAnsi="宋体"/>
        </w:rPr>
      </w:pPr>
      <w:r>
        <w:rPr>
          <w:rFonts w:hint="eastAsia" w:ascii="宋体" w:hAnsi="宋体"/>
        </w:rPr>
        <w:t>29.3评审活动依法进行，任何单位和个人不得非法干预评标过程和结果。</w:t>
      </w:r>
    </w:p>
    <w:p>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pPr>
        <w:rPr>
          <w:rFonts w:ascii="黑体" w:hAnsi="宋体" w:eastAsia="黑体"/>
          <w:sz w:val="24"/>
        </w:rPr>
      </w:pPr>
      <w:r>
        <w:rPr>
          <w:rFonts w:hint="eastAsia" w:ascii="黑体" w:hAnsi="宋体" w:eastAsia="黑体"/>
          <w:sz w:val="24"/>
        </w:rPr>
        <w:t>30．向评审委员会提供的资料</w:t>
      </w:r>
    </w:p>
    <w:p>
      <w:pPr>
        <w:ind w:firstLine="411" w:firstLineChars="196"/>
        <w:rPr>
          <w:rFonts w:ascii="宋体" w:hAnsi="宋体"/>
        </w:rPr>
      </w:pPr>
      <w:r>
        <w:rPr>
          <w:rFonts w:hint="eastAsia" w:ascii="宋体" w:hAnsi="宋体"/>
        </w:rPr>
        <w:t>30.1公开发布的招标文件，包括图纸、服务清单、答疑文件等；</w:t>
      </w:r>
    </w:p>
    <w:p>
      <w:pPr>
        <w:ind w:firstLine="411" w:firstLineChars="196"/>
        <w:rPr>
          <w:rFonts w:ascii="宋体" w:hAnsi="宋体"/>
        </w:rPr>
      </w:pPr>
      <w:r>
        <w:rPr>
          <w:rFonts w:hint="eastAsia" w:ascii="宋体" w:hAnsi="宋体"/>
        </w:rPr>
        <w:t>30.2其他评标必须的资料。</w:t>
      </w:r>
    </w:p>
    <w:p>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pPr>
        <w:ind w:firstLine="411" w:firstLineChars="196"/>
        <w:rPr>
          <w:rFonts w:ascii="宋体" w:hAnsi="宋体"/>
        </w:rPr>
      </w:pPr>
      <w:r>
        <w:rPr>
          <w:rFonts w:hint="eastAsia" w:ascii="宋体" w:hAnsi="宋体"/>
        </w:rPr>
        <w:t>（1）招标的目的；</w:t>
      </w:r>
    </w:p>
    <w:p>
      <w:pPr>
        <w:ind w:firstLine="411" w:firstLineChars="196"/>
        <w:rPr>
          <w:rFonts w:ascii="宋体" w:hAnsi="宋体"/>
        </w:rPr>
      </w:pPr>
      <w:r>
        <w:rPr>
          <w:rFonts w:hint="eastAsia" w:ascii="宋体" w:hAnsi="宋体"/>
        </w:rPr>
        <w:t>（2）招标项目需求的范围和性质；</w:t>
      </w:r>
    </w:p>
    <w:p>
      <w:pPr>
        <w:ind w:firstLine="411" w:firstLineChars="196"/>
        <w:rPr>
          <w:rFonts w:ascii="宋体" w:hAnsi="宋体"/>
        </w:rPr>
      </w:pPr>
      <w:r>
        <w:rPr>
          <w:rFonts w:hint="eastAsia" w:ascii="宋体" w:hAnsi="宋体"/>
        </w:rPr>
        <w:t>（3）招标文件规定的投标人的资格、预算金额、商务条款；</w:t>
      </w:r>
    </w:p>
    <w:p>
      <w:pPr>
        <w:ind w:firstLine="411" w:firstLineChars="196"/>
        <w:rPr>
          <w:rFonts w:ascii="宋体" w:hAnsi="宋体"/>
        </w:rPr>
      </w:pPr>
      <w:r>
        <w:rPr>
          <w:rFonts w:hint="eastAsia" w:ascii="宋体" w:hAnsi="宋体"/>
        </w:rPr>
        <w:t>（4）招标文件规定的评标程序、评标方法和评标因素；</w:t>
      </w:r>
    </w:p>
    <w:p>
      <w:pPr>
        <w:ind w:firstLine="411" w:firstLineChars="196"/>
        <w:rPr>
          <w:rFonts w:ascii="宋体" w:hAnsi="宋体"/>
        </w:rPr>
      </w:pPr>
      <w:r>
        <w:rPr>
          <w:rFonts w:hint="eastAsia" w:ascii="宋体" w:hAnsi="宋体"/>
        </w:rPr>
        <w:t>（5）招标文件所列示的资格性审查表及符合性审查表。</w:t>
      </w:r>
    </w:p>
    <w:p>
      <w:pPr>
        <w:rPr>
          <w:rFonts w:ascii="黑体" w:hAnsi="宋体" w:eastAsia="黑体"/>
          <w:sz w:val="24"/>
        </w:rPr>
      </w:pPr>
      <w:r>
        <w:rPr>
          <w:rFonts w:hint="eastAsia" w:ascii="黑体" w:hAnsi="宋体" w:eastAsia="黑体"/>
          <w:sz w:val="24"/>
        </w:rPr>
        <w:t>31．独立评审</w:t>
      </w:r>
    </w:p>
    <w:p>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pPr>
        <w:pStyle w:val="6"/>
        <w:numPr>
          <w:ilvl w:val="0"/>
          <w:numId w:val="10"/>
        </w:numPr>
        <w:spacing w:before="120" w:beforeLines="50" w:after="120" w:afterLines="50"/>
        <w:ind w:left="562" w:hanging="562"/>
        <w:rPr>
          <w:sz w:val="28"/>
          <w:szCs w:val="28"/>
        </w:rPr>
      </w:pPr>
      <w:r>
        <w:rPr>
          <w:rFonts w:hint="eastAsia"/>
          <w:sz w:val="28"/>
          <w:szCs w:val="28"/>
        </w:rPr>
        <w:t>评审程序及评审方法</w:t>
      </w:r>
    </w:p>
    <w:p>
      <w:pPr>
        <w:rPr>
          <w:rFonts w:ascii="黑体" w:hAnsi="宋体" w:eastAsia="黑体"/>
          <w:sz w:val="24"/>
        </w:rPr>
      </w:pPr>
      <w:r>
        <w:rPr>
          <w:rFonts w:hint="eastAsia" w:ascii="黑体" w:hAnsi="宋体" w:eastAsia="黑体"/>
          <w:sz w:val="24"/>
        </w:rPr>
        <w:t>32．投标文件初审</w:t>
      </w:r>
    </w:p>
    <w:p>
      <w:pPr>
        <w:ind w:firstLine="411" w:firstLineChars="196"/>
        <w:rPr>
          <w:rFonts w:ascii="宋体" w:hAnsi="宋体"/>
        </w:rPr>
      </w:pPr>
      <w:r>
        <w:rPr>
          <w:rFonts w:hint="eastAsia" w:ascii="宋体" w:hAnsi="宋体"/>
        </w:rPr>
        <w:t>32.1投标文件初审包括资格性审查和符合性审查。</w:t>
      </w:r>
    </w:p>
    <w:p>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pPr>
        <w:ind w:firstLine="411" w:firstLineChars="196"/>
        <w:rPr>
          <w:rFonts w:ascii="宋体" w:hAnsi="宋体"/>
          <w:bCs/>
        </w:rPr>
      </w:pPr>
      <w:r>
        <w:rPr>
          <w:rFonts w:hint="eastAsia" w:ascii="宋体" w:hAnsi="宋体"/>
          <w:bCs/>
        </w:rPr>
        <w:t>32.3 投标文件初审中关于供应商家数的计算:</w:t>
      </w:r>
    </w:p>
    <w:p>
      <w:pPr>
        <w:ind w:firstLine="411" w:firstLineChars="196"/>
        <w:rPr>
          <w:rFonts w:ascii="宋体" w:hAnsi="宋体"/>
          <w:bCs/>
        </w:rPr>
      </w:pPr>
      <w:r>
        <w:rPr>
          <w:rFonts w:hint="eastAsia" w:ascii="宋体" w:hAnsi="宋体"/>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pPr>
        <w:ind w:firstLine="411" w:firstLineChars="196"/>
        <w:rPr>
          <w:rFonts w:ascii="宋体" w:hAnsi="宋体"/>
        </w:rPr>
      </w:pPr>
      <w:r>
        <w:rPr>
          <w:rFonts w:hint="eastAsia" w:ascii="宋体" w:hAnsi="宋体"/>
        </w:rPr>
        <w:t>32.4投标人投标文件作无效处理的情形，具体包括但不限于以下：</w:t>
      </w:r>
    </w:p>
    <w:p>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pPr>
        <w:ind w:firstLine="411" w:firstLineChars="196"/>
        <w:rPr>
          <w:rFonts w:ascii="宋体" w:hAnsi="宋体"/>
        </w:rPr>
      </w:pPr>
      <w:r>
        <w:rPr>
          <w:rFonts w:hint="eastAsia" w:ascii="宋体" w:hAnsi="宋体"/>
        </w:rPr>
        <w:t>32.4.3不同投标人的投标文件载明的项目管理成员或者联系人员为同一人；</w:t>
      </w:r>
    </w:p>
    <w:p>
      <w:pPr>
        <w:ind w:firstLine="411" w:firstLineChars="196"/>
        <w:rPr>
          <w:rFonts w:ascii="宋体" w:hAnsi="宋体"/>
        </w:rPr>
      </w:pPr>
      <w:r>
        <w:rPr>
          <w:rFonts w:hint="eastAsia" w:ascii="宋体" w:hAnsi="宋体"/>
        </w:rPr>
        <w:t>32.4.4不同投标人的投标文件异常一致或者投标报价呈规律性差异；</w:t>
      </w:r>
    </w:p>
    <w:p>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pPr>
        <w:ind w:firstLine="411" w:firstLineChars="196"/>
        <w:rPr>
          <w:rFonts w:ascii="宋体" w:hAnsi="宋体"/>
        </w:rPr>
      </w:pPr>
      <w:r>
        <w:rPr>
          <w:rFonts w:hint="eastAsia" w:ascii="宋体" w:hAnsi="宋体"/>
        </w:rPr>
        <w:t>32.4.6投标供应商之间相互约定给予未中标的供应商利益补偿；</w:t>
      </w:r>
    </w:p>
    <w:p>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pPr>
        <w:ind w:firstLine="411" w:firstLineChars="196"/>
        <w:rPr>
          <w:rFonts w:ascii="宋体" w:hAnsi="宋体"/>
        </w:rPr>
      </w:pPr>
      <w:r>
        <w:rPr>
          <w:rFonts w:hint="eastAsia" w:ascii="宋体" w:hAnsi="宋体"/>
        </w:rPr>
        <w:t>32.4.8不同投标供应商的投标文件内容存在非正常一致；</w:t>
      </w:r>
    </w:p>
    <w:p>
      <w:pPr>
        <w:ind w:firstLine="411" w:firstLineChars="196"/>
        <w:rPr>
          <w:rFonts w:ascii="宋体" w:hAnsi="宋体"/>
        </w:rPr>
      </w:pPr>
      <w:r>
        <w:rPr>
          <w:rFonts w:hint="eastAsia" w:ascii="宋体" w:hAnsi="宋体"/>
        </w:rPr>
        <w:t>32.4.9在同一单位工作人员为两家以上（含两家）供应商进行同一项投标活动；</w:t>
      </w:r>
    </w:p>
    <w:p>
      <w:pPr>
        <w:ind w:firstLine="411" w:firstLineChars="196"/>
        <w:rPr>
          <w:rFonts w:ascii="宋体" w:hAnsi="宋体"/>
        </w:rPr>
      </w:pPr>
      <w:r>
        <w:rPr>
          <w:rFonts w:hint="eastAsia" w:ascii="宋体" w:hAnsi="宋体"/>
        </w:rPr>
        <w:t>32.4.10主管部门依照法律、法规认定的其他情形。</w:t>
      </w:r>
    </w:p>
    <w:p>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pPr>
        <w:ind w:firstLine="411" w:firstLineChars="196"/>
        <w:rPr>
          <w:rFonts w:ascii="宋体" w:hAnsi="宋体"/>
        </w:rPr>
      </w:pPr>
      <w:r>
        <w:rPr>
          <w:rFonts w:hint="eastAsia" w:ascii="宋体" w:hAnsi="宋体"/>
        </w:rPr>
        <w:t xml:space="preserve">32.6 </w:t>
      </w:r>
      <w:r>
        <w:rPr>
          <w:rFonts w:hint="eastAsia"/>
        </w:rPr>
        <w:t>不同投标人的上传投标文件的</w:t>
      </w:r>
      <w:r>
        <w:t>“IP</w:t>
      </w:r>
      <w:r>
        <w:rPr>
          <w:rFonts w:hint="eastAsia"/>
        </w:rPr>
        <w:t>地址</w:t>
      </w:r>
      <w:r>
        <w:t>”</w:t>
      </w:r>
      <w:r>
        <w:rPr>
          <w:rFonts w:hint="eastAsia"/>
        </w:rPr>
        <w:t>信息异常一致的，不得作为投标无效的理由。如出现上述异常情况，应报主管部门处理。</w:t>
      </w:r>
    </w:p>
    <w:p>
      <w:pPr>
        <w:rPr>
          <w:rFonts w:ascii="黑体" w:hAnsi="宋体" w:eastAsia="黑体"/>
          <w:sz w:val="24"/>
        </w:rPr>
      </w:pPr>
      <w:r>
        <w:rPr>
          <w:rFonts w:hint="eastAsia" w:ascii="黑体" w:hAnsi="宋体" w:eastAsia="黑体"/>
          <w:sz w:val="24"/>
        </w:rPr>
        <w:t>33．澄清有关问题</w:t>
      </w:r>
    </w:p>
    <w:p>
      <w:pPr>
        <w:ind w:firstLine="411" w:firstLineChars="196"/>
        <w:rPr>
          <w:rFonts w:ascii="宋体" w:hAnsi="宋体"/>
        </w:rPr>
      </w:pPr>
      <w:bookmarkStart w:id="101"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101"/>
    </w:p>
    <w:p>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pPr>
        <w:rPr>
          <w:rFonts w:ascii="黑体" w:hAnsi="宋体" w:eastAsia="黑体"/>
          <w:sz w:val="24"/>
        </w:rPr>
      </w:pPr>
      <w:bookmarkStart w:id="102" w:name="_Toc73521669"/>
      <w:bookmarkStart w:id="103" w:name="_Toc73518151"/>
      <w:bookmarkStart w:id="104" w:name="_Toc73517673"/>
      <w:bookmarkStart w:id="105" w:name="_Toc100052400"/>
      <w:bookmarkStart w:id="106" w:name="_Toc73521581"/>
      <w:r>
        <w:rPr>
          <w:rFonts w:hint="eastAsia" w:ascii="黑体" w:hAnsi="宋体" w:eastAsia="黑体"/>
          <w:sz w:val="24"/>
        </w:rPr>
        <w:t>34．错误的修正</w:t>
      </w:r>
      <w:bookmarkEnd w:id="102"/>
      <w:bookmarkEnd w:id="103"/>
      <w:bookmarkEnd w:id="104"/>
      <w:bookmarkEnd w:id="105"/>
      <w:bookmarkEnd w:id="106"/>
    </w:p>
    <w:p>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pPr>
        <w:ind w:firstLine="411" w:firstLineChars="196"/>
        <w:rPr>
          <w:rFonts w:ascii="宋体" w:hAnsi="宋体"/>
          <w:szCs w:val="21"/>
        </w:rPr>
      </w:pPr>
      <w:r>
        <w:rPr>
          <w:rFonts w:hint="eastAsia" w:ascii="宋体" w:hAnsi="宋体"/>
          <w:szCs w:val="21"/>
        </w:rPr>
        <w:t>34.2大写金额和小写金额不一致的，以大写金额为准；</w:t>
      </w:r>
    </w:p>
    <w:p>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pPr>
        <w:ind w:firstLine="411" w:firstLineChars="196"/>
        <w:rPr>
          <w:rFonts w:ascii="宋体" w:hAnsi="宋体"/>
          <w:szCs w:val="21"/>
        </w:rPr>
      </w:pPr>
      <w:r>
        <w:rPr>
          <w:rFonts w:hint="eastAsia" w:ascii="宋体" w:hAnsi="宋体"/>
          <w:szCs w:val="21"/>
        </w:rPr>
        <w:t>34.4总价金额与按单价汇总金额不一致的，以单价金额计算结果为准。</w:t>
      </w:r>
    </w:p>
    <w:p>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pPr>
        <w:rPr>
          <w:rFonts w:ascii="黑体" w:hAnsi="宋体" w:eastAsia="黑体"/>
          <w:sz w:val="24"/>
        </w:rPr>
      </w:pPr>
      <w:r>
        <w:rPr>
          <w:rFonts w:hint="eastAsia" w:ascii="黑体" w:hAnsi="宋体" w:eastAsia="黑体"/>
          <w:sz w:val="24"/>
        </w:rPr>
        <w:t>35．投标文件的比较与评价</w:t>
      </w:r>
    </w:p>
    <w:p>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pPr>
        <w:rPr>
          <w:rFonts w:ascii="黑体" w:hAnsi="宋体" w:eastAsia="黑体"/>
          <w:sz w:val="24"/>
        </w:rPr>
      </w:pPr>
      <w:r>
        <w:rPr>
          <w:rFonts w:hint="eastAsia" w:ascii="黑体" w:hAnsi="宋体" w:eastAsia="黑体"/>
          <w:sz w:val="24"/>
        </w:rPr>
        <w:t>36. 实地考察或资料查验</w:t>
      </w:r>
    </w:p>
    <w:p>
      <w:pPr>
        <w:ind w:firstLine="411" w:firstLineChars="196"/>
        <w:rPr>
          <w:rFonts w:ascii="宋体" w:hAnsi="宋体"/>
          <w:szCs w:val="21"/>
        </w:rPr>
      </w:pPr>
      <w:r>
        <w:rPr>
          <w:rFonts w:hint="eastAsia" w:ascii="宋体" w:hAnsi="宋体"/>
          <w:szCs w:val="21"/>
        </w:rPr>
        <w:t>36.1在评审过程中，评审委员会有权决定是否对本项目投标人进行实地考察或资料查验（原件）。投标人应随时做好接受实地考察或资料查验的准备。</w:t>
      </w:r>
    </w:p>
    <w:p>
      <w:pPr>
        <w:rPr>
          <w:rFonts w:ascii="黑体" w:hAnsi="宋体" w:eastAsia="黑体"/>
          <w:sz w:val="24"/>
        </w:rPr>
      </w:pPr>
      <w:r>
        <w:rPr>
          <w:rFonts w:hint="eastAsia" w:ascii="黑体" w:hAnsi="宋体" w:eastAsia="黑体"/>
          <w:sz w:val="24"/>
        </w:rPr>
        <w:t>37．评审方法</w:t>
      </w:r>
    </w:p>
    <w:p>
      <w:pPr>
        <w:ind w:firstLine="413" w:firstLineChars="196"/>
        <w:rPr>
          <w:rFonts w:ascii="宋体" w:hAnsi="宋体"/>
          <w:b/>
          <w:bCs/>
          <w:szCs w:val="21"/>
        </w:rPr>
      </w:pPr>
      <w:r>
        <w:rPr>
          <w:rFonts w:hint="eastAsia" w:ascii="宋体" w:hAnsi="宋体"/>
          <w:b/>
          <w:bCs/>
          <w:szCs w:val="21"/>
        </w:rPr>
        <w:t>37.1.1最低价法</w:t>
      </w:r>
    </w:p>
    <w:p>
      <w:pPr>
        <w:ind w:firstLine="411" w:firstLineChars="196"/>
        <w:rPr>
          <w:rFonts w:hint="eastAsia" w:ascii="ˎ̥" w:hAnsi="ˎ̥"/>
        </w:rPr>
      </w:pPr>
      <w:bookmarkStart w:id="107"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pPr>
        <w:ind w:firstLine="413" w:firstLineChars="196"/>
        <w:rPr>
          <w:rFonts w:ascii="宋体" w:hAnsi="宋体"/>
          <w:b/>
          <w:bCs/>
          <w:szCs w:val="21"/>
        </w:rPr>
      </w:pPr>
      <w:r>
        <w:rPr>
          <w:rFonts w:hint="eastAsia" w:ascii="宋体" w:hAnsi="宋体"/>
          <w:b/>
          <w:bCs/>
          <w:szCs w:val="21"/>
        </w:rPr>
        <w:t>37.1.2综合评分法</w:t>
      </w:r>
    </w:p>
    <w:p>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107"/>
    </w:p>
    <w:p>
      <w:pPr>
        <w:ind w:firstLine="413" w:firstLineChars="196"/>
        <w:rPr>
          <w:rFonts w:ascii="宋体" w:hAnsi="宋体"/>
          <w:b/>
          <w:bCs/>
          <w:szCs w:val="21"/>
        </w:rPr>
      </w:pPr>
      <w:r>
        <w:rPr>
          <w:rFonts w:hint="eastAsia" w:ascii="宋体" w:hAnsi="宋体"/>
          <w:b/>
          <w:bCs/>
          <w:szCs w:val="21"/>
        </w:rPr>
        <w:t>37.2 本项目采用的评审方法见本项目招标文件第一册“专用条款”的相关内容。</w:t>
      </w:r>
    </w:p>
    <w:p>
      <w:pPr>
        <w:ind w:firstLine="413" w:firstLineChars="196"/>
        <w:rPr>
          <w:rFonts w:ascii="宋体" w:hAnsi="宋体"/>
          <w:b/>
          <w:bCs/>
          <w:szCs w:val="21"/>
        </w:rPr>
      </w:pPr>
      <w:r>
        <w:rPr>
          <w:rFonts w:hint="eastAsia" w:ascii="宋体" w:hAnsi="宋体"/>
          <w:b/>
          <w:bCs/>
          <w:szCs w:val="21"/>
        </w:rPr>
        <w:t>37.3重新评审的情形</w:t>
      </w:r>
    </w:p>
    <w:p>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pPr>
        <w:ind w:firstLine="411" w:firstLineChars="196"/>
        <w:rPr>
          <w:rFonts w:ascii="宋体" w:hAnsi="宋体" w:cs="宋体"/>
          <w:kern w:val="0"/>
          <w:szCs w:val="21"/>
        </w:rPr>
      </w:pPr>
      <w:r>
        <w:rPr>
          <w:rFonts w:hint="eastAsia" w:ascii="宋体" w:hAnsi="宋体" w:cs="宋体"/>
          <w:kern w:val="0"/>
          <w:szCs w:val="21"/>
        </w:rPr>
        <w:t>37.3.1分值汇总计算错误的；</w:t>
      </w:r>
    </w:p>
    <w:p>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pPr>
        <w:ind w:firstLine="413" w:firstLineChars="196"/>
        <w:rPr>
          <w:rFonts w:ascii="宋体" w:hAnsi="宋体"/>
          <w:b/>
          <w:bCs/>
          <w:szCs w:val="21"/>
        </w:rPr>
      </w:pPr>
      <w:r>
        <w:rPr>
          <w:rFonts w:hint="eastAsia" w:ascii="宋体" w:hAnsi="宋体"/>
          <w:b/>
          <w:bCs/>
          <w:szCs w:val="21"/>
        </w:rPr>
        <w:t>37.4重新组建评审委员会的情形</w:t>
      </w:r>
    </w:p>
    <w:p>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pPr>
        <w:pStyle w:val="6"/>
        <w:numPr>
          <w:ilvl w:val="0"/>
          <w:numId w:val="10"/>
        </w:numPr>
        <w:spacing w:before="120" w:beforeLines="50" w:after="120" w:afterLines="50"/>
        <w:ind w:left="562" w:hanging="562"/>
        <w:rPr>
          <w:sz w:val="28"/>
          <w:szCs w:val="28"/>
        </w:rPr>
      </w:pPr>
      <w:r>
        <w:rPr>
          <w:rFonts w:hint="eastAsia"/>
          <w:sz w:val="28"/>
          <w:szCs w:val="28"/>
        </w:rPr>
        <w:t>定标及公示</w:t>
      </w:r>
    </w:p>
    <w:p>
      <w:pPr>
        <w:rPr>
          <w:rFonts w:ascii="黑体" w:hAnsi="宋体" w:eastAsia="黑体"/>
          <w:sz w:val="24"/>
        </w:rPr>
      </w:pPr>
      <w:r>
        <w:rPr>
          <w:rFonts w:hint="eastAsia" w:ascii="黑体" w:hAnsi="宋体" w:eastAsia="黑体"/>
          <w:sz w:val="24"/>
        </w:rPr>
        <w:t>38．定标方法</w:t>
      </w:r>
    </w:p>
    <w:p>
      <w:pPr>
        <w:ind w:firstLine="411" w:firstLineChars="196"/>
        <w:rPr>
          <w:rFonts w:ascii="宋体" w:hAnsi="宋体"/>
          <w:szCs w:val="21"/>
        </w:rPr>
      </w:pPr>
      <w:bookmarkStart w:id="108" w:name="_Hlk73782795"/>
      <w:r>
        <w:rPr>
          <w:rFonts w:hint="eastAsia" w:ascii="宋体" w:hAnsi="宋体"/>
          <w:szCs w:val="21"/>
        </w:rPr>
        <w:t>38.1非评定分离项目定标方法</w:t>
      </w:r>
    </w:p>
    <w:p>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w:t>
      </w:r>
      <w:bookmarkStart w:id="109" w:name="_Hlk73821177"/>
      <w:r>
        <w:rPr>
          <w:rFonts w:hint="eastAsia" w:ascii="ˎ̥" w:hAnsi="ˎ̥"/>
        </w:rPr>
        <w:t>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bookmarkEnd w:id="109"/>
      <w:r>
        <w:rPr>
          <w:rFonts w:ascii="ˎ̥" w:hAnsi="ˎ̥"/>
        </w:rPr>
        <w:t>）。</w:t>
      </w:r>
    </w:p>
    <w:p>
      <w:pPr>
        <w:ind w:firstLine="411" w:firstLineChars="196"/>
        <w:rPr>
          <w:rFonts w:hint="eastAsia"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pPr>
        <w:ind w:firstLine="411" w:firstLineChars="196"/>
        <w:rPr>
          <w:rFonts w:ascii="宋体" w:hAnsi="宋体"/>
          <w:szCs w:val="21"/>
        </w:rPr>
      </w:pPr>
      <w:r>
        <w:rPr>
          <w:rFonts w:hint="eastAsia" w:ascii="宋体" w:hAnsi="宋体"/>
          <w:szCs w:val="21"/>
        </w:rPr>
        <w:t>38.2评定分离项目定标方法</w:t>
      </w:r>
    </w:p>
    <w:p>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1" w:firstLineChars="196"/>
      </w:pPr>
      <w:r>
        <w:rPr>
          <w:rFonts w:ascii="宋体" w:hAnsi="宋体"/>
          <w:szCs w:val="21"/>
        </w:rPr>
        <w:t xml:space="preserve">38.2.2 </w:t>
      </w:r>
      <w:bookmarkStart w:id="110"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pPr>
        <w:ind w:firstLine="411" w:firstLineChars="196"/>
        <w:rPr>
          <w:rFonts w:ascii="宋体" w:hAnsi="宋体"/>
          <w:szCs w:val="21"/>
        </w:rPr>
      </w:pPr>
      <w:r>
        <w:rPr>
          <w:rFonts w:hint="eastAsia" w:ascii="宋体" w:hAnsi="宋体"/>
          <w:szCs w:val="21"/>
        </w:rPr>
        <w:t>38.2.3</w:t>
      </w:r>
      <w:bookmarkStart w:id="111"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110"/>
      <w:bookmarkEnd w:id="111"/>
    </w:p>
    <w:p>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hint="eastAsia" w:ascii="宋体" w:hAnsi="宋体"/>
        </w:rPr>
        <w:t>〈</w:t>
      </w:r>
      <w:r>
        <w:t>深圳市政府采购评标定标分离管理办法</w:t>
      </w:r>
      <w:r>
        <w:rPr>
          <w:rFonts w:hint="eastAsia" w:ascii="宋体" w:hAnsi="宋体"/>
        </w:rPr>
        <w:t>〉</w:t>
      </w:r>
      <w:r>
        <w:t>的通知</w:t>
      </w:r>
      <w:r>
        <w:rPr>
          <w:rFonts w:hint="eastAsia"/>
        </w:rPr>
        <w:t>》（深财规【2</w:t>
      </w:r>
      <w:r>
        <w:t>020</w:t>
      </w:r>
      <w:r>
        <w:rPr>
          <w:rFonts w:hint="eastAsia"/>
        </w:rPr>
        <w:t>】1号）执行。</w:t>
      </w:r>
    </w:p>
    <w:p>
      <w:pPr>
        <w:ind w:firstLine="411" w:firstLineChars="196"/>
        <w:rPr>
          <w:rFonts w:ascii="宋体" w:hAnsi="宋体"/>
          <w:szCs w:val="21"/>
        </w:rPr>
      </w:pPr>
      <w:r>
        <w:rPr>
          <w:rFonts w:hint="eastAsia" w:ascii="宋体" w:hAnsi="宋体"/>
          <w:szCs w:val="21"/>
        </w:rPr>
        <w:t>说明：采购人及投标供应商应按照上述方法提前做好相关准备。</w:t>
      </w:r>
    </w:p>
    <w:p>
      <w:pPr>
        <w:ind w:firstLine="411" w:firstLineChars="196"/>
        <w:rPr>
          <w:rFonts w:ascii="宋体" w:hAnsi="宋体"/>
          <w:szCs w:val="21"/>
        </w:rPr>
      </w:pPr>
      <w:r>
        <w:rPr>
          <w:rFonts w:hint="eastAsia" w:ascii="宋体" w:hAnsi="宋体"/>
          <w:szCs w:val="21"/>
        </w:rPr>
        <w:t>38.3专用条款另有规定的，按专用条款相关要求定标。</w:t>
      </w:r>
      <w:bookmarkEnd w:id="108"/>
    </w:p>
    <w:p>
      <w:pPr>
        <w:rPr>
          <w:rFonts w:ascii="黑体" w:hAnsi="宋体" w:eastAsia="黑体"/>
          <w:sz w:val="24"/>
        </w:rPr>
      </w:pPr>
      <w:r>
        <w:rPr>
          <w:rFonts w:hint="eastAsia" w:ascii="黑体" w:hAnsi="宋体" w:eastAsia="黑体"/>
          <w:sz w:val="24"/>
        </w:rPr>
        <w:t>39．编写评审报告</w:t>
      </w:r>
    </w:p>
    <w:p>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hAnsi="宋体" w:eastAsia="黑体"/>
          <w:sz w:val="24"/>
        </w:rPr>
      </w:pPr>
      <w:r>
        <w:rPr>
          <w:rFonts w:hint="eastAsia" w:ascii="黑体" w:hAnsi="宋体" w:eastAsia="黑体"/>
          <w:sz w:val="24"/>
        </w:rPr>
        <w:t>40．中标公告</w:t>
      </w:r>
    </w:p>
    <w:p>
      <w:pPr>
        <w:ind w:firstLine="411" w:firstLineChars="196"/>
        <w:rPr>
          <w:rFonts w:ascii="宋体" w:hAnsi="宋体"/>
          <w:szCs w:val="21"/>
        </w:rPr>
      </w:pPr>
      <w:r>
        <w:rPr>
          <w:rFonts w:hint="eastAsia" w:ascii="宋体" w:hAnsi="宋体"/>
          <w:szCs w:val="21"/>
        </w:rPr>
        <w:t>40.1</w:t>
      </w:r>
      <w:bookmarkStart w:id="112" w:name="_Hlk72438709"/>
      <w:r>
        <w:rPr>
          <w:rFonts w:hint="eastAsia" w:ascii="宋体" w:hAnsi="宋体"/>
          <w:szCs w:val="21"/>
        </w:rPr>
        <w:t>为体现“公开、公平、公正”的原则，评审结束后经采购人确认（确定）评审结果，政府集中采购机构将在“深圳政府采购智慧平台（http://zfcg.szggzy.com:8081/）”上发布中标结果公告。</w:t>
      </w:r>
      <w:bookmarkEnd w:id="112"/>
      <w:bookmarkStart w:id="113"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113"/>
    <w:p>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pPr>
        <w:rPr>
          <w:rFonts w:ascii="黑体" w:hAnsi="宋体" w:eastAsia="黑体"/>
          <w:sz w:val="24"/>
        </w:rPr>
      </w:pPr>
      <w:r>
        <w:rPr>
          <w:rFonts w:hint="eastAsia" w:ascii="黑体" w:hAnsi="宋体" w:eastAsia="黑体"/>
          <w:sz w:val="24"/>
        </w:rPr>
        <w:t>41．中标通知书</w:t>
      </w:r>
    </w:p>
    <w:p>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114" w:name="_Hlk72438863"/>
      <w:r>
        <w:rPr>
          <w:rFonts w:hint="eastAsia" w:ascii="宋体" w:hAnsi="宋体"/>
          <w:szCs w:val="21"/>
        </w:rPr>
        <w:t>中标公告公布以后无异常的情况下,中标供应商和采购人可自行在“深圳政府采购智慧平台（http://zfcg.szggzy.com:8081/）”上打印</w:t>
      </w:r>
      <w:r>
        <w:rPr>
          <w:rFonts w:hint="eastAsia" w:ascii="宋体" w:hAnsi="宋体"/>
          <w:b/>
          <w:szCs w:val="21"/>
        </w:rPr>
        <w:t>《数字中标通知书》（</w:t>
      </w:r>
      <w:r>
        <w:rPr>
          <w:rFonts w:hint="eastAsia" w:ascii="宋体" w:hAnsi="宋体"/>
          <w:szCs w:val="21"/>
        </w:rPr>
        <w:t>咨询电话：</w:t>
      </w:r>
      <w:r>
        <w:rPr>
          <w:rFonts w:hint="eastAsia" w:ascii="宋体" w:hAnsi="宋体"/>
          <w:b/>
          <w:bCs/>
          <w:szCs w:val="21"/>
          <w:lang w:eastAsia="zh-CN"/>
        </w:rPr>
        <w:t>36568999</w:t>
      </w:r>
      <w:r>
        <w:rPr>
          <w:rFonts w:hint="eastAsia" w:ascii="宋体" w:hAnsi="宋体"/>
          <w:szCs w:val="21"/>
        </w:rPr>
        <w:t>）。</w:t>
      </w:r>
      <w:bookmarkEnd w:id="114"/>
    </w:p>
    <w:p>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pPr>
        <w:ind w:firstLine="411" w:firstLineChars="196"/>
        <w:rPr>
          <w:rFonts w:ascii="宋体" w:hAnsi="宋体"/>
          <w:szCs w:val="21"/>
        </w:rPr>
      </w:pPr>
      <w:bookmarkStart w:id="115" w:name="_Hlk71407340"/>
      <w:r>
        <w:rPr>
          <w:rFonts w:hint="eastAsia" w:ascii="宋体" w:hAnsi="宋体"/>
          <w:szCs w:val="21"/>
        </w:rPr>
        <w:t>41.3因质疑投诉或其它原因导致项目结果变更或采购终止的，政府集中采购机构有权吊销中标通知书。</w:t>
      </w:r>
    </w:p>
    <w:bookmarkEnd w:id="115"/>
    <w:p>
      <w:pPr>
        <w:pStyle w:val="6"/>
        <w:numPr>
          <w:ilvl w:val="0"/>
          <w:numId w:val="10"/>
        </w:numPr>
        <w:spacing w:before="120" w:beforeLines="50" w:after="120" w:afterLines="50"/>
        <w:ind w:left="562" w:hanging="562"/>
        <w:rPr>
          <w:sz w:val="28"/>
          <w:szCs w:val="28"/>
        </w:rPr>
      </w:pPr>
      <w:r>
        <w:rPr>
          <w:rFonts w:hint="eastAsia"/>
          <w:sz w:val="28"/>
          <w:szCs w:val="28"/>
        </w:rPr>
        <w:t>公开招标失败的后续处理</w:t>
      </w:r>
    </w:p>
    <w:p>
      <w:pPr>
        <w:rPr>
          <w:rFonts w:ascii="黑体" w:hAnsi="宋体" w:eastAsia="黑体"/>
          <w:sz w:val="24"/>
        </w:rPr>
      </w:pPr>
      <w:r>
        <w:rPr>
          <w:rFonts w:hint="eastAsia" w:ascii="黑体" w:hAnsi="宋体" w:eastAsia="黑体"/>
          <w:sz w:val="24"/>
        </w:rPr>
        <w:t>42．公开招标失败的处理</w:t>
      </w:r>
    </w:p>
    <w:p>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pPr>
        <w:ind w:firstLine="411" w:firstLineChars="196"/>
        <w:rPr>
          <w:rFonts w:ascii="宋体" w:hAnsi="宋体"/>
          <w:szCs w:val="21"/>
        </w:rPr>
      </w:pPr>
      <w:r>
        <w:rPr>
          <w:rFonts w:hint="eastAsia" w:ascii="宋体" w:hAnsi="宋体"/>
          <w:szCs w:val="21"/>
        </w:rPr>
        <w:t>42.3重新组织采购有以下两种组织形式：</w:t>
      </w:r>
    </w:p>
    <w:p>
      <w:pPr>
        <w:ind w:firstLine="411" w:firstLineChars="196"/>
        <w:rPr>
          <w:rFonts w:ascii="宋体" w:hAnsi="宋体"/>
        </w:rPr>
      </w:pPr>
      <w:r>
        <w:rPr>
          <w:rFonts w:hint="eastAsia" w:ascii="宋体" w:hAnsi="宋体"/>
        </w:rPr>
        <w:t>（1）由政府集中采购机构重新组织公开招标；</w:t>
      </w:r>
    </w:p>
    <w:p>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pPr>
        <w:ind w:firstLine="420" w:firstLineChars="200"/>
        <w:rPr>
          <w:rFonts w:ascii="宋体" w:hAnsi="宋体"/>
        </w:rPr>
      </w:pPr>
      <w:r>
        <w:rPr>
          <w:rFonts w:hint="eastAsia" w:ascii="宋体" w:hAnsi="宋体"/>
        </w:rPr>
        <w:t>42.5公开招标失败的采购项目经同级财政部门批准转为竞争性谈判或单一来源谈判方式采购的，按规定要求组织政府采购工作。</w:t>
      </w:r>
    </w:p>
    <w:p>
      <w:pPr>
        <w:pStyle w:val="6"/>
        <w:numPr>
          <w:ilvl w:val="0"/>
          <w:numId w:val="10"/>
        </w:numPr>
        <w:spacing w:before="120" w:beforeLines="50" w:after="120" w:afterLines="50"/>
        <w:ind w:left="562" w:hanging="562"/>
        <w:rPr>
          <w:sz w:val="28"/>
          <w:szCs w:val="28"/>
        </w:rPr>
      </w:pPr>
      <w:bookmarkStart w:id="116" w:name="_Hlk72439043"/>
      <w:r>
        <w:rPr>
          <w:rFonts w:hint="eastAsia"/>
          <w:sz w:val="28"/>
          <w:szCs w:val="28"/>
        </w:rPr>
        <w:t>合同的授予与备案</w:t>
      </w:r>
      <w:bookmarkEnd w:id="116"/>
    </w:p>
    <w:p>
      <w:pPr>
        <w:rPr>
          <w:rFonts w:ascii="黑体" w:hAnsi="宋体" w:eastAsia="黑体"/>
          <w:sz w:val="24"/>
        </w:rPr>
      </w:pPr>
      <w:bookmarkStart w:id="117" w:name="_Toc73521586"/>
      <w:bookmarkStart w:id="118" w:name="_Toc100052408"/>
      <w:bookmarkStart w:id="119" w:name="_Toc73518157"/>
      <w:bookmarkStart w:id="120" w:name="_Toc73517679"/>
      <w:bookmarkStart w:id="121" w:name="_Toc73521674"/>
      <w:bookmarkStart w:id="122" w:name="_Hlk72439088"/>
      <w:r>
        <w:rPr>
          <w:rFonts w:hint="eastAsia" w:ascii="黑体" w:hAnsi="宋体" w:eastAsia="黑体"/>
          <w:sz w:val="24"/>
        </w:rPr>
        <w:t>43．合同授予标准</w:t>
      </w:r>
      <w:bookmarkEnd w:id="117"/>
      <w:bookmarkEnd w:id="118"/>
      <w:bookmarkEnd w:id="119"/>
      <w:bookmarkEnd w:id="120"/>
      <w:bookmarkEnd w:id="121"/>
    </w:p>
    <w:p>
      <w:pPr>
        <w:ind w:firstLine="411" w:firstLineChars="196"/>
        <w:rPr>
          <w:rFonts w:ascii="宋体" w:hAnsi="宋体"/>
          <w:szCs w:val="21"/>
        </w:rPr>
      </w:pPr>
      <w:r>
        <w:rPr>
          <w:rFonts w:hint="eastAsia" w:ascii="宋体" w:hAnsi="宋体"/>
          <w:szCs w:val="21"/>
        </w:rPr>
        <w:t>本项目的合同将授予经本招标文件规定评审确定的中标供应商。</w:t>
      </w:r>
    </w:p>
    <w:p>
      <w:pPr>
        <w:rPr>
          <w:rFonts w:ascii="黑体" w:hAnsi="宋体" w:eastAsia="黑体"/>
          <w:sz w:val="24"/>
        </w:rPr>
      </w:pPr>
      <w:bookmarkStart w:id="123" w:name="_Toc73521675"/>
      <w:bookmarkStart w:id="124" w:name="_Toc100052409"/>
      <w:bookmarkStart w:id="125" w:name="_Toc73517680"/>
      <w:bookmarkStart w:id="126" w:name="_Toc73521587"/>
      <w:bookmarkStart w:id="127" w:name="_Toc73518158"/>
      <w:r>
        <w:rPr>
          <w:rFonts w:hint="eastAsia" w:ascii="黑体" w:hAnsi="宋体" w:eastAsia="黑体"/>
          <w:sz w:val="24"/>
        </w:rPr>
        <w:t>44．</w:t>
      </w:r>
      <w:bookmarkEnd w:id="123"/>
      <w:bookmarkEnd w:id="124"/>
      <w:bookmarkEnd w:id="125"/>
      <w:bookmarkEnd w:id="126"/>
      <w:bookmarkEnd w:id="127"/>
      <w:r>
        <w:rPr>
          <w:rFonts w:hint="eastAsia" w:ascii="黑体" w:hAnsi="宋体" w:eastAsia="黑体"/>
          <w:sz w:val="24"/>
        </w:rPr>
        <w:t>接受和拒绝任何或所有投标的权力</w:t>
      </w:r>
    </w:p>
    <w:p>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hAnsi="宋体" w:eastAsia="黑体"/>
          <w:sz w:val="24"/>
        </w:rPr>
      </w:pPr>
      <w:bookmarkStart w:id="128" w:name="_Toc100052410"/>
      <w:bookmarkStart w:id="129" w:name="_Toc73518160"/>
      <w:bookmarkStart w:id="130" w:name="_Toc73521677"/>
      <w:bookmarkStart w:id="131" w:name="_Toc73517682"/>
      <w:bookmarkStart w:id="132" w:name="_Toc73521589"/>
      <w:r>
        <w:rPr>
          <w:rFonts w:hint="eastAsia" w:ascii="黑体" w:hAnsi="宋体" w:eastAsia="黑体"/>
          <w:sz w:val="24"/>
        </w:rPr>
        <w:t>45．合同的签订</w:t>
      </w:r>
      <w:bookmarkEnd w:id="128"/>
      <w:bookmarkEnd w:id="129"/>
      <w:bookmarkEnd w:id="130"/>
      <w:bookmarkEnd w:id="131"/>
      <w:bookmarkEnd w:id="132"/>
    </w:p>
    <w:p>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pPr>
        <w:rPr>
          <w:rFonts w:ascii="黑体" w:hAnsi="宋体" w:eastAsia="黑体"/>
          <w:sz w:val="24"/>
        </w:rPr>
      </w:pPr>
      <w:bookmarkStart w:id="133" w:name="_Toc73521678"/>
      <w:bookmarkStart w:id="134" w:name="_Toc73517683"/>
      <w:bookmarkStart w:id="135" w:name="_Toc73521590"/>
      <w:bookmarkStart w:id="136" w:name="_Toc73518161"/>
      <w:bookmarkStart w:id="137" w:name="_Toc100052411"/>
      <w:r>
        <w:rPr>
          <w:rFonts w:hint="eastAsia" w:ascii="黑体" w:hAnsi="宋体" w:eastAsia="黑体"/>
          <w:sz w:val="24"/>
        </w:rPr>
        <w:t>46．履约担保</w:t>
      </w:r>
      <w:bookmarkEnd w:id="133"/>
      <w:bookmarkEnd w:id="134"/>
      <w:bookmarkEnd w:id="135"/>
      <w:bookmarkEnd w:id="136"/>
      <w:bookmarkEnd w:id="137"/>
    </w:p>
    <w:p>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hAnsi="宋体" w:eastAsia="黑体"/>
          <w:sz w:val="24"/>
        </w:rPr>
      </w:pPr>
      <w:r>
        <w:rPr>
          <w:rFonts w:hint="eastAsia" w:ascii="黑体" w:hAnsi="宋体" w:eastAsia="黑体"/>
          <w:sz w:val="24"/>
        </w:rPr>
        <w:t>47. 合同备案</w:t>
      </w:r>
    </w:p>
    <w:p>
      <w:pPr>
        <w:ind w:firstLine="411" w:firstLineChars="196"/>
        <w:rPr>
          <w:rFonts w:hint="eastAsia" w:ascii="宋体" w:hAnsi="宋体" w:eastAsia="宋体"/>
          <w:szCs w:val="21"/>
          <w:lang w:eastAsia="zh-CN"/>
        </w:rPr>
      </w:pPr>
      <w:r>
        <w:rPr>
          <w:rFonts w:hint="eastAsia" w:ascii="宋体" w:hAnsi="宋体"/>
          <w:szCs w:val="21"/>
          <w:lang w:eastAsia="zh-CN"/>
        </w:rPr>
        <w:t>采购人与中标人应于合同签订之日起两个工作日内，由采购人或委托中标人将采购合同副本抄送合同备案工作实施机构备案。</w:t>
      </w:r>
    </w:p>
    <w:p>
      <w:pPr>
        <w:rPr>
          <w:rFonts w:ascii="黑体" w:hAnsi="宋体" w:eastAsia="黑体"/>
          <w:sz w:val="24"/>
        </w:rPr>
      </w:pPr>
      <w:r>
        <w:rPr>
          <w:rFonts w:hint="eastAsia" w:ascii="黑体" w:hAnsi="宋体" w:eastAsia="黑体"/>
          <w:sz w:val="24"/>
        </w:rPr>
        <w:t>48. 合同变更</w:t>
      </w:r>
    </w:p>
    <w:p>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pPr>
        <w:rPr>
          <w:rFonts w:ascii="黑体" w:hAnsi="宋体" w:eastAsia="黑体"/>
          <w:sz w:val="24"/>
        </w:rPr>
      </w:pPr>
      <w:r>
        <w:rPr>
          <w:rFonts w:hint="eastAsia" w:ascii="黑体" w:hAnsi="宋体" w:eastAsia="黑体"/>
          <w:sz w:val="24"/>
        </w:rPr>
        <w:t>49. 项目验收</w:t>
      </w:r>
    </w:p>
    <w:p>
      <w:pPr>
        <w:widowControl/>
        <w:ind w:right="176" w:firstLine="420"/>
        <w:jc w:val="left"/>
        <w:rPr>
          <w:rFonts w:ascii="宋体" w:hAnsi="宋体"/>
        </w:rPr>
      </w:pPr>
      <w:r>
        <w:rPr>
          <w:rFonts w:hint="eastAsia" w:ascii="宋体" w:hAnsi="宋体"/>
        </w:rPr>
        <w:t>49.1采购人应当按照招标文件和合同规定的标准和方法，及时组织验收。</w:t>
      </w:r>
    </w:p>
    <w:p>
      <w:pPr>
        <w:rPr>
          <w:rFonts w:ascii="黑体" w:hAnsi="宋体" w:eastAsia="黑体"/>
          <w:sz w:val="24"/>
        </w:rPr>
      </w:pPr>
      <w:r>
        <w:rPr>
          <w:rFonts w:hint="eastAsia" w:ascii="黑体" w:hAnsi="宋体" w:eastAsia="黑体"/>
          <w:sz w:val="24"/>
        </w:rPr>
        <w:t>50. 宣传</w:t>
      </w:r>
    </w:p>
    <w:p>
      <w:pPr>
        <w:ind w:firstLine="420" w:firstLineChars="200"/>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pPr>
        <w:ind w:firstLine="420" w:firstLineChars="200"/>
        <w:rPr>
          <w:rFonts w:ascii="宋体" w:hAnsi="宋体"/>
        </w:rPr>
      </w:pPr>
      <w:r>
        <w:rPr>
          <w:rFonts w:ascii="宋体" w:hAnsi="宋体"/>
        </w:rPr>
        <w:t>a.名片、宣传册、广告标语等；</w:t>
      </w:r>
    </w:p>
    <w:p>
      <w:pPr>
        <w:ind w:firstLine="420" w:firstLineChars="200"/>
        <w:rPr>
          <w:rFonts w:ascii="宋体" w:hAnsi="宋体"/>
        </w:rPr>
      </w:pPr>
      <w:r>
        <w:rPr>
          <w:rFonts w:ascii="宋体" w:hAnsi="宋体"/>
        </w:rPr>
        <w:t>b.案例介绍、推广等；</w:t>
      </w:r>
    </w:p>
    <w:p>
      <w:pPr>
        <w:ind w:firstLine="420" w:firstLineChars="200"/>
        <w:rPr>
          <w:rFonts w:ascii="宋体" w:hAnsi="宋体"/>
        </w:rPr>
      </w:pPr>
      <w:r>
        <w:rPr>
          <w:rFonts w:hint="eastAsia" w:ascii="宋体" w:hAnsi="宋体"/>
        </w:rPr>
        <w:t>c.工作</w:t>
      </w:r>
      <w:r>
        <w:rPr>
          <w:rFonts w:ascii="宋体" w:hAnsi="宋体"/>
        </w:rPr>
        <w:t>人员向其他消费群体宣传。</w:t>
      </w:r>
    </w:p>
    <w:p>
      <w:pPr>
        <w:rPr>
          <w:rFonts w:ascii="黑体" w:hAnsi="宋体" w:eastAsia="黑体"/>
          <w:sz w:val="24"/>
        </w:rPr>
      </w:pPr>
      <w:r>
        <w:rPr>
          <w:rFonts w:hint="eastAsia" w:ascii="黑体" w:hAnsi="宋体" w:eastAsia="黑体"/>
          <w:sz w:val="24"/>
        </w:rPr>
        <w:t>51. 供应商违法责任</w:t>
      </w:r>
    </w:p>
    <w:p>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 xml:space="preserve">《深圳经济特区政府采购条例》第五十七条 </w:t>
      </w:r>
      <w:ins w:id="220" w:author="陈shunjie" w:date="2024-05-15T15:21:57Z">
        <w:r>
          <w:rPr>
            <w:rFonts w:hint="eastAsia" w:ascii="宋体" w:hAnsi="宋体"/>
            <w:szCs w:val="21"/>
            <w:lang w:eastAsia="zh-CN"/>
          </w:rPr>
          <w:t>供应商在政府采购中，有下列行为之一的，一至三年内禁止其参与本市政府采购，并由主管部门记入供应商诚信档案，处采购金额千分之十以上千分之二十以下罚款；情节严重的，取消其参与本市政府采购资格，处采购金额千分之二十以上千分之三十以下罚款，并由市场监管部门依法吊销其营业执照；给他人造成损失的，依法承担赔偿责任；构成犯罪的，依法追究刑事责任</w:t>
        </w:r>
      </w:ins>
      <w:r>
        <w:rPr>
          <w:rFonts w:hint="eastAsia" w:ascii="宋体" w:hAnsi="宋体"/>
          <w:szCs w:val="21"/>
        </w:rPr>
        <w:t>：</w:t>
      </w:r>
    </w:p>
    <w:p>
      <w:pPr>
        <w:ind w:firstLine="411" w:firstLineChars="196"/>
        <w:rPr>
          <w:rFonts w:ascii="宋体" w:hAnsi="宋体"/>
          <w:szCs w:val="21"/>
        </w:rPr>
      </w:pPr>
      <w:r>
        <w:rPr>
          <w:rFonts w:hint="eastAsia" w:ascii="宋体" w:hAnsi="宋体"/>
          <w:szCs w:val="21"/>
        </w:rPr>
        <w:t>（1）在采购活动中应当回避而未回避的；</w:t>
      </w:r>
    </w:p>
    <w:p>
      <w:pPr>
        <w:ind w:firstLine="411" w:firstLineChars="196"/>
        <w:rPr>
          <w:rFonts w:ascii="宋体" w:hAnsi="宋体"/>
          <w:szCs w:val="21"/>
        </w:rPr>
      </w:pPr>
      <w:r>
        <w:rPr>
          <w:rFonts w:hint="eastAsia" w:ascii="宋体" w:hAnsi="宋体"/>
          <w:szCs w:val="21"/>
        </w:rPr>
        <w:t>（2）未按本条例规定签订、履行采购合同，造成严重后果的；</w:t>
      </w:r>
    </w:p>
    <w:p>
      <w:pPr>
        <w:ind w:firstLine="411" w:firstLineChars="196"/>
        <w:rPr>
          <w:rFonts w:ascii="宋体" w:hAnsi="宋体"/>
          <w:szCs w:val="21"/>
        </w:rPr>
      </w:pPr>
      <w:r>
        <w:rPr>
          <w:rFonts w:hint="eastAsia" w:ascii="宋体" w:hAnsi="宋体"/>
          <w:szCs w:val="21"/>
        </w:rPr>
        <w:t>（3）隐瞒真实情况，提供虚假资料的；</w:t>
      </w:r>
    </w:p>
    <w:p>
      <w:pPr>
        <w:ind w:firstLine="411" w:firstLineChars="196"/>
        <w:rPr>
          <w:rFonts w:ascii="宋体" w:hAnsi="宋体"/>
          <w:szCs w:val="21"/>
        </w:rPr>
      </w:pPr>
      <w:r>
        <w:rPr>
          <w:rFonts w:hint="eastAsia" w:ascii="宋体" w:hAnsi="宋体"/>
          <w:szCs w:val="21"/>
        </w:rPr>
        <w:t>（4）以非法手段排斥其他供应商参与竞争的；</w:t>
      </w:r>
    </w:p>
    <w:p>
      <w:pPr>
        <w:ind w:firstLine="411" w:firstLineChars="196"/>
        <w:rPr>
          <w:rFonts w:ascii="宋体" w:hAnsi="宋体"/>
          <w:szCs w:val="21"/>
        </w:rPr>
      </w:pPr>
      <w:r>
        <w:rPr>
          <w:rFonts w:hint="eastAsia" w:ascii="宋体" w:hAnsi="宋体"/>
          <w:szCs w:val="21"/>
        </w:rPr>
        <w:t>（5）与其他采购参加人串通投标的；</w:t>
      </w:r>
    </w:p>
    <w:p>
      <w:pPr>
        <w:ind w:firstLine="411" w:firstLineChars="196"/>
        <w:rPr>
          <w:rFonts w:ascii="宋体" w:hAnsi="宋体"/>
          <w:szCs w:val="21"/>
        </w:rPr>
      </w:pPr>
      <w:r>
        <w:rPr>
          <w:rFonts w:hint="eastAsia" w:ascii="宋体" w:hAnsi="宋体"/>
          <w:szCs w:val="21"/>
        </w:rPr>
        <w:t>（6）恶意投诉的；</w:t>
      </w:r>
    </w:p>
    <w:p>
      <w:pPr>
        <w:ind w:firstLine="411" w:firstLineChars="196"/>
        <w:rPr>
          <w:rFonts w:ascii="宋体" w:hAnsi="宋体"/>
          <w:szCs w:val="21"/>
        </w:rPr>
      </w:pPr>
      <w:r>
        <w:rPr>
          <w:rFonts w:hint="eastAsia" w:ascii="宋体" w:hAnsi="宋体"/>
          <w:szCs w:val="21"/>
        </w:rPr>
        <w:t>（7）向采购项目相关人行贿或者提供其他不当利益的；</w:t>
      </w:r>
    </w:p>
    <w:p>
      <w:pPr>
        <w:ind w:firstLine="411" w:firstLineChars="196"/>
        <w:rPr>
          <w:rFonts w:ascii="宋体" w:hAnsi="宋体"/>
          <w:szCs w:val="21"/>
        </w:rPr>
      </w:pPr>
      <w:r>
        <w:rPr>
          <w:rFonts w:hint="eastAsia" w:ascii="宋体" w:hAnsi="宋体"/>
          <w:szCs w:val="21"/>
        </w:rPr>
        <w:t>（8）阻碍、抗拒主管部门监督检查的；</w:t>
      </w:r>
    </w:p>
    <w:p>
      <w:pPr>
        <w:ind w:firstLine="411" w:firstLineChars="196"/>
        <w:rPr>
          <w:rFonts w:ascii="宋体" w:hAnsi="宋体"/>
          <w:szCs w:val="21"/>
        </w:rPr>
      </w:pPr>
      <w:r>
        <w:rPr>
          <w:rFonts w:hint="eastAsia" w:ascii="宋体" w:hAnsi="宋体"/>
          <w:szCs w:val="21"/>
        </w:rPr>
        <w:t>（9）其他违反本条例规定的行为。</w:t>
      </w:r>
    </w:p>
    <w:p>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根据《深圳市财政局关于明确政府采购保证金管理工作的通知》（深财购[2019]42号）的要求，供应商在政府采购活动中出现《深圳经济特区政府采购条例实施细则》第八十四条所列情形的，</w:t>
      </w:r>
      <w:bookmarkStart w:id="138" w:name="_Hlk72440769"/>
      <w:r>
        <w:rPr>
          <w:rFonts w:hint="eastAsia" w:ascii="宋体" w:hAnsi="宋体"/>
          <w:szCs w:val="21"/>
        </w:rPr>
        <w:t>采购人或政府集中采购机构</w:t>
      </w:r>
      <w:bookmarkEnd w:id="138"/>
      <w:r>
        <w:rPr>
          <w:rFonts w:hint="eastAsia" w:ascii="宋体" w:hAnsi="宋体"/>
          <w:szCs w:val="21"/>
        </w:rPr>
        <w:t>可将有关情况报同级财政部门，由财政部门根据实际情况记入供应商诚信档案，予以通报：</w:t>
      </w:r>
    </w:p>
    <w:p>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122"/>
    <w:p>
      <w:pPr>
        <w:pStyle w:val="6"/>
        <w:numPr>
          <w:ilvl w:val="0"/>
          <w:numId w:val="10"/>
        </w:numPr>
        <w:spacing w:before="120" w:beforeLines="50" w:after="120" w:afterLines="50"/>
        <w:ind w:left="562" w:hanging="562"/>
        <w:rPr>
          <w:sz w:val="28"/>
          <w:szCs w:val="28"/>
        </w:rPr>
      </w:pPr>
      <w:r>
        <w:rPr>
          <w:rFonts w:hint="eastAsia"/>
          <w:sz w:val="28"/>
          <w:szCs w:val="28"/>
        </w:rPr>
        <w:t>质疑处理</w:t>
      </w:r>
    </w:p>
    <w:p>
      <w:pPr>
        <w:rPr>
          <w:rFonts w:ascii="黑体" w:hAnsi="宋体" w:eastAsia="黑体"/>
          <w:sz w:val="24"/>
        </w:rPr>
      </w:pPr>
      <w:bookmarkStart w:id="139" w:name="_Hlk72439706"/>
      <w:r>
        <w:rPr>
          <w:rFonts w:hint="eastAsia" w:ascii="黑体" w:hAnsi="宋体" w:eastAsia="黑体"/>
          <w:sz w:val="24"/>
        </w:rPr>
        <w:t>52.质疑提出与答复</w:t>
      </w:r>
    </w:p>
    <w:p>
      <w:pPr>
        <w:rPr>
          <w:rFonts w:ascii="宋体" w:hAnsi="宋体"/>
          <w:szCs w:val="21"/>
        </w:rPr>
      </w:pPr>
      <w:r>
        <w:rPr>
          <w:rFonts w:hint="eastAsia" w:ascii="宋体" w:hAnsi="宋体"/>
          <w:szCs w:val="21"/>
        </w:rPr>
        <w:t xml:space="preserve">    52.1提出质疑</w:t>
      </w:r>
    </w:p>
    <w:p>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hint="eastAsia" w:ascii="宋体" w:hAnsi="宋体"/>
          <w:szCs w:val="21"/>
        </w:rPr>
        <w:t xml:space="preserve">    52.2</w:t>
      </w:r>
      <w:r>
        <w:rPr>
          <w:rFonts w:ascii="宋体" w:hAnsi="宋体"/>
          <w:szCs w:val="21"/>
        </w:rPr>
        <w:t>法律依据</w:t>
      </w:r>
    </w:p>
    <w:p>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pPr>
        <w:rPr>
          <w:rFonts w:ascii="宋体" w:hAnsi="宋体"/>
          <w:szCs w:val="21"/>
        </w:rPr>
      </w:pPr>
      <w:r>
        <w:rPr>
          <w:rFonts w:hint="eastAsia" w:ascii="宋体" w:hAnsi="宋体"/>
          <w:szCs w:val="21"/>
        </w:rPr>
        <w:t>52.3质疑条件</w:t>
      </w:r>
    </w:p>
    <w:p>
      <w:pPr>
        <w:rPr>
          <w:rFonts w:ascii="宋体" w:hAnsi="宋体"/>
          <w:szCs w:val="21"/>
        </w:rPr>
      </w:pPr>
      <w:r>
        <w:rPr>
          <w:rFonts w:hint="eastAsia" w:ascii="宋体" w:hAnsi="宋体"/>
          <w:szCs w:val="21"/>
        </w:rPr>
        <w:t xml:space="preserve">    52.3.1提出质疑的供应商应当是参与所质疑项目采购活动的供应商；</w:t>
      </w:r>
      <w:bookmarkStart w:id="140" w:name="_Hlk75374941"/>
      <w:r>
        <w:rPr>
          <w:rFonts w:hint="eastAsia" w:ascii="宋体" w:hAnsi="宋体"/>
          <w:szCs w:val="21"/>
        </w:rPr>
        <w:t>以联合体形式参与的，质疑应当由组成联合体的所有成员共同提出</w:t>
      </w:r>
      <w:bookmarkEnd w:id="140"/>
      <w:r>
        <w:rPr>
          <w:rFonts w:hint="eastAsia" w:ascii="宋体" w:hAnsi="宋体"/>
          <w:szCs w:val="21"/>
        </w:rPr>
        <w:t>；</w:t>
      </w:r>
    </w:p>
    <w:p>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hint="eastAsia" w:ascii="宋体" w:hAnsi="宋体"/>
          <w:szCs w:val="21"/>
        </w:rPr>
        <w:t>52.3.3应提交书面质疑函，质疑函应当包括以下内容：</w:t>
      </w:r>
    </w:p>
    <w:p>
      <w:pPr>
        <w:ind w:firstLine="420"/>
        <w:rPr>
          <w:rFonts w:ascii="宋体" w:hAnsi="宋体"/>
          <w:szCs w:val="21"/>
        </w:rPr>
      </w:pPr>
      <w:r>
        <w:rPr>
          <w:rFonts w:hint="eastAsia" w:ascii="宋体" w:hAnsi="宋体"/>
          <w:szCs w:val="21"/>
        </w:rPr>
        <w:t>（1）供应商的名称（或者姓名）、地址、邮编、邮箱、联系人及联系电话；</w:t>
      </w:r>
    </w:p>
    <w:p>
      <w:pPr>
        <w:ind w:firstLine="420" w:firstLineChars="200"/>
        <w:rPr>
          <w:rFonts w:ascii="宋体" w:hAnsi="宋体"/>
          <w:szCs w:val="21"/>
        </w:rPr>
      </w:pPr>
      <w:r>
        <w:rPr>
          <w:rFonts w:hint="eastAsia" w:ascii="宋体" w:hAnsi="宋体"/>
          <w:szCs w:val="21"/>
        </w:rPr>
        <w:t>（2）质疑项目的名称、编号；</w:t>
      </w:r>
    </w:p>
    <w:p>
      <w:pPr>
        <w:ind w:firstLine="420" w:firstLineChars="200"/>
        <w:rPr>
          <w:rFonts w:ascii="宋体" w:hAnsi="宋体"/>
          <w:szCs w:val="21"/>
        </w:rPr>
      </w:pPr>
      <w:r>
        <w:rPr>
          <w:rFonts w:hint="eastAsia" w:ascii="宋体" w:hAnsi="宋体"/>
          <w:szCs w:val="21"/>
        </w:rPr>
        <w:t>（3）具体、明确的质疑对象、质疑事项和质疑请求；</w:t>
      </w:r>
    </w:p>
    <w:p>
      <w:pPr>
        <w:ind w:firstLine="420" w:firstLineChars="200"/>
        <w:rPr>
          <w:rFonts w:ascii="宋体" w:hAnsi="宋体"/>
          <w:szCs w:val="21"/>
        </w:rPr>
      </w:pPr>
      <w:r>
        <w:rPr>
          <w:rFonts w:hint="eastAsia" w:ascii="宋体" w:hAnsi="宋体"/>
          <w:szCs w:val="21"/>
        </w:rPr>
        <w:t>（4）因质疑事项而受损害的权益；</w:t>
      </w:r>
    </w:p>
    <w:p>
      <w:pPr>
        <w:ind w:firstLine="420" w:firstLineChars="200"/>
        <w:rPr>
          <w:rFonts w:ascii="宋体" w:hAnsi="宋体"/>
          <w:szCs w:val="21"/>
        </w:rPr>
      </w:pPr>
      <w:r>
        <w:rPr>
          <w:rFonts w:hint="eastAsia" w:ascii="宋体" w:hAnsi="宋体"/>
          <w:szCs w:val="21"/>
        </w:rPr>
        <w:t>（5）事实依据；</w:t>
      </w:r>
    </w:p>
    <w:p>
      <w:pPr>
        <w:ind w:firstLine="420" w:firstLineChars="200"/>
        <w:rPr>
          <w:rFonts w:ascii="宋体" w:hAnsi="宋体"/>
          <w:szCs w:val="21"/>
        </w:rPr>
      </w:pPr>
      <w:r>
        <w:rPr>
          <w:rFonts w:hint="eastAsia" w:ascii="宋体" w:hAnsi="宋体"/>
          <w:szCs w:val="21"/>
        </w:rPr>
        <w:t>（6）必要的法律依据；</w:t>
      </w:r>
    </w:p>
    <w:p>
      <w:pPr>
        <w:ind w:firstLine="420" w:firstLineChars="200"/>
        <w:rPr>
          <w:rFonts w:ascii="宋体" w:hAnsi="宋体"/>
          <w:szCs w:val="21"/>
        </w:rPr>
      </w:pPr>
      <w:r>
        <w:rPr>
          <w:rFonts w:hint="eastAsia" w:ascii="宋体" w:hAnsi="宋体"/>
          <w:szCs w:val="21"/>
        </w:rPr>
        <w:t>（7）提出质疑的日期。</w:t>
      </w:r>
    </w:p>
    <w:p>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hint="eastAsia" w:ascii="宋体" w:hAnsi="宋体"/>
          <w:szCs w:val="21"/>
        </w:rPr>
        <w:t>52.4提交</w:t>
      </w:r>
      <w:r>
        <w:rPr>
          <w:rFonts w:ascii="宋体" w:hAnsi="宋体"/>
          <w:szCs w:val="21"/>
        </w:rPr>
        <w:t>材料</w:t>
      </w:r>
    </w:p>
    <w:p>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hint="eastAsia" w:ascii="宋体" w:hAnsi="宋体"/>
          <w:szCs w:val="21"/>
        </w:rPr>
        <w:t>52.5提交方式</w:t>
      </w:r>
    </w:p>
    <w:p>
      <w:pPr>
        <w:ind w:firstLine="420" w:firstLineChars="200"/>
        <w:rPr>
          <w:rFonts w:ascii="宋体" w:hAnsi="宋体"/>
          <w:b/>
          <w:bCs/>
          <w:szCs w:val="21"/>
        </w:rPr>
      </w:pPr>
      <w:r>
        <w:rPr>
          <w:rFonts w:hint="eastAsia" w:ascii="宋体" w:hAnsi="宋体"/>
          <w:szCs w:val="21"/>
        </w:rPr>
        <w:t>5</w:t>
      </w:r>
      <w:r>
        <w:rPr>
          <w:rFonts w:ascii="宋体" w:hAnsi="宋体"/>
          <w:szCs w:val="21"/>
        </w:rPr>
        <w:t>2.5.1</w:t>
      </w:r>
      <w:r>
        <w:rPr>
          <w:rFonts w:hint="eastAsia" w:ascii="宋体" w:hAnsi="宋体"/>
          <w:szCs w:val="21"/>
        </w:rPr>
        <w:t>请质疑供应商根据深圳政府采购智慧平台（http://zfcg.szggzy.com:8081/）所发布的质疑指引、质疑函模板填写质疑函并提交质疑材料。</w:t>
      </w:r>
      <w:r>
        <w:rPr>
          <w:rFonts w:hint="eastAsia" w:ascii="宋体" w:hAnsi="宋体"/>
          <w:b/>
          <w:bCs/>
          <w:szCs w:val="21"/>
        </w:rPr>
        <w:t>地址：深圳市南山区沙河西路3185号南山智谷A座（深圳交易集团总部大楼）27楼，质疑咨询电话：0755-86500050。</w:t>
      </w:r>
    </w:p>
    <w:p>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hint="eastAsia" w:ascii="宋体" w:hAnsi="宋体"/>
          <w:szCs w:val="21"/>
        </w:rPr>
        <w:t>供应商提交的质疑存在下列情形之一的，不予受理：</w:t>
      </w:r>
    </w:p>
    <w:p>
      <w:pPr>
        <w:ind w:firstLine="420" w:firstLineChars="200"/>
        <w:rPr>
          <w:rFonts w:ascii="宋体" w:hAnsi="宋体"/>
          <w:szCs w:val="21"/>
        </w:rPr>
      </w:pPr>
      <w:r>
        <w:rPr>
          <w:rFonts w:hint="eastAsia" w:ascii="宋体" w:hAnsi="宋体"/>
          <w:szCs w:val="21"/>
        </w:rPr>
        <w:t>（1）质疑主体不满足要求的；</w:t>
      </w:r>
    </w:p>
    <w:p>
      <w:pPr>
        <w:ind w:firstLine="420" w:firstLineChars="200"/>
        <w:rPr>
          <w:rFonts w:ascii="宋体" w:hAnsi="宋体"/>
          <w:szCs w:val="21"/>
        </w:rPr>
      </w:pPr>
      <w:r>
        <w:rPr>
          <w:rFonts w:hint="eastAsia" w:ascii="宋体" w:hAnsi="宋体"/>
          <w:szCs w:val="21"/>
        </w:rPr>
        <w:t>（2）供应商自身权益未受到损害的；</w:t>
      </w:r>
    </w:p>
    <w:p>
      <w:pPr>
        <w:ind w:firstLine="420" w:firstLineChars="200"/>
        <w:rPr>
          <w:rFonts w:ascii="宋体" w:hAnsi="宋体"/>
          <w:szCs w:val="21"/>
        </w:rPr>
      </w:pPr>
      <w:r>
        <w:rPr>
          <w:rFonts w:hint="eastAsia" w:ascii="宋体" w:hAnsi="宋体"/>
          <w:szCs w:val="21"/>
        </w:rPr>
        <w:t>（3）供应商未在法定质疑期限内提出质疑的；</w:t>
      </w:r>
    </w:p>
    <w:p>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hint="eastAsia" w:ascii="宋体" w:hAnsi="宋体"/>
          <w:szCs w:val="21"/>
        </w:rPr>
        <w:t>（5）其他不符合受理条件情形的。</w:t>
      </w:r>
    </w:p>
    <w:p>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pPr>
        <w:rPr>
          <w:rFonts w:ascii="宋体" w:hAnsi="宋体"/>
          <w:szCs w:val="21"/>
        </w:rPr>
      </w:pPr>
      <w:r>
        <w:rPr>
          <w:rFonts w:hint="eastAsia" w:ascii="宋体" w:hAnsi="宋体"/>
          <w:szCs w:val="21"/>
        </w:rPr>
        <w:t xml:space="preserve">    52.7质疑答复时限</w:t>
      </w:r>
    </w:p>
    <w:p>
      <w:pPr>
        <w:rPr>
          <w:rFonts w:ascii="宋体" w:hAnsi="宋体"/>
          <w:szCs w:val="21"/>
        </w:rPr>
      </w:pPr>
      <w:r>
        <w:rPr>
          <w:rFonts w:hint="eastAsia" w:ascii="宋体" w:hAnsi="宋体"/>
          <w:szCs w:val="21"/>
        </w:rPr>
        <w:t xml:space="preserve">    自收文之日起七个工作日内。</w:t>
      </w:r>
    </w:p>
    <w:p>
      <w:pPr>
        <w:rPr>
          <w:rFonts w:ascii="宋体" w:hAnsi="宋体"/>
          <w:szCs w:val="21"/>
        </w:rPr>
      </w:pPr>
      <w:r>
        <w:rPr>
          <w:rFonts w:hint="eastAsia" w:ascii="宋体" w:hAnsi="宋体"/>
          <w:szCs w:val="21"/>
        </w:rPr>
        <w:t xml:space="preserve">    52.8投诉</w:t>
      </w:r>
    </w:p>
    <w:p>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pPr>
        <w:rPr>
          <w:rFonts w:ascii="黑体" w:hAnsi="宋体" w:eastAsia="黑体"/>
          <w:sz w:val="24"/>
        </w:rPr>
      </w:pPr>
      <w:r>
        <w:rPr>
          <w:rFonts w:hint="eastAsia" w:ascii="黑体" w:hAnsi="宋体" w:eastAsia="黑体"/>
          <w:sz w:val="24"/>
        </w:rPr>
        <w:t>53. 质疑后续处理</w:t>
      </w:r>
    </w:p>
    <w:p>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39"/>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吕静" w:date="2024-05-28T12:01:29Z" w:initials="L">
    <w:p w14:paraId="7FF22FB5">
      <w:pPr>
        <w:pStyle w:val="17"/>
        <w:rPr>
          <w:rFonts w:hint="eastAsia" w:hAnsi="宋体" w:cs="宋体"/>
          <w:kern w:val="0"/>
          <w:sz w:val="20"/>
          <w:szCs w:val="20"/>
          <w:lang w:val="en-US" w:eastAsia="zh-CN"/>
        </w:rPr>
      </w:pPr>
      <w:r>
        <w:rPr>
          <w:rFonts w:hint="eastAsia" w:hAnsi="宋体" w:cs="宋体"/>
          <w:kern w:val="0"/>
          <w:sz w:val="20"/>
          <w:szCs w:val="20"/>
          <w:lang w:val="en-US" w:eastAsia="zh-CN"/>
        </w:rPr>
        <w:t>建议参考如下表述调整：</w:t>
      </w:r>
    </w:p>
    <w:p w14:paraId="2E9553AD">
      <w:pPr>
        <w:pStyle w:val="17"/>
      </w:pPr>
      <w:ins w:id="0" w:author="陈shunjie" w:date="2024-05-11T16:26:45Z">
        <w:r>
          <w:rPr>
            <w:rFonts w:hint="eastAsia" w:ascii="宋体" w:hAnsi="宋体" w:cs="宋体"/>
            <w:kern w:val="0"/>
            <w:sz w:val="20"/>
            <w:szCs w:val="20"/>
            <w:lang w:eastAsia="zh-CN"/>
          </w:rPr>
          <w:t>（一）评分内容</w:t>
        </w:r>
      </w:ins>
      <w:ins w:id="1" w:author="陈shunjie" w:date="2024-05-11T16:08:19Z">
        <w:r>
          <w:rPr>
            <w:rFonts w:hint="eastAsia" w:ascii="宋体" w:hAnsi="宋体" w:cs="宋体"/>
            <w:kern w:val="0"/>
            <w:sz w:val="20"/>
            <w:szCs w:val="20"/>
          </w:rPr>
          <w:t>：</w:t>
        </w:r>
      </w:ins>
      <w:r>
        <w:rPr>
          <w:rFonts w:hint="eastAsia" w:ascii="宋体" w:hAnsi="宋体" w:cs="宋体"/>
          <w:kern w:val="0"/>
          <w:sz w:val="20"/>
          <w:szCs w:val="20"/>
        </w:rPr>
        <w:t>投标人应如实填写《技术要求偏离表》，评审委员会根据技术需求参数响应情况进行打分，各项技术参数指标及要求全部满足的得100分，所有标注“▲”的重要参数每项负偏离一扣X分，一般参数每负偏离一条扣X分，扣完为止。</w:t>
      </w:r>
    </w:p>
  </w:comment>
  <w:comment w:id="1" w:author="吕静" w:date="2024-05-28T15:47:04Z" w:initials="L">
    <w:p w14:paraId="6E017142">
      <w:pPr>
        <w:pStyle w:val="17"/>
        <w:rPr>
          <w:rFonts w:hint="default" w:eastAsia="宋体"/>
          <w:lang w:val="en-US" w:eastAsia="zh-CN"/>
        </w:rPr>
      </w:pPr>
      <w:r>
        <w:rPr>
          <w:rFonts w:hint="eastAsia"/>
          <w:lang w:val="en-US" w:eastAsia="zh-CN"/>
        </w:rPr>
        <w:t>建议增加所投产品制造商，即“投标人或所投产品制造商”</w:t>
      </w:r>
    </w:p>
  </w:comment>
  <w:comment w:id="2" w:author="吕静" w:date="2024-05-28T15:56:39Z" w:initials="L">
    <w:p w14:paraId="08A12CA0">
      <w:pPr>
        <w:pStyle w:val="17"/>
      </w:pPr>
      <w:r>
        <w:rPr>
          <w:rFonts w:hint="eastAsia"/>
          <w:lang w:val="en-US" w:eastAsia="zh-CN"/>
        </w:rPr>
        <w:t>根据2023版易发问题清单，特种作业证属于准入类证书，准入类证书不可作为评分项。</w:t>
      </w:r>
    </w:p>
  </w:comment>
  <w:comment w:id="4" w:author="吕静" w:date="2024-05-28T15:56:52Z" w:initials="L">
    <w:p w14:paraId="713949B2">
      <w:pPr>
        <w:pStyle w:val="17"/>
        <w:rPr>
          <w:rFonts w:hint="default" w:eastAsia="宋体"/>
          <w:lang w:val="en-US" w:eastAsia="zh-CN"/>
        </w:rPr>
      </w:pPr>
      <w:r>
        <w:rPr>
          <w:rFonts w:hint="eastAsia"/>
          <w:lang w:val="en-US" w:eastAsia="zh-CN"/>
        </w:rPr>
        <w:t>以什么为评审依据？团队成员清单？</w:t>
      </w:r>
    </w:p>
  </w:comment>
  <w:comment w:id="3" w:author="吕静" w:date="2024-05-28T15:48:24Z" w:initials="L">
    <w:p w14:paraId="4DDB3CA1">
      <w:pPr>
        <w:pStyle w:val="17"/>
        <w:rPr>
          <w:rFonts w:hint="eastAsia"/>
          <w:lang w:val="en-US" w:eastAsia="zh-CN"/>
        </w:rPr>
      </w:pPr>
      <w:r>
        <w:rPr>
          <w:rFonts w:hint="eastAsia"/>
          <w:lang w:val="en-US" w:eastAsia="zh-CN"/>
        </w:rPr>
        <w:t>这两项不是针对设备的评分，建议调整位置。可以分开写：</w:t>
      </w:r>
    </w:p>
    <w:p w14:paraId="1B54538B">
      <w:pPr>
        <w:pStyle w:val="17"/>
        <w:rPr>
          <w:rFonts w:hint="eastAsia"/>
          <w:lang w:val="en-US" w:eastAsia="zh-CN"/>
        </w:rPr>
      </w:pPr>
      <w:r>
        <w:rPr>
          <w:rFonts w:hint="eastAsia"/>
          <w:lang w:val="en-US" w:eastAsia="zh-CN"/>
        </w:rPr>
        <w:t>如第一部分考察“投标人或所投产品制造商生产设备情况”：</w:t>
      </w:r>
    </w:p>
    <w:p w14:paraId="35596A99">
      <w:pPr>
        <w:pStyle w:val="17"/>
        <w:rPr>
          <w:rFonts w:hint="default"/>
          <w:lang w:val="en-US" w:eastAsia="zh-CN"/>
        </w:rPr>
      </w:pPr>
      <w:r>
        <w:rPr>
          <w:rFonts w:hint="eastAsia"/>
          <w:lang w:val="en-US" w:eastAsia="zh-CN"/>
        </w:rPr>
        <w:t>第二部分考察人员情况：</w:t>
      </w:r>
    </w:p>
  </w:comment>
  <w:comment w:id="5" w:author="吕静" w:date="2024-05-28T15:54:01Z" w:initials="L">
    <w:p w14:paraId="30B6661D">
      <w:pPr>
        <w:pStyle w:val="17"/>
        <w:rPr>
          <w:rFonts w:hint="default" w:eastAsia="宋体"/>
          <w:lang w:val="en-US" w:eastAsia="zh-CN"/>
        </w:rPr>
      </w:pPr>
      <w:r>
        <w:rPr>
          <w:rFonts w:hint="eastAsia"/>
          <w:lang w:val="en-US" w:eastAsia="zh-CN"/>
        </w:rPr>
        <w:t>建议删除</w:t>
      </w:r>
    </w:p>
  </w:comment>
  <w:comment w:id="6" w:author="吕静" w:date="2024-05-28T15:57:40Z" w:initials="L">
    <w:p w14:paraId="20484A69">
      <w:pPr>
        <w:pStyle w:val="17"/>
      </w:pPr>
      <w:r>
        <w:annotationRef/>
      </w:r>
    </w:p>
  </w:comment>
  <w:comment w:id="7" w:author="吕静" w:date="2024-05-28T15:54:47Z" w:initials="L">
    <w:p w14:paraId="62954771">
      <w:pPr>
        <w:pStyle w:val="17"/>
        <w:rPr>
          <w:rFonts w:hint="default" w:eastAsia="宋体"/>
          <w:lang w:val="en-US" w:eastAsia="zh-CN"/>
        </w:rPr>
      </w:pPr>
      <w:r>
        <w:rPr>
          <w:rFonts w:hint="eastAsia"/>
          <w:lang w:val="en-US" w:eastAsia="zh-CN"/>
        </w:rPr>
        <w:t>根据2023版易发问题清单，特种作业证属于准入类资格证书，准入类证书不可作为评分项。</w:t>
      </w:r>
    </w:p>
  </w:comment>
  <w:comment w:id="8" w:author="作者" w:date="2024-04-22T11:28:00Z" w:initials="A">
    <w:p w14:paraId="45327E7E">
      <w:pPr>
        <w:pStyle w:val="17"/>
      </w:pPr>
      <w:r>
        <w:rPr>
          <w:rFonts w:hint="eastAsia"/>
        </w:rPr>
        <w:t>是否合规</w:t>
      </w:r>
    </w:p>
    <w:p w14:paraId="745D3A7D">
      <w:pPr>
        <w:pStyle w:val="17"/>
      </w:pPr>
      <w:r>
        <w:rPr>
          <w:rFonts w:hint="eastAsia"/>
        </w:rPr>
        <w:t>下同</w:t>
      </w:r>
    </w:p>
  </w:comment>
  <w:comment w:id="9" w:author="吕静" w:date="2024-05-28T15:54:50Z" w:initials="L">
    <w:p w14:paraId="207C57A6">
      <w:pPr>
        <w:pStyle w:val="17"/>
        <w:rPr>
          <w:rFonts w:hint="eastAsia"/>
          <w:lang w:val="en-US" w:eastAsia="zh-CN"/>
        </w:rPr>
      </w:pPr>
      <w:r>
        <w:rPr>
          <w:rFonts w:hint="eastAsia"/>
          <w:lang w:val="en-US" w:eastAsia="zh-CN"/>
        </w:rPr>
        <w:t>关于自有员工，社保证明的，统一按照财政要求调整表为：</w:t>
      </w:r>
    </w:p>
    <w:p w14:paraId="50533D99">
      <w:pPr>
        <w:pStyle w:val="492"/>
        <w:wordWrap w:val="0"/>
        <w:spacing w:before="2"/>
        <w:rPr>
          <w:rFonts w:hint="default"/>
          <w:lang w:val="en-US" w:eastAsia="zh-CN"/>
        </w:rPr>
      </w:pPr>
      <w:r>
        <w:rPr>
          <w:rFonts w:hint="eastAsia"/>
        </w:rPr>
        <w:t>考察投标单位自有员工的，要求提供通过投标人缴纳的近三个月</w:t>
      </w:r>
      <w:r>
        <w:rPr>
          <w:rFonts w:hint="eastAsia"/>
          <w:lang w:eastAsia="zh-CN"/>
        </w:rPr>
        <w:t>（</w:t>
      </w:r>
      <w:r>
        <w:rPr>
          <w:rFonts w:hint="eastAsia"/>
          <w:lang w:val="en-US" w:eastAsia="zh-CN"/>
        </w:rPr>
        <w:t>2024年X月-X月</w:t>
      </w:r>
      <w:r>
        <w:rPr>
          <w:rFonts w:hint="eastAsia"/>
          <w:lang w:eastAsia="zh-CN"/>
        </w:rPr>
        <w:t>）</w:t>
      </w:r>
      <w:r>
        <w:rPr>
          <w:rFonts w:hint="eastAsia"/>
        </w:rPr>
        <w:t>的任意一个月的社保证明作为本单位员工的证明依据。若供应商成立不足三个月的，需提供成立情况说明函（格式自拟），无需提供相关人员社保，亦可得分。</w:t>
      </w:r>
    </w:p>
  </w:comment>
  <w:comment w:id="10" w:author="作者" w:date="2024-04-23T08:31:00Z" w:initials="A">
    <w:p w14:paraId="4E332722">
      <w:pPr>
        <w:pStyle w:val="17"/>
      </w:pPr>
      <w:r>
        <w:rPr>
          <w:rFonts w:hint="eastAsia"/>
        </w:rPr>
        <w:t>经查此要求不需要法规依据，</w:t>
      </w:r>
      <w:r>
        <w:rPr>
          <w:rFonts w:ascii="Arial" w:hAnsi="Arial" w:cs="Arial"/>
          <w:color w:val="333333"/>
          <w:shd w:val="clear" w:color="auto" w:fill="FFFFFF"/>
        </w:rPr>
        <w:t>提供连续6个月的社保证明，才可以说明</w:t>
      </w:r>
      <w:r>
        <w:rPr>
          <w:rFonts w:hint="eastAsia" w:ascii="Arial" w:hAnsi="Arial" w:cs="Arial"/>
          <w:color w:val="333333"/>
          <w:shd w:val="clear" w:color="auto" w:fill="FFFFFF"/>
        </w:rPr>
        <w:t>此</w:t>
      </w:r>
      <w:r>
        <w:rPr>
          <w:rFonts w:ascii="Arial" w:hAnsi="Arial" w:cs="Arial"/>
          <w:color w:val="333333"/>
          <w:shd w:val="clear" w:color="auto" w:fill="FFFFFF"/>
        </w:rPr>
        <w:t>人</w:t>
      </w:r>
      <w:r>
        <w:rPr>
          <w:rFonts w:hint="eastAsia" w:ascii="Arial" w:hAnsi="Arial" w:cs="Arial"/>
          <w:color w:val="333333"/>
          <w:shd w:val="clear" w:color="auto" w:fill="FFFFFF"/>
        </w:rPr>
        <w:t>非</w:t>
      </w:r>
      <w:r>
        <w:rPr>
          <w:rFonts w:ascii="Arial" w:hAnsi="Arial" w:cs="Arial"/>
          <w:color w:val="333333"/>
          <w:shd w:val="clear" w:color="auto" w:fill="FFFFFF"/>
        </w:rPr>
        <w:t>临时用来招标用的，是投标公司的正式员工，而不是临时员工</w:t>
      </w:r>
      <w:r>
        <w:rPr>
          <w:rFonts w:hint="eastAsia" w:ascii="Arial" w:hAnsi="Arial" w:cs="Arial"/>
          <w:color w:val="333333"/>
          <w:shd w:val="clear" w:color="auto" w:fill="FFFFFF"/>
        </w:rPr>
        <w:t>，</w:t>
      </w:r>
      <w:r>
        <w:rPr>
          <w:rFonts w:ascii="Arial" w:hAnsi="Arial" w:cs="Arial"/>
          <w:color w:val="333333"/>
          <w:shd w:val="clear" w:color="auto" w:fill="FFFFFF"/>
        </w:rPr>
        <w:t>要求合理。</w:t>
      </w:r>
    </w:p>
  </w:comment>
  <w:comment w:id="11" w:author="作者" w:date="2024-04-22T11:28:00Z" w:initials="A">
    <w:p w14:paraId="4F780D37">
      <w:pPr>
        <w:pStyle w:val="17"/>
      </w:pPr>
      <w:r>
        <w:rPr>
          <w:rFonts w:hint="eastAsia"/>
        </w:rPr>
        <w:t>是否合规</w:t>
      </w:r>
    </w:p>
    <w:p w14:paraId="310876FC">
      <w:pPr>
        <w:pStyle w:val="17"/>
      </w:pPr>
      <w:r>
        <w:rPr>
          <w:rFonts w:hint="eastAsia"/>
        </w:rPr>
        <w:t>下同</w:t>
      </w:r>
    </w:p>
  </w:comment>
  <w:comment w:id="12" w:author="吕静" w:date="2024-05-28T16:17:00Z" w:initials="L">
    <w:p w14:paraId="38B03ECE">
      <w:pPr>
        <w:pStyle w:val="17"/>
        <w:rPr>
          <w:rFonts w:hint="eastAsia"/>
          <w:lang w:val="en-US" w:eastAsia="zh-CN"/>
        </w:rPr>
      </w:pPr>
      <w:r>
        <w:rPr>
          <w:rFonts w:hint="eastAsia"/>
          <w:lang w:val="en-US" w:eastAsia="zh-CN"/>
        </w:rPr>
        <w:t>建议参考如下表述调整：</w:t>
      </w:r>
    </w:p>
    <w:p w14:paraId="0A981C9B">
      <w:pPr>
        <w:pStyle w:val="17"/>
        <w:rPr>
          <w:rFonts w:hint="default"/>
          <w:lang w:val="en-US" w:eastAsia="zh-CN"/>
        </w:rPr>
      </w:pPr>
      <w:r>
        <w:rPr>
          <w:rFonts w:hint="eastAsia"/>
          <w:lang w:val="en-US" w:eastAsia="zh-CN"/>
        </w:rPr>
        <w:t>考察以上五点内容。满足任意一点内容得XX分，五点内容均满足得XX分。</w:t>
      </w:r>
    </w:p>
  </w:comment>
  <w:comment w:id="13" w:author="吕静" w:date="2024-05-28T16:19:50Z" w:initials="L">
    <w:p w14:paraId="3B230817">
      <w:pPr>
        <w:pStyle w:val="17"/>
      </w:pPr>
      <w:r>
        <w:rPr>
          <w:rFonts w:hint="eastAsia"/>
        </w:rPr>
        <w:t>根据财政要求，“科学”、“合理”没有判断标准，建议避免此类相关表述。</w:t>
      </w:r>
    </w:p>
  </w:comment>
  <w:comment w:id="14" w:author="吕静" w:date="2024-05-28T16:20:15Z" w:initials="L">
    <w:p w14:paraId="68F15994">
      <w:pPr>
        <w:pStyle w:val="17"/>
        <w:rPr>
          <w:rFonts w:hint="default" w:eastAsia="宋体"/>
          <w:lang w:val="en-US" w:eastAsia="zh-CN"/>
        </w:rPr>
      </w:pPr>
      <w:r>
        <w:rPr>
          <w:rFonts w:hint="eastAsia"/>
          <w:lang w:val="en-US" w:eastAsia="zh-CN"/>
        </w:rPr>
        <w:t>建议增加：</w:t>
      </w:r>
      <w:r>
        <w:rPr>
          <w:rFonts w:hint="eastAsia"/>
        </w:rPr>
        <w:t>如果评审为差，要求专家书面说明理由，并记录在档。</w:t>
      </w:r>
    </w:p>
  </w:comment>
  <w:comment w:id="16" w:author="吕静" w:date="2024-05-28T16:25:38Z" w:initials="L">
    <w:p w14:paraId="67E4067C">
      <w:pPr>
        <w:pStyle w:val="17"/>
        <w:rPr>
          <w:rFonts w:hint="default" w:eastAsia="宋体"/>
          <w:lang w:val="en-US" w:eastAsia="zh-CN"/>
        </w:rPr>
      </w:pPr>
      <w:r>
        <w:rPr>
          <w:rFonts w:hint="eastAsia"/>
          <w:lang w:val="en-US" w:eastAsia="zh-CN"/>
        </w:rPr>
        <w:t>何为采购人要求呢？专家如何判断呢？</w:t>
      </w:r>
    </w:p>
  </w:comment>
  <w:comment w:id="15" w:author="吕静" w:date="2024-05-28T16:23:14Z" w:initials="L">
    <w:p w14:paraId="0D527EC3">
      <w:pPr>
        <w:pStyle w:val="17"/>
        <w:rPr>
          <w:rFonts w:hint="eastAsia"/>
          <w:lang w:val="en-US" w:eastAsia="zh-CN"/>
        </w:rPr>
      </w:pPr>
      <w:r>
        <w:rPr>
          <w:rFonts w:hint="eastAsia"/>
          <w:lang w:val="en-US" w:eastAsia="zh-CN"/>
        </w:rPr>
        <w:t>招标文件编制指引要求，评审标准要量化细化。此处不建议全部用主观分评价，建议采用客观评价或“主观+客观”结合的评价方式。</w:t>
      </w:r>
    </w:p>
    <w:p w14:paraId="6ED11ACE">
      <w:pPr>
        <w:spacing w:line="240" w:lineRule="exact"/>
        <w:jc w:val="left"/>
        <w:rPr>
          <w:rFonts w:ascii="宋体" w:hAnsi="宋体"/>
          <w:sz w:val="20"/>
          <w:szCs w:val="20"/>
          <w:lang w:val="zh-CN"/>
        </w:rPr>
      </w:pPr>
      <w:r>
        <w:rPr>
          <w:rFonts w:hint="eastAsia"/>
          <w:lang w:val="en-US" w:eastAsia="zh-CN"/>
        </w:rPr>
        <w:t>如：</w:t>
      </w:r>
      <w:r>
        <w:rPr>
          <w:rFonts w:hint="eastAsia" w:ascii="宋体" w:hAnsi="宋体"/>
          <w:sz w:val="20"/>
          <w:szCs w:val="20"/>
          <w:lang w:val="zh-CN"/>
        </w:rPr>
        <w:t>评审委员会根据“样品要求”的内容进行打分，提供符合所有样品规格的得</w:t>
      </w:r>
      <w:r>
        <w:rPr>
          <w:rFonts w:hint="eastAsia" w:ascii="宋体" w:hAnsi="宋体"/>
          <w:sz w:val="20"/>
          <w:szCs w:val="20"/>
          <w:lang w:val="en-US" w:eastAsia="zh-CN"/>
        </w:rPr>
        <w:t>XX</w:t>
      </w:r>
      <w:r>
        <w:rPr>
          <w:rFonts w:hint="eastAsia" w:ascii="宋体" w:hAnsi="宋体"/>
          <w:sz w:val="20"/>
          <w:szCs w:val="20"/>
          <w:lang w:val="zh-CN"/>
        </w:rPr>
        <w:t>分，未提供样品或样品提供不全的不得分。在此基础上，针对样品进行打分：</w:t>
      </w:r>
    </w:p>
    <w:p w14:paraId="3033459B">
      <w:pPr>
        <w:pStyle w:val="17"/>
        <w:rPr>
          <w:rFonts w:hint="default"/>
          <w:lang w:val="en-US" w:eastAsia="zh-CN"/>
        </w:rPr>
      </w:pPr>
    </w:p>
  </w:comment>
  <w:comment w:id="17" w:author="吕静" w:date="2024-05-28T16:26:32Z" w:initials="L">
    <w:p w14:paraId="22BA2D36">
      <w:pPr>
        <w:pStyle w:val="17"/>
        <w:rPr>
          <w:rFonts w:hint="default" w:eastAsia="宋体"/>
          <w:lang w:val="en-US" w:eastAsia="zh-CN"/>
        </w:rPr>
      </w:pPr>
      <w:r>
        <w:rPr>
          <w:rFonts w:hint="eastAsia"/>
          <w:lang w:val="en-US" w:eastAsia="zh-CN"/>
        </w:rPr>
        <w:t>根据如下内容补充，同时完善权重</w:t>
      </w:r>
    </w:p>
  </w:comment>
  <w:comment w:id="18" w:author="吕静" w:date="2024-05-28T16:33:51Z" w:initials="L">
    <w:p w14:paraId="468553BA">
      <w:pPr>
        <w:pStyle w:val="17"/>
        <w:rPr>
          <w:rFonts w:hint="default" w:eastAsia="宋体"/>
          <w:lang w:val="en-US" w:eastAsia="zh-CN"/>
        </w:rPr>
      </w:pPr>
      <w:r>
        <w:rPr>
          <w:rFonts w:hint="eastAsia"/>
          <w:lang w:val="en-US" w:eastAsia="zh-CN"/>
        </w:rPr>
        <w:t>1、证书认证范围能够同时体现“</w:t>
      </w:r>
      <w:r>
        <w:rPr>
          <w:rFonts w:hint="eastAsia" w:ascii="宋体" w:hAnsi="宋体" w:cs="宋体"/>
          <w:color w:val="000000"/>
          <w:szCs w:val="21"/>
        </w:rPr>
        <w:t>手动卷帘的生产、销售及其安装服务</w:t>
      </w:r>
      <w:r>
        <w:rPr>
          <w:rFonts w:hint="eastAsia"/>
          <w:lang w:val="en-US" w:eastAsia="zh-CN"/>
        </w:rPr>
        <w:t>”？</w:t>
      </w:r>
    </w:p>
    <w:p w14:paraId="08C56D6E">
      <w:pPr>
        <w:pStyle w:val="17"/>
        <w:rPr>
          <w:rFonts w:hint="default" w:eastAsia="宋体"/>
          <w:lang w:val="en-US" w:eastAsia="zh-CN"/>
        </w:rPr>
      </w:pPr>
      <w:r>
        <w:rPr>
          <w:rFonts w:hint="eastAsia"/>
          <w:lang w:val="en-US" w:eastAsia="zh-CN"/>
        </w:rPr>
        <w:t>2、是否有3家及以上投标人满足此要求？</w:t>
      </w:r>
    </w:p>
  </w:comment>
  <w:comment w:id="19" w:author="吕静" w:date="2024-05-28T16:37:02Z" w:initials="L">
    <w:p w14:paraId="2C3B1CC0">
      <w:pPr>
        <w:pStyle w:val="17"/>
      </w:pPr>
      <w:r>
        <w:annotationRef/>
      </w:r>
    </w:p>
  </w:comment>
  <w:comment w:id="20" w:author="吕静" w:date="2024-05-28T16:33:03Z" w:initials="L">
    <w:p w14:paraId="77106330">
      <w:pPr>
        <w:pStyle w:val="17"/>
        <w:rPr>
          <w:rFonts w:hint="default" w:eastAsia="宋体"/>
          <w:lang w:val="en-US" w:eastAsia="zh-CN"/>
        </w:rPr>
      </w:pPr>
      <w:r>
        <w:rPr>
          <w:rFonts w:hint="eastAsia"/>
          <w:lang w:val="en-US" w:eastAsia="zh-CN"/>
        </w:rPr>
        <w:t>证书认证范围能够同时体现“</w:t>
      </w:r>
      <w:r>
        <w:rPr>
          <w:rFonts w:hint="eastAsia" w:ascii="宋体" w:hAnsi="宋体" w:cs="宋体"/>
          <w:color w:val="000000"/>
          <w:szCs w:val="21"/>
        </w:rPr>
        <w:t>手动卷帘的生产、销售及其安装服务</w:t>
      </w:r>
      <w:r>
        <w:rPr>
          <w:rFonts w:hint="eastAsia"/>
          <w:lang w:val="en-US" w:eastAsia="zh-CN"/>
        </w:rPr>
        <w:t>”？</w:t>
      </w:r>
    </w:p>
  </w:comment>
  <w:comment w:id="21" w:author="吕静" w:date="2024-05-28T16:31:16Z" w:initials="L">
    <w:p w14:paraId="58091662">
      <w:pPr>
        <w:pStyle w:val="17"/>
        <w:rPr>
          <w:rFonts w:hint="eastAsia"/>
        </w:rPr>
      </w:pPr>
      <w:r>
        <w:rPr>
          <w:rFonts w:hint="eastAsia"/>
        </w:rPr>
        <w:t>依据财政局最新发布的《政府采购易发问题清单（2023年版）》,要求技术人员具有信息系统管理师资格证书、PMP项目经理证书、售后服务管理师证书等管理类证书，属于设置与采购实际需 求不相适应或与合同履行无关的条件。</w:t>
      </w:r>
      <w:r>
        <w:rPr>
          <w:rFonts w:hint="eastAsia"/>
          <w:lang w:val="en-US" w:eastAsia="zh-CN"/>
        </w:rPr>
        <w:t>删除。</w:t>
      </w:r>
      <w:r>
        <w:drawing>
          <wp:inline distT="0" distB="0" distL="114300" distR="114300">
            <wp:extent cx="2860675" cy="365125"/>
            <wp:effectExtent l="0" t="0" r="15875" b="1587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1"/>
                    <a:stretch>
                      <a:fillRect/>
                    </a:stretch>
                  </pic:blipFill>
                  <pic:spPr>
                    <a:xfrm>
                      <a:off x="0" y="0"/>
                      <a:ext cx="2860675" cy="365125"/>
                    </a:xfrm>
                    <a:prstGeom prst="rect">
                      <a:avLst/>
                    </a:prstGeom>
                    <a:noFill/>
                    <a:ln>
                      <a:noFill/>
                    </a:ln>
                  </pic:spPr>
                </pic:pic>
              </a:graphicData>
            </a:graphic>
          </wp:inline>
        </w:drawing>
      </w:r>
    </w:p>
  </w:comment>
  <w:comment w:id="22" w:author="吕静" w:date="2024-05-28T16:37:16Z" w:initials="L">
    <w:p w14:paraId="069962EF">
      <w:pPr>
        <w:pStyle w:val="18"/>
        <w:rPr>
          <w:sz w:val="21"/>
          <w:szCs w:val="21"/>
        </w:rPr>
      </w:pPr>
      <w:r>
        <w:rPr>
          <w:rFonts w:hint="eastAsia"/>
          <w:sz w:val="21"/>
          <w:szCs w:val="21"/>
          <w:lang w:val="en-US" w:eastAsia="zh-CN"/>
        </w:rPr>
        <w:t>1、</w:t>
      </w:r>
      <w:r>
        <w:rPr>
          <w:rFonts w:hint="eastAsia"/>
          <w:sz w:val="21"/>
          <w:szCs w:val="21"/>
        </w:rPr>
        <w:t>要求提供有效的认证证书作为得分依据，及出具证书官网或全国认证认可信息公共服务平台（http://cx.cnca.cn/）的证书查询记录。认证证书在公开渠道无法查询的，需提供颁发机构的证明材料，证明证书真实有效。</w:t>
      </w:r>
    </w:p>
    <w:p w14:paraId="7C6C72BA">
      <w:pPr>
        <w:pStyle w:val="18"/>
        <w:rPr>
          <w:sz w:val="21"/>
          <w:szCs w:val="21"/>
        </w:rPr>
      </w:pPr>
      <w:r>
        <w:rPr>
          <w:rFonts w:hint="eastAsia"/>
          <w:sz w:val="21"/>
          <w:szCs w:val="21"/>
        </w:rPr>
        <w:t>2</w:t>
      </w:r>
      <w:r>
        <w:rPr>
          <w:rFonts w:hint="eastAsia"/>
          <w:sz w:val="21"/>
          <w:szCs w:val="21"/>
          <w:lang w:eastAsia="zh-CN"/>
        </w:rPr>
        <w:t>、</w:t>
      </w:r>
      <w:r>
        <w:rPr>
          <w:rFonts w:hint="eastAsia"/>
          <w:sz w:val="21"/>
          <w:szCs w:val="21"/>
        </w:rPr>
        <w:t>以上资料均要求提供扫描件，原件备查。</w:t>
      </w:r>
      <w:r>
        <w:rPr>
          <w:sz w:val="21"/>
          <w:szCs w:val="21"/>
        </w:rPr>
        <w:t>评分中出现无证明资料或专家无法凭所提供资料判断是否得分的情况，一律作不得分处理。</w:t>
      </w:r>
    </w:p>
    <w:p w14:paraId="5C5B3AC6">
      <w:pPr>
        <w:pStyle w:val="17"/>
      </w:pPr>
    </w:p>
  </w:comment>
  <w:comment w:id="23" w:author="吕静" w:date="2024-05-28T16:40:21Z" w:initials="L">
    <w:p w14:paraId="39EA54E1">
      <w:pPr>
        <w:pStyle w:val="17"/>
        <w:rPr>
          <w:rFonts w:hint="default" w:eastAsia="宋体"/>
          <w:lang w:val="en-US" w:eastAsia="zh-CN"/>
        </w:rPr>
      </w:pPr>
      <w:r>
        <w:rPr>
          <w:rFonts w:hint="eastAsia"/>
          <w:lang w:val="en-US" w:eastAsia="zh-CN"/>
        </w:rPr>
        <w:t>需要10个合同才得满分，建议可提高每项业绩的得分，降低个数。</w:t>
      </w:r>
    </w:p>
  </w:comment>
  <w:comment w:id="24" w:author="吕静" w:date="2024-05-28T16:42:12Z" w:initials="L">
    <w:p w14:paraId="0DBA2BAE">
      <w:pPr>
        <w:keepNext w:val="0"/>
        <w:keepLines w:val="0"/>
        <w:widowControl/>
        <w:suppressLineNumbers w:val="0"/>
        <w:jc w:val="left"/>
        <w:rPr>
          <w:rFonts w:hint="default"/>
          <w:lang w:val="en-US"/>
        </w:rPr>
      </w:pPr>
      <w:r>
        <w:rPr>
          <w:rFonts w:hint="eastAsia"/>
          <w:lang w:val="en-US" w:eastAsia="zh-CN"/>
        </w:rPr>
        <w:t>根据2023版易发问题清单，“</w:t>
      </w:r>
      <w:r>
        <w:rPr>
          <w:rFonts w:hint="eastAsia" w:ascii="宋体" w:hAnsi="宋体" w:eastAsia="宋体" w:cs="宋体"/>
          <w:color w:val="000000"/>
          <w:kern w:val="0"/>
          <w:sz w:val="20"/>
          <w:szCs w:val="20"/>
          <w:lang w:val="en-US" w:eastAsia="zh-CN" w:bidi="ar"/>
        </w:rPr>
        <w:t>对项目业绩要求提供合同原件核查</w:t>
      </w:r>
      <w:r>
        <w:rPr>
          <w:rFonts w:hint="eastAsia" w:ascii="宋体" w:hAnsi="宋体" w:cs="宋体"/>
          <w:color w:val="000000"/>
          <w:kern w:val="0"/>
          <w:sz w:val="20"/>
          <w:szCs w:val="20"/>
          <w:lang w:val="en-US" w:eastAsia="zh-CN" w:bidi="ar"/>
        </w:rPr>
        <w:t>”，属于</w:t>
      </w:r>
      <w:r>
        <w:rPr>
          <w:rFonts w:hint="eastAsia" w:ascii="宋体" w:hAnsi="宋体" w:eastAsia="宋体" w:cs="宋体"/>
          <w:color w:val="000000"/>
          <w:kern w:val="0"/>
          <w:sz w:val="20"/>
          <w:szCs w:val="20"/>
          <w:lang w:val="en-US" w:eastAsia="zh-CN" w:bidi="ar"/>
        </w:rPr>
        <w:t>以其他不合理条件对供应商实行差别待遇或歧视待遇</w:t>
      </w:r>
      <w:r>
        <w:rPr>
          <w:rFonts w:hint="eastAsia" w:ascii="宋体" w:hAnsi="宋体" w:cs="宋体"/>
          <w:color w:val="000000"/>
          <w:kern w:val="0"/>
          <w:sz w:val="20"/>
          <w:szCs w:val="20"/>
          <w:lang w:val="en-US" w:eastAsia="zh-CN" w:bidi="ar"/>
        </w:rPr>
        <w:t>。删除。</w:t>
      </w:r>
    </w:p>
    <w:p w14:paraId="469B33C0">
      <w:pPr>
        <w:pStyle w:val="17"/>
        <w:rPr>
          <w:rFonts w:hint="default" w:eastAsia="宋体"/>
          <w:lang w:val="en-US" w:eastAsia="zh-CN"/>
        </w:rPr>
      </w:pPr>
    </w:p>
  </w:comment>
  <w:comment w:id="25" w:author="政府采购业务分公司" w:date="2021-08-18T18:02:00Z" w:initials="陈">
    <w:p w14:paraId="242102F3">
      <w:pPr>
        <w:pStyle w:val="17"/>
      </w:pPr>
      <w:r>
        <w:rPr>
          <w:rFonts w:hint="eastAsia"/>
        </w:rPr>
        <w:t>请采购人填写履约保证金，最低为0，最多为10%。鼓励采购人根据项目特点、供应商诚信等情况免收履约保证金。</w:t>
      </w:r>
    </w:p>
  </w:comment>
  <w:comment w:id="26" w:author="政府采购业务分公司" w:date="2021-08-21T22:45:00Z" w:initials="陈">
    <w:p w14:paraId="2EE85F23">
      <w:pPr>
        <w:pStyle w:val="17"/>
      </w:pPr>
      <w:r>
        <w:rPr>
          <w:rFonts w:hint="eastAsia"/>
        </w:rPr>
        <w:t>退还时间可根据采购人需求调整。</w:t>
      </w:r>
    </w:p>
  </w:comment>
  <w:comment w:id="27" w:author="政府采购业务分公司" w:date="2022-07-01T15:02:00Z" w:initials="陈">
    <w:p w14:paraId="03EA67E9">
      <w:pPr>
        <w:pStyle w:val="17"/>
      </w:pPr>
      <w:r>
        <w:rPr>
          <w:rFonts w:hint="eastAsia"/>
        </w:rPr>
        <w:t>采购人可调整，但需要＞0</w:t>
      </w:r>
    </w:p>
  </w:comment>
  <w:comment w:id="28" w:author="政府采购业务分公司" w:date="2022-07-01T15:39:00Z" w:initials="陈">
    <w:p w14:paraId="13935B0F">
      <w:pPr>
        <w:pStyle w:val="17"/>
      </w:pPr>
      <w:r>
        <w:rPr>
          <w:rFonts w:hint="eastAsia"/>
        </w:rPr>
        <w:t>根据市财政局招标文件编制指引2021及财政部关于印发《政府采购促进中小企业发展管理办法》的通知，</w:t>
      </w:r>
      <w:r>
        <w:rPr>
          <w:rFonts w:hint="eastAsia"/>
          <w:highlight w:val="yellow"/>
        </w:rPr>
        <w:t>请填写货物所属行业。</w:t>
      </w:r>
    </w:p>
    <w:p w14:paraId="3A7E31DB">
      <w:pPr>
        <w:pStyle w:val="17"/>
      </w:pPr>
      <w:r>
        <w:rPr>
          <w:rFonts w:hint="eastAsia"/>
        </w:rPr>
        <w:t>请从以下行业中选择：</w:t>
      </w:r>
    </w:p>
    <w:p w14:paraId="08F80556">
      <w:pPr>
        <w:pStyle w:val="17"/>
      </w:pPr>
      <w:r>
        <w:rPr>
          <w:rFonts w:hint="eastAsia"/>
        </w:rPr>
        <w:t>1</w:t>
      </w:r>
      <w:r>
        <w:t>.</w:t>
      </w:r>
      <w:r>
        <w:rPr>
          <w:rFonts w:hint="eastAsia"/>
        </w:rPr>
        <w:t>农、林、牧、渔业</w:t>
      </w:r>
    </w:p>
    <w:p w14:paraId="77BD5A44">
      <w:pPr>
        <w:pStyle w:val="17"/>
      </w:pPr>
      <w:r>
        <w:rPr>
          <w:rFonts w:hint="eastAsia"/>
        </w:rPr>
        <w:t>2</w:t>
      </w:r>
      <w:r>
        <w:t>.</w:t>
      </w:r>
      <w:r>
        <w:rPr>
          <w:rFonts w:hint="eastAsia"/>
        </w:rPr>
        <w:t>工业（包括采矿业，制造业，电力、热力、燃气及水生产和供应业）</w:t>
      </w:r>
    </w:p>
    <w:p w14:paraId="7B923968">
      <w:pPr>
        <w:pStyle w:val="17"/>
      </w:pPr>
      <w:r>
        <w:rPr>
          <w:rFonts w:hint="eastAsia"/>
        </w:rPr>
        <w:t>3</w:t>
      </w:r>
      <w:r>
        <w:t>.</w:t>
      </w:r>
      <w:r>
        <w:rPr>
          <w:rFonts w:hint="eastAsia"/>
        </w:rPr>
        <w:t>建筑业</w:t>
      </w:r>
    </w:p>
    <w:p w14:paraId="36A05F41">
      <w:pPr>
        <w:pStyle w:val="17"/>
      </w:pPr>
      <w:r>
        <w:rPr>
          <w:rFonts w:hint="eastAsia"/>
        </w:rPr>
        <w:t>4.批发业</w:t>
      </w:r>
    </w:p>
    <w:p w14:paraId="3DC0666C">
      <w:pPr>
        <w:pStyle w:val="17"/>
      </w:pPr>
      <w:r>
        <w:rPr>
          <w:rFonts w:hint="eastAsia"/>
        </w:rPr>
        <w:t>5</w:t>
      </w:r>
      <w:r>
        <w:t>.</w:t>
      </w:r>
      <w:r>
        <w:rPr>
          <w:rFonts w:hint="eastAsia"/>
        </w:rPr>
        <w:t>零售业</w:t>
      </w:r>
    </w:p>
    <w:p w14:paraId="591C2A47">
      <w:pPr>
        <w:pStyle w:val="17"/>
      </w:pPr>
      <w:r>
        <w:rPr>
          <w:rFonts w:hint="eastAsia"/>
        </w:rPr>
        <w:t>6</w:t>
      </w:r>
      <w:r>
        <w:t>.</w:t>
      </w:r>
      <w:r>
        <w:rPr>
          <w:rFonts w:hint="eastAsia"/>
        </w:rPr>
        <w:t>交通运输业（不含铁路运输业）</w:t>
      </w:r>
    </w:p>
    <w:p w14:paraId="22C94B90">
      <w:pPr>
        <w:pStyle w:val="17"/>
      </w:pPr>
      <w:r>
        <w:rPr>
          <w:rFonts w:hint="eastAsia"/>
        </w:rPr>
        <w:t>7</w:t>
      </w:r>
      <w:r>
        <w:t>.</w:t>
      </w:r>
      <w:r>
        <w:rPr>
          <w:rFonts w:hint="eastAsia"/>
        </w:rPr>
        <w:t>仓储业</w:t>
      </w:r>
    </w:p>
    <w:p w14:paraId="3B4A4F11">
      <w:pPr>
        <w:pStyle w:val="17"/>
      </w:pPr>
      <w:r>
        <w:rPr>
          <w:rFonts w:hint="eastAsia"/>
        </w:rPr>
        <w:t>8</w:t>
      </w:r>
      <w:r>
        <w:t>.</w:t>
      </w:r>
      <w:r>
        <w:rPr>
          <w:rFonts w:hint="eastAsia"/>
        </w:rPr>
        <w:t>邮政业</w:t>
      </w:r>
    </w:p>
    <w:p w14:paraId="4B1E4E9D">
      <w:pPr>
        <w:pStyle w:val="17"/>
      </w:pPr>
      <w:r>
        <w:rPr>
          <w:rFonts w:hint="eastAsia"/>
        </w:rPr>
        <w:t>9</w:t>
      </w:r>
      <w:r>
        <w:t>.</w:t>
      </w:r>
      <w:r>
        <w:rPr>
          <w:rFonts w:hint="eastAsia"/>
        </w:rPr>
        <w:t>住宿业</w:t>
      </w:r>
    </w:p>
    <w:p w14:paraId="01C636DD">
      <w:pPr>
        <w:pStyle w:val="17"/>
      </w:pPr>
      <w:r>
        <w:t>10.</w:t>
      </w:r>
      <w:r>
        <w:rPr>
          <w:rFonts w:hint="eastAsia"/>
        </w:rPr>
        <w:t>餐饮业</w:t>
      </w:r>
    </w:p>
    <w:p w14:paraId="05E020CE">
      <w:pPr>
        <w:pStyle w:val="17"/>
      </w:pPr>
      <w:r>
        <w:t>11.</w:t>
      </w:r>
      <w:r>
        <w:rPr>
          <w:rFonts w:hint="eastAsia"/>
        </w:rPr>
        <w:t>信息传输业（包括电信、互联网和相关服务）</w:t>
      </w:r>
    </w:p>
    <w:p w14:paraId="27550BD8">
      <w:pPr>
        <w:pStyle w:val="17"/>
      </w:pPr>
      <w:r>
        <w:t>12.</w:t>
      </w:r>
      <w:r>
        <w:rPr>
          <w:rFonts w:hint="eastAsia"/>
        </w:rPr>
        <w:t>软件和信息技术服务业</w:t>
      </w:r>
    </w:p>
    <w:p w14:paraId="6BA225E2">
      <w:pPr>
        <w:pStyle w:val="17"/>
      </w:pPr>
      <w:r>
        <w:t>13.</w:t>
      </w:r>
      <w:r>
        <w:rPr>
          <w:rFonts w:hint="eastAsia"/>
        </w:rPr>
        <w:t>房地产开发经营</w:t>
      </w:r>
    </w:p>
    <w:p w14:paraId="0DCA78D7">
      <w:pPr>
        <w:pStyle w:val="17"/>
      </w:pPr>
      <w:r>
        <w:t>14.</w:t>
      </w:r>
      <w:r>
        <w:rPr>
          <w:rFonts w:hint="eastAsia"/>
        </w:rPr>
        <w:t>物业管理</w:t>
      </w:r>
    </w:p>
    <w:p w14:paraId="16705170">
      <w:pPr>
        <w:pStyle w:val="17"/>
      </w:pPr>
      <w:r>
        <w:t>15.</w:t>
      </w:r>
      <w:r>
        <w:rPr>
          <w:rFonts w:hint="eastAsia"/>
        </w:rPr>
        <w:t>租赁和商务服务业</w:t>
      </w:r>
    </w:p>
    <w:p w14:paraId="162A1147">
      <w:pPr>
        <w:pStyle w:val="17"/>
      </w:pPr>
      <w:r>
        <w:t>16.</w:t>
      </w:r>
      <w:r>
        <w:rPr>
          <w:rFonts w:hint="eastAsia"/>
        </w:rPr>
        <w:t>其他未列明行业（包括科学研究和技术服务业，水利、环境和公共设施管理业，居民服务、修理和其他服务业，社会工作，文化、体育和娱乐业等）</w:t>
      </w:r>
    </w:p>
  </w:comment>
  <w:comment w:id="29" w:author="政府采购业务分公司" w:date="2022-07-01T15:41:00Z" w:initials="陈">
    <w:p w14:paraId="1B106E7B">
      <w:pPr>
        <w:pStyle w:val="17"/>
      </w:pPr>
      <w:r>
        <w:rPr>
          <w:rFonts w:hint="eastAsia"/>
        </w:rPr>
        <w:t>请采购人确认</w:t>
      </w:r>
    </w:p>
  </w:comment>
  <w:comment w:id="30" w:author="陈shunjie" w:date="2024-01-18T15:36:14Z" w:initials="">
    <w:p w14:paraId="040E7567">
      <w:pPr>
        <w:pStyle w:val="17"/>
        <w:rPr>
          <w:rFonts w:hint="default" w:eastAsia="宋体"/>
          <w:lang w:val="en-US" w:eastAsia="zh-CN"/>
        </w:rPr>
      </w:pPr>
      <w:r>
        <w:rPr>
          <w:rFonts w:hint="eastAsia"/>
          <w:b/>
          <w:bCs/>
        </w:rPr>
        <w:t>若项目采购内容包含数据中心相关设备、运维服务的</w:t>
      </w:r>
      <w:r>
        <w:rPr>
          <w:rFonts w:hint="eastAsia"/>
          <w:b/>
          <w:bCs/>
          <w:lang w:eastAsia="zh-CN"/>
        </w:rPr>
        <w:t>，</w:t>
      </w:r>
      <w:r>
        <w:rPr>
          <w:rFonts w:hint="eastAsia"/>
          <w:b/>
          <w:bCs/>
          <w:lang w:val="en-US" w:eastAsia="zh-CN"/>
        </w:rPr>
        <w:t>在表中增加以下条款，同时调整《政府采购投标及履约承诺函》：</w:t>
      </w:r>
    </w:p>
    <w:p w14:paraId="27870546">
      <w:pPr>
        <w:pStyle w:val="17"/>
      </w:pPr>
      <w:r>
        <w:rPr>
          <w:rFonts w:hint="eastAsia"/>
        </w:rPr>
        <w:t>采购人所采购产品xxx包括数据中心相关设备的（本项目以第三章 用户需求书 《二、货物需求明细》中第x项“货物名称”为准，投标人应提供所投产品满足财政部《绿色数据中心政府采购需求标准（试行）》（财办库〔2023〕7号）及相应法律法规和强制性标准的承诺函（在《政府采购投标及履约承诺函》中承诺视为符合规定），无需提供检测报告、认证报告。未提供承诺函将视为投标无效。</w:t>
      </w:r>
    </w:p>
  </w:comment>
  <w:comment w:id="31" w:author="政府采购业务分公司" w:date="2021-08-31T14:23:00Z" w:initials="陈">
    <w:p w14:paraId="304906B5">
      <w:pPr>
        <w:pStyle w:val="17"/>
      </w:pPr>
      <w:r>
        <w:rPr>
          <w:rFonts w:hint="eastAsia"/>
        </w:rPr>
        <w:t>涉及区间的参数，请逐条核实。如不满足此要求，请修改此项描述或在参数中注明。</w:t>
      </w:r>
    </w:p>
    <w:p w14:paraId="6AE05369">
      <w:pPr>
        <w:pStyle w:val="17"/>
      </w:pPr>
      <w:r>
        <w:rPr>
          <w:rFonts w:hint="eastAsia"/>
        </w:rPr>
        <w:t>除这种情况，还有以下三种情况：</w:t>
      </w:r>
    </w:p>
    <w:p w14:paraId="4ECB40A5">
      <w:pPr>
        <w:pStyle w:val="17"/>
      </w:pPr>
      <w:r>
        <w:rPr>
          <w:rFonts w:hint="eastAsia"/>
        </w:rPr>
        <w:t>1.涉及区间的参数除特别注明以外，产品参数区间不在招标要求区间范围内的视为负偏离。例：区间要求为5-20ML, 所投产品，范围最小值≥5ML，范围最大值≤20ML，即为满足该项技术要求。</w:t>
      </w:r>
    </w:p>
    <w:p w14:paraId="2A280A25">
      <w:pPr>
        <w:pStyle w:val="17"/>
      </w:pPr>
      <w:r>
        <w:rPr>
          <w:rFonts w:hint="eastAsia"/>
        </w:rPr>
        <w:t>2.涉及区间的技术要求，除特别注明以外，所投产品范围涵盖对应的区间即认定为满足该项技术要求。例：区间要求为5-20ML, 所投产品范围最小值≤5ML，范围最大值≥20ML，即为满足该项技术要求。</w:t>
      </w:r>
    </w:p>
    <w:p w14:paraId="4BC50999">
      <w:pPr>
        <w:pStyle w:val="17"/>
      </w:pPr>
      <w:r>
        <w:rPr>
          <w:rFonts w:hint="eastAsia"/>
        </w:rPr>
        <w:t>3. 涉及区间的技术要求，除特别注明以外，所投产品响应数值在招标文件要求的区间范围内即认定为满足该项技术要求。例：区间要求为5-20ML, 所投产品响应为5ML、10ML或20ML，即为满足该项技术要求。</w:t>
      </w:r>
    </w:p>
  </w:comment>
  <w:comment w:id="32" w:author="吕静" w:date="2024-05-28T17:11:33Z" w:initials="L">
    <w:p w14:paraId="26BD46F5">
      <w:pPr>
        <w:pStyle w:val="17"/>
        <w:rPr>
          <w:rFonts w:hint="eastAsia"/>
          <w:lang w:val="en-US" w:eastAsia="zh-CN"/>
        </w:rPr>
      </w:pPr>
      <w:r>
        <w:rPr>
          <w:rFonts w:hint="eastAsia"/>
          <w:lang w:val="en-US" w:eastAsia="zh-CN"/>
        </w:rPr>
        <w:t>另外：若检测报告体现CMA</w:t>
      </w:r>
    </w:p>
    <w:p w14:paraId="040E100E">
      <w:pPr>
        <w:pStyle w:val="17"/>
        <w:rPr>
          <w:rFonts w:hint="default"/>
          <w:lang w:val="en-US" w:eastAsia="zh-CN"/>
        </w:rPr>
      </w:pPr>
      <w:r>
        <w:rPr>
          <w:rFonts w:hint="default"/>
          <w:lang w:val="en-US" w:eastAsia="zh-CN"/>
        </w:rPr>
        <w:t>CMA是检测机构资质范围的认定，认定的依据是检测机构能否完成特定检测标准下的检测试验。因此设置CMA标识的报告需对应设置该检测的检测标准。请</w:t>
      </w:r>
      <w:r>
        <w:rPr>
          <w:rFonts w:hint="eastAsia"/>
          <w:lang w:val="en-US" w:eastAsia="zh-CN"/>
        </w:rPr>
        <w:t>逐一</w:t>
      </w:r>
      <w:bookmarkStart w:id="141" w:name="_GoBack"/>
      <w:bookmarkEnd w:id="141"/>
      <w:r>
        <w:rPr>
          <w:rFonts w:hint="default"/>
          <w:lang w:val="en-US" w:eastAsia="zh-CN"/>
        </w:rPr>
        <w:t>补充检测对应的检测标准。</w:t>
      </w:r>
    </w:p>
  </w:comment>
  <w:comment w:id="33" w:author="吕静" w:date="2024-05-28T16:59:20Z" w:initials="L">
    <w:p w14:paraId="39C97A65">
      <w:pPr>
        <w:pStyle w:val="17"/>
        <w:rPr>
          <w:rFonts w:hint="default" w:eastAsia="宋体"/>
          <w:lang w:val="en-US" w:eastAsia="zh-CN"/>
        </w:rPr>
      </w:pPr>
      <w:r>
        <w:rPr>
          <w:rFonts w:hint="eastAsia"/>
          <w:lang w:val="en-US" w:eastAsia="zh-CN"/>
        </w:rPr>
        <w:t>意思是一份报告涵盖所有</w:t>
      </w:r>
      <w:r>
        <w:rPr>
          <w:rFonts w:hint="eastAsia" w:ascii="宋体" w:hAnsi="宋体" w:cs="宋体"/>
          <w:szCs w:val="21"/>
        </w:rPr>
        <w:t>▲</w:t>
      </w:r>
      <w:r>
        <w:rPr>
          <w:rFonts w:hint="eastAsia" w:ascii="宋体" w:hAnsi="宋体" w:cs="宋体"/>
          <w:color w:val="000000"/>
          <w:szCs w:val="21"/>
        </w:rPr>
        <w:t>项</w:t>
      </w:r>
      <w:r>
        <w:rPr>
          <w:rFonts w:hint="eastAsia" w:ascii="宋体" w:hAnsi="宋体" w:cs="宋体"/>
          <w:color w:val="000000"/>
          <w:szCs w:val="21"/>
          <w:lang w:val="en-US" w:eastAsia="zh-CN"/>
        </w:rPr>
        <w:t>的技术指标？</w:t>
      </w:r>
      <w:r>
        <w:rPr>
          <w:rFonts w:hint="eastAsia" w:hAnsi="宋体" w:cs="宋体"/>
          <w:color w:val="000000"/>
          <w:szCs w:val="21"/>
          <w:lang w:val="en-US" w:eastAsia="zh-CN"/>
        </w:rPr>
        <w:t>多份报</w:t>
      </w:r>
      <w:r>
        <w:rPr>
          <w:rFonts w:hint="eastAsia" w:ascii="宋体" w:hAnsi="宋体" w:cs="宋体"/>
          <w:color w:val="000000"/>
          <w:szCs w:val="21"/>
          <w:lang w:val="en-US" w:eastAsia="zh-CN"/>
        </w:rPr>
        <w:t>告为啥不可以</w:t>
      </w:r>
      <w:r>
        <w:rPr>
          <w:rFonts w:hint="eastAsia" w:hAnsi="宋体" w:cs="宋体"/>
          <w:color w:val="000000"/>
          <w:szCs w:val="21"/>
          <w:lang w:val="en-US" w:eastAsia="zh-CN"/>
        </w:rPr>
        <w:t>？</w:t>
      </w:r>
    </w:p>
  </w:comment>
  <w:comment w:id="34" w:author="吕静" w:date="2024-05-28T16:54:19Z" w:initials="L">
    <w:p w14:paraId="5CC60813">
      <w:pPr>
        <w:pStyle w:val="17"/>
        <w:rPr>
          <w:rFonts w:hint="eastAsia"/>
        </w:rPr>
      </w:pPr>
      <w:r>
        <w:rPr>
          <w:rFonts w:hint="eastAsia"/>
        </w:rPr>
        <w:t>GB是国家强制性标准，GB/T是推荐标准。如果检测报告的依据是GB，且文件内检测结果的要求和这个GB标准内的检测结果要求是一致的，就要设置为星号。因为这是国家要求它必须达到这个标准。但如果文件内设置的检测结果高于GB标准，可以设置为打分项。</w:t>
      </w:r>
    </w:p>
    <w:p w14:paraId="49093127">
      <w:pPr>
        <w:pStyle w:val="17"/>
        <w:rPr>
          <w:rFonts w:hint="eastAsia"/>
          <w:lang w:val="en-US" w:eastAsia="zh-CN"/>
        </w:rPr>
      </w:pPr>
      <w:r>
        <w:rPr>
          <w:rFonts w:hint="eastAsia"/>
          <w:lang w:val="en-US" w:eastAsia="zh-CN"/>
        </w:rPr>
        <w:t>请采购人逐项核实。</w:t>
      </w:r>
    </w:p>
    <w:p w14:paraId="7E395D00">
      <w:pPr>
        <w:pStyle w:val="17"/>
        <w:rPr>
          <w:rFonts w:hint="default"/>
          <w:lang w:val="en-US" w:eastAsia="zh-CN"/>
        </w:rPr>
      </w:pPr>
      <w:r>
        <w:rPr>
          <w:rFonts w:hint="eastAsia"/>
          <w:lang w:val="en-US" w:eastAsia="zh-CN"/>
        </w:rPr>
        <w:t>下同</w:t>
      </w:r>
    </w:p>
  </w:comment>
  <w:comment w:id="35" w:author="吕静" w:date="2024-05-28T16:55:10Z" w:initials="L">
    <w:p w14:paraId="78D37364">
      <w:pPr>
        <w:pStyle w:val="17"/>
      </w:pPr>
      <w:r>
        <w:annotationRef/>
      </w:r>
    </w:p>
  </w:comment>
  <w:comment w:id="36" w:author="吕静" w:date="2024-05-28T16:55:14Z" w:initials="L">
    <w:p w14:paraId="36052B64">
      <w:pPr>
        <w:pStyle w:val="17"/>
      </w:pPr>
      <w:r>
        <w:annotationRef/>
      </w:r>
    </w:p>
  </w:comment>
  <w:comment w:id="37" w:author="吕静" w:date="2024-05-28T16:58:37Z" w:initials="L">
    <w:p w14:paraId="3F572E50">
      <w:pPr>
        <w:pStyle w:val="17"/>
        <w:rPr>
          <w:rFonts w:hint="eastAsia" w:eastAsia="宋体"/>
          <w:lang w:eastAsia="zh-CN"/>
        </w:rPr>
      </w:pPr>
      <w:r>
        <w:rPr>
          <w:rFonts w:hint="eastAsia"/>
          <w:lang w:eastAsia="zh-CN"/>
        </w:rPr>
        <w:t>？</w:t>
      </w:r>
    </w:p>
  </w:comment>
  <w:comment w:id="38" w:author="吕静" w:date="2024-05-28T17:05:17Z" w:initials="L">
    <w:p w14:paraId="4480173F">
      <w:pPr>
        <w:pStyle w:val="17"/>
        <w:rPr>
          <w:rFonts w:hint="default" w:eastAsia="宋体"/>
          <w:lang w:val="en-US" w:eastAsia="zh-CN"/>
        </w:rPr>
      </w:pPr>
      <w:r>
        <w:rPr>
          <w:rFonts w:hint="eastAsia"/>
          <w:lang w:val="en-US" w:eastAsia="zh-CN"/>
        </w:rPr>
        <w:t>参数化或删除</w:t>
      </w:r>
    </w:p>
  </w:comment>
  <w:comment w:id="39" w:author="吕静" w:date="2024-05-28T17:05:34Z" w:initials="L">
    <w:p w14:paraId="3D255C01">
      <w:pPr>
        <w:pStyle w:val="17"/>
        <w:rPr>
          <w:rFonts w:hint="eastAsia"/>
        </w:rPr>
      </w:pPr>
      <w:r>
        <w:rPr>
          <w:rFonts w:hint="eastAsia"/>
        </w:rPr>
        <w:t>根据招标文件编制指引，非实质性条款避免“至少”、“必须”等强制性表述。此处建议删除或设置为实质性条款。</w:t>
      </w:r>
    </w:p>
    <w:p w14:paraId="19545272">
      <w:pPr>
        <w:pStyle w:val="17"/>
      </w:pPr>
      <w:r>
        <w:rPr>
          <w:rFonts w:hint="eastAsia"/>
          <w:lang w:val="en-US" w:eastAsia="zh-CN"/>
        </w:rPr>
        <w:t>全文搜索</w:t>
      </w:r>
    </w:p>
  </w:comment>
  <w:comment w:id="40" w:author="吕静" w:date="2024-05-28T17:05:52Z" w:initials="L">
    <w:p w14:paraId="7EEF5D81">
      <w:pPr>
        <w:pStyle w:val="17"/>
        <w:rPr>
          <w:rFonts w:hint="eastAsia"/>
        </w:rPr>
      </w:pPr>
      <w:r>
        <w:rPr>
          <w:rFonts w:hint="eastAsia"/>
        </w:rPr>
        <w:t>《政府采购法》第五十条明确规定，政府采购合同的双方当事人不得擅自变更、中止或者终止合同。政府采购合同继续履行将损害国家利益和社会公共利益的，双方当事人应当变更、中止或者终止合同。有过错的一方应当承担赔偿责任，双方都有过错的，各自承担相应的责任。</w:t>
      </w:r>
    </w:p>
    <w:p w14:paraId="436C6773">
      <w:pPr>
        <w:pStyle w:val="17"/>
      </w:pPr>
      <w:r>
        <w:rPr>
          <w:rFonts w:hint="eastAsia"/>
        </w:rPr>
        <w:t>建议修改为：采购人有权视情况报财政主管部门申请解除合同。</w:t>
      </w:r>
    </w:p>
    <w:p w14:paraId="0C903B22">
      <w:pPr>
        <w:pStyle w:val="17"/>
      </w:pPr>
    </w:p>
  </w:comment>
  <w:comment w:id="41" w:author="吕静" w:date="2024-05-28T17:06:04Z" w:initials="L">
    <w:p w14:paraId="18141C45">
      <w:pPr>
        <w:pStyle w:val="17"/>
        <w:rPr>
          <w:rFonts w:hint="default" w:eastAsia="宋体"/>
          <w:lang w:val="en-US" w:eastAsia="zh-CN"/>
        </w:rPr>
      </w:pPr>
      <w:r>
        <w:rPr>
          <w:rFonts w:hint="eastAsia"/>
          <w:lang w:val="en-US" w:eastAsia="zh-CN"/>
        </w:rPr>
        <w:t>是否有特殊要求？没有的话，取消标粗，只有需要提供证明材料的内容一般才进行标粗处理。</w:t>
      </w:r>
    </w:p>
    <w:p w14:paraId="694E3F11">
      <w:pPr>
        <w:pStyle w:val="17"/>
      </w:pPr>
    </w:p>
  </w:comment>
  <w:comment w:id="42" w:author="吕静" w:date="2024-05-28T17:06:21Z" w:initials="L">
    <w:p w14:paraId="555B01A8">
      <w:pPr>
        <w:pStyle w:val="17"/>
      </w:pPr>
      <w:r>
        <w:annotationRef/>
      </w:r>
    </w:p>
  </w:comment>
  <w:comment w:id="43" w:author="吕静" w:date="2024-05-28T17:06:39Z" w:initials="L">
    <w:p w14:paraId="695C1E2E">
      <w:pPr>
        <w:pStyle w:val="17"/>
      </w:pPr>
      <w:r>
        <w:annotationRef/>
      </w:r>
    </w:p>
  </w:comment>
  <w:comment w:id="44" w:author="吕静" w:date="2024-05-28T17:06:42Z" w:initials="L">
    <w:p w14:paraId="43BC028D">
      <w:pPr>
        <w:pStyle w:val="17"/>
      </w:pPr>
      <w:r>
        <w:annotationRef/>
      </w:r>
    </w:p>
  </w:comment>
  <w:comment w:id="45" w:author="吕静" w:date="2024-05-28T17:07:07Z" w:initials="L">
    <w:p w14:paraId="00A3231B">
      <w:pPr>
        <w:pStyle w:val="17"/>
      </w:pPr>
      <w:r>
        <w:annotationRef/>
      </w:r>
    </w:p>
  </w:comment>
  <w:comment w:id="46" w:author="吕静" w:date="2024-05-28T17:07:00Z" w:initials="L">
    <w:p w14:paraId="1AFE07CC">
      <w:pPr>
        <w:pStyle w:val="17"/>
      </w:pPr>
      <w:r>
        <w:annotationRef/>
      </w:r>
    </w:p>
  </w:comment>
  <w:comment w:id="47" w:author="吕静" w:date="2024-05-28T17:07:15Z" w:initials="L">
    <w:p w14:paraId="6EC30F93">
      <w:pPr>
        <w:pStyle w:val="17"/>
      </w:pPr>
      <w:r>
        <w:annotationRef/>
      </w:r>
    </w:p>
  </w:comment>
  <w:comment w:id="48" w:author="吕静" w:date="2024-05-28T17:07:19Z" w:initials="L">
    <w:p w14:paraId="2E590419">
      <w:pPr>
        <w:pStyle w:val="17"/>
      </w:pPr>
      <w:r>
        <w:annotationRef/>
      </w:r>
    </w:p>
  </w:comment>
  <w:comment w:id="49" w:author="吕静" w:date="2024-05-28T17:07:44Z" w:initials="L">
    <w:p w14:paraId="6C5427FE">
      <w:pPr>
        <w:pStyle w:val="17"/>
        <w:rPr>
          <w:rFonts w:hint="eastAsia"/>
        </w:rPr>
      </w:pPr>
      <w:r>
        <w:rPr>
          <w:rFonts w:hint="eastAsia"/>
        </w:rPr>
        <w:t>根据《深圳市财政局关于印发《深圳市落实采购人主体责任实施办法》的通知》（深财购〔2022〕26 号）。对于满足合同约定支付条件的，采购人应当自收到发票后15 日内将资金支付到合同约定的供应商账户，不得以机构变动、人员更替、政策调整等为由延迟付款，不得将采购文件和合同中未规定的义务作为向供应商付款的条件。</w:t>
      </w:r>
    </w:p>
    <w:p w14:paraId="23DA7C35">
      <w:pPr>
        <w:pStyle w:val="17"/>
      </w:pPr>
      <w:r>
        <w:rPr>
          <w:rFonts w:hint="eastAsia"/>
        </w:rPr>
        <w:t>此处建议修改为“15日内”或删除时限的描述。</w:t>
      </w:r>
    </w:p>
    <w:p w14:paraId="3D711D42">
      <w:pPr>
        <w:pStyle w:val="17"/>
      </w:pPr>
    </w:p>
  </w:comment>
  <w:comment w:id="50" w:author="吕静" w:date="2024-05-28T17:07:59Z" w:initials="L">
    <w:p w14:paraId="3B095F61">
      <w:pPr>
        <w:pStyle w:val="17"/>
      </w:pPr>
      <w:r>
        <w:annotationRef/>
      </w:r>
    </w:p>
  </w:comment>
  <w:comment w:id="52" w:author="作者" w:date="2024-04-22T11:36:00Z" w:initials="A">
    <w:p w14:paraId="4D7748DB">
      <w:pPr>
        <w:pStyle w:val="17"/>
      </w:pPr>
      <w:r>
        <w:rPr>
          <w:rFonts w:hint="eastAsia"/>
        </w:rPr>
        <w:t>是否为货款</w:t>
      </w:r>
    </w:p>
  </w:comment>
  <w:comment w:id="51" w:author="吕静" w:date="2024-05-28T17:08:20Z" w:initials="L">
    <w:p w14:paraId="66C84418">
      <w:pPr>
        <w:pStyle w:val="17"/>
      </w:pPr>
      <w:r>
        <w:rPr>
          <w:rFonts w:hint="eastAsia" w:ascii="宋体" w:hAnsi="宋体" w:eastAsia="宋体" w:cs="宋体"/>
          <w:bCs/>
          <w:sz w:val="21"/>
          <w:szCs w:val="21"/>
          <w:lang w:val="en-US" w:eastAsia="zh-CN"/>
        </w:rPr>
        <w:t>建议调整为：</w:t>
      </w:r>
      <w:r>
        <w:rPr>
          <w:rFonts w:hint="eastAsia" w:ascii="宋体" w:hAnsi="宋体" w:eastAsia="宋体" w:cs="宋体"/>
          <w:bCs/>
          <w:sz w:val="21"/>
          <w:szCs w:val="21"/>
        </w:rPr>
        <w:t>采购人支付合同金额</w:t>
      </w:r>
      <w:r>
        <w:rPr>
          <w:rFonts w:hint="eastAsia" w:ascii="宋体" w:hAnsi="宋体" w:eastAsia="宋体" w:cs="宋体"/>
          <w:bCs/>
          <w:sz w:val="21"/>
          <w:szCs w:val="21"/>
          <w:u w:val="single"/>
        </w:rPr>
        <w:t>10%</w:t>
      </w:r>
    </w:p>
  </w:comment>
  <w:comment w:id="53" w:author="吕静" w:date="2024-05-28T17:08:40Z" w:initials="L">
    <w:p w14:paraId="380A6F2E">
      <w:pPr>
        <w:pStyle w:val="17"/>
        <w:rPr>
          <w:rFonts w:hint="eastAsia" w:eastAsia="宋体"/>
          <w:lang w:val="en-US" w:eastAsia="zh-CN"/>
        </w:rPr>
      </w:pPr>
      <w:r>
        <w:rPr>
          <w:rFonts w:hint="eastAsia"/>
          <w:lang w:val="en-US" w:eastAsia="zh-CN"/>
        </w:rPr>
        <w:t>删除</w:t>
      </w:r>
    </w:p>
  </w:comment>
  <w:comment w:id="54" w:author="吕静" w:date="2024-05-28T17:08:52Z" w:initials="L">
    <w:p w14:paraId="3E7E5CFD">
      <w:pPr>
        <w:pStyle w:val="17"/>
      </w:pPr>
      <w:r>
        <w:rPr>
          <w:rFonts w:hint="eastAsia"/>
        </w:rPr>
        <w:t>根据深圳经济特区政府采购条例实施细则第五十五条，采购人应当组成验收小组对采购项目进行验收。验收小组的成员应当具备与采购项目相关的专业知识和实践经验。本单位无相关专业技术人员的，可以邀请国家认可的质量检测机构以及其他第三评审方参加验收。因验收产生的费用由组织者承担；政府集中采购机构参与验收的，其费用由政府集中采购机构承担。因验收产生的费用由采购人承担，此处建议调整表述或删除。</w:t>
      </w:r>
    </w:p>
  </w:comment>
  <w:comment w:id="55" w:author="吕静" w:date="2024-05-28T17:09:15Z" w:initials="L">
    <w:p w14:paraId="63597C1A">
      <w:pPr>
        <w:pStyle w:val="17"/>
        <w:rPr>
          <w:rFonts w:hint="default" w:eastAsia="宋体"/>
          <w:lang w:val="en-US" w:eastAsia="zh-CN"/>
        </w:rPr>
      </w:pPr>
      <w:r>
        <w:rPr>
          <w:rFonts w:hint="eastAsia" w:ascii="宋体" w:hAnsi="宋体" w:cs="宋体"/>
          <w:szCs w:val="21"/>
        </w:rPr>
        <w:t>★</w:t>
      </w:r>
      <w:r>
        <w:rPr>
          <w:rFonts w:hint="eastAsia" w:hAnsi="宋体" w:cs="宋体"/>
          <w:szCs w:val="21"/>
          <w:lang w:val="en-US" w:eastAsia="zh-CN"/>
        </w:rPr>
        <w:t>移动到后面每项的序号前面</w:t>
      </w:r>
    </w:p>
  </w:comment>
  <w:comment w:id="56" w:author="吕静" w:date="2024-05-28T17:09:38Z" w:initials="L">
    <w:p w14:paraId="0A753A13">
      <w:pPr>
        <w:pStyle w:val="17"/>
      </w:pPr>
      <w:r>
        <w:rPr>
          <w:rFonts w:hint="eastAsia"/>
          <w:lang w:val="en-US" w:eastAsia="zh-CN"/>
        </w:rPr>
        <w:t>删除，已体现在符合性审查表中</w:t>
      </w:r>
    </w:p>
  </w:comment>
  <w:comment w:id="57" w:author="陈shunjie" w:date="2024-05-15T18:02:46Z" w:initials="">
    <w:p w14:paraId="0FA36DD1">
      <w:pPr>
        <w:pStyle w:val="17"/>
        <w:rPr>
          <w:rFonts w:hint="eastAsia"/>
        </w:rPr>
      </w:pPr>
      <w:r>
        <w:rPr>
          <w:rFonts w:hint="eastAsia"/>
        </w:rPr>
        <w:t>是否涉及，不涉及可删除</w:t>
      </w:r>
    </w:p>
  </w:comment>
  <w:comment w:id="58" w:author="政府采购业务分公司" w:date="2022-07-01T15:42:00Z" w:initials="陈">
    <w:p w14:paraId="6F812A2C">
      <w:r>
        <w:rPr>
          <w:rFonts w:hint="eastAsia"/>
          <w:sz w:val="24"/>
        </w:rPr>
        <w:t>根据《财政部令第87号》第二十二条 采购人、采购代理机构一般不得要求投标人提供样品，仅凭书面方式不能准确描述采购需求或者需要对样品进行主观判断以确认是否满足采购需求等特殊情况除外。</w:t>
      </w:r>
    </w:p>
  </w:comment>
  <w:comment w:id="59" w:author="吕静" w:date="2024-05-28T17:10:16Z" w:initials="L">
    <w:p w14:paraId="7FFB61E6">
      <w:pPr>
        <w:pStyle w:val="17"/>
        <w:rPr>
          <w:rFonts w:hint="eastAsia" w:eastAsia="宋体"/>
          <w:lang w:val="en-US" w:eastAsia="zh-CN"/>
        </w:rPr>
      </w:pPr>
      <w:r>
        <w:rPr>
          <w:rFonts w:hint="eastAsia"/>
          <w:lang w:val="en-US" w:eastAsia="zh-CN"/>
        </w:rPr>
        <w:t>补充</w:t>
      </w:r>
    </w:p>
  </w:comment>
  <w:comment w:id="60" w:author="陈sj" w:date="2022-07-22T16:59:00Z" w:initials="陈">
    <w:p w14:paraId="7DE350A4">
      <w:pPr>
        <w:pStyle w:val="17"/>
      </w:pPr>
      <w:r>
        <w:rPr>
          <w:rFonts w:hint="eastAsia"/>
        </w:rPr>
        <w:t>根据评分项进行删减</w:t>
      </w:r>
    </w:p>
  </w:comment>
  <w:comment w:id="61" w:author="陈sj" w:date="2022-07-22T16:39:00Z" w:initials="陈">
    <w:p w14:paraId="204878A7">
      <w:pPr>
        <w:pStyle w:val="17"/>
      </w:pPr>
      <w:r>
        <w:rPr>
          <w:rFonts w:hint="eastAsia"/>
        </w:rPr>
        <w:t>根据评分项进行删减</w:t>
      </w:r>
    </w:p>
  </w:comment>
  <w:comment w:id="62" w:author="陈shunjie" w:date="2023-04-07T17:55:00Z" w:initials="">
    <w:p w14:paraId="276C434E">
      <w:pPr>
        <w:jc w:val="left"/>
        <w:rPr>
          <w:rFonts w:ascii="Calibri" w:hAnsi="Calibri"/>
        </w:rPr>
      </w:pPr>
      <w:r>
        <w:rPr>
          <w:rFonts w:hint="eastAsia" w:ascii="Calibri" w:hAnsi="Calibri"/>
        </w:rPr>
        <w:t>如本项目为专门面向中小企业进行采购的项目，此项整项修改为：</w:t>
      </w:r>
    </w:p>
    <w:p w14:paraId="4C8F02AC">
      <w:pPr>
        <w:jc w:val="left"/>
        <w:rPr>
          <w:rFonts w:ascii="Calibri" w:hAnsi="Calibri"/>
        </w:rPr>
      </w:pPr>
      <w:r>
        <w:rPr>
          <w:rFonts w:hint="eastAsia" w:ascii="Calibri" w:hAnsi="Calibri"/>
        </w:rPr>
        <w:t>填写指引：</w:t>
      </w:r>
    </w:p>
    <w:p w14:paraId="60E644AF">
      <w:pPr>
        <w:jc w:val="left"/>
        <w:rPr>
          <w:rFonts w:ascii="Calibri" w:hAnsi="Calibri"/>
        </w:rPr>
      </w:pPr>
      <w:r>
        <w:rPr>
          <w:rFonts w:hint="eastAsia" w:ascii="Calibri" w:hAnsi="Calibri"/>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14:paraId="1D752CB0">
      <w:pPr>
        <w:jc w:val="left"/>
        <w:rPr>
          <w:rFonts w:ascii="Calibri" w:hAnsi="Calibri"/>
        </w:rPr>
      </w:pPr>
      <w:r>
        <w:rPr>
          <w:rFonts w:hint="eastAsia" w:ascii="Calibri" w:hAnsi="Calibri"/>
        </w:rPr>
        <w:t>2、该部分内容填写需要参考的相关文件：(1)财政部《政府采购促进中小企业发展管理办法》（财库〔2020〕46号）；(2)《工业和信息化部、国家统计局、国家发展和改革委员会、财政部关于印发中小企业划型标准规定的通知》（工信部联企业〔2011〕300 号，以下简称300号文）。</w:t>
      </w:r>
    </w:p>
    <w:p w14:paraId="72AF6E6A">
      <w:pPr>
        <w:jc w:val="left"/>
        <w:rPr>
          <w:rFonts w:ascii="Calibri" w:hAnsi="Calibri"/>
        </w:rPr>
      </w:pPr>
      <w:r>
        <w:rPr>
          <w:rFonts w:hint="eastAsia" w:ascii="Calibri" w:hAnsi="Calibri"/>
        </w:rPr>
        <w:t>3、请依照提供的格式和内容填写声明函，不要随意变更格式；声明函不需要盖章或签字。</w:t>
      </w:r>
    </w:p>
    <w:p w14:paraId="5DFF1DA0">
      <w:pPr>
        <w:jc w:val="left"/>
        <w:rPr>
          <w:rFonts w:ascii="Calibri" w:hAnsi="Calibri"/>
        </w:rPr>
      </w:pPr>
      <w:r>
        <w:rPr>
          <w:rFonts w:hint="eastAsia" w:ascii="Calibri" w:hAnsi="Calibri"/>
        </w:rPr>
        <w:t>4、声明函具体填写要求：</w:t>
      </w:r>
    </w:p>
    <w:p w14:paraId="3CA75FFC">
      <w:pPr>
        <w:jc w:val="left"/>
        <w:rPr>
          <w:rFonts w:ascii="Calibri" w:hAnsi="Calibri"/>
        </w:rPr>
      </w:pPr>
      <w:r>
        <w:rPr>
          <w:rFonts w:hint="eastAsia" w:ascii="Calibri" w:hAnsi="Calibri"/>
        </w:rPr>
        <w:t>（1）声明是中小企业须填写《中小企业声明函》（货物）的以下内容：</w:t>
      </w:r>
    </w:p>
    <w:p w14:paraId="0E9D3AF2">
      <w:pPr>
        <w:jc w:val="left"/>
        <w:rPr>
          <w:rFonts w:ascii="Calibri" w:hAnsi="Calibri"/>
        </w:rPr>
      </w:pPr>
      <w:r>
        <w:rPr>
          <w:rFonts w:hint="eastAsia" w:ascii="Calibri" w:hAnsi="Calibri"/>
        </w:rPr>
        <w:t>第一处，在“单位名称”下划线处如实填写采购人名称（深圳公共资源交易中心不是本项目的采购人，而是组织实施机构）；供应商未填写“采购人名称”或填写的“采购人名称”与招标文件的“采购人名称”不一致的，将导致投标无效；</w:t>
      </w:r>
    </w:p>
    <w:p w14:paraId="714C45A9">
      <w:pPr>
        <w:jc w:val="left"/>
        <w:rPr>
          <w:rFonts w:ascii="Calibri" w:hAnsi="Calibri"/>
        </w:rPr>
      </w:pPr>
      <w:r>
        <w:rPr>
          <w:rFonts w:hint="eastAsia" w:ascii="Calibri" w:hAnsi="Calibri"/>
        </w:rPr>
        <w:t>第二处，在“项目名称”下划线处如实填写采购项目名称；供应商未填写“项目名称”或填写的“项目名称”与招标文件的“项目名称”不一致的，将导致投标无效；</w:t>
      </w:r>
    </w:p>
    <w:p w14:paraId="19670738">
      <w:pPr>
        <w:jc w:val="left"/>
        <w:rPr>
          <w:rFonts w:ascii="Calibri" w:hAnsi="Calibri"/>
        </w:rPr>
      </w:pPr>
      <w:r>
        <w:rPr>
          <w:rFonts w:hint="eastAsia" w:ascii="Calibri" w:hAnsi="Calibri"/>
        </w:rPr>
        <w:t>第三处，在“标的名称”下划线处填写所采购服务（标的）的具体名称（以招标文件第一册第三章用户需求书“货物需求明细”的“货物名称”一栏为准）；如果涉及多个服务需求（标的）由同一企业承接，“标的名称”下划线处可以如实填写多个服务需求（标的）；供应商未填写“标的名称”或填写的“标的名称”与招标文件第一册第三章用户需求书“货物需求明细”的“货物名称”一栏不一致的，将导致投标无效；</w:t>
      </w:r>
    </w:p>
    <w:p w14:paraId="0C244BB6">
      <w:pPr>
        <w:jc w:val="left"/>
        <w:rPr>
          <w:rFonts w:ascii="Calibri" w:hAnsi="Calibri"/>
        </w:rPr>
      </w:pPr>
      <w:r>
        <w:rPr>
          <w:rFonts w:hint="eastAsia" w:ascii="Calibri" w:hAnsi="Calibri"/>
        </w:rPr>
        <w:t>第四处，在“招标文件中明确的所属行业”下划线处填写采购标的对应的中小企业划分标准所属行业（所属行业可在招标文件第一册第二章“对通用条款的补充内容及其他关键信息”章节查看）；供应商未填写“所属行业”或填写的“所属行业”与招标文件约定的“所属行业”不一致的，将导致投标无效；例如，招标文件约定本项目采购标的对应的中小企业划分标准所属行业为“其他未列明的行业”，但供应商在“招标文件中明确的所属行业”下划线处填写为“物业管理”或“招标文件所约定的行业”，做投标无效处理；</w:t>
      </w:r>
    </w:p>
    <w:p w14:paraId="1BA64EF5">
      <w:pPr>
        <w:jc w:val="left"/>
        <w:rPr>
          <w:rFonts w:ascii="Calibri" w:hAnsi="Calibri"/>
        </w:rPr>
      </w:pPr>
      <w:r>
        <w:rPr>
          <w:rFonts w:hint="eastAsia" w:ascii="Calibri" w:hAnsi="Calibri"/>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供应商填写的中小微企业类型与实际不一致的，将导致投标无效。例如，供应商本属于中型企业，但供应商在中小企业声明函时填报为小型企业；供应商本属于微型企业，但供应商在中小企业声明函时填报为小型企业；以上两种情形均做投标无效处理。</w:t>
      </w:r>
    </w:p>
    <w:p w14:paraId="075C51D9">
      <w:pPr>
        <w:jc w:val="left"/>
        <w:rPr>
          <w:rFonts w:ascii="Calibri" w:hAnsi="Calibri"/>
        </w:rPr>
      </w:pPr>
      <w:r>
        <w:rPr>
          <w:rFonts w:hint="eastAsia" w:ascii="Calibri" w:hAnsi="Calibri"/>
        </w:rPr>
        <w:t>（2）声明是残疾人福利性单位须填写《残疾人福利性单位声明函》（货物类）的相关内容（填写位置的字体已加粗），具体参照上述针对《中小企业声明函》的填写要求进行填写。</w:t>
      </w:r>
    </w:p>
    <w:p w14:paraId="689617AF">
      <w:pPr>
        <w:jc w:val="left"/>
        <w:rPr>
          <w:rFonts w:ascii="Calibri" w:hAnsi="Calibri"/>
        </w:rPr>
      </w:pPr>
      <w:r>
        <w:rPr>
          <w:rFonts w:hint="eastAsia" w:ascii="Calibri" w:hAnsi="Calibri"/>
        </w:rPr>
        <w:t>（3）声明是监狱企业须填写《监狱企业声明函》的相关内容（填写位置的字体已加粗），具体参照上述针对《中小企业声明函》的填写要求进行填写。</w:t>
      </w:r>
    </w:p>
    <w:p w14:paraId="14AE72EE">
      <w:pPr>
        <w:jc w:val="left"/>
        <w:rPr>
          <w:rFonts w:ascii="Calibri" w:hAnsi="Calibri"/>
        </w:rPr>
      </w:pPr>
      <w:r>
        <w:rPr>
          <w:rFonts w:hint="eastAsia" w:ascii="Calibri" w:hAnsi="Calibri"/>
        </w:rPr>
        <w:t>5、本项目属于专门面向中小微企业采购，要求提供声明函作为依据，未提供声明函或声明内容不满足要求的，做资格审查不通过处理。</w:t>
      </w:r>
    </w:p>
  </w:comment>
  <w:comment w:id="63" w:author="政府采购业务分公司" w:date="2022-07-01T15:42:00Z" w:initials="陈">
    <w:p w14:paraId="296A0545">
      <w:pPr>
        <w:pStyle w:val="17"/>
      </w:pPr>
      <w:r>
        <w:rPr>
          <w:rFonts w:hint="eastAsia"/>
        </w:rPr>
        <w:t>根据核心产品情况补充</w:t>
      </w:r>
    </w:p>
  </w:comment>
  <w:comment w:id="64" w:author="陈sj" w:date="2022-07-22T16:30:00Z" w:initials="陈">
    <w:p w14:paraId="5D8834EB">
      <w:pPr>
        <w:pStyle w:val="17"/>
      </w:pPr>
      <w:r>
        <w:rPr>
          <w:rFonts w:hint="eastAsia"/>
        </w:rPr>
        <w:t>评分表如不涉及，请删除。</w:t>
      </w:r>
    </w:p>
  </w:comment>
  <w:comment w:id="65" w:author="陈shunjie" w:date="2023-02-21T11:11:00Z" w:initials="">
    <w:p w14:paraId="3E912983">
      <w:pPr>
        <w:pStyle w:val="17"/>
      </w:pPr>
      <w:r>
        <w:rPr>
          <w:rFonts w:hint="eastAsia"/>
        </w:rPr>
        <w:t>根据技术要求调整前3列内容</w:t>
      </w:r>
    </w:p>
  </w:comment>
  <w:comment w:id="66" w:author="陈shunjie" w:date="2023-02-21T11:11:00Z" w:initials="">
    <w:p w14:paraId="0E6A7516">
      <w:pPr>
        <w:pStyle w:val="17"/>
      </w:pPr>
      <w:r>
        <w:rPr>
          <w:rFonts w:hint="eastAsia"/>
        </w:rPr>
        <w:t>根据商务要求调整前3列内容</w:t>
      </w:r>
    </w:p>
  </w:comment>
  <w:comment w:id="67" w:author="陈shunjie" w:date="2023-02-21T11:11:00Z" w:initials="">
    <w:p w14:paraId="463871F4">
      <w:pPr>
        <w:pStyle w:val="17"/>
      </w:pPr>
      <w:r>
        <w:rPr>
          <w:rFonts w:hint="eastAsia"/>
        </w:rPr>
        <w:t>如评分项不涉及，可以删除</w:t>
      </w:r>
    </w:p>
  </w:comment>
  <w:comment w:id="68" w:author="xj" w:date="2024-01-03T15:50:00Z" w:initials="">
    <w:p w14:paraId="318F6476">
      <w:pPr>
        <w:pStyle w:val="17"/>
      </w:pPr>
      <w:r>
        <w:rPr>
          <w:rFonts w:hint="eastAsia"/>
        </w:rPr>
        <w:t>是否能提供统一模板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9553AD" w15:done="0"/>
  <w15:commentEx w15:paraId="6E017142" w15:done="0"/>
  <w15:commentEx w15:paraId="08A12CA0" w15:done="0"/>
  <w15:commentEx w15:paraId="713949B2" w15:done="0"/>
  <w15:commentEx w15:paraId="35596A99" w15:done="0"/>
  <w15:commentEx w15:paraId="30B6661D" w15:done="0"/>
  <w15:commentEx w15:paraId="20484A69" w15:done="0"/>
  <w15:commentEx w15:paraId="62954771" w15:done="0"/>
  <w15:commentEx w15:paraId="745D3A7D" w15:done="0"/>
  <w15:commentEx w15:paraId="50533D99" w15:done="0" w15:paraIdParent="745D3A7D"/>
  <w15:commentEx w15:paraId="4E332722" w15:done="0"/>
  <w15:commentEx w15:paraId="310876FC" w15:done="0"/>
  <w15:commentEx w15:paraId="0A981C9B" w15:done="0"/>
  <w15:commentEx w15:paraId="3B230817" w15:done="0"/>
  <w15:commentEx w15:paraId="68F15994" w15:done="0"/>
  <w15:commentEx w15:paraId="67E4067C" w15:done="0"/>
  <w15:commentEx w15:paraId="3033459B" w15:done="0"/>
  <w15:commentEx w15:paraId="22BA2D36" w15:done="0"/>
  <w15:commentEx w15:paraId="08C56D6E" w15:done="0"/>
  <w15:commentEx w15:paraId="2C3B1CC0" w15:done="0"/>
  <w15:commentEx w15:paraId="77106330" w15:done="0"/>
  <w15:commentEx w15:paraId="58091662" w15:done="0"/>
  <w15:commentEx w15:paraId="5C5B3AC6" w15:done="0"/>
  <w15:commentEx w15:paraId="39EA54E1" w15:done="0"/>
  <w15:commentEx w15:paraId="469B33C0" w15:done="0"/>
  <w15:commentEx w15:paraId="242102F3" w15:done="0"/>
  <w15:commentEx w15:paraId="2EE85F23" w15:done="0"/>
  <w15:commentEx w15:paraId="03EA67E9" w15:done="0"/>
  <w15:commentEx w15:paraId="162A1147" w15:done="0"/>
  <w15:commentEx w15:paraId="1B106E7B" w15:done="0"/>
  <w15:commentEx w15:paraId="27870546" w15:done="0"/>
  <w15:commentEx w15:paraId="4BC50999" w15:done="0"/>
  <w15:commentEx w15:paraId="040E100E" w15:done="0"/>
  <w15:commentEx w15:paraId="39C97A65" w15:done="0"/>
  <w15:commentEx w15:paraId="7E395D00" w15:done="0"/>
  <w15:commentEx w15:paraId="78D37364" w15:done="0"/>
  <w15:commentEx w15:paraId="36052B64" w15:done="0"/>
  <w15:commentEx w15:paraId="3F572E50" w15:done="0"/>
  <w15:commentEx w15:paraId="4480173F" w15:done="0"/>
  <w15:commentEx w15:paraId="19545272" w15:done="0"/>
  <w15:commentEx w15:paraId="0C903B22" w15:done="0"/>
  <w15:commentEx w15:paraId="694E3F11" w15:done="0"/>
  <w15:commentEx w15:paraId="555B01A8" w15:done="0"/>
  <w15:commentEx w15:paraId="695C1E2E" w15:done="0"/>
  <w15:commentEx w15:paraId="43BC028D" w15:done="0"/>
  <w15:commentEx w15:paraId="00A3231B" w15:done="0"/>
  <w15:commentEx w15:paraId="1AFE07CC" w15:done="0"/>
  <w15:commentEx w15:paraId="6EC30F93" w15:done="0"/>
  <w15:commentEx w15:paraId="2E590419" w15:done="0"/>
  <w15:commentEx w15:paraId="3D711D42" w15:done="0"/>
  <w15:commentEx w15:paraId="3B095F61" w15:done="0"/>
  <w15:commentEx w15:paraId="4D7748DB" w15:done="0"/>
  <w15:commentEx w15:paraId="66C84418" w15:done="0"/>
  <w15:commentEx w15:paraId="380A6F2E" w15:done="0"/>
  <w15:commentEx w15:paraId="3E7E5CFD" w15:done="0"/>
  <w15:commentEx w15:paraId="63597C1A" w15:done="0"/>
  <w15:commentEx w15:paraId="0A753A13" w15:done="0"/>
  <w15:commentEx w15:paraId="0FA36DD1" w15:done="0"/>
  <w15:commentEx w15:paraId="6F812A2C" w15:done="0"/>
  <w15:commentEx w15:paraId="7FFB61E6" w15:done="0"/>
  <w15:commentEx w15:paraId="7DE350A4" w15:done="0"/>
  <w15:commentEx w15:paraId="204878A7" w15:done="0"/>
  <w15:commentEx w15:paraId="14AE72EE" w15:done="0"/>
  <w15:commentEx w15:paraId="296A0545" w15:done="0"/>
  <w15:commentEx w15:paraId="5D8834EB" w15:done="0"/>
  <w15:commentEx w15:paraId="3E912983" w15:done="0"/>
  <w15:commentEx w15:paraId="0E6A7516" w15:done="0"/>
  <w15:commentEx w15:paraId="463871F4" w15:done="0"/>
  <w15:commentEx w15:paraId="318F647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宋体"/>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roman"/>
    <w:pitch w:val="default"/>
    <w:sig w:usb0="00000000" w:usb1="00000000" w:usb2="00000000" w:usb3="00000000" w:csb0="00000000"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framePr w:wrap="around" w:vAnchor="text" w:hAnchor="margin" w:xAlign="center" w:y="1"/>
      <w:rPr>
        <w:rStyle w:val="49"/>
      </w:rPr>
    </w:pPr>
    <w:r>
      <w:t xml:space="preserve">- </w:t>
    </w:r>
    <w:r>
      <w:fldChar w:fldCharType="begin"/>
    </w:r>
    <w:r>
      <w:instrText xml:space="preserve"> PAGE </w:instrText>
    </w:r>
    <w:r>
      <w:fldChar w:fldCharType="separate"/>
    </w:r>
    <w:r>
      <w:t>17</w:t>
    </w:r>
    <w:r>
      <w:fldChar w:fldCharType="end"/>
    </w:r>
    <w:r>
      <w:t xml:space="preserve"> -</w:t>
    </w:r>
  </w:p>
  <w:p>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framePr w:wrap="around" w:vAnchor="text" w:hAnchor="margin" w:xAlign="center" w:y="1"/>
      <w:rPr>
        <w:rStyle w:val="49"/>
      </w:rPr>
    </w:pPr>
    <w:r>
      <w:rPr>
        <w:rStyle w:val="49"/>
      </w:rPr>
      <w:fldChar w:fldCharType="begin"/>
    </w:r>
    <w:r>
      <w:rPr>
        <w:rStyle w:val="49"/>
      </w:rPr>
      <w:instrText xml:space="preserve">PAGE  </w:instrText>
    </w:r>
    <w:r>
      <w:rPr>
        <w:rStyle w:val="49"/>
      </w:rPr>
      <w:fldChar w:fldCharType="separate"/>
    </w:r>
    <w:r>
      <w:rPr>
        <w:rStyle w:val="49"/>
      </w:rPr>
      <w:t>2</w:t>
    </w:r>
    <w:r>
      <w:rPr>
        <w:rStyle w:val="49"/>
      </w:rPr>
      <w:fldChar w:fldCharType="end"/>
    </w:r>
  </w:p>
  <w:p>
    <w:pPr>
      <w:pStyle w:val="2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26D66C"/>
    <w:multiLevelType w:val="singleLevel"/>
    <w:tmpl w:val="A726D66C"/>
    <w:lvl w:ilvl="0" w:tentative="0">
      <w:start w:val="1"/>
      <w:numFmt w:val="decimal"/>
      <w:lvlText w:val="%1."/>
      <w:lvlJc w:val="left"/>
      <w:pPr>
        <w:tabs>
          <w:tab w:val="left" w:pos="312"/>
        </w:tabs>
      </w:pPr>
    </w:lvl>
  </w:abstractNum>
  <w:abstractNum w:abstractNumId="1">
    <w:nsid w:val="EFB65A73"/>
    <w:multiLevelType w:val="singleLevel"/>
    <w:tmpl w:val="EFB65A73"/>
    <w:lvl w:ilvl="0" w:tentative="0">
      <w:start w:val="1"/>
      <w:numFmt w:val="decimal"/>
      <w:suff w:val="nothing"/>
      <w:lvlText w:val="%1、"/>
      <w:lvlJc w:val="left"/>
    </w:lvl>
  </w:abstractNum>
  <w:abstractNum w:abstractNumId="2">
    <w:nsid w:val="FFFFFF7C"/>
    <w:multiLevelType w:val="singleLevel"/>
    <w:tmpl w:val="FFFFFF7C"/>
    <w:lvl w:ilvl="0" w:tentative="0">
      <w:start w:val="1"/>
      <w:numFmt w:val="decimal"/>
      <w:pStyle w:val="68"/>
      <w:lvlText w:val="%1."/>
      <w:lvlJc w:val="left"/>
      <w:pPr>
        <w:tabs>
          <w:tab w:val="left" w:pos="7994"/>
        </w:tabs>
        <w:ind w:left="7994" w:leftChars="800" w:hanging="360" w:hangingChars="200"/>
      </w:pPr>
    </w:lvl>
  </w:abstractNum>
  <w:abstractNum w:abstractNumId="3">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4">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2503483"/>
    <w:multiLevelType w:val="multilevel"/>
    <w:tmpl w:val="12503483"/>
    <w:lvl w:ilvl="0" w:tentative="0">
      <w:start w:val="1"/>
      <w:numFmt w:val="bullet"/>
      <w:pStyle w:val="116"/>
      <w:lvlText w:val=""/>
      <w:lvlJc w:val="left"/>
      <w:pPr>
        <w:tabs>
          <w:tab w:val="left" w:pos="420"/>
        </w:tabs>
        <w:ind w:left="420" w:hanging="420"/>
      </w:pPr>
      <w:rPr>
        <w:rFonts w:hint="default" w:ascii="Wingdings" w:hAnsi="Wingdings"/>
      </w:rPr>
    </w:lvl>
    <w:lvl w:ilvl="1" w:tentative="0">
      <w:start w:val="1"/>
      <w:numFmt w:val="bullet"/>
      <w:pStyle w:val="115"/>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160D20D0"/>
    <w:multiLevelType w:val="multilevel"/>
    <w:tmpl w:val="160D20D0"/>
    <w:lvl w:ilvl="0" w:tentative="0">
      <w:start w:val="1"/>
      <w:numFmt w:val="bullet"/>
      <w:pStyle w:val="84"/>
      <w:lvlText w:val=""/>
      <w:lvlJc w:val="left"/>
      <w:pPr>
        <w:tabs>
          <w:tab w:val="left" w:pos="840"/>
        </w:tabs>
        <w:ind w:left="840" w:hanging="420"/>
      </w:pPr>
      <w:rPr>
        <w:rFonts w:hint="default" w:ascii="Wingdings" w:hAnsi="Wingdings"/>
      </w:rPr>
    </w:lvl>
    <w:lvl w:ilvl="1" w:tentative="0">
      <w:start w:val="1"/>
      <w:numFmt w:val="bullet"/>
      <w:pStyle w:val="85"/>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2F395B7B"/>
    <w:multiLevelType w:val="multilevel"/>
    <w:tmpl w:val="2F395B7B"/>
    <w:lvl w:ilvl="0" w:tentative="0">
      <w:start w:val="1"/>
      <w:numFmt w:val="bullet"/>
      <w:pStyle w:val="176"/>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D034486"/>
    <w:multiLevelType w:val="singleLevel"/>
    <w:tmpl w:val="4D034486"/>
    <w:lvl w:ilvl="0" w:tentative="0">
      <w:start w:val="3"/>
      <w:numFmt w:val="chineseCounting"/>
      <w:suff w:val="space"/>
      <w:lvlText w:val="第%1条"/>
      <w:lvlJc w:val="left"/>
      <w:rPr>
        <w:rFonts w:hint="eastAsia"/>
      </w:rPr>
    </w:lvl>
  </w:abstractNum>
  <w:abstractNum w:abstractNumId="9">
    <w:nsid w:val="7AEF7716"/>
    <w:multiLevelType w:val="multilevel"/>
    <w:tmpl w:val="7AEF7716"/>
    <w:lvl w:ilvl="0" w:tentative="0">
      <w:start w:val="1"/>
      <w:numFmt w:val="chineseCountingThousand"/>
      <w:pStyle w:val="129"/>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9"/>
  </w:num>
  <w:num w:numId="6">
    <w:abstractNumId w:val="7"/>
  </w:num>
  <w:num w:numId="7">
    <w:abstractNumId w:val="0"/>
  </w:num>
  <w:num w:numId="8">
    <w:abstractNumId w:val="1"/>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吕静">
    <w15:presenceInfo w15:providerId="None" w15:userId="吕静"/>
  </w15:person>
  <w15:person w15:author="陈shunjie">
    <w15:presenceInfo w15:providerId="None" w15:userId="陈shunjie"/>
  </w15:person>
  <w15:person w15:author="作者">
    <w15:presenceInfo w15:providerId="None" w15:userId="作者"/>
  </w15:person>
  <w15:person w15:author="政府采购业务分公司">
    <w15:presenceInfo w15:providerId="None" w15:userId="政府采购业务分公司"/>
  </w15:person>
  <w15:person w15:author="陈sj">
    <w15:presenceInfo w15:providerId="None" w15:userId="陈sj"/>
  </w15:person>
  <w15:person w15:author="xj">
    <w15:presenceInfo w15:providerId="WPS Office" w15:userId="36330178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5MDFkMTRmMzJiMWZhYmMwMWQ3MGJmYTFiYmZiOWEifQ=="/>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237"/>
    <w:rsid w:val="00036A2B"/>
    <w:rsid w:val="000379C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2800"/>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012"/>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3AE9"/>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CFC"/>
    <w:rsid w:val="001B1F55"/>
    <w:rsid w:val="001B2049"/>
    <w:rsid w:val="001B2934"/>
    <w:rsid w:val="001B4A37"/>
    <w:rsid w:val="001B5963"/>
    <w:rsid w:val="001B5CE9"/>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1AE9"/>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EA1"/>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5977"/>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5846"/>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5D15"/>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5BEC"/>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1B75"/>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31D3"/>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46CF"/>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6FC"/>
    <w:rsid w:val="005D4A04"/>
    <w:rsid w:val="005D4CF7"/>
    <w:rsid w:val="005D5347"/>
    <w:rsid w:val="005D5CC5"/>
    <w:rsid w:val="005D5FE6"/>
    <w:rsid w:val="005D61EA"/>
    <w:rsid w:val="005D74D8"/>
    <w:rsid w:val="005D787B"/>
    <w:rsid w:val="005E031D"/>
    <w:rsid w:val="005E03AC"/>
    <w:rsid w:val="005E04B5"/>
    <w:rsid w:val="005E0621"/>
    <w:rsid w:val="005E12BE"/>
    <w:rsid w:val="005E27AD"/>
    <w:rsid w:val="005E2C81"/>
    <w:rsid w:val="005E4D3C"/>
    <w:rsid w:val="005E7158"/>
    <w:rsid w:val="005E7ECB"/>
    <w:rsid w:val="005F0C00"/>
    <w:rsid w:val="005F1037"/>
    <w:rsid w:val="005F2BF8"/>
    <w:rsid w:val="005F2EA8"/>
    <w:rsid w:val="005F3094"/>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4176"/>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2A6C"/>
    <w:rsid w:val="00633B3E"/>
    <w:rsid w:val="00634EC0"/>
    <w:rsid w:val="0063627F"/>
    <w:rsid w:val="00636969"/>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8A8"/>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4E79"/>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58"/>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31E2"/>
    <w:rsid w:val="007A4A53"/>
    <w:rsid w:val="007A4C93"/>
    <w:rsid w:val="007A4E17"/>
    <w:rsid w:val="007A7F6D"/>
    <w:rsid w:val="007B0FBD"/>
    <w:rsid w:val="007B10EC"/>
    <w:rsid w:val="007B1BAF"/>
    <w:rsid w:val="007B20C3"/>
    <w:rsid w:val="007B2FE8"/>
    <w:rsid w:val="007B35F7"/>
    <w:rsid w:val="007B3D39"/>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9E8"/>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177"/>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2AB3"/>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01B"/>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2E7E"/>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694"/>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4EC5"/>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517"/>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347C"/>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1D9B"/>
    <w:rsid w:val="00BE369C"/>
    <w:rsid w:val="00BE4117"/>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C46"/>
    <w:rsid w:val="00CD1D2E"/>
    <w:rsid w:val="00CD27CD"/>
    <w:rsid w:val="00CD4BF8"/>
    <w:rsid w:val="00CD52CD"/>
    <w:rsid w:val="00CD652E"/>
    <w:rsid w:val="00CD6828"/>
    <w:rsid w:val="00CD685C"/>
    <w:rsid w:val="00CD68DD"/>
    <w:rsid w:val="00CD7B8B"/>
    <w:rsid w:val="00CE01F8"/>
    <w:rsid w:val="00CE0D43"/>
    <w:rsid w:val="00CE24B9"/>
    <w:rsid w:val="00CE2B04"/>
    <w:rsid w:val="00CE2CA1"/>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CF7EF6"/>
    <w:rsid w:val="00D00272"/>
    <w:rsid w:val="00D00AF5"/>
    <w:rsid w:val="00D00BD6"/>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0960"/>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1DED"/>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1F66"/>
    <w:rsid w:val="00DD3316"/>
    <w:rsid w:val="00DD3E02"/>
    <w:rsid w:val="00DD45AF"/>
    <w:rsid w:val="00DD5654"/>
    <w:rsid w:val="00DD5E57"/>
    <w:rsid w:val="00DD60E3"/>
    <w:rsid w:val="00DD66C8"/>
    <w:rsid w:val="00DD7F9B"/>
    <w:rsid w:val="00DE1C74"/>
    <w:rsid w:val="00DE1CCF"/>
    <w:rsid w:val="00DE1D7B"/>
    <w:rsid w:val="00DE3385"/>
    <w:rsid w:val="00DE39C4"/>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29FE"/>
    <w:rsid w:val="00DF3AB2"/>
    <w:rsid w:val="00DF4116"/>
    <w:rsid w:val="00DF5129"/>
    <w:rsid w:val="00DF5784"/>
    <w:rsid w:val="00DF58B8"/>
    <w:rsid w:val="00DF5FF8"/>
    <w:rsid w:val="00DF6EE5"/>
    <w:rsid w:val="00DF7E7E"/>
    <w:rsid w:val="00E0077B"/>
    <w:rsid w:val="00E00898"/>
    <w:rsid w:val="00E03634"/>
    <w:rsid w:val="00E04192"/>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1B6"/>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895"/>
    <w:rsid w:val="00E75A9D"/>
    <w:rsid w:val="00E75E7E"/>
    <w:rsid w:val="00E77753"/>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4C0"/>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0437"/>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1A1E"/>
    <w:rsid w:val="00FC4323"/>
    <w:rsid w:val="00FC51AE"/>
    <w:rsid w:val="00FC550A"/>
    <w:rsid w:val="00FC551E"/>
    <w:rsid w:val="00FC5790"/>
    <w:rsid w:val="00FC6275"/>
    <w:rsid w:val="00FC62C4"/>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27F6"/>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146655A"/>
    <w:rsid w:val="01B06F91"/>
    <w:rsid w:val="01B54B2B"/>
    <w:rsid w:val="03056763"/>
    <w:rsid w:val="036D5452"/>
    <w:rsid w:val="043E74F7"/>
    <w:rsid w:val="05821997"/>
    <w:rsid w:val="05A515FE"/>
    <w:rsid w:val="05B81536"/>
    <w:rsid w:val="066418D7"/>
    <w:rsid w:val="06A116ED"/>
    <w:rsid w:val="08435AFA"/>
    <w:rsid w:val="090C7C1B"/>
    <w:rsid w:val="0A694FA2"/>
    <w:rsid w:val="0C0B527D"/>
    <w:rsid w:val="0C4C5587"/>
    <w:rsid w:val="0CA05B8A"/>
    <w:rsid w:val="0D2C7836"/>
    <w:rsid w:val="0E1452EB"/>
    <w:rsid w:val="0E5A3B85"/>
    <w:rsid w:val="0E614961"/>
    <w:rsid w:val="0E6E6F80"/>
    <w:rsid w:val="0E947D89"/>
    <w:rsid w:val="0F2B7FAC"/>
    <w:rsid w:val="0FF94323"/>
    <w:rsid w:val="10673C3F"/>
    <w:rsid w:val="108D4A90"/>
    <w:rsid w:val="11906ABF"/>
    <w:rsid w:val="11F8062F"/>
    <w:rsid w:val="124B25C4"/>
    <w:rsid w:val="13166FBF"/>
    <w:rsid w:val="139B3968"/>
    <w:rsid w:val="14E76E65"/>
    <w:rsid w:val="155602DB"/>
    <w:rsid w:val="15973498"/>
    <w:rsid w:val="15FA2CEF"/>
    <w:rsid w:val="161A1EE6"/>
    <w:rsid w:val="16D72F09"/>
    <w:rsid w:val="17FF3F07"/>
    <w:rsid w:val="18661FE2"/>
    <w:rsid w:val="18B12304"/>
    <w:rsid w:val="18CA16E8"/>
    <w:rsid w:val="198E1224"/>
    <w:rsid w:val="1A5E02EB"/>
    <w:rsid w:val="1A8D5260"/>
    <w:rsid w:val="1A8E14B4"/>
    <w:rsid w:val="1B325F2A"/>
    <w:rsid w:val="1BD242F9"/>
    <w:rsid w:val="1CA13D9D"/>
    <w:rsid w:val="1DD53CBD"/>
    <w:rsid w:val="203912F4"/>
    <w:rsid w:val="211D2F11"/>
    <w:rsid w:val="219A1B7F"/>
    <w:rsid w:val="23AA6A32"/>
    <w:rsid w:val="24134CA3"/>
    <w:rsid w:val="25D868AC"/>
    <w:rsid w:val="25F11338"/>
    <w:rsid w:val="262D4A7B"/>
    <w:rsid w:val="264B0E25"/>
    <w:rsid w:val="26571970"/>
    <w:rsid w:val="28184E76"/>
    <w:rsid w:val="28C7187B"/>
    <w:rsid w:val="29050F8C"/>
    <w:rsid w:val="294C6E3F"/>
    <w:rsid w:val="2A426494"/>
    <w:rsid w:val="2B033371"/>
    <w:rsid w:val="2B2F595A"/>
    <w:rsid w:val="2C240F34"/>
    <w:rsid w:val="2C33223E"/>
    <w:rsid w:val="2C64115C"/>
    <w:rsid w:val="2D0B54A3"/>
    <w:rsid w:val="2D230138"/>
    <w:rsid w:val="2D945258"/>
    <w:rsid w:val="2E25414D"/>
    <w:rsid w:val="2ECB4CA9"/>
    <w:rsid w:val="2EE54B18"/>
    <w:rsid w:val="2F0B39FA"/>
    <w:rsid w:val="2F984DAB"/>
    <w:rsid w:val="300801AF"/>
    <w:rsid w:val="305B1986"/>
    <w:rsid w:val="3063463F"/>
    <w:rsid w:val="30662EDC"/>
    <w:rsid w:val="30D34570"/>
    <w:rsid w:val="31FC33CC"/>
    <w:rsid w:val="320D3A71"/>
    <w:rsid w:val="324B16F5"/>
    <w:rsid w:val="326F3519"/>
    <w:rsid w:val="33B67A9F"/>
    <w:rsid w:val="34E60A39"/>
    <w:rsid w:val="37515F68"/>
    <w:rsid w:val="37D50947"/>
    <w:rsid w:val="389E0976"/>
    <w:rsid w:val="38B34F5D"/>
    <w:rsid w:val="3B5129DA"/>
    <w:rsid w:val="3B9F52CB"/>
    <w:rsid w:val="3CC3151E"/>
    <w:rsid w:val="3CDF3135"/>
    <w:rsid w:val="3F9C54CF"/>
    <w:rsid w:val="3FB269C3"/>
    <w:rsid w:val="3FBA3465"/>
    <w:rsid w:val="40F1057F"/>
    <w:rsid w:val="410061AC"/>
    <w:rsid w:val="41571D6E"/>
    <w:rsid w:val="423637BF"/>
    <w:rsid w:val="423F5E22"/>
    <w:rsid w:val="42843695"/>
    <w:rsid w:val="43741014"/>
    <w:rsid w:val="446A710E"/>
    <w:rsid w:val="45945BCE"/>
    <w:rsid w:val="45EF32B4"/>
    <w:rsid w:val="47DA4083"/>
    <w:rsid w:val="48516729"/>
    <w:rsid w:val="48D43EA7"/>
    <w:rsid w:val="49FB336A"/>
    <w:rsid w:val="4AB10DA0"/>
    <w:rsid w:val="4B4E7EC4"/>
    <w:rsid w:val="4BF03461"/>
    <w:rsid w:val="4C0008DC"/>
    <w:rsid w:val="4E352C84"/>
    <w:rsid w:val="4EDC27F7"/>
    <w:rsid w:val="4FEC07C0"/>
    <w:rsid w:val="525C0F0C"/>
    <w:rsid w:val="53344EC1"/>
    <w:rsid w:val="53913A4D"/>
    <w:rsid w:val="53B57275"/>
    <w:rsid w:val="53DC50DF"/>
    <w:rsid w:val="546D3EF1"/>
    <w:rsid w:val="54D8431C"/>
    <w:rsid w:val="558E2DF0"/>
    <w:rsid w:val="55F04DAA"/>
    <w:rsid w:val="58236A15"/>
    <w:rsid w:val="58321EC6"/>
    <w:rsid w:val="586757C9"/>
    <w:rsid w:val="5952757D"/>
    <w:rsid w:val="5954396A"/>
    <w:rsid w:val="5AE4089D"/>
    <w:rsid w:val="5B144CC5"/>
    <w:rsid w:val="5C463CBF"/>
    <w:rsid w:val="5D652999"/>
    <w:rsid w:val="5E1E709E"/>
    <w:rsid w:val="5E643D94"/>
    <w:rsid w:val="5EA54320"/>
    <w:rsid w:val="5EEC4F2C"/>
    <w:rsid w:val="5F954394"/>
    <w:rsid w:val="604D7180"/>
    <w:rsid w:val="60AF410C"/>
    <w:rsid w:val="62A25BF3"/>
    <w:rsid w:val="65B05485"/>
    <w:rsid w:val="664375E8"/>
    <w:rsid w:val="666B09B5"/>
    <w:rsid w:val="667D5860"/>
    <w:rsid w:val="66885224"/>
    <w:rsid w:val="6769551A"/>
    <w:rsid w:val="68D30AA0"/>
    <w:rsid w:val="68D357B0"/>
    <w:rsid w:val="695A1090"/>
    <w:rsid w:val="696A086B"/>
    <w:rsid w:val="69D4537F"/>
    <w:rsid w:val="6A944F86"/>
    <w:rsid w:val="6BB3747E"/>
    <w:rsid w:val="6CC05D86"/>
    <w:rsid w:val="6D0325B4"/>
    <w:rsid w:val="6D261A37"/>
    <w:rsid w:val="6E8506AC"/>
    <w:rsid w:val="6EC85676"/>
    <w:rsid w:val="6F827F9F"/>
    <w:rsid w:val="70843425"/>
    <w:rsid w:val="710140E2"/>
    <w:rsid w:val="728B1D53"/>
    <w:rsid w:val="72EB27F1"/>
    <w:rsid w:val="73393A7E"/>
    <w:rsid w:val="741F6D98"/>
    <w:rsid w:val="759848B2"/>
    <w:rsid w:val="76091A83"/>
    <w:rsid w:val="76D10E3F"/>
    <w:rsid w:val="771F6F0D"/>
    <w:rsid w:val="7733288D"/>
    <w:rsid w:val="77901832"/>
    <w:rsid w:val="77E471E7"/>
    <w:rsid w:val="78252301"/>
    <w:rsid w:val="784840CF"/>
    <w:rsid w:val="786B73C0"/>
    <w:rsid w:val="78991D6F"/>
    <w:rsid w:val="78EC1071"/>
    <w:rsid w:val="7C6333F8"/>
    <w:rsid w:val="7D0B4B8D"/>
    <w:rsid w:val="7DB23C95"/>
    <w:rsid w:val="7E461224"/>
    <w:rsid w:val="7EC24C6A"/>
    <w:rsid w:val="7F8873BD"/>
    <w:rsid w:val="7F9E730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name="HTML Acronym"/>
    <w:lsdException w:uiPriority="0" w:name="HTML Address"/>
    <w:lsdException w:qFormat="1" w:uiPriority="0" w:name="HTML Cite"/>
    <w:lsdException w:uiPriority="0" w:name="HTML Code"/>
    <w:lsdException w:uiPriority="0" w:name="HTML Definition"/>
    <w:lsdException w:qFormat="1" w:uiPriority="0" w:name="HTML Keyboard"/>
    <w:lsdException w:qFormat="1" w:unhideWhenUsed="0" w:uiPriority="0" w:semiHidden="0" w:name="HTML Preformatted"/>
    <w:lsdException w:uiPriority="0" w:name="HTML Sample"/>
    <w:lsdException w:uiPriority="0" w:name="HTML Typewriter"/>
    <w:lsdException w:qFormat="1"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65"/>
    <w:autoRedefine/>
    <w:qFormat/>
    <w:uiPriority w:val="0"/>
    <w:pPr>
      <w:spacing w:before="340" w:after="330" w:line="360" w:lineRule="auto"/>
      <w:jc w:val="center"/>
      <w:outlineLvl w:val="0"/>
    </w:pPr>
    <w:rPr>
      <w:rFonts w:eastAsia="黑体"/>
      <w:kern w:val="44"/>
      <w:szCs w:val="44"/>
    </w:rPr>
  </w:style>
  <w:style w:type="paragraph" w:styleId="6">
    <w:name w:val="heading 2"/>
    <w:basedOn w:val="4"/>
    <w:next w:val="5"/>
    <w:link w:val="80"/>
    <w:autoRedefine/>
    <w:qFormat/>
    <w:uiPriority w:val="0"/>
    <w:pPr>
      <w:adjustRightInd w:val="0"/>
      <w:jc w:val="center"/>
      <w:textAlignment w:val="baseline"/>
      <w:outlineLvl w:val="1"/>
    </w:pPr>
    <w:rPr>
      <w:kern w:val="0"/>
      <w:sz w:val="24"/>
      <w:szCs w:val="20"/>
    </w:rPr>
  </w:style>
  <w:style w:type="paragraph" w:styleId="4">
    <w:name w:val="heading 3"/>
    <w:basedOn w:val="5"/>
    <w:next w:val="1"/>
    <w:link w:val="64"/>
    <w:autoRedefine/>
    <w:qFormat/>
    <w:uiPriority w:val="9"/>
    <w:pPr>
      <w:spacing w:before="260" w:after="260" w:line="240" w:lineRule="auto"/>
      <w:outlineLvl w:val="2"/>
    </w:pPr>
    <w:rPr>
      <w:rFonts w:ascii="宋体" w:hAnsi="宋体" w:eastAsia="宋体"/>
      <w:szCs w:val="32"/>
    </w:rPr>
  </w:style>
  <w:style w:type="paragraph" w:styleId="5">
    <w:name w:val="heading 4"/>
    <w:basedOn w:val="1"/>
    <w:next w:val="1"/>
    <w:link w:val="62"/>
    <w:autoRedefine/>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9"/>
    <w:autoRedefine/>
    <w:qFormat/>
    <w:uiPriority w:val="0"/>
    <w:pPr>
      <w:keepNext/>
      <w:keepLines/>
      <w:spacing w:before="280" w:after="290" w:line="376" w:lineRule="auto"/>
      <w:outlineLvl w:val="4"/>
    </w:pPr>
    <w:rPr>
      <w:b/>
      <w:sz w:val="28"/>
      <w:szCs w:val="20"/>
    </w:rPr>
  </w:style>
  <w:style w:type="paragraph" w:styleId="9">
    <w:name w:val="heading 6"/>
    <w:basedOn w:val="1"/>
    <w:next w:val="8"/>
    <w:link w:val="92"/>
    <w:autoRedefine/>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93"/>
    <w:autoRedefine/>
    <w:qFormat/>
    <w:uiPriority w:val="0"/>
    <w:pPr>
      <w:keepNext/>
      <w:keepLines/>
      <w:spacing w:before="240" w:after="64" w:line="320" w:lineRule="auto"/>
      <w:outlineLvl w:val="6"/>
    </w:pPr>
    <w:rPr>
      <w:b/>
      <w:sz w:val="24"/>
      <w:szCs w:val="20"/>
    </w:rPr>
  </w:style>
  <w:style w:type="paragraph" w:styleId="11">
    <w:name w:val="heading 8"/>
    <w:basedOn w:val="1"/>
    <w:next w:val="8"/>
    <w:link w:val="94"/>
    <w:autoRedefine/>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95"/>
    <w:autoRedefine/>
    <w:qFormat/>
    <w:uiPriority w:val="0"/>
    <w:pPr>
      <w:keepNext/>
      <w:keepLines/>
      <w:spacing w:before="240" w:after="64" w:line="320" w:lineRule="auto"/>
      <w:outlineLvl w:val="8"/>
    </w:pPr>
    <w:rPr>
      <w:rFonts w:ascii="Arial" w:hAnsi="Arial" w:eastAsia="黑体"/>
      <w:szCs w:val="20"/>
    </w:rPr>
  </w:style>
  <w:style w:type="character" w:default="1" w:styleId="47">
    <w:name w:val="Default Paragraph Font"/>
    <w:autoRedefine/>
    <w:semiHidden/>
    <w:unhideWhenUsed/>
    <w:qFormat/>
    <w:uiPriority w:val="1"/>
  </w:style>
  <w:style w:type="table" w:default="1" w:styleId="44">
    <w:name w:val="Normal Table"/>
    <w:autoRedefine/>
    <w:semiHidden/>
    <w:unhideWhenUsed/>
    <w:qFormat/>
    <w:uiPriority w:val="99"/>
    <w:tblPr>
      <w:tblCellMar>
        <w:top w:w="0" w:type="dxa"/>
        <w:left w:w="108" w:type="dxa"/>
        <w:bottom w:w="0" w:type="dxa"/>
        <w:right w:w="108" w:type="dxa"/>
      </w:tblCellMar>
    </w:tblPr>
  </w:style>
  <w:style w:type="paragraph" w:styleId="2">
    <w:name w:val="toc 2"/>
    <w:basedOn w:val="1"/>
    <w:next w:val="1"/>
    <w:autoRedefine/>
    <w:semiHidden/>
    <w:qFormat/>
    <w:uiPriority w:val="0"/>
    <w:pPr>
      <w:tabs>
        <w:tab w:val="right" w:leader="dot" w:pos="8296"/>
      </w:tabs>
      <w:ind w:left="210"/>
      <w:jc w:val="left"/>
    </w:pPr>
    <w:rPr>
      <w:smallCaps/>
    </w:rPr>
  </w:style>
  <w:style w:type="paragraph" w:styleId="8">
    <w:name w:val="Normal Indent"/>
    <w:basedOn w:val="1"/>
    <w:link w:val="66"/>
    <w:autoRedefine/>
    <w:qFormat/>
    <w:uiPriority w:val="0"/>
    <w:pPr>
      <w:ind w:firstLine="420"/>
    </w:pPr>
    <w:rPr>
      <w:szCs w:val="20"/>
    </w:rPr>
  </w:style>
  <w:style w:type="paragraph" w:styleId="13">
    <w:name w:val="toc 7"/>
    <w:basedOn w:val="1"/>
    <w:next w:val="1"/>
    <w:autoRedefine/>
    <w:semiHidden/>
    <w:qFormat/>
    <w:uiPriority w:val="0"/>
    <w:pPr>
      <w:ind w:left="1260"/>
      <w:jc w:val="left"/>
    </w:pPr>
    <w:rPr>
      <w:szCs w:val="21"/>
    </w:rPr>
  </w:style>
  <w:style w:type="paragraph" w:styleId="14">
    <w:name w:val="caption"/>
    <w:basedOn w:val="1"/>
    <w:next w:val="1"/>
    <w:autoRedefine/>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autoRedefine/>
    <w:qFormat/>
    <w:uiPriority w:val="0"/>
    <w:pPr>
      <w:numPr>
        <w:ilvl w:val="0"/>
        <w:numId w:val="1"/>
      </w:numPr>
    </w:pPr>
    <w:rPr>
      <w:szCs w:val="20"/>
    </w:rPr>
  </w:style>
  <w:style w:type="paragraph" w:styleId="16">
    <w:name w:val="Document Map"/>
    <w:basedOn w:val="1"/>
    <w:autoRedefine/>
    <w:semiHidden/>
    <w:qFormat/>
    <w:uiPriority w:val="0"/>
    <w:pPr>
      <w:shd w:val="clear" w:color="auto" w:fill="000080"/>
    </w:pPr>
  </w:style>
  <w:style w:type="paragraph" w:styleId="17">
    <w:name w:val="annotation text"/>
    <w:basedOn w:val="1"/>
    <w:link w:val="193"/>
    <w:autoRedefine/>
    <w:qFormat/>
    <w:uiPriority w:val="0"/>
    <w:pPr>
      <w:autoSpaceDE w:val="0"/>
      <w:autoSpaceDN w:val="0"/>
      <w:adjustRightInd w:val="0"/>
      <w:jc w:val="left"/>
      <w:textAlignment w:val="baseline"/>
    </w:pPr>
    <w:rPr>
      <w:rFonts w:ascii="宋体"/>
      <w:kern w:val="0"/>
      <w:sz w:val="34"/>
      <w:szCs w:val="20"/>
    </w:rPr>
  </w:style>
  <w:style w:type="paragraph" w:styleId="18">
    <w:name w:val="Body Text 3"/>
    <w:basedOn w:val="1"/>
    <w:link w:val="107"/>
    <w:autoRedefine/>
    <w:qFormat/>
    <w:uiPriority w:val="0"/>
    <w:pPr>
      <w:spacing w:after="120"/>
    </w:pPr>
    <w:rPr>
      <w:sz w:val="16"/>
      <w:szCs w:val="16"/>
    </w:rPr>
  </w:style>
  <w:style w:type="paragraph" w:styleId="19">
    <w:name w:val="Body Text"/>
    <w:basedOn w:val="1"/>
    <w:next w:val="20"/>
    <w:link w:val="101"/>
    <w:autoRedefine/>
    <w:qFormat/>
    <w:uiPriority w:val="0"/>
    <w:pPr>
      <w:spacing w:line="360" w:lineRule="auto"/>
    </w:pPr>
    <w:rPr>
      <w:b/>
      <w:bCs/>
      <w:sz w:val="24"/>
    </w:rPr>
  </w:style>
  <w:style w:type="paragraph" w:styleId="20">
    <w:name w:val="Body Text 2"/>
    <w:basedOn w:val="1"/>
    <w:link w:val="105"/>
    <w:autoRedefine/>
    <w:qFormat/>
    <w:uiPriority w:val="0"/>
    <w:pPr>
      <w:spacing w:line="360" w:lineRule="auto"/>
    </w:pPr>
    <w:rPr>
      <w:sz w:val="24"/>
    </w:rPr>
  </w:style>
  <w:style w:type="paragraph" w:styleId="21">
    <w:name w:val="Body Text Indent"/>
    <w:basedOn w:val="1"/>
    <w:link w:val="88"/>
    <w:autoRedefine/>
    <w:qFormat/>
    <w:uiPriority w:val="0"/>
    <w:pPr>
      <w:spacing w:line="360" w:lineRule="auto"/>
      <w:ind w:firstLine="420" w:firstLineChars="200"/>
    </w:pPr>
  </w:style>
  <w:style w:type="paragraph" w:styleId="22">
    <w:name w:val="toc 5"/>
    <w:basedOn w:val="1"/>
    <w:next w:val="1"/>
    <w:autoRedefine/>
    <w:semiHidden/>
    <w:qFormat/>
    <w:uiPriority w:val="0"/>
    <w:pPr>
      <w:ind w:left="840"/>
      <w:jc w:val="left"/>
    </w:pPr>
    <w:rPr>
      <w:szCs w:val="21"/>
    </w:rPr>
  </w:style>
  <w:style w:type="paragraph" w:styleId="23">
    <w:name w:val="toc 3"/>
    <w:basedOn w:val="1"/>
    <w:next w:val="1"/>
    <w:autoRedefine/>
    <w:semiHidden/>
    <w:qFormat/>
    <w:uiPriority w:val="0"/>
    <w:pPr>
      <w:ind w:left="420"/>
      <w:jc w:val="left"/>
    </w:pPr>
    <w:rPr>
      <w:i/>
      <w:iCs/>
    </w:rPr>
  </w:style>
  <w:style w:type="paragraph" w:styleId="24">
    <w:name w:val="Plain Text"/>
    <w:basedOn w:val="1"/>
    <w:link w:val="99"/>
    <w:autoRedefine/>
    <w:qFormat/>
    <w:uiPriority w:val="0"/>
    <w:rPr>
      <w:rFonts w:ascii="宋体" w:hAnsi="Courier New"/>
      <w:szCs w:val="20"/>
    </w:rPr>
  </w:style>
  <w:style w:type="paragraph" w:styleId="25">
    <w:name w:val="toc 8"/>
    <w:basedOn w:val="1"/>
    <w:next w:val="1"/>
    <w:autoRedefine/>
    <w:semiHidden/>
    <w:qFormat/>
    <w:uiPriority w:val="0"/>
    <w:pPr>
      <w:ind w:left="1470"/>
      <w:jc w:val="left"/>
    </w:pPr>
    <w:rPr>
      <w:szCs w:val="21"/>
    </w:rPr>
  </w:style>
  <w:style w:type="paragraph" w:styleId="26">
    <w:name w:val="Date"/>
    <w:basedOn w:val="1"/>
    <w:next w:val="1"/>
    <w:link w:val="97"/>
    <w:autoRedefine/>
    <w:qFormat/>
    <w:uiPriority w:val="0"/>
    <w:rPr>
      <w:rFonts w:ascii="宋体" w:hAnsi="Courier New"/>
      <w:sz w:val="32"/>
      <w:szCs w:val="20"/>
    </w:rPr>
  </w:style>
  <w:style w:type="paragraph" w:styleId="27">
    <w:name w:val="Body Text Indent 2"/>
    <w:basedOn w:val="1"/>
    <w:link w:val="102"/>
    <w:autoRedefine/>
    <w:qFormat/>
    <w:uiPriority w:val="0"/>
    <w:pPr>
      <w:spacing w:beforeLines="50" w:afterLines="50" w:line="120" w:lineRule="auto"/>
      <w:ind w:firstLine="840" w:firstLineChars="400"/>
      <w:jc w:val="left"/>
    </w:pPr>
    <w:rPr>
      <w:rFonts w:ascii="宋体" w:hAnsi="宋体"/>
    </w:rPr>
  </w:style>
  <w:style w:type="paragraph" w:styleId="28">
    <w:name w:val="Balloon Text"/>
    <w:basedOn w:val="1"/>
    <w:link w:val="108"/>
    <w:autoRedefine/>
    <w:semiHidden/>
    <w:qFormat/>
    <w:uiPriority w:val="99"/>
    <w:rPr>
      <w:sz w:val="18"/>
      <w:szCs w:val="18"/>
    </w:rPr>
  </w:style>
  <w:style w:type="paragraph" w:styleId="29">
    <w:name w:val="footer"/>
    <w:basedOn w:val="1"/>
    <w:link w:val="106"/>
    <w:autoRedefine/>
    <w:qFormat/>
    <w:uiPriority w:val="0"/>
    <w:pPr>
      <w:tabs>
        <w:tab w:val="center" w:pos="4153"/>
        <w:tab w:val="right" w:pos="8306"/>
      </w:tabs>
      <w:snapToGrid w:val="0"/>
      <w:jc w:val="left"/>
    </w:pPr>
    <w:rPr>
      <w:sz w:val="18"/>
      <w:szCs w:val="18"/>
    </w:rPr>
  </w:style>
  <w:style w:type="paragraph" w:styleId="30">
    <w:name w:val="header"/>
    <w:basedOn w:val="1"/>
    <w:link w:val="103"/>
    <w:autoRedefine/>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autoRedefine/>
    <w:qFormat/>
    <w:uiPriority w:val="0"/>
    <w:pPr>
      <w:spacing w:before="120" w:after="120"/>
      <w:jc w:val="left"/>
    </w:pPr>
    <w:rPr>
      <w:b/>
      <w:bCs/>
      <w:caps/>
    </w:rPr>
  </w:style>
  <w:style w:type="paragraph" w:styleId="32">
    <w:name w:val="toc 4"/>
    <w:basedOn w:val="1"/>
    <w:next w:val="1"/>
    <w:autoRedefine/>
    <w:semiHidden/>
    <w:qFormat/>
    <w:uiPriority w:val="0"/>
    <w:pPr>
      <w:ind w:left="630"/>
      <w:jc w:val="left"/>
    </w:pPr>
    <w:rPr>
      <w:szCs w:val="21"/>
    </w:rPr>
  </w:style>
  <w:style w:type="paragraph" w:styleId="33">
    <w:name w:val="Subtitle"/>
    <w:next w:val="1"/>
    <w:link w:val="318"/>
    <w:autoRedefine/>
    <w:qFormat/>
    <w:uiPriority w:val="0"/>
    <w:pPr>
      <w:wordWrap w:val="0"/>
      <w:spacing w:after="60"/>
      <w:jc w:val="center"/>
    </w:pPr>
    <w:rPr>
      <w:rFonts w:ascii="Calibri" w:hAnsi="Calibri" w:eastAsia="宋体" w:cs="Times New Roman"/>
      <w:sz w:val="24"/>
      <w:lang w:val="en-US" w:eastAsia="zh-CN" w:bidi="ar-SA"/>
    </w:rPr>
  </w:style>
  <w:style w:type="paragraph" w:styleId="34">
    <w:name w:val="toc 6"/>
    <w:basedOn w:val="1"/>
    <w:next w:val="1"/>
    <w:autoRedefine/>
    <w:semiHidden/>
    <w:qFormat/>
    <w:uiPriority w:val="0"/>
    <w:pPr>
      <w:ind w:left="1050"/>
      <w:jc w:val="left"/>
    </w:pPr>
    <w:rPr>
      <w:szCs w:val="21"/>
    </w:rPr>
  </w:style>
  <w:style w:type="paragraph" w:styleId="35">
    <w:name w:val="Body Text Indent 3"/>
    <w:basedOn w:val="1"/>
    <w:link w:val="104"/>
    <w:autoRedefine/>
    <w:qFormat/>
    <w:uiPriority w:val="0"/>
    <w:pPr>
      <w:spacing w:line="360" w:lineRule="auto"/>
      <w:ind w:firstLine="482" w:firstLineChars="200"/>
    </w:pPr>
    <w:rPr>
      <w:rFonts w:ascii="宋体"/>
      <w:b/>
      <w:bCs/>
      <w:sz w:val="24"/>
    </w:rPr>
  </w:style>
  <w:style w:type="paragraph" w:styleId="36">
    <w:name w:val="toc 9"/>
    <w:basedOn w:val="1"/>
    <w:next w:val="1"/>
    <w:autoRedefine/>
    <w:semiHidden/>
    <w:qFormat/>
    <w:uiPriority w:val="0"/>
    <w:pPr>
      <w:ind w:left="1680"/>
      <w:jc w:val="left"/>
    </w:pPr>
    <w:rPr>
      <w:szCs w:val="21"/>
    </w:rPr>
  </w:style>
  <w:style w:type="paragraph" w:styleId="37">
    <w:name w:val="HTML Preformatted"/>
    <w:basedOn w:val="1"/>
    <w:link w:val="98"/>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autoRedefine/>
    <w:qFormat/>
    <w:uiPriority w:val="99"/>
    <w:pPr>
      <w:spacing w:beforeAutospacing="1" w:afterAutospacing="1"/>
      <w:jc w:val="left"/>
    </w:pPr>
    <w:rPr>
      <w:kern w:val="0"/>
      <w:sz w:val="24"/>
    </w:rPr>
  </w:style>
  <w:style w:type="paragraph" w:styleId="39">
    <w:name w:val="index 1"/>
    <w:basedOn w:val="1"/>
    <w:next w:val="1"/>
    <w:autoRedefine/>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96"/>
    <w:autoRedefine/>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94"/>
    <w:autoRedefine/>
    <w:qFormat/>
    <w:uiPriority w:val="99"/>
    <w:pPr>
      <w:autoSpaceDE/>
      <w:autoSpaceDN/>
      <w:adjustRightInd/>
      <w:textAlignment w:val="auto"/>
    </w:pPr>
    <w:rPr>
      <w:rFonts w:ascii="Times New Roman"/>
      <w:b/>
      <w:bCs/>
      <w:kern w:val="2"/>
      <w:sz w:val="21"/>
      <w:szCs w:val="24"/>
    </w:rPr>
  </w:style>
  <w:style w:type="paragraph" w:styleId="42">
    <w:name w:val="Body Text First Indent"/>
    <w:basedOn w:val="19"/>
    <w:link w:val="139"/>
    <w:autoRedefine/>
    <w:qFormat/>
    <w:uiPriority w:val="0"/>
    <w:pPr>
      <w:spacing w:after="120" w:line="240" w:lineRule="auto"/>
      <w:ind w:firstLine="420" w:firstLineChars="100"/>
    </w:pPr>
    <w:rPr>
      <w:sz w:val="21"/>
    </w:rPr>
  </w:style>
  <w:style w:type="paragraph" w:styleId="43">
    <w:name w:val="Body Text First Indent 2"/>
    <w:basedOn w:val="21"/>
    <w:qFormat/>
    <w:uiPriority w:val="0"/>
    <w:pPr>
      <w:ind w:left="0" w:leftChars="0" w:firstLine="210"/>
    </w:pPr>
  </w:style>
  <w:style w:type="table" w:styleId="45">
    <w:name w:val="Table Grid"/>
    <w:basedOn w:val="4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6">
    <w:name w:val="Table Elegant"/>
    <w:basedOn w:val="44"/>
    <w:autoRedefine/>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8">
    <w:name w:val="Strong"/>
    <w:autoRedefine/>
    <w:qFormat/>
    <w:uiPriority w:val="0"/>
    <w:rPr>
      <w:b/>
      <w:bCs/>
    </w:rPr>
  </w:style>
  <w:style w:type="character" w:styleId="49">
    <w:name w:val="page number"/>
    <w:basedOn w:val="47"/>
    <w:autoRedefine/>
    <w:qFormat/>
    <w:uiPriority w:val="0"/>
  </w:style>
  <w:style w:type="character" w:styleId="50">
    <w:name w:val="FollowedHyperlink"/>
    <w:autoRedefine/>
    <w:qFormat/>
    <w:uiPriority w:val="0"/>
    <w:rPr>
      <w:color w:val="800080"/>
      <w:u w:val="single"/>
    </w:rPr>
  </w:style>
  <w:style w:type="character" w:styleId="51">
    <w:name w:val="Emphasis"/>
    <w:basedOn w:val="47"/>
    <w:autoRedefine/>
    <w:qFormat/>
    <w:uiPriority w:val="0"/>
    <w:rPr>
      <w:b/>
      <w:bCs/>
      <w:sz w:val="20"/>
    </w:rPr>
  </w:style>
  <w:style w:type="character" w:styleId="52">
    <w:name w:val="HTML Definition"/>
    <w:basedOn w:val="47"/>
    <w:semiHidden/>
    <w:unhideWhenUsed/>
    <w:uiPriority w:val="0"/>
  </w:style>
  <w:style w:type="character" w:styleId="53">
    <w:name w:val="HTML Typewriter"/>
    <w:basedOn w:val="47"/>
    <w:semiHidden/>
    <w:unhideWhenUsed/>
    <w:uiPriority w:val="0"/>
    <w:rPr>
      <w:rFonts w:hint="default" w:ascii="monospace" w:hAnsi="monospace" w:eastAsia="monospace" w:cs="monospace"/>
      <w:sz w:val="20"/>
    </w:rPr>
  </w:style>
  <w:style w:type="character" w:styleId="54">
    <w:name w:val="HTML Acronym"/>
    <w:basedOn w:val="47"/>
    <w:semiHidden/>
    <w:unhideWhenUsed/>
    <w:qFormat/>
    <w:uiPriority w:val="0"/>
  </w:style>
  <w:style w:type="character" w:styleId="55">
    <w:name w:val="HTML Variable"/>
    <w:basedOn w:val="47"/>
    <w:semiHidden/>
    <w:unhideWhenUsed/>
    <w:qFormat/>
    <w:uiPriority w:val="0"/>
  </w:style>
  <w:style w:type="character" w:styleId="56">
    <w:name w:val="Hyperlink"/>
    <w:autoRedefine/>
    <w:qFormat/>
    <w:uiPriority w:val="99"/>
    <w:rPr>
      <w:color w:val="0000FF"/>
      <w:u w:val="single"/>
    </w:rPr>
  </w:style>
  <w:style w:type="character" w:styleId="57">
    <w:name w:val="HTML Code"/>
    <w:basedOn w:val="47"/>
    <w:semiHidden/>
    <w:unhideWhenUsed/>
    <w:uiPriority w:val="0"/>
    <w:rPr>
      <w:rFonts w:ascii="monospace" w:hAnsi="monospace" w:eastAsia="monospace" w:cs="monospace"/>
      <w:sz w:val="20"/>
    </w:rPr>
  </w:style>
  <w:style w:type="character" w:styleId="58">
    <w:name w:val="annotation reference"/>
    <w:basedOn w:val="47"/>
    <w:autoRedefine/>
    <w:qFormat/>
    <w:uiPriority w:val="99"/>
    <w:rPr>
      <w:sz w:val="21"/>
      <w:szCs w:val="21"/>
    </w:rPr>
  </w:style>
  <w:style w:type="character" w:styleId="59">
    <w:name w:val="HTML Cite"/>
    <w:basedOn w:val="47"/>
    <w:semiHidden/>
    <w:unhideWhenUsed/>
    <w:qFormat/>
    <w:uiPriority w:val="0"/>
  </w:style>
  <w:style w:type="character" w:styleId="60">
    <w:name w:val="HTML Keyboard"/>
    <w:basedOn w:val="47"/>
    <w:semiHidden/>
    <w:unhideWhenUsed/>
    <w:qFormat/>
    <w:uiPriority w:val="0"/>
    <w:rPr>
      <w:rFonts w:hint="default" w:ascii="monospace" w:hAnsi="monospace" w:eastAsia="monospace" w:cs="monospace"/>
      <w:sz w:val="20"/>
    </w:rPr>
  </w:style>
  <w:style w:type="character" w:styleId="61">
    <w:name w:val="HTML Sample"/>
    <w:basedOn w:val="47"/>
    <w:semiHidden/>
    <w:unhideWhenUsed/>
    <w:uiPriority w:val="0"/>
    <w:rPr>
      <w:rFonts w:hint="default" w:ascii="monospace" w:hAnsi="monospace" w:eastAsia="monospace" w:cs="monospace"/>
    </w:rPr>
  </w:style>
  <w:style w:type="character" w:customStyle="1" w:styleId="62">
    <w:name w:val="标题 4 Char"/>
    <w:link w:val="5"/>
    <w:autoRedefine/>
    <w:qFormat/>
    <w:uiPriority w:val="9"/>
    <w:rPr>
      <w:rFonts w:ascii="Arial" w:hAnsi="Arial" w:eastAsia="黑体"/>
      <w:b/>
      <w:bCs/>
      <w:kern w:val="2"/>
      <w:sz w:val="28"/>
      <w:szCs w:val="28"/>
      <w:lang w:val="en-US" w:eastAsia="zh-CN" w:bidi="ar-SA"/>
    </w:rPr>
  </w:style>
  <w:style w:type="paragraph" w:customStyle="1" w:styleId="63">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4">
    <w:name w:val="标题 3 Char1"/>
    <w:link w:val="4"/>
    <w:autoRedefine/>
    <w:qFormat/>
    <w:uiPriority w:val="9"/>
    <w:rPr>
      <w:rFonts w:ascii="宋体" w:hAnsi="宋体" w:eastAsia="宋体"/>
      <w:b/>
      <w:bCs/>
      <w:kern w:val="2"/>
      <w:sz w:val="28"/>
      <w:szCs w:val="32"/>
      <w:lang w:val="en-US" w:eastAsia="zh-CN" w:bidi="ar-SA"/>
    </w:rPr>
  </w:style>
  <w:style w:type="character" w:customStyle="1" w:styleId="65">
    <w:name w:val="标题 1 Char"/>
    <w:link w:val="3"/>
    <w:autoRedefine/>
    <w:qFormat/>
    <w:uiPriority w:val="0"/>
    <w:rPr>
      <w:rFonts w:ascii="宋体" w:hAnsi="宋体" w:eastAsia="黑体"/>
      <w:b/>
      <w:bCs/>
      <w:kern w:val="44"/>
      <w:sz w:val="28"/>
      <w:szCs w:val="44"/>
      <w:lang w:val="en-US" w:eastAsia="zh-CN" w:bidi="ar-SA"/>
    </w:rPr>
  </w:style>
  <w:style w:type="character" w:customStyle="1" w:styleId="66">
    <w:name w:val="正文缩进 Char"/>
    <w:link w:val="8"/>
    <w:autoRedefine/>
    <w:qFormat/>
    <w:uiPriority w:val="0"/>
    <w:rPr>
      <w:rFonts w:eastAsia="宋体"/>
      <w:kern w:val="2"/>
      <w:sz w:val="21"/>
      <w:lang w:val="en-US" w:eastAsia="zh-CN" w:bidi="ar-SA"/>
    </w:rPr>
  </w:style>
  <w:style w:type="character" w:customStyle="1" w:styleId="67">
    <w:name w:val="标题 3 Char"/>
    <w:autoRedefine/>
    <w:qFormat/>
    <w:uiPriority w:val="0"/>
    <w:rPr>
      <w:rFonts w:ascii="黑体" w:eastAsia="黑体"/>
      <w:bCs/>
      <w:sz w:val="30"/>
    </w:rPr>
  </w:style>
  <w:style w:type="paragraph" w:customStyle="1" w:styleId="68">
    <w:name w:val="样式41"/>
    <w:basedOn w:val="1"/>
    <w:autoRedefine/>
    <w:qFormat/>
    <w:uiPriority w:val="0"/>
    <w:pPr>
      <w:numPr>
        <w:ilvl w:val="0"/>
        <w:numId w:val="2"/>
      </w:numPr>
      <w:tabs>
        <w:tab w:val="left" w:pos="945"/>
      </w:tabs>
      <w:spacing w:line="360" w:lineRule="auto"/>
    </w:pPr>
    <w:rPr>
      <w:b/>
      <w:color w:val="000000"/>
      <w:sz w:val="24"/>
      <w:szCs w:val="20"/>
    </w:rPr>
  </w:style>
  <w:style w:type="paragraph" w:customStyle="1" w:styleId="69">
    <w:name w:val="图"/>
    <w:basedOn w:val="1"/>
    <w:autoRedefine/>
    <w:qFormat/>
    <w:uiPriority w:val="0"/>
    <w:pPr>
      <w:keepNext/>
      <w:adjustRightInd w:val="0"/>
      <w:snapToGrid w:val="0"/>
      <w:spacing w:before="60" w:after="60" w:line="300" w:lineRule="auto"/>
      <w:jc w:val="center"/>
    </w:pPr>
    <w:rPr>
      <w:spacing w:val="20"/>
      <w:kern w:val="0"/>
      <w:sz w:val="24"/>
      <w:szCs w:val="20"/>
    </w:rPr>
  </w:style>
  <w:style w:type="paragraph" w:customStyle="1" w:styleId="70">
    <w:name w:val="文档正文"/>
    <w:basedOn w:val="1"/>
    <w:autoRedefine/>
    <w:qFormat/>
    <w:uiPriority w:val="0"/>
    <w:pPr>
      <w:adjustRightInd w:val="0"/>
      <w:spacing w:line="480" w:lineRule="atLeast"/>
      <w:ind w:firstLine="567" w:firstLineChars="200"/>
      <w:textAlignment w:val="baseline"/>
    </w:pPr>
    <w:rPr>
      <w:rFonts w:ascii="长城仿宋"/>
      <w:kern w:val="0"/>
      <w:szCs w:val="20"/>
    </w:rPr>
  </w:style>
  <w:style w:type="paragraph" w:customStyle="1" w:styleId="71">
    <w:name w:val="Char Char Char 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2">
    <w:name w:val="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3">
    <w:name w:val="Char Char Char 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4">
    <w:name w:val="Table Contents"/>
    <w:basedOn w:val="1"/>
    <w:autoRedefine/>
    <w:qFormat/>
    <w:uiPriority w:val="0"/>
    <w:pPr>
      <w:suppressAutoHyphens/>
      <w:autoSpaceDE w:val="0"/>
      <w:spacing w:after="120"/>
      <w:jc w:val="left"/>
    </w:pPr>
    <w:rPr>
      <w:rFonts w:ascii="Helvetica" w:hAnsi="Helvetica"/>
      <w:kern w:val="1"/>
      <w:sz w:val="20"/>
      <w:szCs w:val="20"/>
    </w:rPr>
  </w:style>
  <w:style w:type="paragraph" w:customStyle="1" w:styleId="75">
    <w:name w:val="自定义正文"/>
    <w:basedOn w:val="1"/>
    <w:autoRedefine/>
    <w:qFormat/>
    <w:uiPriority w:val="0"/>
    <w:pPr>
      <w:spacing w:afterLines="50"/>
      <w:ind w:left="600" w:leftChars="600"/>
    </w:pPr>
  </w:style>
  <w:style w:type="paragraph" w:customStyle="1" w:styleId="76">
    <w:name w:val="Char Char Char Char Char"/>
    <w:basedOn w:val="1"/>
    <w:autoRedefine/>
    <w:qFormat/>
    <w:uiPriority w:val="0"/>
    <w:rPr>
      <w:rFonts w:ascii="Tahoma" w:hAnsi="Tahoma"/>
      <w:sz w:val="24"/>
      <w:szCs w:val="20"/>
    </w:rPr>
  </w:style>
  <w:style w:type="paragraph" w:customStyle="1" w:styleId="77">
    <w:name w:val="小标题 1"/>
    <w:basedOn w:val="1"/>
    <w:autoRedefine/>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8">
    <w:name w:val="Char Char"/>
    <w:basedOn w:val="1"/>
    <w:autoRedefine/>
    <w:qFormat/>
    <w:uiPriority w:val="0"/>
    <w:rPr>
      <w:rFonts w:ascii="Tahoma" w:hAnsi="Tahoma"/>
      <w:sz w:val="24"/>
      <w:szCs w:val="20"/>
    </w:rPr>
  </w:style>
  <w:style w:type="paragraph" w:customStyle="1" w:styleId="79">
    <w:name w:val="È±Ê¡ÎÄ±¾"/>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80">
    <w:name w:val="标题 2 Char"/>
    <w:link w:val="6"/>
    <w:autoRedefine/>
    <w:qFormat/>
    <w:uiPriority w:val="0"/>
    <w:rPr>
      <w:rFonts w:ascii="宋体" w:hAnsi="宋体" w:eastAsia="宋体"/>
      <w:b/>
      <w:bCs/>
      <w:sz w:val="24"/>
      <w:lang w:val="en-US" w:eastAsia="zh-CN" w:bidi="ar-SA"/>
    </w:rPr>
  </w:style>
  <w:style w:type="paragraph" w:customStyle="1" w:styleId="81">
    <w:name w:val="Char Char Char Char Char Char1 Char"/>
    <w:basedOn w:val="1"/>
    <w:autoRedefine/>
    <w:qFormat/>
    <w:uiPriority w:val="0"/>
    <w:pPr>
      <w:widowControl/>
      <w:spacing w:after="160" w:line="240" w:lineRule="exact"/>
      <w:jc w:val="left"/>
    </w:pPr>
    <w:rPr>
      <w:rFonts w:ascii="Verdana" w:hAnsi="Verdana"/>
      <w:kern w:val="0"/>
      <w:szCs w:val="20"/>
      <w:lang w:eastAsia="en-US"/>
    </w:rPr>
  </w:style>
  <w:style w:type="paragraph" w:styleId="82">
    <w:name w:val="List Paragraph"/>
    <w:basedOn w:val="1"/>
    <w:autoRedefine/>
    <w:qFormat/>
    <w:uiPriority w:val="0"/>
    <w:pPr>
      <w:ind w:firstLine="420" w:firstLineChars="200"/>
    </w:pPr>
    <w:rPr>
      <w:rFonts w:ascii="Calibri" w:hAnsi="Calibri"/>
      <w:szCs w:val="22"/>
    </w:rPr>
  </w:style>
  <w:style w:type="paragraph" w:customStyle="1" w:styleId="83">
    <w:name w:val="USE 1"/>
    <w:basedOn w:val="1"/>
    <w:autoRedefine/>
    <w:qFormat/>
    <w:uiPriority w:val="0"/>
    <w:pPr>
      <w:spacing w:line="200" w:lineRule="atLeast"/>
      <w:jc w:val="left"/>
    </w:pPr>
    <w:rPr>
      <w:rFonts w:ascii="宋体" w:hAnsi="宋体"/>
      <w:b/>
      <w:sz w:val="24"/>
      <w:szCs w:val="28"/>
    </w:rPr>
  </w:style>
  <w:style w:type="paragraph" w:customStyle="1" w:styleId="84">
    <w:name w:val="RFI text from 3rd Level"/>
    <w:basedOn w:val="1"/>
    <w:autoRedefine/>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5">
    <w:name w:val="正文文字缩进项目"/>
    <w:basedOn w:val="21"/>
    <w:autoRedefine/>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6">
    <w:name w:val="样式 标题 2 + 段前: 13 磅 段后: 13 磅 行距: 单倍行距"/>
    <w:basedOn w:val="6"/>
    <w:autoRedefine/>
    <w:qFormat/>
    <w:uiPriority w:val="0"/>
    <w:pPr>
      <w:adjustRightInd/>
      <w:spacing w:before="0" w:after="0"/>
      <w:jc w:val="both"/>
      <w:textAlignment w:val="auto"/>
    </w:pPr>
    <w:rPr>
      <w:rFonts w:ascii="Cambria" w:hAnsi="Cambria" w:cs="宋体"/>
      <w:kern w:val="2"/>
      <w:sz w:val="32"/>
    </w:rPr>
  </w:style>
  <w:style w:type="character" w:customStyle="1" w:styleId="87">
    <w:name w:val="H4 Char2"/>
    <w:autoRedefine/>
    <w:qFormat/>
    <w:uiPriority w:val="0"/>
    <w:rPr>
      <w:rFonts w:ascii="Arial" w:hAnsi="Arial" w:eastAsia="黑体"/>
      <w:b/>
      <w:bCs/>
      <w:kern w:val="2"/>
      <w:sz w:val="28"/>
      <w:szCs w:val="28"/>
      <w:lang w:val="en-US" w:eastAsia="zh-CN" w:bidi="ar-SA"/>
    </w:rPr>
  </w:style>
  <w:style w:type="character" w:customStyle="1" w:styleId="88">
    <w:name w:val="正文文本缩进 Char"/>
    <w:link w:val="21"/>
    <w:autoRedefine/>
    <w:qFormat/>
    <w:uiPriority w:val="0"/>
    <w:rPr>
      <w:rFonts w:eastAsia="宋体"/>
      <w:kern w:val="2"/>
      <w:sz w:val="21"/>
      <w:szCs w:val="24"/>
      <w:lang w:val="en-US" w:eastAsia="zh-CN" w:bidi="ar-SA"/>
    </w:rPr>
  </w:style>
  <w:style w:type="character" w:customStyle="1" w:styleId="89">
    <w:name w:val="标题 5 Char"/>
    <w:link w:val="7"/>
    <w:autoRedefine/>
    <w:qFormat/>
    <w:uiPriority w:val="0"/>
    <w:rPr>
      <w:rFonts w:eastAsia="宋体"/>
      <w:b/>
      <w:kern w:val="2"/>
      <w:sz w:val="28"/>
      <w:lang w:val="en-US" w:eastAsia="zh-CN" w:bidi="ar-SA"/>
    </w:rPr>
  </w:style>
  <w:style w:type="character" w:customStyle="1" w:styleId="90">
    <w:name w:val="第*章 Char"/>
    <w:autoRedefine/>
    <w:qFormat/>
    <w:uiPriority w:val="0"/>
    <w:rPr>
      <w:rFonts w:ascii="Arial" w:hAnsi="Arial" w:eastAsia="黑体"/>
      <w:b/>
      <w:bCs/>
      <w:kern w:val="2"/>
      <w:sz w:val="32"/>
      <w:szCs w:val="32"/>
    </w:rPr>
  </w:style>
  <w:style w:type="character" w:customStyle="1" w:styleId="91">
    <w:name w:val="章标题1 Char"/>
    <w:autoRedefine/>
    <w:qFormat/>
    <w:uiPriority w:val="0"/>
    <w:rPr>
      <w:rFonts w:eastAsia="宋体"/>
      <w:b/>
      <w:bCs/>
      <w:kern w:val="2"/>
      <w:sz w:val="32"/>
      <w:szCs w:val="32"/>
      <w:lang w:val="en-US" w:eastAsia="zh-CN" w:bidi="ar-SA"/>
    </w:rPr>
  </w:style>
  <w:style w:type="character" w:customStyle="1" w:styleId="92">
    <w:name w:val="标题 6 Char"/>
    <w:link w:val="9"/>
    <w:autoRedefine/>
    <w:qFormat/>
    <w:uiPriority w:val="0"/>
    <w:rPr>
      <w:rFonts w:ascii="Arial" w:hAnsi="Arial" w:eastAsia="黑体"/>
      <w:b/>
      <w:kern w:val="2"/>
      <w:sz w:val="24"/>
      <w:lang w:val="en-US" w:eastAsia="zh-CN" w:bidi="ar-SA"/>
    </w:rPr>
  </w:style>
  <w:style w:type="character" w:customStyle="1" w:styleId="93">
    <w:name w:val="标题 7 Char"/>
    <w:link w:val="10"/>
    <w:autoRedefine/>
    <w:qFormat/>
    <w:uiPriority w:val="0"/>
    <w:rPr>
      <w:rFonts w:eastAsia="宋体"/>
      <w:b/>
      <w:kern w:val="2"/>
      <w:sz w:val="24"/>
      <w:lang w:val="en-US" w:eastAsia="zh-CN" w:bidi="ar-SA"/>
    </w:rPr>
  </w:style>
  <w:style w:type="character" w:customStyle="1" w:styleId="94">
    <w:name w:val="标题 8 Char"/>
    <w:link w:val="11"/>
    <w:autoRedefine/>
    <w:qFormat/>
    <w:uiPriority w:val="0"/>
    <w:rPr>
      <w:rFonts w:ascii="Arial" w:hAnsi="Arial" w:eastAsia="黑体"/>
      <w:kern w:val="2"/>
      <w:sz w:val="24"/>
      <w:lang w:val="en-US" w:eastAsia="zh-CN" w:bidi="ar-SA"/>
    </w:rPr>
  </w:style>
  <w:style w:type="character" w:customStyle="1" w:styleId="95">
    <w:name w:val="标题 9 Char"/>
    <w:link w:val="12"/>
    <w:autoRedefine/>
    <w:qFormat/>
    <w:uiPriority w:val="0"/>
    <w:rPr>
      <w:rFonts w:ascii="Arial" w:hAnsi="Arial" w:eastAsia="黑体"/>
      <w:kern w:val="2"/>
      <w:sz w:val="21"/>
      <w:lang w:val="en-US" w:eastAsia="zh-CN" w:bidi="ar-SA"/>
    </w:rPr>
  </w:style>
  <w:style w:type="character" w:customStyle="1" w:styleId="96">
    <w:name w:val="标题 Char"/>
    <w:link w:val="40"/>
    <w:autoRedefine/>
    <w:qFormat/>
    <w:uiPriority w:val="0"/>
    <w:rPr>
      <w:rFonts w:ascii="Arial" w:hAnsi="Arial" w:eastAsia="隶书" w:cs="Arial"/>
      <w:b/>
      <w:bCs/>
      <w:kern w:val="2"/>
      <w:sz w:val="32"/>
      <w:szCs w:val="32"/>
      <w:lang w:val="en-US" w:eastAsia="zh-CN" w:bidi="ar-SA"/>
    </w:rPr>
  </w:style>
  <w:style w:type="character" w:customStyle="1" w:styleId="97">
    <w:name w:val="日期 Char"/>
    <w:link w:val="26"/>
    <w:autoRedefine/>
    <w:qFormat/>
    <w:uiPriority w:val="0"/>
    <w:rPr>
      <w:rFonts w:ascii="宋体" w:hAnsi="Courier New" w:eastAsia="宋体"/>
      <w:kern w:val="2"/>
      <w:sz w:val="32"/>
      <w:lang w:val="en-US" w:eastAsia="zh-CN" w:bidi="ar-SA"/>
    </w:rPr>
  </w:style>
  <w:style w:type="character" w:customStyle="1" w:styleId="98">
    <w:name w:val="HTML 预设格式 Char"/>
    <w:link w:val="37"/>
    <w:autoRedefine/>
    <w:qFormat/>
    <w:uiPriority w:val="0"/>
    <w:rPr>
      <w:rFonts w:ascii="Arial Unicode MS" w:hAnsi="Arial Unicode MS" w:eastAsia="Arial Unicode MS"/>
      <w:color w:val="000000"/>
      <w:lang w:val="en-US" w:eastAsia="zh-CN" w:bidi="ar-SA"/>
    </w:rPr>
  </w:style>
  <w:style w:type="character" w:customStyle="1" w:styleId="99">
    <w:name w:val="纯文本 Char"/>
    <w:link w:val="24"/>
    <w:autoRedefine/>
    <w:qFormat/>
    <w:uiPriority w:val="0"/>
    <w:rPr>
      <w:rFonts w:ascii="宋体" w:hAnsi="Courier New" w:eastAsia="宋体"/>
      <w:kern w:val="2"/>
      <w:sz w:val="21"/>
      <w:lang w:val="en-US" w:eastAsia="zh-CN" w:bidi="ar-SA"/>
    </w:rPr>
  </w:style>
  <w:style w:type="character" w:customStyle="1" w:styleId="100">
    <w:name w:val="正文文字首行缩进 Char"/>
    <w:autoRedefine/>
    <w:qFormat/>
    <w:uiPriority w:val="0"/>
    <w:rPr>
      <w:kern w:val="2"/>
      <w:sz w:val="21"/>
      <w:szCs w:val="24"/>
    </w:rPr>
  </w:style>
  <w:style w:type="character" w:customStyle="1" w:styleId="101">
    <w:name w:val="正文文本 Char"/>
    <w:link w:val="19"/>
    <w:autoRedefine/>
    <w:qFormat/>
    <w:uiPriority w:val="0"/>
    <w:rPr>
      <w:rFonts w:eastAsia="宋体"/>
      <w:b/>
      <w:bCs/>
      <w:kern w:val="2"/>
      <w:sz w:val="24"/>
      <w:szCs w:val="24"/>
      <w:lang w:val="en-US" w:eastAsia="zh-CN" w:bidi="ar-SA"/>
    </w:rPr>
  </w:style>
  <w:style w:type="character" w:customStyle="1" w:styleId="102">
    <w:name w:val="正文文本缩进 2 Char"/>
    <w:link w:val="27"/>
    <w:autoRedefine/>
    <w:qFormat/>
    <w:uiPriority w:val="0"/>
    <w:rPr>
      <w:rFonts w:ascii="宋体" w:hAnsi="宋体" w:eastAsia="宋体"/>
      <w:kern w:val="2"/>
      <w:sz w:val="21"/>
      <w:szCs w:val="24"/>
      <w:lang w:val="en-US" w:eastAsia="zh-CN" w:bidi="ar-SA"/>
    </w:rPr>
  </w:style>
  <w:style w:type="character" w:customStyle="1" w:styleId="103">
    <w:name w:val="页眉 Char"/>
    <w:link w:val="30"/>
    <w:autoRedefine/>
    <w:qFormat/>
    <w:uiPriority w:val="99"/>
    <w:rPr>
      <w:rFonts w:eastAsia="宋体"/>
      <w:kern w:val="2"/>
      <w:sz w:val="18"/>
      <w:szCs w:val="18"/>
      <w:lang w:val="en-US" w:eastAsia="zh-CN" w:bidi="ar-SA"/>
    </w:rPr>
  </w:style>
  <w:style w:type="character" w:customStyle="1" w:styleId="104">
    <w:name w:val="正文文本缩进 3 Char"/>
    <w:link w:val="35"/>
    <w:autoRedefine/>
    <w:qFormat/>
    <w:uiPriority w:val="0"/>
    <w:rPr>
      <w:rFonts w:ascii="宋体" w:eastAsia="宋体"/>
      <w:b/>
      <w:bCs/>
      <w:kern w:val="2"/>
      <w:sz w:val="24"/>
      <w:szCs w:val="24"/>
      <w:lang w:val="en-US" w:eastAsia="zh-CN" w:bidi="ar-SA"/>
    </w:rPr>
  </w:style>
  <w:style w:type="character" w:customStyle="1" w:styleId="105">
    <w:name w:val="正文文本 2 Char"/>
    <w:link w:val="20"/>
    <w:autoRedefine/>
    <w:qFormat/>
    <w:uiPriority w:val="0"/>
    <w:rPr>
      <w:rFonts w:eastAsia="宋体"/>
      <w:kern w:val="2"/>
      <w:sz w:val="24"/>
      <w:szCs w:val="24"/>
      <w:lang w:val="en-US" w:eastAsia="zh-CN" w:bidi="ar-SA"/>
    </w:rPr>
  </w:style>
  <w:style w:type="character" w:customStyle="1" w:styleId="106">
    <w:name w:val="页脚 Char"/>
    <w:link w:val="29"/>
    <w:autoRedefine/>
    <w:qFormat/>
    <w:uiPriority w:val="0"/>
    <w:rPr>
      <w:rFonts w:eastAsia="宋体"/>
      <w:kern w:val="2"/>
      <w:sz w:val="18"/>
      <w:szCs w:val="18"/>
      <w:lang w:val="en-US" w:eastAsia="zh-CN" w:bidi="ar-SA"/>
    </w:rPr>
  </w:style>
  <w:style w:type="character" w:customStyle="1" w:styleId="107">
    <w:name w:val="正文文本 3 Char"/>
    <w:link w:val="18"/>
    <w:autoRedefine/>
    <w:qFormat/>
    <w:uiPriority w:val="0"/>
    <w:rPr>
      <w:rFonts w:eastAsia="宋体"/>
      <w:kern w:val="2"/>
      <w:sz w:val="16"/>
      <w:szCs w:val="16"/>
      <w:lang w:val="en-US" w:eastAsia="zh-CN" w:bidi="ar-SA"/>
    </w:rPr>
  </w:style>
  <w:style w:type="character" w:customStyle="1" w:styleId="108">
    <w:name w:val="批注框文本 Char"/>
    <w:link w:val="28"/>
    <w:autoRedefine/>
    <w:semiHidden/>
    <w:qFormat/>
    <w:uiPriority w:val="99"/>
    <w:rPr>
      <w:rFonts w:eastAsia="宋体"/>
      <w:kern w:val="2"/>
      <w:sz w:val="18"/>
      <w:szCs w:val="18"/>
      <w:lang w:val="en-US" w:eastAsia="zh-CN" w:bidi="ar-SA"/>
    </w:rPr>
  </w:style>
  <w:style w:type="paragraph" w:customStyle="1" w:styleId="109">
    <w:name w:val="样式1"/>
    <w:basedOn w:val="40"/>
    <w:autoRedefine/>
    <w:qFormat/>
    <w:uiPriority w:val="0"/>
    <w:pPr>
      <w:spacing w:before="120" w:after="120"/>
    </w:pPr>
    <w:rPr>
      <w:rFonts w:eastAsia="黑体"/>
      <w:b w:val="0"/>
      <w:sz w:val="30"/>
      <w:szCs w:val="21"/>
    </w:rPr>
  </w:style>
  <w:style w:type="paragraph" w:customStyle="1" w:styleId="110">
    <w:name w:val="样式2"/>
    <w:basedOn w:val="40"/>
    <w:next w:val="109"/>
    <w:autoRedefine/>
    <w:qFormat/>
    <w:uiPriority w:val="0"/>
    <w:pPr>
      <w:spacing w:before="120" w:after="120"/>
    </w:pPr>
    <w:rPr>
      <w:rFonts w:eastAsia="黑体"/>
      <w:b w:val="0"/>
      <w:sz w:val="30"/>
      <w:szCs w:val="30"/>
    </w:rPr>
  </w:style>
  <w:style w:type="character" w:customStyle="1" w:styleId="111">
    <w:name w:val="标题 3 Char Char"/>
    <w:autoRedefine/>
    <w:qFormat/>
    <w:uiPriority w:val="0"/>
    <w:rPr>
      <w:rFonts w:eastAsia="宋体"/>
      <w:b/>
      <w:bCs/>
      <w:kern w:val="2"/>
      <w:sz w:val="32"/>
      <w:szCs w:val="32"/>
      <w:lang w:val="en-US" w:eastAsia="zh-CN" w:bidi="ar-SA"/>
    </w:rPr>
  </w:style>
  <w:style w:type="paragraph" w:customStyle="1" w:styleId="112">
    <w:name w:val="Char Char Char Char Char Char1 Char Char Char Char Char Char Char Char Char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3">
    <w:name w:val="cont"/>
    <w:basedOn w:val="1"/>
    <w:autoRedefine/>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4">
    <w:name w:val="--规划正文"/>
    <w:basedOn w:val="1"/>
    <w:autoRedefine/>
    <w:qFormat/>
    <w:uiPriority w:val="0"/>
    <w:pPr>
      <w:spacing w:line="360" w:lineRule="auto"/>
      <w:ind w:firstLine="200" w:firstLineChars="200"/>
    </w:pPr>
    <w:rPr>
      <w:szCs w:val="20"/>
    </w:rPr>
  </w:style>
  <w:style w:type="paragraph" w:customStyle="1" w:styleId="115">
    <w:name w:val="设计依据"/>
    <w:basedOn w:val="19"/>
    <w:autoRedefine/>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6">
    <w:name w:val="方案要点"/>
    <w:basedOn w:val="1"/>
    <w:autoRedefine/>
    <w:qFormat/>
    <w:uiPriority w:val="0"/>
    <w:pPr>
      <w:numPr>
        <w:ilvl w:val="0"/>
        <w:numId w:val="4"/>
      </w:numPr>
      <w:spacing w:line="360" w:lineRule="auto"/>
    </w:pPr>
    <w:rPr>
      <w:rFonts w:ascii="仿宋_GB2312" w:hAnsi="宋体" w:eastAsia="仿宋_GB2312"/>
      <w:color w:val="000000"/>
      <w:sz w:val="28"/>
      <w:szCs w:val="28"/>
    </w:rPr>
  </w:style>
  <w:style w:type="paragraph" w:customStyle="1" w:styleId="117">
    <w:name w:val="样式4"/>
    <w:basedOn w:val="1"/>
    <w:autoRedefine/>
    <w:qFormat/>
    <w:uiPriority w:val="0"/>
    <w:pPr>
      <w:tabs>
        <w:tab w:val="left" w:pos="842"/>
      </w:tabs>
      <w:spacing w:line="360" w:lineRule="auto"/>
      <w:ind w:left="842" w:hanging="420"/>
    </w:pPr>
    <w:rPr>
      <w:sz w:val="24"/>
    </w:rPr>
  </w:style>
  <w:style w:type="paragraph" w:customStyle="1" w:styleId="118">
    <w:name w:val="文字"/>
    <w:basedOn w:val="1"/>
    <w:autoRedefine/>
    <w:qFormat/>
    <w:uiPriority w:val="0"/>
    <w:pPr>
      <w:tabs>
        <w:tab w:val="left" w:pos="8520"/>
      </w:tabs>
      <w:spacing w:line="312" w:lineRule="auto"/>
      <w:ind w:right="-210" w:firstLine="556"/>
    </w:pPr>
    <w:rPr>
      <w:rFonts w:ascii="宋体"/>
      <w:sz w:val="28"/>
      <w:szCs w:val="20"/>
    </w:rPr>
  </w:style>
  <w:style w:type="paragraph" w:customStyle="1" w:styleId="119">
    <w:name w:val="--规划-表格-居左"/>
    <w:basedOn w:val="114"/>
    <w:autoRedefine/>
    <w:qFormat/>
    <w:uiPriority w:val="0"/>
    <w:pPr>
      <w:spacing w:line="240" w:lineRule="auto"/>
      <w:ind w:firstLine="0" w:firstLineChars="0"/>
    </w:pPr>
    <w:rPr>
      <w:sz w:val="20"/>
    </w:rPr>
  </w:style>
  <w:style w:type="paragraph" w:customStyle="1" w:styleId="120">
    <w:name w:val="--规划-表格-居中"/>
    <w:basedOn w:val="114"/>
    <w:autoRedefine/>
    <w:qFormat/>
    <w:uiPriority w:val="0"/>
    <w:pPr>
      <w:spacing w:line="240" w:lineRule="auto"/>
      <w:ind w:firstLine="0" w:firstLineChars="0"/>
      <w:jc w:val="center"/>
    </w:pPr>
    <w:rPr>
      <w:sz w:val="20"/>
    </w:rPr>
  </w:style>
  <w:style w:type="paragraph" w:customStyle="1" w:styleId="121">
    <w:name w:val="--编号内缩进"/>
    <w:basedOn w:val="1"/>
    <w:autoRedefine/>
    <w:qFormat/>
    <w:uiPriority w:val="0"/>
    <w:pPr>
      <w:spacing w:line="360" w:lineRule="auto"/>
      <w:ind w:left="420" w:firstLine="200" w:firstLineChars="200"/>
    </w:pPr>
    <w:rPr>
      <w:szCs w:val="21"/>
    </w:rPr>
  </w:style>
  <w:style w:type="paragraph" w:customStyle="1" w:styleId="122">
    <w:name w:val="--规划-题注"/>
    <w:basedOn w:val="1"/>
    <w:next w:val="114"/>
    <w:autoRedefine/>
    <w:qFormat/>
    <w:uiPriority w:val="0"/>
    <w:pPr>
      <w:spacing w:line="360" w:lineRule="auto"/>
      <w:jc w:val="center"/>
    </w:pPr>
    <w:rPr>
      <w:rFonts w:eastAsia="黑体"/>
    </w:rPr>
  </w:style>
  <w:style w:type="paragraph" w:customStyle="1" w:styleId="123">
    <w:name w:val="--规划-图和表"/>
    <w:next w:val="114"/>
    <w:autoRedefine/>
    <w:qFormat/>
    <w:uiPriority w:val="0"/>
    <w:pPr>
      <w:jc w:val="center"/>
    </w:pPr>
    <w:rPr>
      <w:rFonts w:ascii="Times New Roman" w:hAnsi="Times New Roman" w:eastAsia="宋体" w:cs="Times New Roman"/>
      <w:kern w:val="2"/>
      <w:sz w:val="21"/>
      <w:lang w:val="en-US" w:eastAsia="zh-CN" w:bidi="ar-SA"/>
    </w:rPr>
  </w:style>
  <w:style w:type="paragraph" w:customStyle="1" w:styleId="124">
    <w:name w:val="--规划-小标题"/>
    <w:basedOn w:val="1"/>
    <w:next w:val="114"/>
    <w:autoRedefine/>
    <w:qFormat/>
    <w:uiPriority w:val="0"/>
    <w:pPr>
      <w:keepNext/>
      <w:keepLines/>
      <w:spacing w:line="360" w:lineRule="auto"/>
      <w:outlineLvl w:val="4"/>
    </w:pPr>
    <w:rPr>
      <w:rFonts w:eastAsia="黑体"/>
    </w:rPr>
  </w:style>
  <w:style w:type="paragraph" w:customStyle="1" w:styleId="125">
    <w:name w:val="--规划正文 Char"/>
    <w:basedOn w:val="1"/>
    <w:autoRedefine/>
    <w:qFormat/>
    <w:uiPriority w:val="0"/>
    <w:pPr>
      <w:spacing w:line="360" w:lineRule="auto"/>
      <w:ind w:firstLine="200" w:firstLineChars="200"/>
    </w:pPr>
    <w:rPr>
      <w:sz w:val="24"/>
    </w:rPr>
  </w:style>
  <w:style w:type="paragraph" w:customStyle="1" w:styleId="126">
    <w:name w:val="缺省文本"/>
    <w:basedOn w:val="1"/>
    <w:autoRedefine/>
    <w:qFormat/>
    <w:uiPriority w:val="0"/>
    <w:pPr>
      <w:autoSpaceDE w:val="0"/>
      <w:autoSpaceDN w:val="0"/>
      <w:adjustRightInd w:val="0"/>
      <w:jc w:val="left"/>
    </w:pPr>
    <w:rPr>
      <w:kern w:val="0"/>
    </w:rPr>
  </w:style>
  <w:style w:type="paragraph" w:customStyle="1" w:styleId="127">
    <w:name w:val="封面文档标题"/>
    <w:basedOn w:val="1"/>
    <w:autoRedefine/>
    <w:qFormat/>
    <w:uiPriority w:val="0"/>
    <w:pPr>
      <w:autoSpaceDE w:val="0"/>
      <w:autoSpaceDN w:val="0"/>
      <w:adjustRightInd w:val="0"/>
      <w:spacing w:line="360" w:lineRule="auto"/>
      <w:jc w:val="center"/>
    </w:pPr>
    <w:rPr>
      <w:rFonts w:ascii="Arial" w:hAnsi="Arial"/>
      <w:b/>
      <w:kern w:val="0"/>
      <w:sz w:val="56"/>
    </w:rPr>
  </w:style>
  <w:style w:type="character" w:customStyle="1" w:styleId="128">
    <w:name w:val="--规划正文 Char Char"/>
    <w:autoRedefine/>
    <w:qFormat/>
    <w:uiPriority w:val="0"/>
    <w:rPr>
      <w:rFonts w:eastAsia="宋体"/>
      <w:kern w:val="2"/>
      <w:sz w:val="24"/>
      <w:szCs w:val="24"/>
      <w:lang w:val="en-US" w:eastAsia="zh-CN" w:bidi="ar-SA"/>
    </w:rPr>
  </w:style>
  <w:style w:type="paragraph" w:customStyle="1" w:styleId="129">
    <w:name w:val="样式3"/>
    <w:basedOn w:val="3"/>
    <w:autoRedefine/>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30">
    <w:name w:val="--规划正文 Char1"/>
    <w:autoRedefine/>
    <w:qFormat/>
    <w:uiPriority w:val="0"/>
    <w:rPr>
      <w:rFonts w:eastAsia="宋体"/>
      <w:kern w:val="2"/>
      <w:sz w:val="21"/>
      <w:lang w:val="en-US" w:eastAsia="zh-CN" w:bidi="ar-SA"/>
    </w:rPr>
  </w:style>
  <w:style w:type="paragraph" w:customStyle="1" w:styleId="131">
    <w:name w:val="word"/>
    <w:basedOn w:val="1"/>
    <w:autoRedefine/>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2">
    <w:name w:val="列表项目"/>
    <w:basedOn w:val="1"/>
    <w:autoRedefine/>
    <w:qFormat/>
    <w:uiPriority w:val="0"/>
    <w:pPr>
      <w:tabs>
        <w:tab w:val="left" w:pos="420"/>
        <w:tab w:val="left" w:pos="1080"/>
      </w:tabs>
      <w:spacing w:line="288" w:lineRule="auto"/>
      <w:ind w:left="1080" w:hanging="360"/>
    </w:pPr>
    <w:rPr>
      <w:sz w:val="24"/>
      <w:szCs w:val="20"/>
    </w:rPr>
  </w:style>
  <w:style w:type="character" w:customStyle="1" w:styleId="133">
    <w:name w:val="content1"/>
    <w:autoRedefine/>
    <w:qFormat/>
    <w:uiPriority w:val="0"/>
    <w:rPr>
      <w:rFonts w:hint="default" w:ascii="??" w:hAnsi="??"/>
      <w:sz w:val="16"/>
      <w:szCs w:val="16"/>
      <w:u w:val="none"/>
    </w:rPr>
  </w:style>
  <w:style w:type="character" w:customStyle="1" w:styleId="134">
    <w:name w:val="unnamed4"/>
    <w:basedOn w:val="47"/>
    <w:autoRedefine/>
    <w:qFormat/>
    <w:uiPriority w:val="0"/>
  </w:style>
  <w:style w:type="character" w:customStyle="1" w:styleId="135">
    <w:name w:val="font2"/>
    <w:basedOn w:val="47"/>
    <w:autoRedefine/>
    <w:qFormat/>
    <w:uiPriority w:val="0"/>
  </w:style>
  <w:style w:type="character" w:customStyle="1" w:styleId="136">
    <w:name w:val="font41"/>
    <w:autoRedefine/>
    <w:qFormat/>
    <w:uiPriority w:val="0"/>
    <w:rPr>
      <w:color w:val="000000"/>
      <w:spacing w:val="260"/>
      <w:sz w:val="18"/>
      <w:szCs w:val="18"/>
      <w:u w:val="none"/>
    </w:rPr>
  </w:style>
  <w:style w:type="paragraph" w:customStyle="1" w:styleId="137">
    <w:name w:val="正文(首行缩进)"/>
    <w:autoRedefine/>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8">
    <w:name w:val="xl72"/>
    <w:basedOn w:val="1"/>
    <w:autoRedefine/>
    <w:qFormat/>
    <w:uiPriority w:val="0"/>
    <w:pPr>
      <w:widowControl/>
      <w:spacing w:before="100" w:beforeAutospacing="1" w:after="100" w:afterAutospacing="1"/>
      <w:jc w:val="left"/>
    </w:pPr>
    <w:rPr>
      <w:rFonts w:ascii="宋体" w:hAnsi="宋体"/>
      <w:b/>
      <w:bCs/>
      <w:kern w:val="0"/>
      <w:sz w:val="28"/>
      <w:szCs w:val="28"/>
    </w:rPr>
  </w:style>
  <w:style w:type="character" w:customStyle="1" w:styleId="139">
    <w:name w:val="正文首行缩进 Char"/>
    <w:link w:val="42"/>
    <w:autoRedefine/>
    <w:qFormat/>
    <w:uiPriority w:val="0"/>
    <w:rPr>
      <w:rFonts w:eastAsia="宋体"/>
      <w:b/>
      <w:bCs/>
      <w:kern w:val="2"/>
      <w:sz w:val="21"/>
      <w:szCs w:val="24"/>
      <w:lang w:val="en-US" w:eastAsia="zh-CN" w:bidi="ar-SA"/>
    </w:rPr>
  </w:style>
  <w:style w:type="paragraph" w:customStyle="1" w:styleId="140">
    <w:name w:val="正文(首行缩进) Char"/>
    <w:autoRedefine/>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1">
    <w:name w:val="汉议细等线简8"/>
    <w:autoRedefine/>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2">
    <w:name w:val="汉仪细等线简9BOLD"/>
    <w:basedOn w:val="1"/>
    <w:autoRedefine/>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3">
    <w:name w:val="mode"/>
    <w:basedOn w:val="47"/>
    <w:autoRedefine/>
    <w:qFormat/>
    <w:uiPriority w:val="0"/>
  </w:style>
  <w:style w:type="paragraph" w:customStyle="1" w:styleId="144">
    <w:name w:val="9"/>
    <w:basedOn w:val="1"/>
    <w:next w:val="8"/>
    <w:autoRedefine/>
    <w:qFormat/>
    <w:uiPriority w:val="0"/>
    <w:pPr>
      <w:autoSpaceDE w:val="0"/>
      <w:autoSpaceDN w:val="0"/>
      <w:adjustRightInd w:val="0"/>
      <w:ind w:firstLine="420"/>
      <w:jc w:val="left"/>
      <w:textAlignment w:val="baseline"/>
    </w:pPr>
    <w:rPr>
      <w:rFonts w:ascii="宋体"/>
      <w:kern w:val="0"/>
      <w:sz w:val="34"/>
      <w:szCs w:val="20"/>
    </w:rPr>
  </w:style>
  <w:style w:type="character" w:customStyle="1" w:styleId="145">
    <w:name w:val="unnamed3"/>
    <w:basedOn w:val="47"/>
    <w:autoRedefine/>
    <w:qFormat/>
    <w:uiPriority w:val="0"/>
  </w:style>
  <w:style w:type="paragraph" w:customStyle="1" w:styleId="146">
    <w:name w:val="8"/>
    <w:basedOn w:val="1"/>
    <w:next w:val="21"/>
    <w:autoRedefine/>
    <w:qFormat/>
    <w:uiPriority w:val="0"/>
    <w:pPr>
      <w:spacing w:after="120"/>
      <w:ind w:left="420" w:leftChars="200"/>
    </w:pPr>
  </w:style>
  <w:style w:type="paragraph" w:customStyle="1" w:styleId="147">
    <w:name w:val="7"/>
    <w:basedOn w:val="1"/>
    <w:autoRedefine/>
    <w:qFormat/>
    <w:uiPriority w:val="0"/>
    <w:pPr>
      <w:autoSpaceDE w:val="0"/>
      <w:autoSpaceDN w:val="0"/>
      <w:adjustRightInd w:val="0"/>
      <w:spacing w:line="270" w:lineRule="atLeast"/>
      <w:jc w:val="left"/>
    </w:pPr>
    <w:rPr>
      <w:rFonts w:ascii="宋体"/>
      <w:kern w:val="0"/>
      <w:sz w:val="18"/>
      <w:szCs w:val="18"/>
    </w:rPr>
  </w:style>
  <w:style w:type="paragraph" w:customStyle="1" w:styleId="148">
    <w:name w:val="00"/>
    <w:basedOn w:val="1"/>
    <w:autoRedefine/>
    <w:qFormat/>
    <w:uiPriority w:val="0"/>
    <w:pPr>
      <w:autoSpaceDE w:val="0"/>
      <w:autoSpaceDN w:val="0"/>
      <w:adjustRightInd w:val="0"/>
      <w:jc w:val="left"/>
    </w:pPr>
    <w:rPr>
      <w:rFonts w:ascii="黑体" w:eastAsia="黑体"/>
      <w:b/>
      <w:bCs/>
      <w:kern w:val="0"/>
      <w:sz w:val="20"/>
      <w:szCs w:val="20"/>
    </w:rPr>
  </w:style>
  <w:style w:type="paragraph" w:customStyle="1" w:styleId="149">
    <w:name w:val="5"/>
    <w:basedOn w:val="1"/>
    <w:autoRedefine/>
    <w:qFormat/>
    <w:uiPriority w:val="0"/>
    <w:pPr>
      <w:autoSpaceDE w:val="0"/>
      <w:autoSpaceDN w:val="0"/>
      <w:adjustRightInd w:val="0"/>
      <w:jc w:val="left"/>
    </w:pPr>
    <w:rPr>
      <w:rFonts w:ascii="宋体"/>
      <w:b/>
      <w:bCs/>
      <w:kern w:val="0"/>
      <w:sz w:val="18"/>
      <w:szCs w:val="18"/>
    </w:rPr>
  </w:style>
  <w:style w:type="paragraph" w:customStyle="1" w:styleId="150">
    <w:name w:val="6"/>
    <w:basedOn w:val="149"/>
    <w:autoRedefine/>
    <w:qFormat/>
    <w:uiPriority w:val="0"/>
    <w:pPr>
      <w:spacing w:line="270" w:lineRule="atLeast"/>
      <w:jc w:val="both"/>
    </w:pPr>
    <w:rPr>
      <w:b w:val="0"/>
      <w:bCs w:val="0"/>
    </w:rPr>
  </w:style>
  <w:style w:type="paragraph" w:customStyle="1" w:styleId="151">
    <w:name w:val="产品描述"/>
    <w:autoRedefine/>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2">
    <w:name w:val="姜文清定义的正文"/>
    <w:basedOn w:val="1"/>
    <w:autoRedefine/>
    <w:qFormat/>
    <w:uiPriority w:val="0"/>
    <w:pPr>
      <w:spacing w:line="240" w:lineRule="atLeast"/>
      <w:ind w:firstLine="567"/>
    </w:pPr>
    <w:rPr>
      <w:szCs w:val="20"/>
    </w:rPr>
  </w:style>
  <w:style w:type="paragraph" w:customStyle="1" w:styleId="153">
    <w:name w:val="Default"/>
    <w:autoRedefine/>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4">
    <w:name w:val="CM2"/>
    <w:basedOn w:val="153"/>
    <w:next w:val="153"/>
    <w:autoRedefine/>
    <w:qFormat/>
    <w:uiPriority w:val="0"/>
    <w:pPr>
      <w:spacing w:line="200" w:lineRule="atLeast"/>
    </w:pPr>
    <w:rPr>
      <w:rFonts w:ascii="Arial" w:hAnsi="Arial" w:eastAsia="宋体" w:cs="Times New Roman"/>
      <w:color w:val="auto"/>
    </w:rPr>
  </w:style>
  <w:style w:type="paragraph" w:customStyle="1" w:styleId="155">
    <w:name w:val="Normal Paragraph"/>
    <w:basedOn w:val="1"/>
    <w:autoRedefine/>
    <w:qFormat/>
    <w:uiPriority w:val="0"/>
    <w:pPr>
      <w:widowControl/>
      <w:spacing w:before="120" w:line="360" w:lineRule="auto"/>
      <w:ind w:firstLine="425"/>
    </w:pPr>
    <w:rPr>
      <w:kern w:val="0"/>
      <w:sz w:val="24"/>
    </w:rPr>
  </w:style>
  <w:style w:type="character" w:customStyle="1" w:styleId="156">
    <w:name w:val="blue"/>
    <w:basedOn w:val="47"/>
    <w:autoRedefine/>
    <w:qFormat/>
    <w:uiPriority w:val="0"/>
  </w:style>
  <w:style w:type="paragraph" w:customStyle="1" w:styleId="157">
    <w:name w:val="blue1"/>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58">
    <w:name w:val="font"/>
    <w:basedOn w:val="47"/>
    <w:autoRedefine/>
    <w:qFormat/>
    <w:uiPriority w:val="0"/>
  </w:style>
  <w:style w:type="character" w:customStyle="1" w:styleId="159">
    <w:name w:val="font11"/>
    <w:autoRedefine/>
    <w:qFormat/>
    <w:uiPriority w:val="0"/>
    <w:rPr>
      <w:rFonts w:hint="default" w:ascii="ˎ̥" w:hAnsi="ˎ̥"/>
    </w:rPr>
  </w:style>
  <w:style w:type="paragraph" w:customStyle="1" w:styleId="160">
    <w:name w:val="a14"/>
    <w:basedOn w:val="1"/>
    <w:autoRedefine/>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1">
    <w:name w:val="proddescription"/>
    <w:basedOn w:val="47"/>
    <w:autoRedefine/>
    <w:qFormat/>
    <w:uiPriority w:val="0"/>
  </w:style>
  <w:style w:type="character" w:customStyle="1" w:styleId="162">
    <w:name w:val="prodheadlines"/>
    <w:basedOn w:val="47"/>
    <w:autoRedefine/>
    <w:qFormat/>
    <w:uiPriority w:val="0"/>
  </w:style>
  <w:style w:type="character" w:customStyle="1" w:styleId="163">
    <w:name w:val="text"/>
    <w:basedOn w:val="47"/>
    <w:autoRedefine/>
    <w:qFormat/>
    <w:uiPriority w:val="0"/>
  </w:style>
  <w:style w:type="paragraph" w:customStyle="1" w:styleId="164">
    <w:name w:val="text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65">
    <w:name w:val="z-窗体顶端1"/>
    <w:basedOn w:val="1"/>
    <w:next w:val="1"/>
    <w:autoRedefine/>
    <w:hidden/>
    <w:qFormat/>
    <w:uiPriority w:val="0"/>
    <w:pPr>
      <w:widowControl/>
      <w:pBdr>
        <w:bottom w:val="single" w:color="auto" w:sz="6" w:space="1"/>
      </w:pBdr>
      <w:jc w:val="center"/>
    </w:pPr>
    <w:rPr>
      <w:rFonts w:ascii="Arial" w:hAnsi="Arial" w:cs="Arial"/>
      <w:vanish/>
      <w:kern w:val="0"/>
      <w:sz w:val="16"/>
      <w:szCs w:val="16"/>
    </w:rPr>
  </w:style>
  <w:style w:type="paragraph" w:customStyle="1" w:styleId="166">
    <w:name w:val="z-窗体底端1"/>
    <w:basedOn w:val="1"/>
    <w:next w:val="1"/>
    <w:autoRedefine/>
    <w:hidden/>
    <w:qFormat/>
    <w:uiPriority w:val="0"/>
    <w:pPr>
      <w:widowControl/>
      <w:pBdr>
        <w:top w:val="single" w:color="auto" w:sz="6" w:space="1"/>
      </w:pBdr>
      <w:jc w:val="center"/>
    </w:pPr>
    <w:rPr>
      <w:rFonts w:ascii="Arial" w:hAnsi="Arial" w:cs="Arial"/>
      <w:vanish/>
      <w:kern w:val="0"/>
      <w:sz w:val="16"/>
      <w:szCs w:val="16"/>
    </w:rPr>
  </w:style>
  <w:style w:type="paragraph" w:customStyle="1" w:styleId="167">
    <w:name w:val="正文样式"/>
    <w:basedOn w:val="1"/>
    <w:autoRedefine/>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8">
    <w:name w:val="xl34"/>
    <w:basedOn w:val="1"/>
    <w:autoRedefine/>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9">
    <w:name w:val="段落正文"/>
    <w:basedOn w:val="24"/>
    <w:autoRedefine/>
    <w:qFormat/>
    <w:uiPriority w:val="0"/>
    <w:pPr>
      <w:ind w:firstLine="560" w:firstLineChars="200"/>
    </w:pPr>
    <w:rPr>
      <w:sz w:val="28"/>
    </w:rPr>
  </w:style>
  <w:style w:type="character" w:customStyle="1" w:styleId="170">
    <w:name w:val="gray6"/>
    <w:basedOn w:val="47"/>
    <w:autoRedefine/>
    <w:qFormat/>
    <w:uiPriority w:val="0"/>
  </w:style>
  <w:style w:type="character" w:customStyle="1" w:styleId="171">
    <w:name w:val="style9"/>
    <w:basedOn w:val="47"/>
    <w:autoRedefine/>
    <w:qFormat/>
    <w:uiPriority w:val="0"/>
  </w:style>
  <w:style w:type="paragraph" w:customStyle="1" w:styleId="172">
    <w:name w:val="2册标题4"/>
    <w:basedOn w:val="1"/>
    <w:next w:val="1"/>
    <w:autoRedefine/>
    <w:qFormat/>
    <w:uiPriority w:val="0"/>
    <w:pPr>
      <w:spacing w:beforeLines="50" w:afterLines="50" w:line="300" w:lineRule="auto"/>
      <w:ind w:left="420" w:leftChars="200"/>
      <w:outlineLvl w:val="3"/>
    </w:pPr>
    <w:rPr>
      <w:rFonts w:ascii="Arial" w:hAnsi="Arial" w:eastAsia="幼圆" w:cs="Arial"/>
      <w:b/>
      <w:sz w:val="24"/>
    </w:rPr>
  </w:style>
  <w:style w:type="character" w:customStyle="1" w:styleId="173">
    <w:name w:val="grame"/>
    <w:basedOn w:val="47"/>
    <w:autoRedefine/>
    <w:qFormat/>
    <w:uiPriority w:val="0"/>
  </w:style>
  <w:style w:type="paragraph" w:customStyle="1" w:styleId="174">
    <w:name w:val="style2"/>
    <w:basedOn w:val="1"/>
    <w:autoRedefine/>
    <w:qFormat/>
    <w:uiPriority w:val="0"/>
    <w:pPr>
      <w:widowControl/>
      <w:spacing w:before="100" w:beforeAutospacing="1" w:after="100" w:afterAutospacing="1"/>
      <w:jc w:val="left"/>
    </w:pPr>
    <w:rPr>
      <w:rFonts w:ascii="宋体" w:hAnsi="宋体" w:cs="宋体"/>
      <w:kern w:val="0"/>
      <w:sz w:val="18"/>
      <w:szCs w:val="18"/>
    </w:rPr>
  </w:style>
  <w:style w:type="paragraph" w:customStyle="1" w:styleId="175">
    <w:name w:val="Char1"/>
    <w:basedOn w:val="1"/>
    <w:autoRedefine/>
    <w:qFormat/>
    <w:uiPriority w:val="0"/>
    <w:pPr>
      <w:jc w:val="left"/>
    </w:pPr>
    <w:rPr>
      <w:rFonts w:ascii="Tahoma" w:hAnsi="Tahoma"/>
      <w:sz w:val="24"/>
      <w:szCs w:val="20"/>
    </w:rPr>
  </w:style>
  <w:style w:type="paragraph" w:customStyle="1" w:styleId="176">
    <w:name w:val="编号1"/>
    <w:basedOn w:val="1"/>
    <w:autoRedefine/>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7">
    <w:name w:val="Char Char Char Char Char Char Char Char Char Char Char Char Char Char Char Char Char Char Char Char Char Char"/>
    <w:basedOn w:val="1"/>
    <w:autoRedefine/>
    <w:qFormat/>
    <w:uiPriority w:val="0"/>
    <w:pPr>
      <w:widowControl/>
      <w:spacing w:line="400" w:lineRule="exact"/>
      <w:jc w:val="center"/>
    </w:pPr>
    <w:rPr>
      <w:rFonts w:ascii="Verdana" w:hAnsi="Verdana"/>
      <w:kern w:val="0"/>
      <w:szCs w:val="20"/>
      <w:lang w:eastAsia="en-US"/>
    </w:rPr>
  </w:style>
  <w:style w:type="paragraph" w:customStyle="1" w:styleId="178">
    <w:name w:val="font0"/>
    <w:basedOn w:val="1"/>
    <w:autoRedefine/>
    <w:qFormat/>
    <w:uiPriority w:val="0"/>
    <w:pPr>
      <w:widowControl/>
      <w:spacing w:before="100" w:beforeAutospacing="1" w:after="100" w:afterAutospacing="1"/>
      <w:jc w:val="left"/>
    </w:pPr>
    <w:rPr>
      <w:rFonts w:hint="eastAsia" w:ascii="宋体" w:hAnsi="宋体"/>
      <w:kern w:val="0"/>
      <w:sz w:val="24"/>
    </w:rPr>
  </w:style>
  <w:style w:type="paragraph" w:customStyle="1" w:styleId="179">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80">
    <w:name w:val="font6"/>
    <w:basedOn w:val="1"/>
    <w:autoRedefine/>
    <w:qFormat/>
    <w:uiPriority w:val="0"/>
    <w:pPr>
      <w:widowControl/>
      <w:spacing w:before="100" w:beforeAutospacing="1" w:after="100" w:afterAutospacing="1"/>
      <w:jc w:val="left"/>
    </w:pPr>
    <w:rPr>
      <w:kern w:val="0"/>
      <w:sz w:val="24"/>
    </w:rPr>
  </w:style>
  <w:style w:type="paragraph" w:customStyle="1" w:styleId="181">
    <w:name w:val="xl2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2">
    <w:name w:val="xl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3">
    <w:name w:val="表格字"/>
    <w:basedOn w:val="1"/>
    <w:autoRedefine/>
    <w:qFormat/>
    <w:uiPriority w:val="0"/>
    <w:pPr>
      <w:adjustRightInd w:val="0"/>
      <w:jc w:val="center"/>
    </w:pPr>
    <w:rPr>
      <w:rFonts w:ascii="宋体"/>
      <w:sz w:val="24"/>
      <w:szCs w:val="20"/>
    </w:rPr>
  </w:style>
  <w:style w:type="character" w:customStyle="1" w:styleId="184">
    <w:name w:val="样式 小三 加粗"/>
    <w:autoRedefine/>
    <w:qFormat/>
    <w:uiPriority w:val="0"/>
    <w:rPr>
      <w:rFonts w:eastAsia="宋体"/>
      <w:b/>
      <w:bCs/>
      <w:sz w:val="32"/>
    </w:rPr>
  </w:style>
  <w:style w:type="paragraph" w:customStyle="1" w:styleId="185">
    <w:name w:val="xl2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6">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7">
    <w:name w:val="Char Char Char"/>
    <w:basedOn w:val="1"/>
    <w:autoRedefine/>
    <w:qFormat/>
    <w:uiPriority w:val="0"/>
    <w:rPr>
      <w:rFonts w:ascii="Tahoma" w:hAnsi="Tahoma"/>
      <w:sz w:val="24"/>
      <w:szCs w:val="20"/>
    </w:rPr>
  </w:style>
  <w:style w:type="paragraph" w:customStyle="1" w:styleId="188">
    <w:name w:val="Char2"/>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9">
    <w:name w:val="info4"/>
    <w:basedOn w:val="47"/>
    <w:autoRedefine/>
    <w:qFormat/>
    <w:uiPriority w:val="0"/>
  </w:style>
  <w:style w:type="paragraph" w:customStyle="1" w:styleId="190">
    <w:name w:val="缩进正文"/>
    <w:basedOn w:val="1"/>
    <w:link w:val="191"/>
    <w:autoRedefine/>
    <w:qFormat/>
    <w:uiPriority w:val="0"/>
    <w:pPr>
      <w:ind w:firstLine="560" w:firstLineChars="200"/>
    </w:pPr>
    <w:rPr>
      <w:rFonts w:eastAsia="仿宋_GB2312" w:cs="宋体"/>
      <w:sz w:val="28"/>
      <w:szCs w:val="20"/>
    </w:rPr>
  </w:style>
  <w:style w:type="character" w:customStyle="1" w:styleId="191">
    <w:name w:val="缩进正文 Char"/>
    <w:link w:val="190"/>
    <w:autoRedefine/>
    <w:qFormat/>
    <w:uiPriority w:val="0"/>
    <w:rPr>
      <w:rFonts w:eastAsia="仿宋_GB2312" w:cs="宋体"/>
      <w:kern w:val="2"/>
      <w:sz w:val="28"/>
      <w:lang w:val="en-US" w:eastAsia="zh-CN" w:bidi="ar-SA"/>
    </w:rPr>
  </w:style>
  <w:style w:type="paragraph" w:customStyle="1" w:styleId="192">
    <w:name w:val="列出段落1"/>
    <w:basedOn w:val="1"/>
    <w:autoRedefine/>
    <w:qFormat/>
    <w:uiPriority w:val="0"/>
    <w:pPr>
      <w:ind w:firstLine="420" w:firstLineChars="200"/>
    </w:pPr>
    <w:rPr>
      <w:rFonts w:ascii="Calibri" w:hAnsi="Calibri" w:cs="Calibri"/>
      <w:szCs w:val="21"/>
    </w:rPr>
  </w:style>
  <w:style w:type="character" w:customStyle="1" w:styleId="193">
    <w:name w:val="批注文字 Char"/>
    <w:basedOn w:val="47"/>
    <w:link w:val="17"/>
    <w:autoRedefine/>
    <w:qFormat/>
    <w:uiPriority w:val="0"/>
    <w:rPr>
      <w:rFonts w:ascii="宋体"/>
      <w:sz w:val="34"/>
    </w:rPr>
  </w:style>
  <w:style w:type="character" w:customStyle="1" w:styleId="194">
    <w:name w:val="批注主题 Char"/>
    <w:basedOn w:val="193"/>
    <w:link w:val="41"/>
    <w:autoRedefine/>
    <w:qFormat/>
    <w:uiPriority w:val="99"/>
    <w:rPr>
      <w:rFonts w:ascii="宋体"/>
      <w:sz w:val="34"/>
    </w:rPr>
  </w:style>
  <w:style w:type="paragraph" w:customStyle="1" w:styleId="195">
    <w:name w:val="评价"/>
    <w:basedOn w:val="1"/>
    <w:autoRedefine/>
    <w:qFormat/>
    <w:uiPriority w:val="0"/>
    <w:pPr>
      <w:spacing w:afterLines="20"/>
      <w:ind w:firstLine="1446" w:firstLineChars="200"/>
    </w:pPr>
    <w:rPr>
      <w:rFonts w:ascii="Calibri" w:hAnsi="Calibri"/>
      <w:sz w:val="24"/>
    </w:rPr>
  </w:style>
  <w:style w:type="paragraph" w:customStyle="1" w:styleId="196">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97">
    <w:name w:val="alt-edited1"/>
    <w:autoRedefine/>
    <w:qFormat/>
    <w:uiPriority w:val="0"/>
    <w:rPr>
      <w:color w:val="4D90F0"/>
    </w:rPr>
  </w:style>
  <w:style w:type="paragraph" w:customStyle="1" w:styleId="198">
    <w:name w:val="toc 14"/>
    <w:next w:val="1"/>
    <w:autoRedefine/>
    <w:qFormat/>
    <w:uiPriority w:val="0"/>
    <w:pPr>
      <w:wordWrap w:val="0"/>
      <w:jc w:val="both"/>
    </w:pPr>
    <w:rPr>
      <w:rFonts w:ascii="Calibri" w:hAnsi="Calibri" w:eastAsia="宋体" w:cs="Times New Roman"/>
      <w:sz w:val="21"/>
      <w:lang w:val="en-US" w:eastAsia="zh-CN" w:bidi="ar-SA"/>
    </w:rPr>
  </w:style>
  <w:style w:type="character" w:customStyle="1" w:styleId="199">
    <w:name w:val="文档结构图 Char1"/>
    <w:autoRedefine/>
    <w:semiHidden/>
    <w:qFormat/>
    <w:uiPriority w:val="0"/>
    <w:rPr>
      <w:sz w:val="20"/>
    </w:rPr>
  </w:style>
  <w:style w:type="character" w:customStyle="1" w:styleId="200">
    <w:name w:val="文档结构图 Char"/>
    <w:autoRedefine/>
    <w:semiHidden/>
    <w:qFormat/>
    <w:uiPriority w:val="0"/>
    <w:rPr>
      <w:sz w:val="20"/>
    </w:rPr>
  </w:style>
  <w:style w:type="character" w:customStyle="1" w:styleId="201">
    <w:name w:val="short_text"/>
    <w:basedOn w:val="47"/>
    <w:autoRedefine/>
    <w:qFormat/>
    <w:uiPriority w:val="0"/>
    <w:rPr>
      <w:sz w:val="20"/>
    </w:rPr>
  </w:style>
  <w:style w:type="character" w:customStyle="1" w:styleId="202">
    <w:name w:val="标题 Char1"/>
    <w:autoRedefine/>
    <w:qFormat/>
    <w:uiPriority w:val="0"/>
    <w:rPr>
      <w:b/>
      <w:sz w:val="20"/>
    </w:rPr>
  </w:style>
  <w:style w:type="character" w:customStyle="1" w:styleId="203">
    <w:name w:val="正文文本缩进 3 Char1"/>
    <w:autoRedefine/>
    <w:semiHidden/>
    <w:qFormat/>
    <w:uiPriority w:val="0"/>
    <w:rPr>
      <w:sz w:val="20"/>
    </w:rPr>
  </w:style>
  <w:style w:type="character" w:customStyle="1" w:styleId="204">
    <w:name w:val="font21"/>
    <w:autoRedefine/>
    <w:qFormat/>
    <w:uiPriority w:val="0"/>
    <w:rPr>
      <w:color w:val="FF0000"/>
      <w:sz w:val="20"/>
      <w:u w:val="none"/>
    </w:rPr>
  </w:style>
  <w:style w:type="character" w:customStyle="1" w:styleId="205">
    <w:name w:val="不明显强调1"/>
    <w:autoRedefine/>
    <w:qFormat/>
    <w:uiPriority w:val="0"/>
    <w:rPr>
      <w:i/>
      <w:sz w:val="20"/>
    </w:rPr>
  </w:style>
  <w:style w:type="character" w:customStyle="1" w:styleId="206">
    <w:name w:val="font71"/>
    <w:autoRedefine/>
    <w:qFormat/>
    <w:uiPriority w:val="0"/>
    <w:rPr>
      <w:sz w:val="20"/>
      <w:u w:val="none"/>
    </w:rPr>
  </w:style>
  <w:style w:type="character" w:customStyle="1" w:styleId="207">
    <w:name w:val="页眉 Char1"/>
    <w:autoRedefine/>
    <w:semiHidden/>
    <w:qFormat/>
    <w:uiPriority w:val="0"/>
    <w:rPr>
      <w:sz w:val="20"/>
    </w:rPr>
  </w:style>
  <w:style w:type="character" w:customStyle="1" w:styleId="208">
    <w:name w:val="正文文本缩进 2 Char1"/>
    <w:autoRedefine/>
    <w:semiHidden/>
    <w:qFormat/>
    <w:uiPriority w:val="0"/>
    <w:rPr>
      <w:sz w:val="20"/>
    </w:rPr>
  </w:style>
  <w:style w:type="character" w:customStyle="1" w:styleId="209">
    <w:name w:val="font61"/>
    <w:autoRedefine/>
    <w:qFormat/>
    <w:uiPriority w:val="0"/>
    <w:rPr>
      <w:sz w:val="20"/>
      <w:u w:val="none"/>
    </w:rPr>
  </w:style>
  <w:style w:type="character" w:customStyle="1" w:styleId="210">
    <w:name w:val="纯文本 Char1"/>
    <w:autoRedefine/>
    <w:semiHidden/>
    <w:qFormat/>
    <w:uiPriority w:val="0"/>
    <w:rPr>
      <w:sz w:val="20"/>
    </w:rPr>
  </w:style>
  <w:style w:type="character" w:customStyle="1" w:styleId="211">
    <w:name w:val="正文文本 3 Char1"/>
    <w:autoRedefine/>
    <w:semiHidden/>
    <w:qFormat/>
    <w:uiPriority w:val="0"/>
    <w:rPr>
      <w:sz w:val="20"/>
    </w:rPr>
  </w:style>
  <w:style w:type="character" w:customStyle="1" w:styleId="212">
    <w:name w:val="正文文本缩进 Char1"/>
    <w:autoRedefine/>
    <w:semiHidden/>
    <w:qFormat/>
    <w:uiPriority w:val="0"/>
    <w:rPr>
      <w:sz w:val="20"/>
    </w:rPr>
  </w:style>
  <w:style w:type="character" w:customStyle="1" w:styleId="213">
    <w:name w:val="明显参考1"/>
    <w:autoRedefine/>
    <w:qFormat/>
    <w:uiPriority w:val="0"/>
    <w:rPr>
      <w:b/>
      <w:sz w:val="20"/>
    </w:rPr>
  </w:style>
  <w:style w:type="character" w:customStyle="1" w:styleId="214">
    <w:name w:val="apple-converted-space"/>
    <w:autoRedefine/>
    <w:qFormat/>
    <w:uiPriority w:val="0"/>
    <w:rPr>
      <w:sz w:val="20"/>
    </w:rPr>
  </w:style>
  <w:style w:type="character" w:customStyle="1" w:styleId="215">
    <w:name w:val="书籍标题1"/>
    <w:autoRedefine/>
    <w:qFormat/>
    <w:uiPriority w:val="0"/>
    <w:rPr>
      <w:b/>
      <w:i/>
      <w:sz w:val="20"/>
    </w:rPr>
  </w:style>
  <w:style w:type="character" w:customStyle="1" w:styleId="216">
    <w:name w:val="long_text"/>
    <w:autoRedefine/>
    <w:qFormat/>
    <w:uiPriority w:val="0"/>
    <w:rPr>
      <w:sz w:val="20"/>
    </w:rPr>
  </w:style>
  <w:style w:type="character" w:customStyle="1" w:styleId="217">
    <w:name w:val="日期 Char1"/>
    <w:autoRedefine/>
    <w:semiHidden/>
    <w:qFormat/>
    <w:uiPriority w:val="0"/>
    <w:rPr>
      <w:sz w:val="20"/>
    </w:rPr>
  </w:style>
  <w:style w:type="character" w:customStyle="1" w:styleId="218">
    <w:name w:val="批注文字 Char1"/>
    <w:autoRedefine/>
    <w:semiHidden/>
    <w:qFormat/>
    <w:uiPriority w:val="0"/>
    <w:rPr>
      <w:sz w:val="20"/>
    </w:rPr>
  </w:style>
  <w:style w:type="character" w:customStyle="1" w:styleId="219">
    <w:name w:val="明显强调1"/>
    <w:autoRedefine/>
    <w:qFormat/>
    <w:uiPriority w:val="0"/>
    <w:rPr>
      <w:i/>
      <w:sz w:val="20"/>
    </w:rPr>
  </w:style>
  <w:style w:type="character" w:customStyle="1" w:styleId="220">
    <w:name w:val="16"/>
    <w:autoRedefine/>
    <w:qFormat/>
    <w:uiPriority w:val="0"/>
    <w:rPr>
      <w:b/>
      <w:color w:val="FF0356"/>
      <w:sz w:val="20"/>
    </w:rPr>
  </w:style>
  <w:style w:type="character" w:customStyle="1" w:styleId="221">
    <w:name w:val="批注主题 Char1"/>
    <w:autoRedefine/>
    <w:semiHidden/>
    <w:qFormat/>
    <w:uiPriority w:val="0"/>
    <w:rPr>
      <w:b/>
      <w:sz w:val="20"/>
    </w:rPr>
  </w:style>
  <w:style w:type="character" w:customStyle="1" w:styleId="222">
    <w:name w:val="正文文本 2 Char1"/>
    <w:autoRedefine/>
    <w:semiHidden/>
    <w:qFormat/>
    <w:uiPriority w:val="0"/>
    <w:rPr>
      <w:sz w:val="20"/>
    </w:rPr>
  </w:style>
  <w:style w:type="character" w:customStyle="1" w:styleId="223">
    <w:name w:val="font31"/>
    <w:autoRedefine/>
    <w:qFormat/>
    <w:uiPriority w:val="0"/>
    <w:rPr>
      <w:color w:val="FF0000"/>
      <w:sz w:val="20"/>
      <w:u w:val="none"/>
      <w:vertAlign w:val="superscript"/>
    </w:rPr>
  </w:style>
  <w:style w:type="character" w:customStyle="1" w:styleId="224">
    <w:name w:val="不明显参考1"/>
    <w:autoRedefine/>
    <w:qFormat/>
    <w:uiPriority w:val="0"/>
    <w:rPr>
      <w:sz w:val="20"/>
    </w:rPr>
  </w:style>
  <w:style w:type="character" w:customStyle="1" w:styleId="225">
    <w:name w:val="HTML 预设格式 Char1"/>
    <w:autoRedefine/>
    <w:semiHidden/>
    <w:qFormat/>
    <w:uiPriority w:val="0"/>
    <w:rPr>
      <w:sz w:val="20"/>
    </w:rPr>
  </w:style>
  <w:style w:type="character" w:customStyle="1" w:styleId="226">
    <w:name w:val="font01"/>
    <w:basedOn w:val="47"/>
    <w:autoRedefine/>
    <w:qFormat/>
    <w:uiPriority w:val="0"/>
    <w:rPr>
      <w:color w:val="FF0000"/>
      <w:sz w:val="20"/>
      <w:u w:val="none"/>
      <w:vertAlign w:val="superscript"/>
    </w:rPr>
  </w:style>
  <w:style w:type="character" w:customStyle="1" w:styleId="227">
    <w:name w:val="页脚 Char1"/>
    <w:autoRedefine/>
    <w:semiHidden/>
    <w:qFormat/>
    <w:uiPriority w:val="0"/>
    <w:rPr>
      <w:sz w:val="20"/>
    </w:rPr>
  </w:style>
  <w:style w:type="character" w:customStyle="1" w:styleId="228">
    <w:name w:val="批注框文本 Char1"/>
    <w:autoRedefine/>
    <w:semiHidden/>
    <w:qFormat/>
    <w:uiPriority w:val="0"/>
    <w:rPr>
      <w:sz w:val="20"/>
    </w:rPr>
  </w:style>
  <w:style w:type="paragraph" w:customStyle="1" w:styleId="229">
    <w:name w:val="列出段落2"/>
    <w:basedOn w:val="1"/>
    <w:next w:val="230"/>
    <w:autoRedefine/>
    <w:qFormat/>
    <w:uiPriority w:val="0"/>
    <w:pPr>
      <w:ind w:firstLine="420"/>
    </w:pPr>
    <w:rPr>
      <w:rFonts w:hAnsi="Calibri"/>
      <w:kern w:val="0"/>
      <w:szCs w:val="20"/>
    </w:rPr>
  </w:style>
  <w:style w:type="paragraph" w:customStyle="1" w:styleId="230">
    <w:name w:val="toc 81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31">
    <w:name w:val="toc 6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32">
    <w:name w:val="toc 41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33">
    <w:name w:val="toc 41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34">
    <w:name w:val="xl86"/>
    <w:basedOn w:val="1"/>
    <w:next w:val="235"/>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35">
    <w:name w:val="toc 515"/>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36">
    <w:name w:val="TOC Heading4"/>
    <w:next w:val="1"/>
    <w:autoRedefine/>
    <w:qFormat/>
    <w:uiPriority w:val="0"/>
    <w:pPr>
      <w:wordWrap w:val="0"/>
    </w:pPr>
    <w:rPr>
      <w:rFonts w:ascii="Calibri" w:hAnsi="Calibri" w:eastAsia="宋体" w:cs="Times New Roman"/>
      <w:sz w:val="32"/>
      <w:lang w:val="en-US" w:eastAsia="zh-CN" w:bidi="ar-SA"/>
    </w:rPr>
  </w:style>
  <w:style w:type="paragraph" w:customStyle="1" w:styleId="237">
    <w:name w:val="toc 15"/>
    <w:next w:val="1"/>
    <w:autoRedefine/>
    <w:qFormat/>
    <w:uiPriority w:val="0"/>
    <w:pPr>
      <w:wordWrap w:val="0"/>
      <w:jc w:val="both"/>
    </w:pPr>
    <w:rPr>
      <w:rFonts w:ascii="Calibri" w:hAnsi="Calibri" w:eastAsia="宋体" w:cs="Times New Roman"/>
      <w:sz w:val="21"/>
      <w:lang w:val="en-US" w:eastAsia="zh-CN" w:bidi="ar-SA"/>
    </w:rPr>
  </w:style>
  <w:style w:type="paragraph" w:customStyle="1" w:styleId="238">
    <w:name w:val="TOC Heading2"/>
    <w:next w:val="1"/>
    <w:autoRedefine/>
    <w:qFormat/>
    <w:uiPriority w:val="0"/>
    <w:pPr>
      <w:wordWrap w:val="0"/>
    </w:pPr>
    <w:rPr>
      <w:rFonts w:ascii="Calibri" w:hAnsi="Calibri" w:eastAsia="宋体" w:cs="Times New Roman"/>
      <w:sz w:val="32"/>
      <w:lang w:val="en-US" w:eastAsia="zh-CN" w:bidi="ar-SA"/>
    </w:rPr>
  </w:style>
  <w:style w:type="paragraph" w:customStyle="1" w:styleId="239">
    <w:name w:val="TOC Heading1"/>
    <w:next w:val="1"/>
    <w:autoRedefine/>
    <w:qFormat/>
    <w:uiPriority w:val="0"/>
    <w:pPr>
      <w:wordWrap w:val="0"/>
    </w:pPr>
    <w:rPr>
      <w:rFonts w:ascii="Calibri" w:hAnsi="Calibri" w:eastAsia="宋体" w:cs="Times New Roman"/>
      <w:sz w:val="32"/>
      <w:lang w:val="en-US" w:eastAsia="zh-CN" w:bidi="ar-SA"/>
    </w:rPr>
  </w:style>
  <w:style w:type="paragraph" w:customStyle="1" w:styleId="240">
    <w:name w:val="toc 7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41">
    <w:name w:val="font7"/>
    <w:basedOn w:val="1"/>
    <w:next w:val="242"/>
    <w:autoRedefine/>
    <w:qFormat/>
    <w:uiPriority w:val="0"/>
    <w:pPr>
      <w:widowControl/>
      <w:spacing w:before="280" w:after="280"/>
    </w:pPr>
    <w:rPr>
      <w:rFonts w:ascii="Arial" w:hAnsi="Calibri"/>
      <w:kern w:val="0"/>
      <w:sz w:val="18"/>
      <w:szCs w:val="20"/>
    </w:rPr>
  </w:style>
  <w:style w:type="paragraph" w:customStyle="1" w:styleId="242">
    <w:name w:val="toc 810"/>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43">
    <w:name w:val="xl113"/>
    <w:basedOn w:val="1"/>
    <w:next w:val="244"/>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44">
    <w:name w:val="TOC Heading10"/>
    <w:next w:val="1"/>
    <w:autoRedefine/>
    <w:qFormat/>
    <w:uiPriority w:val="0"/>
    <w:pPr>
      <w:wordWrap w:val="0"/>
    </w:pPr>
    <w:rPr>
      <w:rFonts w:ascii="Calibri" w:hAnsi="Calibri" w:eastAsia="宋体" w:cs="Times New Roman"/>
      <w:sz w:val="32"/>
      <w:lang w:val="en-US" w:eastAsia="zh-CN" w:bidi="ar-SA"/>
    </w:rPr>
  </w:style>
  <w:style w:type="paragraph" w:customStyle="1" w:styleId="245">
    <w:name w:val="toc 89"/>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46">
    <w:name w:val="xl73"/>
    <w:basedOn w:val="1"/>
    <w:next w:val="24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47">
    <w:name w:val="toc 613"/>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48">
    <w:name w:val="xl79"/>
    <w:basedOn w:val="1"/>
    <w:next w:val="249"/>
    <w:autoRedefine/>
    <w:qFormat/>
    <w:uiPriority w:val="0"/>
    <w:pPr>
      <w:widowControl/>
      <w:shd w:val="clear" w:color="000000" w:fill="FFFFFF"/>
      <w:spacing w:before="280" w:after="280"/>
    </w:pPr>
    <w:rPr>
      <w:rFonts w:ascii="宋体" w:hAnsi="Calibri"/>
      <w:b/>
      <w:kern w:val="0"/>
      <w:sz w:val="20"/>
      <w:szCs w:val="20"/>
    </w:rPr>
  </w:style>
  <w:style w:type="paragraph" w:customStyle="1" w:styleId="249">
    <w:name w:val="toc 87"/>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50">
    <w:name w:val="toc 11"/>
    <w:next w:val="1"/>
    <w:autoRedefine/>
    <w:qFormat/>
    <w:uiPriority w:val="0"/>
    <w:pPr>
      <w:wordWrap w:val="0"/>
      <w:jc w:val="both"/>
    </w:pPr>
    <w:rPr>
      <w:rFonts w:ascii="Calibri" w:hAnsi="Calibri" w:eastAsia="宋体" w:cs="Times New Roman"/>
      <w:sz w:val="21"/>
      <w:lang w:val="en-US" w:eastAsia="zh-CN" w:bidi="ar-SA"/>
    </w:rPr>
  </w:style>
  <w:style w:type="paragraph" w:customStyle="1" w:styleId="251">
    <w:name w:val="toc 410"/>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52">
    <w:name w:val="toc 61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53">
    <w:name w:val="xl112"/>
    <w:basedOn w:val="1"/>
    <w:next w:val="252"/>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54">
    <w:name w:val="toc 51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5">
    <w:name w:val="toc 4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56">
    <w:name w:val="toc 41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57">
    <w:name w:val="xl74"/>
    <w:basedOn w:val="1"/>
    <w:next w:val="258"/>
    <w:autoRedefine/>
    <w:qFormat/>
    <w:uiPriority w:val="0"/>
    <w:pPr>
      <w:widowControl/>
      <w:shd w:val="clear" w:color="000000" w:fill="FFFFFF"/>
      <w:spacing w:before="280" w:after="280"/>
    </w:pPr>
    <w:rPr>
      <w:rFonts w:ascii="宋体" w:hAnsi="Calibri"/>
      <w:kern w:val="0"/>
      <w:sz w:val="20"/>
      <w:szCs w:val="20"/>
    </w:rPr>
  </w:style>
  <w:style w:type="paragraph" w:customStyle="1" w:styleId="258">
    <w:name w:val="toc 57"/>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9">
    <w:name w:val="toc 91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0">
    <w:name w:val="toc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1">
    <w:name w:val="toc 38"/>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62">
    <w:name w:val="toc 9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3">
    <w:name w:val="列出段落5"/>
    <w:basedOn w:val="1"/>
    <w:next w:val="264"/>
    <w:autoRedefine/>
    <w:qFormat/>
    <w:uiPriority w:val="0"/>
    <w:pPr>
      <w:ind w:firstLine="420"/>
    </w:pPr>
    <w:rPr>
      <w:rFonts w:hAnsi="Calibri"/>
      <w:kern w:val="0"/>
      <w:szCs w:val="20"/>
    </w:rPr>
  </w:style>
  <w:style w:type="paragraph" w:customStyle="1" w:styleId="264">
    <w:name w:val="toc 31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65">
    <w:name w:val="xl66"/>
    <w:basedOn w:val="1"/>
    <w:next w:val="266"/>
    <w:autoRedefine/>
    <w:qFormat/>
    <w:uiPriority w:val="0"/>
    <w:pPr>
      <w:widowControl/>
      <w:shd w:val="clear" w:color="000000" w:fill="FFFFFF"/>
      <w:spacing w:before="280" w:after="280"/>
    </w:pPr>
    <w:rPr>
      <w:rFonts w:ascii="宋体" w:hAnsi="Calibri"/>
      <w:kern w:val="0"/>
      <w:sz w:val="20"/>
      <w:szCs w:val="20"/>
    </w:rPr>
  </w:style>
  <w:style w:type="paragraph" w:customStyle="1" w:styleId="266">
    <w:name w:val="toc 5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3"/>
    <w:next w:val="1"/>
    <w:autoRedefine/>
    <w:qFormat/>
    <w:uiPriority w:val="0"/>
    <w:pPr>
      <w:wordWrap w:val="0"/>
    </w:pPr>
    <w:rPr>
      <w:rFonts w:ascii="Calibri" w:hAnsi="Calibri" w:eastAsia="宋体" w:cs="Times New Roman"/>
      <w:sz w:val="32"/>
      <w:lang w:val="en-US" w:eastAsia="zh-CN" w:bidi="ar-SA"/>
    </w:rPr>
  </w:style>
  <w:style w:type="paragraph" w:customStyle="1" w:styleId="268">
    <w:name w:val="toc 6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69">
    <w:name w:val="toc 2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0">
    <w:name w:val="xl84"/>
    <w:basedOn w:val="1"/>
    <w:next w:val="271"/>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71">
    <w:name w:val="toc 99"/>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72">
    <w:name w:val="xl81"/>
    <w:basedOn w:val="1"/>
    <w:next w:val="273"/>
    <w:autoRedefine/>
    <w:qFormat/>
    <w:uiPriority w:val="0"/>
    <w:pPr>
      <w:widowControl/>
      <w:shd w:val="clear" w:color="000000" w:fill="FFFFFF"/>
      <w:spacing w:before="280" w:after="280"/>
    </w:pPr>
    <w:rPr>
      <w:rFonts w:ascii="宋体" w:hAnsi="Calibri"/>
      <w:kern w:val="0"/>
      <w:sz w:val="20"/>
      <w:szCs w:val="20"/>
    </w:rPr>
  </w:style>
  <w:style w:type="paragraph" w:customStyle="1" w:styleId="273">
    <w:name w:val="toc 59"/>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74">
    <w:name w:val="目录 11"/>
    <w:next w:val="1"/>
    <w:autoRedefine/>
    <w:qFormat/>
    <w:uiPriority w:val="0"/>
    <w:pPr>
      <w:wordWrap w:val="0"/>
      <w:jc w:val="both"/>
    </w:pPr>
    <w:rPr>
      <w:rFonts w:ascii="Calibri" w:hAnsi="Calibri" w:eastAsia="宋体" w:cs="Times New Roman"/>
      <w:sz w:val="21"/>
      <w:lang w:val="en-US" w:eastAsia="zh-CN" w:bidi="ar-SA"/>
    </w:rPr>
  </w:style>
  <w:style w:type="paragraph" w:customStyle="1" w:styleId="275">
    <w:name w:val="toc 51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76">
    <w:name w:val="TOC Heading12"/>
    <w:next w:val="1"/>
    <w:autoRedefine/>
    <w:qFormat/>
    <w:uiPriority w:val="0"/>
    <w:pPr>
      <w:wordWrap w:val="0"/>
    </w:pPr>
    <w:rPr>
      <w:rFonts w:ascii="Calibri" w:hAnsi="Calibri" w:eastAsia="宋体" w:cs="Times New Roman"/>
      <w:sz w:val="32"/>
      <w:lang w:val="en-US" w:eastAsia="zh-CN" w:bidi="ar-SA"/>
    </w:rPr>
  </w:style>
  <w:style w:type="paragraph" w:customStyle="1" w:styleId="277">
    <w:name w:val="TOC Heading8"/>
    <w:next w:val="1"/>
    <w:autoRedefine/>
    <w:qFormat/>
    <w:uiPriority w:val="0"/>
    <w:pPr>
      <w:wordWrap w:val="0"/>
    </w:pPr>
    <w:rPr>
      <w:rFonts w:ascii="Calibri" w:hAnsi="Calibri" w:eastAsia="宋体" w:cs="Times New Roman"/>
      <w:sz w:val="32"/>
      <w:lang w:val="en-US" w:eastAsia="zh-CN" w:bidi="ar-SA"/>
    </w:rPr>
  </w:style>
  <w:style w:type="paragraph" w:customStyle="1" w:styleId="278">
    <w:name w:val="toc 71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9">
    <w:name w:val="toc 21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80">
    <w:name w:val="目录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81">
    <w:name w:val="toc 4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82">
    <w:name w:val="xl116"/>
    <w:basedOn w:val="1"/>
    <w:next w:val="283"/>
    <w:autoRedefine/>
    <w:qFormat/>
    <w:uiPriority w:val="0"/>
    <w:pPr>
      <w:widowControl/>
      <w:shd w:val="clear" w:color="000000" w:fill="FFFFFF"/>
      <w:spacing w:before="280" w:after="280"/>
      <w:jc w:val="center"/>
    </w:pPr>
    <w:rPr>
      <w:rFonts w:ascii="Arial Narrow" w:hAnsi="Calibri"/>
      <w:kern w:val="0"/>
      <w:sz w:val="20"/>
      <w:szCs w:val="20"/>
    </w:rPr>
  </w:style>
  <w:style w:type="paragraph" w:customStyle="1" w:styleId="283">
    <w:name w:val="toc 78"/>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84">
    <w:name w:val="font8"/>
    <w:basedOn w:val="1"/>
    <w:next w:val="285"/>
    <w:autoRedefine/>
    <w:qFormat/>
    <w:uiPriority w:val="0"/>
    <w:pPr>
      <w:widowControl/>
      <w:spacing w:before="280" w:after="280"/>
    </w:pPr>
    <w:rPr>
      <w:rFonts w:ascii="Arial" w:hAnsi="Calibri"/>
      <w:kern w:val="0"/>
      <w:sz w:val="20"/>
      <w:szCs w:val="20"/>
    </w:rPr>
  </w:style>
  <w:style w:type="paragraph" w:customStyle="1" w:styleId="285">
    <w:name w:val="TOC Heading11"/>
    <w:next w:val="1"/>
    <w:autoRedefine/>
    <w:qFormat/>
    <w:uiPriority w:val="0"/>
    <w:pPr>
      <w:wordWrap w:val="0"/>
    </w:pPr>
    <w:rPr>
      <w:rFonts w:ascii="Calibri" w:hAnsi="Calibri" w:eastAsia="宋体" w:cs="Times New Roman"/>
      <w:sz w:val="32"/>
      <w:lang w:val="en-US" w:eastAsia="zh-CN" w:bidi="ar-SA"/>
    </w:rPr>
  </w:style>
  <w:style w:type="paragraph" w:customStyle="1" w:styleId="286">
    <w:name w:val="xl69"/>
    <w:basedOn w:val="1"/>
    <w:next w:val="287"/>
    <w:autoRedefine/>
    <w:qFormat/>
    <w:uiPriority w:val="0"/>
    <w:pPr>
      <w:widowControl/>
      <w:shd w:val="clear" w:color="000000" w:fill="FFFFFF"/>
      <w:spacing w:before="280" w:after="280"/>
    </w:pPr>
    <w:rPr>
      <w:rFonts w:ascii="宋体" w:hAnsi="Calibri"/>
      <w:b/>
      <w:kern w:val="0"/>
      <w:sz w:val="20"/>
      <w:szCs w:val="20"/>
    </w:rPr>
  </w:style>
  <w:style w:type="paragraph" w:customStyle="1" w:styleId="287">
    <w:name w:val="toc 48"/>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88">
    <w:name w:val="toc 81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89">
    <w:name w:val="目录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90">
    <w:name w:val="列出段落3"/>
    <w:basedOn w:val="1"/>
    <w:next w:val="291"/>
    <w:autoRedefine/>
    <w:qFormat/>
    <w:uiPriority w:val="0"/>
    <w:pPr>
      <w:ind w:firstLine="420"/>
    </w:pPr>
    <w:rPr>
      <w:rFonts w:hAnsi="Calibri"/>
      <w:kern w:val="0"/>
      <w:szCs w:val="20"/>
    </w:rPr>
  </w:style>
  <w:style w:type="paragraph" w:customStyle="1" w:styleId="291">
    <w:name w:val="toc 21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92">
    <w:name w:val="TOC 标题1"/>
    <w:next w:val="1"/>
    <w:autoRedefine/>
    <w:qFormat/>
    <w:uiPriority w:val="0"/>
    <w:pPr>
      <w:wordWrap w:val="0"/>
    </w:pPr>
    <w:rPr>
      <w:rFonts w:ascii="Calibri" w:hAnsi="Calibri" w:eastAsia="宋体" w:cs="Times New Roman"/>
      <w:sz w:val="32"/>
      <w:lang w:val="en-US" w:eastAsia="zh-CN" w:bidi="ar-SA"/>
    </w:rPr>
  </w:style>
  <w:style w:type="paragraph" w:customStyle="1" w:styleId="293">
    <w:name w:val="TOC Heading5"/>
    <w:next w:val="1"/>
    <w:autoRedefine/>
    <w:qFormat/>
    <w:uiPriority w:val="0"/>
    <w:pPr>
      <w:wordWrap w:val="0"/>
    </w:pPr>
    <w:rPr>
      <w:rFonts w:ascii="Calibri" w:hAnsi="Calibri" w:eastAsia="宋体" w:cs="Times New Roman"/>
      <w:sz w:val="32"/>
      <w:lang w:val="en-US" w:eastAsia="zh-CN" w:bidi="ar-SA"/>
    </w:rPr>
  </w:style>
  <w:style w:type="paragraph" w:customStyle="1" w:styleId="294">
    <w:name w:val="toc 31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95">
    <w:name w:val="toc 71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96">
    <w:name w:val="xl115"/>
    <w:basedOn w:val="1"/>
    <w:next w:val="29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97">
    <w:name w:val="toc 712"/>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98">
    <w:name w:val="toc 6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99">
    <w:name w:val="toc 2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00">
    <w:name w:val="toc 5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01">
    <w:name w:val="xl93"/>
    <w:basedOn w:val="1"/>
    <w:next w:val="302"/>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02">
    <w:name w:val="toc 112"/>
    <w:next w:val="1"/>
    <w:autoRedefine/>
    <w:qFormat/>
    <w:uiPriority w:val="0"/>
    <w:pPr>
      <w:wordWrap w:val="0"/>
      <w:jc w:val="both"/>
    </w:pPr>
    <w:rPr>
      <w:rFonts w:ascii="Calibri" w:hAnsi="Calibri" w:eastAsia="宋体" w:cs="Times New Roman"/>
      <w:sz w:val="21"/>
      <w:lang w:val="en-US" w:eastAsia="zh-CN" w:bidi="ar-SA"/>
    </w:rPr>
  </w:style>
  <w:style w:type="paragraph" w:customStyle="1" w:styleId="303">
    <w:name w:val="xl96"/>
    <w:basedOn w:val="1"/>
    <w:next w:val="254"/>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04">
    <w:name w:val="xl106"/>
    <w:basedOn w:val="1"/>
    <w:next w:val="288"/>
    <w:autoRedefine/>
    <w:qFormat/>
    <w:uiPriority w:val="0"/>
    <w:pPr>
      <w:widowControl/>
      <w:shd w:val="clear" w:color="000000" w:fill="FFFFFF"/>
      <w:spacing w:before="280" w:after="280"/>
    </w:pPr>
    <w:rPr>
      <w:rFonts w:ascii="宋体" w:hAnsi="Calibri"/>
      <w:kern w:val="0"/>
      <w:sz w:val="20"/>
      <w:szCs w:val="20"/>
    </w:rPr>
  </w:style>
  <w:style w:type="paragraph" w:customStyle="1" w:styleId="305">
    <w:name w:val="toc 3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06">
    <w:name w:val="TOC Heading14"/>
    <w:next w:val="1"/>
    <w:autoRedefine/>
    <w:qFormat/>
    <w:uiPriority w:val="0"/>
    <w:pPr>
      <w:wordWrap w:val="0"/>
    </w:pPr>
    <w:rPr>
      <w:rFonts w:ascii="Calibri" w:hAnsi="Calibri" w:eastAsia="宋体" w:cs="Times New Roman"/>
      <w:sz w:val="32"/>
      <w:lang w:val="en-US" w:eastAsia="zh-CN" w:bidi="ar-SA"/>
    </w:rPr>
  </w:style>
  <w:style w:type="paragraph" w:customStyle="1" w:styleId="307">
    <w:name w:val="Char Char Char Char Char Char Char1"/>
    <w:basedOn w:val="1"/>
    <w:next w:val="308"/>
    <w:autoRedefine/>
    <w:qFormat/>
    <w:uiPriority w:val="0"/>
    <w:pPr>
      <w:widowControl/>
      <w:spacing w:after="160" w:line="240" w:lineRule="exact"/>
    </w:pPr>
    <w:rPr>
      <w:rFonts w:hAnsi="Calibri"/>
      <w:kern w:val="0"/>
      <w:szCs w:val="20"/>
    </w:rPr>
  </w:style>
  <w:style w:type="paragraph" w:customStyle="1" w:styleId="308">
    <w:name w:val="toc 67"/>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09">
    <w:name w:val="列出段落4"/>
    <w:basedOn w:val="1"/>
    <w:next w:val="310"/>
    <w:autoRedefine/>
    <w:qFormat/>
    <w:uiPriority w:val="0"/>
    <w:pPr>
      <w:ind w:firstLine="420"/>
    </w:pPr>
    <w:rPr>
      <w:rFonts w:hAnsi="Calibri"/>
      <w:kern w:val="0"/>
      <w:szCs w:val="20"/>
    </w:rPr>
  </w:style>
  <w:style w:type="paragraph" w:customStyle="1" w:styleId="310">
    <w:name w:val="TOC Heading9"/>
    <w:next w:val="1"/>
    <w:autoRedefine/>
    <w:qFormat/>
    <w:uiPriority w:val="0"/>
    <w:pPr>
      <w:wordWrap w:val="0"/>
    </w:pPr>
    <w:rPr>
      <w:rFonts w:ascii="Calibri" w:hAnsi="Calibri" w:eastAsia="宋体" w:cs="Times New Roman"/>
      <w:sz w:val="32"/>
      <w:lang w:val="en-US" w:eastAsia="zh-CN" w:bidi="ar-SA"/>
    </w:rPr>
  </w:style>
  <w:style w:type="paragraph" w:customStyle="1" w:styleId="311">
    <w:name w:val="xl71"/>
    <w:basedOn w:val="1"/>
    <w:next w:val="312"/>
    <w:autoRedefine/>
    <w:qFormat/>
    <w:uiPriority w:val="0"/>
    <w:pPr>
      <w:widowControl/>
      <w:shd w:val="clear" w:color="000000" w:fill="FFFFFF"/>
      <w:spacing w:before="280" w:after="280"/>
    </w:pPr>
    <w:rPr>
      <w:rFonts w:ascii="宋体" w:hAnsi="Calibri"/>
      <w:kern w:val="0"/>
      <w:sz w:val="24"/>
      <w:szCs w:val="20"/>
    </w:rPr>
  </w:style>
  <w:style w:type="paragraph" w:customStyle="1" w:styleId="312">
    <w:name w:val="toc 115"/>
    <w:next w:val="1"/>
    <w:autoRedefine/>
    <w:qFormat/>
    <w:uiPriority w:val="0"/>
    <w:pPr>
      <w:wordWrap w:val="0"/>
      <w:jc w:val="both"/>
    </w:pPr>
    <w:rPr>
      <w:rFonts w:ascii="Calibri" w:hAnsi="Calibri" w:eastAsia="宋体" w:cs="Times New Roman"/>
      <w:sz w:val="21"/>
      <w:lang w:val="en-US" w:eastAsia="zh-CN" w:bidi="ar-SA"/>
    </w:rPr>
  </w:style>
  <w:style w:type="paragraph" w:customStyle="1" w:styleId="313">
    <w:name w:val="toc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14">
    <w:name w:val="toc 47"/>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15">
    <w:name w:val="xl108"/>
    <w:basedOn w:val="1"/>
    <w:next w:val="316"/>
    <w:autoRedefine/>
    <w:qFormat/>
    <w:uiPriority w:val="0"/>
    <w:pPr>
      <w:widowControl/>
      <w:shd w:val="clear" w:color="000000" w:fill="FFFFFF"/>
      <w:spacing w:before="280" w:after="280"/>
    </w:pPr>
    <w:rPr>
      <w:rFonts w:ascii="宋体" w:hAnsi="Calibri"/>
      <w:kern w:val="0"/>
      <w:sz w:val="18"/>
      <w:szCs w:val="20"/>
    </w:rPr>
  </w:style>
  <w:style w:type="paragraph" w:customStyle="1" w:styleId="316">
    <w:name w:val="toc 18"/>
    <w:next w:val="1"/>
    <w:autoRedefine/>
    <w:qFormat/>
    <w:uiPriority w:val="0"/>
    <w:pPr>
      <w:wordWrap w:val="0"/>
      <w:jc w:val="both"/>
    </w:pPr>
    <w:rPr>
      <w:rFonts w:ascii="Calibri" w:hAnsi="Calibri" w:eastAsia="宋体" w:cs="Times New Roman"/>
      <w:sz w:val="21"/>
      <w:lang w:val="en-US" w:eastAsia="zh-CN" w:bidi="ar-SA"/>
    </w:rPr>
  </w:style>
  <w:style w:type="paragraph" w:customStyle="1" w:styleId="317">
    <w:name w:val="TOC Heading7"/>
    <w:next w:val="1"/>
    <w:autoRedefine/>
    <w:qFormat/>
    <w:uiPriority w:val="0"/>
    <w:pPr>
      <w:wordWrap w:val="0"/>
    </w:pPr>
    <w:rPr>
      <w:rFonts w:ascii="Calibri" w:hAnsi="Calibri" w:eastAsia="宋体" w:cs="Times New Roman"/>
      <w:sz w:val="32"/>
      <w:lang w:val="en-US" w:eastAsia="zh-CN" w:bidi="ar-SA"/>
    </w:rPr>
  </w:style>
  <w:style w:type="character" w:customStyle="1" w:styleId="318">
    <w:name w:val="副标题 Char"/>
    <w:basedOn w:val="47"/>
    <w:link w:val="33"/>
    <w:autoRedefine/>
    <w:qFormat/>
    <w:uiPriority w:val="0"/>
    <w:rPr>
      <w:rFonts w:ascii="Calibri" w:hAnsi="Calibri"/>
      <w:sz w:val="24"/>
    </w:rPr>
  </w:style>
  <w:style w:type="paragraph" w:customStyle="1" w:styleId="319">
    <w:name w:val="目录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20">
    <w:name w:val="toc 41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21">
    <w:name w:val="toc 8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22">
    <w:name w:val="列出段落6"/>
    <w:basedOn w:val="1"/>
    <w:next w:val="323"/>
    <w:autoRedefine/>
    <w:qFormat/>
    <w:uiPriority w:val="0"/>
    <w:pPr>
      <w:ind w:firstLine="420"/>
    </w:pPr>
    <w:rPr>
      <w:rFonts w:hAnsi="Calibri"/>
      <w:kern w:val="0"/>
      <w:szCs w:val="20"/>
    </w:rPr>
  </w:style>
  <w:style w:type="paragraph" w:customStyle="1" w:styleId="323">
    <w:name w:val="toc 8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24">
    <w:name w:val="xl80"/>
    <w:basedOn w:val="1"/>
    <w:next w:val="325"/>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25">
    <w:name w:val="toc 49"/>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26">
    <w:name w:val="Char Char Char Char1"/>
    <w:basedOn w:val="1"/>
    <w:next w:val="327"/>
    <w:autoRedefine/>
    <w:qFormat/>
    <w:uiPriority w:val="0"/>
    <w:pPr>
      <w:widowControl/>
      <w:spacing w:after="160" w:line="240" w:lineRule="exact"/>
    </w:pPr>
    <w:rPr>
      <w:rFonts w:ascii="Verdana" w:hAnsi="Calibri" w:eastAsia="仿宋_GB2312"/>
      <w:kern w:val="0"/>
      <w:sz w:val="24"/>
      <w:szCs w:val="20"/>
    </w:rPr>
  </w:style>
  <w:style w:type="paragraph" w:customStyle="1" w:styleId="327">
    <w:name w:val="toc 71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28">
    <w:name w:val="xl102"/>
    <w:basedOn w:val="1"/>
    <w:next w:val="329"/>
    <w:autoRedefine/>
    <w:qFormat/>
    <w:uiPriority w:val="0"/>
    <w:pPr>
      <w:widowControl/>
      <w:shd w:val="clear" w:color="000000" w:fill="FFFFFF"/>
      <w:spacing w:before="280" w:after="280"/>
      <w:jc w:val="right"/>
    </w:pPr>
    <w:rPr>
      <w:rFonts w:ascii="宋体" w:hAnsi="Calibri"/>
      <w:kern w:val="0"/>
      <w:sz w:val="20"/>
      <w:szCs w:val="20"/>
    </w:rPr>
  </w:style>
  <w:style w:type="paragraph" w:customStyle="1" w:styleId="329">
    <w:name w:val="toc 17"/>
    <w:next w:val="1"/>
    <w:autoRedefine/>
    <w:qFormat/>
    <w:uiPriority w:val="0"/>
    <w:pPr>
      <w:wordWrap w:val="0"/>
      <w:jc w:val="both"/>
    </w:pPr>
    <w:rPr>
      <w:rFonts w:ascii="Calibri" w:hAnsi="Calibri" w:eastAsia="宋体" w:cs="Times New Roman"/>
      <w:sz w:val="21"/>
      <w:lang w:val="en-US" w:eastAsia="zh-CN" w:bidi="ar-SA"/>
    </w:rPr>
  </w:style>
  <w:style w:type="paragraph" w:customStyle="1" w:styleId="330">
    <w:name w:val="toc 4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31">
    <w:name w:val="toc 31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32">
    <w:name w:val="xl65"/>
    <w:basedOn w:val="1"/>
    <w:next w:val="233"/>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33">
    <w:name w:val="toc 9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34">
    <w:name w:val="toc 55"/>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35">
    <w:name w:val="toc 81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36">
    <w:name w:val="xl75"/>
    <w:basedOn w:val="1"/>
    <w:next w:val="337"/>
    <w:autoRedefine/>
    <w:qFormat/>
    <w:uiPriority w:val="0"/>
    <w:pPr>
      <w:widowControl/>
      <w:shd w:val="clear" w:color="000000" w:fill="FFFFFF"/>
      <w:spacing w:before="280" w:after="280"/>
    </w:pPr>
    <w:rPr>
      <w:rFonts w:ascii="宋体" w:hAnsi="Calibri"/>
      <w:kern w:val="0"/>
      <w:sz w:val="20"/>
      <w:szCs w:val="20"/>
    </w:rPr>
  </w:style>
  <w:style w:type="paragraph" w:customStyle="1" w:styleId="337">
    <w:name w:val="toc 91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38">
    <w:name w:val="toc 19"/>
    <w:next w:val="1"/>
    <w:autoRedefine/>
    <w:qFormat/>
    <w:uiPriority w:val="0"/>
    <w:pPr>
      <w:wordWrap w:val="0"/>
      <w:jc w:val="both"/>
    </w:pPr>
    <w:rPr>
      <w:rFonts w:ascii="Calibri" w:hAnsi="Calibri" w:eastAsia="宋体" w:cs="Times New Roman"/>
      <w:sz w:val="21"/>
      <w:lang w:val="en-US" w:eastAsia="zh-CN" w:bidi="ar-SA"/>
    </w:rPr>
  </w:style>
  <w:style w:type="paragraph" w:customStyle="1" w:styleId="339">
    <w:name w:val="TOC Heading6"/>
    <w:next w:val="1"/>
    <w:autoRedefine/>
    <w:qFormat/>
    <w:uiPriority w:val="0"/>
    <w:pPr>
      <w:wordWrap w:val="0"/>
    </w:pPr>
    <w:rPr>
      <w:rFonts w:ascii="Calibri" w:hAnsi="Calibri" w:eastAsia="宋体" w:cs="Times New Roman"/>
      <w:sz w:val="32"/>
      <w:lang w:val="en-US" w:eastAsia="zh-CN" w:bidi="ar-SA"/>
    </w:rPr>
  </w:style>
  <w:style w:type="paragraph" w:customStyle="1" w:styleId="340">
    <w:name w:val="toc 5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41">
    <w:name w:val="toc 36"/>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42">
    <w:name w:val="toc 8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43">
    <w:name w:val="xl104"/>
    <w:basedOn w:val="1"/>
    <w:next w:val="344"/>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44">
    <w:name w:val="toc 210"/>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45">
    <w:name w:val="toc 110"/>
    <w:next w:val="1"/>
    <w:autoRedefine/>
    <w:qFormat/>
    <w:uiPriority w:val="0"/>
    <w:pPr>
      <w:wordWrap w:val="0"/>
      <w:jc w:val="both"/>
    </w:pPr>
    <w:rPr>
      <w:rFonts w:ascii="Calibri" w:hAnsi="Calibri" w:eastAsia="宋体" w:cs="Times New Roman"/>
      <w:sz w:val="21"/>
      <w:lang w:val="en-US" w:eastAsia="zh-CN" w:bidi="ar-SA"/>
    </w:rPr>
  </w:style>
  <w:style w:type="paragraph" w:customStyle="1" w:styleId="346">
    <w:name w:val="toc 66"/>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47">
    <w:name w:val="toc 3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48">
    <w:name w:val="toc 9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49">
    <w:name w:val="toc 61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50">
    <w:name w:val="无间隔1"/>
    <w:next w:val="345"/>
    <w:autoRedefine/>
    <w:qFormat/>
    <w:uiPriority w:val="0"/>
    <w:pPr>
      <w:widowControl w:val="0"/>
      <w:jc w:val="both"/>
    </w:pPr>
    <w:rPr>
      <w:rFonts w:ascii="Calibri" w:hAnsi="Calibri" w:eastAsia="宋体" w:cs="Times New Roman"/>
      <w:sz w:val="22"/>
      <w:lang w:val="en-US" w:eastAsia="zh-CN" w:bidi="ar-SA"/>
    </w:rPr>
  </w:style>
  <w:style w:type="paragraph" w:customStyle="1" w:styleId="351">
    <w:name w:val="目录 4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52">
    <w:name w:val="xl105"/>
    <w:basedOn w:val="1"/>
    <w:next w:val="353"/>
    <w:autoRedefine/>
    <w:qFormat/>
    <w:uiPriority w:val="0"/>
    <w:pPr>
      <w:widowControl/>
      <w:shd w:val="clear" w:color="000000" w:fill="FFFFFF"/>
      <w:spacing w:before="280" w:after="280"/>
    </w:pPr>
    <w:rPr>
      <w:rFonts w:ascii="宋体" w:hAnsi="Calibri"/>
      <w:kern w:val="0"/>
      <w:sz w:val="18"/>
      <w:szCs w:val="20"/>
    </w:rPr>
  </w:style>
  <w:style w:type="paragraph" w:customStyle="1" w:styleId="353">
    <w:name w:val="toc 61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54">
    <w:name w:val="toc 4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55">
    <w:name w:val="toc 8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56">
    <w:name w:val="xl111"/>
    <w:basedOn w:val="1"/>
    <w:next w:val="35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57">
    <w:name w:val="toc 88"/>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58">
    <w:name w:val="toc 8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59">
    <w:name w:val="p0"/>
    <w:basedOn w:val="1"/>
    <w:next w:val="360"/>
    <w:autoRedefine/>
    <w:qFormat/>
    <w:uiPriority w:val="0"/>
    <w:pPr>
      <w:widowControl/>
      <w:spacing w:before="280" w:after="280"/>
    </w:pPr>
    <w:rPr>
      <w:rFonts w:ascii="宋体" w:hAnsi="Calibri"/>
      <w:kern w:val="0"/>
      <w:sz w:val="24"/>
      <w:szCs w:val="20"/>
    </w:rPr>
  </w:style>
  <w:style w:type="paragraph" w:customStyle="1" w:styleId="360">
    <w:name w:val="toc 69"/>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61">
    <w:name w:val="列出段落11"/>
    <w:basedOn w:val="1"/>
    <w:next w:val="362"/>
    <w:autoRedefine/>
    <w:qFormat/>
    <w:uiPriority w:val="0"/>
    <w:pPr>
      <w:widowControl/>
      <w:spacing w:line="360" w:lineRule="auto"/>
      <w:ind w:firstLine="420"/>
    </w:pPr>
    <w:rPr>
      <w:rFonts w:hAnsi="Calibri" w:eastAsia="微软雅黑"/>
      <w:kern w:val="0"/>
      <w:sz w:val="24"/>
      <w:szCs w:val="20"/>
    </w:rPr>
  </w:style>
  <w:style w:type="paragraph" w:customStyle="1" w:styleId="362">
    <w:name w:val="toc 21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63">
    <w:name w:val="toc 63"/>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64">
    <w:name w:val="xl91"/>
    <w:basedOn w:val="1"/>
    <w:next w:val="261"/>
    <w:autoRedefine/>
    <w:qFormat/>
    <w:uiPriority w:val="0"/>
    <w:pPr>
      <w:widowControl/>
      <w:shd w:val="clear" w:color="000000" w:fill="FFFFFF"/>
      <w:spacing w:before="280" w:after="280"/>
    </w:pPr>
    <w:rPr>
      <w:rFonts w:ascii="宋体" w:hAnsi="Calibri"/>
      <w:kern w:val="0"/>
      <w:sz w:val="20"/>
      <w:szCs w:val="20"/>
    </w:rPr>
  </w:style>
  <w:style w:type="paragraph" w:customStyle="1" w:styleId="365">
    <w:name w:val="toc 316"/>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66">
    <w:name w:val="_Style 1"/>
    <w:basedOn w:val="1"/>
    <w:next w:val="367"/>
    <w:autoRedefine/>
    <w:qFormat/>
    <w:uiPriority w:val="0"/>
    <w:pPr>
      <w:ind w:firstLine="420"/>
    </w:pPr>
    <w:rPr>
      <w:rFonts w:hAnsi="Calibri"/>
      <w:kern w:val="0"/>
      <w:szCs w:val="20"/>
    </w:rPr>
  </w:style>
  <w:style w:type="paragraph" w:customStyle="1" w:styleId="367">
    <w:name w:val="TOC Heading13"/>
    <w:next w:val="1"/>
    <w:autoRedefine/>
    <w:qFormat/>
    <w:uiPriority w:val="0"/>
    <w:pPr>
      <w:wordWrap w:val="0"/>
    </w:pPr>
    <w:rPr>
      <w:rFonts w:ascii="Calibri" w:hAnsi="Calibri" w:eastAsia="宋体" w:cs="Times New Roman"/>
      <w:sz w:val="32"/>
      <w:lang w:val="en-US" w:eastAsia="zh-CN" w:bidi="ar-SA"/>
    </w:rPr>
  </w:style>
  <w:style w:type="paragraph" w:customStyle="1" w:styleId="368">
    <w:name w:val="toc 116"/>
    <w:next w:val="1"/>
    <w:autoRedefine/>
    <w:qFormat/>
    <w:uiPriority w:val="0"/>
    <w:pPr>
      <w:wordWrap w:val="0"/>
      <w:jc w:val="both"/>
    </w:pPr>
    <w:rPr>
      <w:rFonts w:ascii="Calibri" w:hAnsi="Calibri" w:eastAsia="宋体" w:cs="Times New Roman"/>
      <w:sz w:val="21"/>
      <w:lang w:val="en-US" w:eastAsia="zh-CN" w:bidi="ar-SA"/>
    </w:rPr>
  </w:style>
  <w:style w:type="paragraph" w:customStyle="1" w:styleId="369">
    <w:name w:val="toc 72"/>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70">
    <w:name w:val="x_msonormal"/>
    <w:basedOn w:val="1"/>
    <w:next w:val="320"/>
    <w:autoRedefine/>
    <w:qFormat/>
    <w:uiPriority w:val="0"/>
    <w:pPr>
      <w:widowControl/>
      <w:spacing w:before="280" w:after="280"/>
    </w:pPr>
    <w:rPr>
      <w:rFonts w:ascii="PMingLiU" w:hAnsi="Calibri" w:eastAsia="PMingLiU"/>
      <w:kern w:val="0"/>
      <w:sz w:val="24"/>
      <w:szCs w:val="20"/>
    </w:rPr>
  </w:style>
  <w:style w:type="paragraph" w:customStyle="1" w:styleId="371">
    <w:name w:val="toc 310"/>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72">
    <w:name w:val="toc 8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73">
    <w:name w:val="TOC Heading17"/>
    <w:next w:val="1"/>
    <w:autoRedefine/>
    <w:qFormat/>
    <w:uiPriority w:val="0"/>
    <w:pPr>
      <w:wordWrap w:val="0"/>
    </w:pPr>
    <w:rPr>
      <w:rFonts w:ascii="Calibri" w:hAnsi="Calibri" w:eastAsia="宋体" w:cs="Times New Roman"/>
      <w:sz w:val="32"/>
      <w:lang w:val="en-US" w:eastAsia="zh-CN" w:bidi="ar-SA"/>
    </w:rPr>
  </w:style>
  <w:style w:type="paragraph" w:customStyle="1" w:styleId="374">
    <w:name w:val="toc 91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75">
    <w:name w:val="toc 81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76">
    <w:name w:val="目录 3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77">
    <w:name w:val="xl118"/>
    <w:basedOn w:val="1"/>
    <w:next w:val="251"/>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78">
    <w:name w:val="xl83"/>
    <w:basedOn w:val="1"/>
    <w:next w:val="306"/>
    <w:autoRedefine/>
    <w:qFormat/>
    <w:uiPriority w:val="0"/>
    <w:pPr>
      <w:widowControl/>
      <w:shd w:val="clear" w:color="000000" w:fill="FFFFFF"/>
      <w:spacing w:before="280" w:after="280"/>
    </w:pPr>
    <w:rPr>
      <w:rFonts w:ascii="宋体" w:hAnsi="Calibri"/>
      <w:kern w:val="0"/>
      <w:sz w:val="20"/>
      <w:szCs w:val="20"/>
    </w:rPr>
  </w:style>
  <w:style w:type="paragraph" w:customStyle="1" w:styleId="379">
    <w:name w:val="xl103"/>
    <w:basedOn w:val="1"/>
    <w:next w:val="380"/>
    <w:autoRedefine/>
    <w:qFormat/>
    <w:uiPriority w:val="0"/>
    <w:pPr>
      <w:widowControl/>
      <w:shd w:val="clear" w:color="000000" w:fill="FFFFFF"/>
      <w:spacing w:before="280" w:after="280"/>
    </w:pPr>
    <w:rPr>
      <w:rFonts w:ascii="宋体" w:hAnsi="Calibri"/>
      <w:kern w:val="0"/>
      <w:sz w:val="20"/>
      <w:szCs w:val="20"/>
    </w:rPr>
  </w:style>
  <w:style w:type="paragraph" w:customStyle="1" w:styleId="380">
    <w:name w:val="toc 111"/>
    <w:next w:val="1"/>
    <w:autoRedefine/>
    <w:qFormat/>
    <w:uiPriority w:val="0"/>
    <w:pPr>
      <w:wordWrap w:val="0"/>
      <w:jc w:val="both"/>
    </w:pPr>
    <w:rPr>
      <w:rFonts w:ascii="Calibri" w:hAnsi="Calibri" w:eastAsia="宋体" w:cs="Times New Roman"/>
      <w:sz w:val="21"/>
      <w:lang w:val="en-US" w:eastAsia="zh-CN" w:bidi="ar-SA"/>
    </w:rPr>
  </w:style>
  <w:style w:type="paragraph" w:customStyle="1" w:styleId="381">
    <w:name w:val="xl68"/>
    <w:basedOn w:val="1"/>
    <w:next w:val="382"/>
    <w:autoRedefine/>
    <w:qFormat/>
    <w:uiPriority w:val="0"/>
    <w:pPr>
      <w:widowControl/>
      <w:shd w:val="clear" w:color="000000" w:fill="FFFFFF"/>
      <w:spacing w:before="280" w:after="280"/>
    </w:pPr>
    <w:rPr>
      <w:rFonts w:ascii="宋体" w:hAnsi="Calibri"/>
      <w:b/>
      <w:kern w:val="0"/>
      <w:sz w:val="20"/>
      <w:szCs w:val="20"/>
    </w:rPr>
  </w:style>
  <w:style w:type="paragraph" w:customStyle="1" w:styleId="382">
    <w:name w:val="TOC Heading16"/>
    <w:next w:val="1"/>
    <w:autoRedefine/>
    <w:qFormat/>
    <w:uiPriority w:val="0"/>
    <w:pPr>
      <w:wordWrap w:val="0"/>
    </w:pPr>
    <w:rPr>
      <w:rFonts w:ascii="Calibri" w:hAnsi="Calibri" w:eastAsia="宋体" w:cs="Times New Roman"/>
      <w:sz w:val="32"/>
      <w:lang w:val="en-US" w:eastAsia="zh-CN" w:bidi="ar-SA"/>
    </w:rPr>
  </w:style>
  <w:style w:type="paragraph" w:customStyle="1" w:styleId="383">
    <w:name w:val="toc 113"/>
    <w:next w:val="1"/>
    <w:autoRedefine/>
    <w:qFormat/>
    <w:uiPriority w:val="0"/>
    <w:pPr>
      <w:wordWrap w:val="0"/>
      <w:jc w:val="both"/>
    </w:pPr>
    <w:rPr>
      <w:rFonts w:ascii="Calibri" w:hAnsi="Calibri" w:eastAsia="宋体" w:cs="Times New Roman"/>
      <w:sz w:val="21"/>
      <w:lang w:val="en-US" w:eastAsia="zh-CN" w:bidi="ar-SA"/>
    </w:rPr>
  </w:style>
  <w:style w:type="paragraph" w:customStyle="1" w:styleId="384">
    <w:name w:val="xl94"/>
    <w:basedOn w:val="1"/>
    <w:next w:val="275"/>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6">
    <w:name w:val="xl92"/>
    <w:basedOn w:val="1"/>
    <w:next w:val="387"/>
    <w:autoRedefine/>
    <w:qFormat/>
    <w:uiPriority w:val="0"/>
    <w:pPr>
      <w:widowControl/>
      <w:shd w:val="clear" w:color="000000" w:fill="FFFFFF"/>
      <w:spacing w:before="280" w:after="280"/>
    </w:pPr>
    <w:rPr>
      <w:rFonts w:ascii="宋体" w:hAnsi="Calibri"/>
      <w:kern w:val="0"/>
      <w:sz w:val="20"/>
      <w:szCs w:val="20"/>
    </w:rPr>
  </w:style>
  <w:style w:type="paragraph" w:customStyle="1" w:styleId="387">
    <w:name w:val="toc 91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88">
    <w:name w:val="toc 51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9">
    <w:name w:val="目录 8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90">
    <w:name w:val="正文表标题"/>
    <w:next w:val="1"/>
    <w:autoRedefine/>
    <w:qFormat/>
    <w:uiPriority w:val="0"/>
    <w:pPr>
      <w:ind w:left="630"/>
      <w:jc w:val="center"/>
    </w:pPr>
    <w:rPr>
      <w:rFonts w:ascii="黑体" w:hAnsi="Calibri" w:eastAsia="黑体" w:cs="Times New Roman"/>
      <w:sz w:val="21"/>
      <w:lang w:val="en-US" w:eastAsia="zh-CN" w:bidi="ar-SA"/>
    </w:rPr>
  </w:style>
  <w:style w:type="paragraph" w:customStyle="1" w:styleId="391">
    <w:name w:val="toc 28"/>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2">
    <w:name w:val="toc 79"/>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3">
    <w:name w:val="xl110"/>
    <w:basedOn w:val="1"/>
    <w:next w:val="349"/>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94">
    <w:name w:val="toc 51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95">
    <w:name w:val="toc 41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96">
    <w:name w:val="xl85"/>
    <w:basedOn w:val="1"/>
    <w:next w:val="39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97">
    <w:name w:val="toc 7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8">
    <w:name w:val="toc 27"/>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9">
    <w:name w:val="toc 91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77"/>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1">
    <w:name w:val="toc 21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02">
    <w:name w:val="toc 81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403">
    <w:name w:val="xl99"/>
    <w:basedOn w:val="1"/>
    <w:next w:val="388"/>
    <w:autoRedefine/>
    <w:qFormat/>
    <w:uiPriority w:val="0"/>
    <w:pPr>
      <w:widowControl/>
      <w:shd w:val="clear" w:color="000000" w:fill="FFFFFF"/>
      <w:spacing w:before="280" w:after="280"/>
    </w:pPr>
    <w:rPr>
      <w:rFonts w:ascii="宋体" w:hAnsi="Calibri"/>
      <w:kern w:val="0"/>
      <w:sz w:val="18"/>
      <w:szCs w:val="20"/>
    </w:rPr>
  </w:style>
  <w:style w:type="paragraph" w:customStyle="1" w:styleId="404">
    <w:name w:val="xl97"/>
    <w:basedOn w:val="1"/>
    <w:next w:val="27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05">
    <w:name w:val="toc 61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06">
    <w:name w:val="toc 31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07">
    <w:name w:val="TOC Heading15"/>
    <w:next w:val="1"/>
    <w:autoRedefine/>
    <w:qFormat/>
    <w:uiPriority w:val="0"/>
    <w:pPr>
      <w:wordWrap w:val="0"/>
    </w:pPr>
    <w:rPr>
      <w:rFonts w:ascii="Calibri" w:hAnsi="Calibri" w:eastAsia="宋体" w:cs="Times New Roman"/>
      <w:sz w:val="32"/>
      <w:lang w:val="en-US" w:eastAsia="zh-CN" w:bidi="ar-SA"/>
    </w:rPr>
  </w:style>
  <w:style w:type="paragraph" w:customStyle="1" w:styleId="408">
    <w:name w:val="toc 91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09">
    <w:name w:val="toc 39"/>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10">
    <w:name w:val="toc 710"/>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11">
    <w:name w:val="toc 12"/>
    <w:next w:val="1"/>
    <w:autoRedefine/>
    <w:qFormat/>
    <w:uiPriority w:val="0"/>
    <w:pPr>
      <w:wordWrap w:val="0"/>
      <w:jc w:val="both"/>
    </w:pPr>
    <w:rPr>
      <w:rFonts w:ascii="Calibri" w:hAnsi="Calibri" w:eastAsia="宋体" w:cs="Times New Roman"/>
      <w:sz w:val="21"/>
      <w:lang w:val="en-US" w:eastAsia="zh-CN" w:bidi="ar-SA"/>
    </w:rPr>
  </w:style>
  <w:style w:type="paragraph" w:customStyle="1" w:styleId="412">
    <w:name w:val="xl95"/>
    <w:basedOn w:val="1"/>
    <w:next w:val="413"/>
    <w:autoRedefine/>
    <w:qFormat/>
    <w:uiPriority w:val="0"/>
    <w:pPr>
      <w:widowControl/>
      <w:shd w:val="clear" w:color="000000" w:fill="FFFFFF"/>
      <w:spacing w:before="280" w:after="280"/>
    </w:pPr>
    <w:rPr>
      <w:rFonts w:ascii="宋体" w:hAnsi="Calibri"/>
      <w:kern w:val="0"/>
      <w:sz w:val="20"/>
      <w:szCs w:val="20"/>
    </w:rPr>
  </w:style>
  <w:style w:type="paragraph" w:customStyle="1" w:styleId="413">
    <w:name w:val="toc 41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14">
    <w:name w:val="toc 29"/>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15">
    <w:name w:val="xl67"/>
    <w:basedOn w:val="1"/>
    <w:next w:val="41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16">
    <w:name w:val="toc 71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17">
    <w:name w:val="toc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18">
    <w:name w:val="正文 A"/>
    <w:next w:val="335"/>
    <w:autoRedefine/>
    <w:qFormat/>
    <w:uiPriority w:val="0"/>
    <w:rPr>
      <w:rFonts w:ascii="Arial" w:hAnsi="Calibri" w:eastAsia="Arial Unicode MS" w:cs="Times New Roman"/>
      <w:color w:val="000000"/>
      <w:sz w:val="21"/>
      <w:lang w:val="en-US" w:eastAsia="zh-CN" w:bidi="ar-SA"/>
    </w:rPr>
  </w:style>
  <w:style w:type="paragraph" w:customStyle="1" w:styleId="419">
    <w:name w:val="toc 68"/>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58"/>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21">
    <w:name w:val="xl88"/>
    <w:basedOn w:val="1"/>
    <w:next w:val="40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22">
    <w:name w:val="toc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23">
    <w:name w:val="xl100"/>
    <w:basedOn w:val="1"/>
    <w:next w:val="424"/>
    <w:autoRedefine/>
    <w:qFormat/>
    <w:uiPriority w:val="0"/>
    <w:pPr>
      <w:widowControl/>
      <w:shd w:val="clear" w:color="000000" w:fill="FFFFFF"/>
      <w:spacing w:before="280" w:after="280"/>
    </w:pPr>
    <w:rPr>
      <w:rFonts w:ascii="宋体" w:hAnsi="Calibri"/>
      <w:kern w:val="0"/>
      <w:sz w:val="20"/>
      <w:szCs w:val="20"/>
    </w:rPr>
  </w:style>
  <w:style w:type="paragraph" w:customStyle="1" w:styleId="424">
    <w:name w:val="toc 510"/>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25">
    <w:name w:val="toc 31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26">
    <w:name w:val="xl114"/>
    <w:basedOn w:val="1"/>
    <w:next w:val="27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27">
    <w:name w:val="xl107"/>
    <w:basedOn w:val="1"/>
    <w:next w:val="428"/>
    <w:autoRedefine/>
    <w:qFormat/>
    <w:uiPriority w:val="0"/>
    <w:pPr>
      <w:widowControl/>
      <w:shd w:val="clear" w:color="000000" w:fill="FFFFFF"/>
      <w:spacing w:before="280" w:after="280"/>
    </w:pPr>
    <w:rPr>
      <w:rFonts w:ascii="宋体" w:hAnsi="Calibri"/>
      <w:kern w:val="0"/>
      <w:sz w:val="20"/>
      <w:szCs w:val="20"/>
    </w:rPr>
  </w:style>
  <w:style w:type="paragraph" w:customStyle="1" w:styleId="428">
    <w:name w:val="toc 610"/>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9">
    <w:name w:val="toc 2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30">
    <w:name w:val="xl90"/>
    <w:basedOn w:val="1"/>
    <w:next w:val="232"/>
    <w:autoRedefine/>
    <w:qFormat/>
    <w:uiPriority w:val="0"/>
    <w:pPr>
      <w:widowControl/>
      <w:shd w:val="clear" w:color="000000" w:fill="FFFFFF"/>
      <w:spacing w:before="280" w:after="280"/>
    </w:pPr>
    <w:rPr>
      <w:rFonts w:ascii="宋体" w:hAnsi="Calibri"/>
      <w:kern w:val="0"/>
      <w:sz w:val="18"/>
      <w:szCs w:val="20"/>
    </w:rPr>
  </w:style>
  <w:style w:type="paragraph" w:customStyle="1" w:styleId="431">
    <w:name w:val="toc 616"/>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32">
    <w:name w:val="toc 9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3">
    <w:name w:val="toc 4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34">
    <w:name w:val="xl117"/>
    <w:basedOn w:val="1"/>
    <w:next w:val="331"/>
    <w:autoRedefine/>
    <w:qFormat/>
    <w:uiPriority w:val="0"/>
    <w:pPr>
      <w:widowControl/>
      <w:shd w:val="clear" w:color="000000" w:fill="FFFFFF"/>
      <w:spacing w:before="280" w:after="280"/>
      <w:jc w:val="center"/>
    </w:pPr>
    <w:rPr>
      <w:rFonts w:ascii="Arial Narrow" w:hAnsi="Calibri"/>
      <w:kern w:val="0"/>
      <w:sz w:val="24"/>
      <w:szCs w:val="20"/>
    </w:rPr>
  </w:style>
  <w:style w:type="paragraph" w:customStyle="1" w:styleId="435">
    <w:name w:val="p15"/>
    <w:basedOn w:val="1"/>
    <w:next w:val="256"/>
    <w:autoRedefine/>
    <w:qFormat/>
    <w:uiPriority w:val="0"/>
    <w:pPr>
      <w:widowControl/>
      <w:ind w:firstLine="420"/>
    </w:pPr>
    <w:rPr>
      <w:rFonts w:hAnsi="Calibri"/>
      <w:kern w:val="0"/>
      <w:szCs w:val="20"/>
    </w:rPr>
  </w:style>
  <w:style w:type="paragraph" w:customStyle="1" w:styleId="436">
    <w:name w:val="xl87"/>
    <w:basedOn w:val="1"/>
    <w:next w:val="437"/>
    <w:autoRedefine/>
    <w:qFormat/>
    <w:uiPriority w:val="0"/>
    <w:pPr>
      <w:widowControl/>
      <w:shd w:val="clear" w:color="000000" w:fill="FFFFFF"/>
      <w:spacing w:before="280" w:after="280"/>
    </w:pPr>
    <w:rPr>
      <w:rFonts w:ascii="Arial" w:hAnsi="Calibri"/>
      <w:kern w:val="0"/>
      <w:sz w:val="18"/>
      <w:szCs w:val="20"/>
    </w:rPr>
  </w:style>
  <w:style w:type="paragraph" w:customStyle="1" w:styleId="437">
    <w:name w:val="toc 98"/>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8">
    <w:name w:val="列出段落7"/>
    <w:basedOn w:val="1"/>
    <w:next w:val="420"/>
    <w:autoRedefine/>
    <w:qFormat/>
    <w:uiPriority w:val="0"/>
    <w:pPr>
      <w:ind w:firstLine="420"/>
    </w:pPr>
    <w:rPr>
      <w:rFonts w:hAnsi="Calibri"/>
      <w:kern w:val="0"/>
      <w:szCs w:val="20"/>
    </w:rPr>
  </w:style>
  <w:style w:type="paragraph" w:customStyle="1" w:styleId="439">
    <w:name w:val="xl78"/>
    <w:basedOn w:val="1"/>
    <w:next w:val="410"/>
    <w:autoRedefine/>
    <w:qFormat/>
    <w:uiPriority w:val="0"/>
    <w:pPr>
      <w:widowControl/>
      <w:shd w:val="clear" w:color="000000" w:fill="FFFFFF"/>
      <w:spacing w:before="280" w:after="280"/>
    </w:pPr>
    <w:rPr>
      <w:rFonts w:ascii="宋体" w:hAnsi="Calibri"/>
      <w:b/>
      <w:kern w:val="0"/>
      <w:sz w:val="20"/>
      <w:szCs w:val="20"/>
    </w:rPr>
  </w:style>
  <w:style w:type="paragraph" w:customStyle="1" w:styleId="440">
    <w:name w:val="toc 51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41">
    <w:name w:val="xl89"/>
    <w:basedOn w:val="1"/>
    <w:next w:val="375"/>
    <w:autoRedefine/>
    <w:qFormat/>
    <w:uiPriority w:val="0"/>
    <w:pPr>
      <w:widowControl/>
      <w:shd w:val="clear" w:color="000000" w:fill="FFFFFF"/>
      <w:spacing w:before="280" w:after="280"/>
    </w:pPr>
    <w:rPr>
      <w:rFonts w:ascii="宋体" w:hAnsi="Calibri"/>
      <w:kern w:val="0"/>
      <w:sz w:val="20"/>
      <w:szCs w:val="20"/>
    </w:rPr>
  </w:style>
  <w:style w:type="paragraph" w:customStyle="1" w:styleId="442">
    <w:name w:val="toc 910"/>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43">
    <w:name w:val="toc 3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44">
    <w:name w:val="toc 81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445">
    <w:name w:val="toc 4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46">
    <w:name w:val="toc 16"/>
    <w:next w:val="1"/>
    <w:autoRedefine/>
    <w:qFormat/>
    <w:uiPriority w:val="0"/>
    <w:pPr>
      <w:wordWrap w:val="0"/>
      <w:jc w:val="both"/>
    </w:pPr>
    <w:rPr>
      <w:rFonts w:ascii="Calibri" w:hAnsi="Calibri" w:eastAsia="宋体" w:cs="Times New Roman"/>
      <w:sz w:val="21"/>
      <w:lang w:val="en-US" w:eastAsia="zh-CN" w:bidi="ar-SA"/>
    </w:rPr>
  </w:style>
  <w:style w:type="paragraph" w:styleId="447">
    <w:name w:val="Quote"/>
    <w:next w:val="1"/>
    <w:link w:val="448"/>
    <w:autoRedefine/>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8">
    <w:name w:val="引用 Char"/>
    <w:basedOn w:val="47"/>
    <w:link w:val="447"/>
    <w:autoRedefine/>
    <w:qFormat/>
    <w:uiPriority w:val="0"/>
    <w:rPr>
      <w:rFonts w:ascii="Calibri" w:hAnsi="Calibri"/>
      <w:i/>
      <w:sz w:val="21"/>
    </w:rPr>
  </w:style>
  <w:style w:type="paragraph" w:customStyle="1" w:styleId="449">
    <w:name w:val="toc 114"/>
    <w:next w:val="1"/>
    <w:autoRedefine/>
    <w:qFormat/>
    <w:uiPriority w:val="0"/>
    <w:pPr>
      <w:wordWrap w:val="0"/>
      <w:jc w:val="both"/>
    </w:pPr>
    <w:rPr>
      <w:rFonts w:ascii="Calibri" w:hAnsi="Calibri" w:eastAsia="宋体" w:cs="Times New Roman"/>
      <w:sz w:val="21"/>
      <w:lang w:val="en-US" w:eastAsia="zh-CN" w:bidi="ar-SA"/>
    </w:rPr>
  </w:style>
  <w:style w:type="paragraph" w:customStyle="1" w:styleId="450">
    <w:name w:val="xl119"/>
    <w:basedOn w:val="1"/>
    <w:next w:val="425"/>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51">
    <w:name w:val="toc 37"/>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52">
    <w:name w:val="xl109"/>
    <w:basedOn w:val="1"/>
    <w:next w:val="398"/>
    <w:autoRedefine/>
    <w:qFormat/>
    <w:uiPriority w:val="0"/>
    <w:pPr>
      <w:widowControl/>
      <w:shd w:val="clear" w:color="000000" w:fill="FFFFFF"/>
      <w:spacing w:before="280" w:after="280"/>
    </w:pPr>
    <w:rPr>
      <w:rFonts w:ascii="宋体" w:hAnsi="Calibri"/>
      <w:kern w:val="0"/>
      <w:sz w:val="20"/>
      <w:szCs w:val="20"/>
    </w:rPr>
  </w:style>
  <w:style w:type="paragraph" w:customStyle="1" w:styleId="453">
    <w:name w:val="toc 21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54">
    <w:name w:val="xl76"/>
    <w:basedOn w:val="1"/>
    <w:next w:val="40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55">
    <w:name w:val="toc 9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56">
    <w:name w:val="toc 21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57">
    <w:name w:val="xl70"/>
    <w:basedOn w:val="1"/>
    <w:next w:val="383"/>
    <w:autoRedefine/>
    <w:qFormat/>
    <w:uiPriority w:val="0"/>
    <w:pPr>
      <w:widowControl/>
      <w:shd w:val="clear" w:color="000000" w:fill="FFFFFF"/>
      <w:spacing w:before="280" w:after="280"/>
    </w:pPr>
    <w:rPr>
      <w:rFonts w:ascii="宋体" w:hAnsi="Calibri"/>
      <w:kern w:val="0"/>
      <w:sz w:val="20"/>
      <w:szCs w:val="20"/>
    </w:rPr>
  </w:style>
  <w:style w:type="paragraph" w:customStyle="1" w:styleId="458">
    <w:name w:val="toc 3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59">
    <w:name w:val="toc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60">
    <w:name w:val="xl98"/>
    <w:basedOn w:val="1"/>
    <w:next w:val="401"/>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61">
    <w:name w:val="toc 2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62">
    <w:name w:val="toc 13"/>
    <w:next w:val="1"/>
    <w:autoRedefine/>
    <w:qFormat/>
    <w:uiPriority w:val="0"/>
    <w:pPr>
      <w:wordWrap w:val="0"/>
      <w:jc w:val="both"/>
    </w:pPr>
    <w:rPr>
      <w:rFonts w:ascii="Calibri" w:hAnsi="Calibri" w:eastAsia="宋体" w:cs="Times New Roman"/>
      <w:sz w:val="21"/>
      <w:lang w:val="en-US" w:eastAsia="zh-CN" w:bidi="ar-SA"/>
    </w:rPr>
  </w:style>
  <w:style w:type="paragraph" w:customStyle="1" w:styleId="463">
    <w:name w:val="目录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64">
    <w:name w:val="xl101"/>
    <w:basedOn w:val="1"/>
    <w:next w:val="432"/>
    <w:autoRedefine/>
    <w:qFormat/>
    <w:uiPriority w:val="0"/>
    <w:pPr>
      <w:widowControl/>
      <w:spacing w:before="280" w:after="280"/>
    </w:pPr>
    <w:rPr>
      <w:rFonts w:ascii="宋体" w:hAnsi="Calibri"/>
      <w:kern w:val="0"/>
      <w:sz w:val="20"/>
      <w:szCs w:val="20"/>
    </w:rPr>
  </w:style>
  <w:style w:type="paragraph" w:customStyle="1" w:styleId="465">
    <w:name w:val="toc 75"/>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66">
    <w:name w:val="toc 715"/>
    <w:next w:val="1"/>
    <w:autoRedefine/>
    <w:qFormat/>
    <w:uiPriority w:val="0"/>
    <w:pPr>
      <w:wordWrap w:val="0"/>
      <w:ind w:left="2550"/>
      <w:jc w:val="both"/>
    </w:pPr>
    <w:rPr>
      <w:rFonts w:ascii="Calibri" w:hAnsi="Calibri" w:eastAsia="宋体" w:cs="Times New Roman"/>
      <w:sz w:val="21"/>
      <w:lang w:val="en-US" w:eastAsia="zh-CN" w:bidi="ar-SA"/>
    </w:rPr>
  </w:style>
  <w:style w:type="paragraph" w:styleId="467">
    <w:name w:val="Intense Quote"/>
    <w:next w:val="1"/>
    <w:link w:val="468"/>
    <w:autoRedefine/>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8">
    <w:name w:val="明显引用 Char"/>
    <w:basedOn w:val="47"/>
    <w:link w:val="467"/>
    <w:autoRedefine/>
    <w:qFormat/>
    <w:uiPriority w:val="0"/>
    <w:rPr>
      <w:rFonts w:ascii="Calibri" w:hAnsi="Calibri"/>
      <w:i/>
      <w:sz w:val="21"/>
    </w:rPr>
  </w:style>
  <w:style w:type="paragraph" w:customStyle="1" w:styleId="469">
    <w:name w:val="Char Char Char Char Char Char Char"/>
    <w:basedOn w:val="1"/>
    <w:next w:val="453"/>
    <w:autoRedefine/>
    <w:qFormat/>
    <w:uiPriority w:val="0"/>
    <w:pPr>
      <w:widowControl/>
      <w:spacing w:after="160" w:line="240" w:lineRule="exact"/>
    </w:pPr>
    <w:rPr>
      <w:rFonts w:hAnsi="Calibri"/>
      <w:kern w:val="0"/>
      <w:szCs w:val="20"/>
    </w:rPr>
  </w:style>
  <w:style w:type="paragraph" w:customStyle="1" w:styleId="470">
    <w:name w:val="toc 2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71">
    <w:name w:val="目录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72">
    <w:name w:val="toc 97"/>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73">
    <w:name w:val="toc 7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74">
    <w:name w:val="xl64"/>
    <w:basedOn w:val="1"/>
    <w:next w:val="449"/>
    <w:autoRedefine/>
    <w:qFormat/>
    <w:uiPriority w:val="0"/>
    <w:pPr>
      <w:widowControl/>
      <w:shd w:val="clear" w:color="000000" w:fill="FFFFFF"/>
      <w:spacing w:before="280" w:after="280"/>
    </w:pPr>
    <w:rPr>
      <w:rFonts w:ascii="宋体" w:hAnsi="Calibri"/>
      <w:kern w:val="0"/>
      <w:sz w:val="20"/>
      <w:szCs w:val="20"/>
    </w:rPr>
  </w:style>
  <w:style w:type="paragraph" w:customStyle="1" w:styleId="475">
    <w:name w:val="xl82"/>
    <w:basedOn w:val="1"/>
    <w:next w:val="294"/>
    <w:autoRedefine/>
    <w:qFormat/>
    <w:uiPriority w:val="0"/>
    <w:pPr>
      <w:widowControl/>
      <w:shd w:val="clear" w:color="000000" w:fill="FFFFFF"/>
      <w:spacing w:before="280" w:after="280"/>
    </w:pPr>
    <w:rPr>
      <w:rFonts w:ascii="宋体" w:hAnsi="Calibri"/>
      <w:kern w:val="0"/>
      <w:sz w:val="20"/>
      <w:szCs w:val="20"/>
    </w:rPr>
  </w:style>
  <w:style w:type="paragraph" w:customStyle="1" w:styleId="476">
    <w:name w:val="toc 3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77">
    <w:name w:val="xl77"/>
    <w:basedOn w:val="1"/>
    <w:next w:val="442"/>
    <w:autoRedefine/>
    <w:qFormat/>
    <w:uiPriority w:val="0"/>
    <w:pPr>
      <w:widowControl/>
      <w:shd w:val="clear" w:color="000000" w:fill="FFFFFF"/>
      <w:spacing w:before="280" w:after="280"/>
      <w:jc w:val="center"/>
    </w:pPr>
    <w:rPr>
      <w:rFonts w:ascii="宋体" w:hAnsi="Calibri"/>
      <w:kern w:val="0"/>
      <w:sz w:val="20"/>
      <w:szCs w:val="20"/>
    </w:rPr>
  </w:style>
  <w:style w:type="character" w:customStyle="1" w:styleId="478">
    <w:name w:val="正文缩进 Char1"/>
    <w:autoRedefine/>
    <w:qFormat/>
    <w:uiPriority w:val="0"/>
    <w:rPr>
      <w:rFonts w:eastAsia="宋体"/>
      <w:kern w:val="2"/>
      <w:sz w:val="21"/>
      <w:lang w:val="en-US" w:eastAsia="zh-CN" w:bidi="ar-SA"/>
    </w:rPr>
  </w:style>
  <w:style w:type="character" w:customStyle="1" w:styleId="479">
    <w:name w:val="fielderror"/>
    <w:basedOn w:val="47"/>
    <w:autoRedefine/>
    <w:qFormat/>
    <w:uiPriority w:val="0"/>
    <w:rPr>
      <w:color w:val="800000"/>
    </w:rPr>
  </w:style>
  <w:style w:type="character" w:customStyle="1" w:styleId="480">
    <w:name w:val="hilite6"/>
    <w:basedOn w:val="47"/>
    <w:autoRedefine/>
    <w:qFormat/>
    <w:uiPriority w:val="0"/>
    <w:rPr>
      <w:color w:val="000000"/>
    </w:rPr>
  </w:style>
  <w:style w:type="character" w:customStyle="1" w:styleId="481">
    <w:name w:val="active6"/>
    <w:basedOn w:val="47"/>
    <w:autoRedefine/>
    <w:qFormat/>
    <w:uiPriority w:val="0"/>
    <w:rPr>
      <w:color w:val="FFFFFF"/>
    </w:rPr>
  </w:style>
  <w:style w:type="character" w:customStyle="1" w:styleId="482">
    <w:name w:val="inline-help"/>
    <w:basedOn w:val="47"/>
    <w:autoRedefine/>
    <w:qFormat/>
    <w:uiPriority w:val="0"/>
  </w:style>
  <w:style w:type="character" w:customStyle="1" w:styleId="483">
    <w:name w:val="active"/>
    <w:basedOn w:val="47"/>
    <w:autoRedefine/>
    <w:qFormat/>
    <w:uiPriority w:val="0"/>
    <w:rPr>
      <w:color w:val="FFFFFF"/>
    </w:rPr>
  </w:style>
  <w:style w:type="character" w:customStyle="1" w:styleId="484">
    <w:name w:val="未处理的提及1"/>
    <w:basedOn w:val="47"/>
    <w:autoRedefine/>
    <w:semiHidden/>
    <w:unhideWhenUsed/>
    <w:qFormat/>
    <w:uiPriority w:val="99"/>
    <w:rPr>
      <w:color w:val="605E5C"/>
      <w:shd w:val="clear" w:color="auto" w:fill="E1DFDD"/>
    </w:rPr>
  </w:style>
  <w:style w:type="paragraph" w:customStyle="1" w:styleId="485">
    <w:name w:val="修订2"/>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486">
    <w:name w:val="hover1"/>
    <w:basedOn w:val="47"/>
    <w:uiPriority w:val="0"/>
    <w:rPr>
      <w:color w:val="2590EB"/>
    </w:rPr>
  </w:style>
  <w:style w:type="character" w:customStyle="1" w:styleId="487">
    <w:name w:val="hover2"/>
    <w:basedOn w:val="47"/>
    <w:qFormat/>
    <w:uiPriority w:val="0"/>
    <w:rPr>
      <w:color w:val="2590EB"/>
    </w:rPr>
  </w:style>
  <w:style w:type="character" w:customStyle="1" w:styleId="488">
    <w:name w:val="hover3"/>
    <w:basedOn w:val="47"/>
    <w:qFormat/>
    <w:uiPriority w:val="0"/>
  </w:style>
  <w:style w:type="character" w:customStyle="1" w:styleId="489">
    <w:name w:val="hover4"/>
    <w:basedOn w:val="47"/>
    <w:uiPriority w:val="0"/>
    <w:rPr>
      <w:color w:val="2590EB"/>
      <w:shd w:val="clear" w:fill="E9F4FD"/>
    </w:rPr>
  </w:style>
  <w:style w:type="character" w:customStyle="1" w:styleId="490">
    <w:name w:val="mini-outputtext1"/>
    <w:basedOn w:val="47"/>
    <w:qFormat/>
    <w:uiPriority w:val="0"/>
  </w:style>
  <w:style w:type="character" w:customStyle="1" w:styleId="491">
    <w:name w:val="hover"/>
    <w:basedOn w:val="47"/>
    <w:qFormat/>
    <w:uiPriority w:val="0"/>
    <w:rPr>
      <w:color w:val="2590EB"/>
    </w:rPr>
  </w:style>
  <w:style w:type="paragraph" w:customStyle="1" w:styleId="492">
    <w:name w:val="Table Paragraph"/>
    <w:basedOn w:val="1"/>
    <w:autoRedefine/>
    <w:qFormat/>
    <w:uiPriority w:val="0"/>
    <w:pPr>
      <w:autoSpaceDE w:val="0"/>
      <w:autoSpaceDN w:val="0"/>
    </w:pPr>
    <w:rPr>
      <w:rFonts w:ascii="宋体" w:hAnsi="宋体" w:cs="宋体"/>
      <w:sz w:val="22"/>
      <w:szCs w:val="22"/>
      <w:lang w:val="zh-CN" w:bidi="zh-CN"/>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1A53E-AC56-46B4-B750-32709A7C0DE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55</Pages>
  <Words>45288</Words>
  <Characters>47890</Characters>
  <Lines>349</Lines>
  <Paragraphs>98</Paragraphs>
  <TotalTime>1</TotalTime>
  <ScaleCrop>false</ScaleCrop>
  <LinksUpToDate>false</LinksUpToDate>
  <CharactersWithSpaces>49273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2022-04-25T08:36:00Z</dcterms:created>
  <dc:creator>thsware</dc:creator>
  <cp:lastModifiedBy>吕静</cp:lastModifiedBy>
  <cp:lastPrinted>2021-05-16T11:04:00Z</cp:lastPrinted>
  <dcterms:modified xsi:type="dcterms:W3CDTF">2024-05-28T09:12:29Z</dcterms:modified>
  <dc:title>招  标　文　件</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DD2FE0D8986249888D3BBAF63C4EA430</vt:lpwstr>
  </property>
</Properties>
</file>